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F2D3C"/>
    <w:p w14:paraId="75F71C1A">
      <w:pPr>
        <w:jc w:val="center"/>
      </w:pPr>
      <w:r>
        <w:drawing>
          <wp:inline distT="0" distB="0" distL="0" distR="0">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23FE1253">
      <w:pPr>
        <w:jc w:val="center"/>
      </w:pPr>
    </w:p>
    <w:p w14:paraId="6511BDD0">
      <w:pPr>
        <w:jc w:val="center"/>
      </w:pPr>
    </w:p>
    <w:p w14:paraId="74ABAF39">
      <w:pPr>
        <w:adjustRightInd w:val="0"/>
        <w:snapToGrid w:val="0"/>
        <w:spacing w:line="520" w:lineRule="exact"/>
        <w:jc w:val="center"/>
        <w:rPr>
          <w:rFonts w:ascii="华文中宋" w:hAnsi="华文中宋" w:eastAsia="华文中宋"/>
          <w:b/>
          <w:bCs/>
          <w:spacing w:val="40"/>
          <w:sz w:val="44"/>
          <w:szCs w:val="44"/>
        </w:rPr>
      </w:pPr>
      <w:r>
        <w:rPr>
          <w:rFonts w:hint="eastAsia" w:ascii="华文中宋" w:hAnsi="华文中宋" w:eastAsia="华文中宋"/>
          <w:b/>
          <w:bCs/>
          <w:spacing w:val="40"/>
          <w:sz w:val="44"/>
          <w:szCs w:val="44"/>
        </w:rPr>
        <w:t>本科生毕业论文（设计）</w:t>
      </w:r>
    </w:p>
    <w:p w14:paraId="796E15AA">
      <w:pPr>
        <w:jc w:val="center"/>
      </w:pPr>
    </w:p>
    <w:p w14:paraId="0F42139F">
      <w:pPr>
        <w:jc w:val="center"/>
        <w:rPr>
          <w:sz w:val="20"/>
        </w:rPr>
      </w:pPr>
      <w:r>
        <w:drawing>
          <wp:inline distT="0" distB="0" distL="0" distR="0">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74F76DC9">
      <w:pPr>
        <w:rPr>
          <w:sz w:val="20"/>
        </w:rPr>
      </w:pPr>
    </w:p>
    <w:p w14:paraId="533BAC9B">
      <w:pPr>
        <w:rPr>
          <w:sz w:val="20"/>
        </w:rPr>
      </w:pPr>
    </w:p>
    <w:p w14:paraId="3359A86D">
      <w:pPr>
        <w:tabs>
          <w:tab w:val="right" w:pos="7380"/>
        </w:tabs>
        <w:spacing w:line="720" w:lineRule="auto"/>
        <w:ind w:left="2483" w:leftChars="685" w:right="1795" w:rightChars="940" w:hanging="1175" w:hangingChars="450"/>
        <w:rPr>
          <w:rFonts w:ascii="楷体_GB2312" w:hAnsi="宋体" w:eastAsia="楷体_GB2312"/>
          <w:b/>
          <w:sz w:val="28"/>
          <w:szCs w:val="32"/>
          <w:u w:val="single"/>
        </w:rPr>
      </w:pPr>
      <w:r>
        <w:rPr>
          <w:rFonts w:hint="eastAsia" w:ascii="宋体" w:hAnsi="宋体"/>
          <w:b/>
          <w:bCs/>
          <w:sz w:val="28"/>
          <w:szCs w:val="32"/>
        </w:rPr>
        <w:t xml:space="preserve">题    目 </w:t>
      </w:r>
      <w:r>
        <w:rPr>
          <w:rFonts w:hint="eastAsia" w:ascii="楷体_GB2312" w:hAnsi="宋体" w:eastAsia="楷体_GB2312"/>
          <w:b/>
          <w:sz w:val="28"/>
          <w:szCs w:val="32"/>
          <w:u w:val="single"/>
        </w:rPr>
        <w:t xml:space="preserve"> </w:t>
      </w:r>
      <w:commentRangeStart w:id="0"/>
      <w:r>
        <w:rPr>
          <w:rFonts w:hint="eastAsia" w:ascii="楷体_GB2312" w:hAnsi="宋体" w:eastAsia="楷体_GB2312"/>
          <w:b/>
          <w:sz w:val="28"/>
          <w:szCs w:val="32"/>
          <w:u w:val="single"/>
        </w:rPr>
        <w:t>基于微博的舆情分析系统设计与实现</w:t>
      </w:r>
      <w:commentRangeEnd w:id="0"/>
      <w:r>
        <w:commentReference w:id="0"/>
      </w:r>
      <w:r>
        <w:rPr>
          <w:rFonts w:hint="eastAsia" w:ascii="楷体_GB2312" w:hAnsi="宋体" w:eastAsia="楷体_GB2312"/>
          <w:b/>
          <w:sz w:val="28"/>
          <w:szCs w:val="32"/>
          <w:u w:val="single"/>
        </w:rPr>
        <w:tab/>
      </w:r>
    </w:p>
    <w:p w14:paraId="119F2994">
      <w:pPr>
        <w:tabs>
          <w:tab w:val="right" w:pos="7380"/>
        </w:tabs>
        <w:spacing w:line="720" w:lineRule="auto"/>
        <w:ind w:left="2483" w:leftChars="685" w:right="1795" w:rightChars="940" w:hanging="1175" w:hangingChars="450"/>
        <w:rPr>
          <w:rFonts w:ascii="宋体" w:hAnsi="宋体"/>
          <w:sz w:val="28"/>
          <w:szCs w:val="32"/>
          <w:u w:val="single"/>
        </w:rPr>
      </w:pPr>
      <w:r>
        <w:rPr>
          <w:rFonts w:hint="eastAsia" w:ascii="宋体" w:hAnsi="宋体"/>
          <w:b/>
          <w:bCs/>
          <w:sz w:val="28"/>
          <w:szCs w:val="32"/>
        </w:rPr>
        <w:t>学    院</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ab/>
      </w:r>
    </w:p>
    <w:p w14:paraId="220ACD49">
      <w:pPr>
        <w:tabs>
          <w:tab w:val="right" w:pos="7380"/>
        </w:tabs>
        <w:spacing w:line="720" w:lineRule="auto"/>
        <w:ind w:left="2483" w:leftChars="685" w:right="1795" w:rightChars="940" w:hanging="1175" w:hangingChars="450"/>
        <w:rPr>
          <w:rFonts w:ascii="宋体" w:hAnsi="宋体"/>
          <w:sz w:val="28"/>
          <w:szCs w:val="32"/>
        </w:rPr>
      </w:pPr>
      <w:r>
        <w:rPr>
          <w:rFonts w:hint="eastAsia" w:ascii="宋体" w:hAnsi="宋体"/>
          <w:b/>
          <w:bCs/>
          <w:sz w:val="28"/>
          <w:szCs w:val="32"/>
        </w:rPr>
        <w:t>专    业</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ab/>
      </w:r>
    </w:p>
    <w:p w14:paraId="13723E0B">
      <w:pPr>
        <w:tabs>
          <w:tab w:val="right" w:pos="7380"/>
        </w:tabs>
        <w:spacing w:line="720" w:lineRule="auto"/>
        <w:ind w:left="2483" w:leftChars="685" w:right="1795" w:rightChars="940" w:hanging="1175" w:hangingChars="450"/>
        <w:rPr>
          <w:rFonts w:ascii="宋体" w:hAnsi="宋体"/>
          <w:sz w:val="28"/>
          <w:szCs w:val="32"/>
        </w:rPr>
      </w:pPr>
      <w:r>
        <w:rPr>
          <w:rFonts w:hint="eastAsia" w:ascii="宋体" w:hAnsi="宋体"/>
          <w:b/>
          <w:bCs/>
          <w:sz w:val="28"/>
          <w:szCs w:val="32"/>
        </w:rPr>
        <w:t>学生姓名</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fldChar w:fldCharType="begin"/>
      </w:r>
      <w:r>
        <w:rPr>
          <w:rFonts w:ascii="楷体_GB2312" w:hAnsi="宋体" w:eastAsia="楷体_GB2312"/>
          <w:b/>
          <w:sz w:val="28"/>
          <w:szCs w:val="32"/>
          <w:u w:val="single"/>
        </w:rPr>
        <w:instrText xml:space="preserve"> </w:instrText>
      </w:r>
      <w:r>
        <w:rPr>
          <w:rFonts w:hint="eastAsia" w:ascii="楷体_GB2312" w:hAnsi="宋体" w:eastAsia="楷体_GB2312"/>
          <w:b/>
          <w:sz w:val="28"/>
          <w:szCs w:val="32"/>
          <w:u w:val="single"/>
        </w:rPr>
        <w:instrText xml:space="preserve">USERNAME  此处填写学生姓名  \* MERGEFORMAT</w:instrText>
      </w:r>
      <w:r>
        <w:rPr>
          <w:rFonts w:ascii="楷体_GB2312" w:hAnsi="宋体" w:eastAsia="楷体_GB2312"/>
          <w:b/>
          <w:sz w:val="28"/>
          <w:szCs w:val="32"/>
          <w:u w:val="single"/>
        </w:rPr>
        <w:instrText xml:space="preserve"> </w:instrText>
      </w:r>
      <w:r>
        <w:rPr>
          <w:rFonts w:ascii="楷体_GB2312" w:hAnsi="宋体" w:eastAsia="楷体_GB2312"/>
          <w:b/>
          <w:sz w:val="28"/>
          <w:szCs w:val="32"/>
          <w:u w:val="single"/>
        </w:rPr>
        <w:fldChar w:fldCharType="separate"/>
      </w:r>
      <w:r>
        <w:rPr>
          <w:rFonts w:hint="eastAsia" w:ascii="楷体_GB2312" w:hAnsi="宋体" w:eastAsia="楷体_GB2312"/>
          <w:b/>
          <w:sz w:val="28"/>
          <w:szCs w:val="32"/>
          <w:u w:val="single"/>
        </w:rPr>
        <w:t>此处填写学生姓名</w:t>
      </w:r>
      <w:r>
        <w:rPr>
          <w:rFonts w:ascii="楷体_GB2312" w:hAnsi="宋体" w:eastAsia="楷体_GB2312"/>
          <w:b/>
          <w:sz w:val="28"/>
          <w:szCs w:val="32"/>
          <w:u w:val="single"/>
        </w:rPr>
        <w:fldChar w:fldCharType="end"/>
      </w:r>
      <w:r>
        <w:rPr>
          <w:rFonts w:hint="eastAsia" w:ascii="楷体_GB2312" w:hAnsi="宋体" w:eastAsia="楷体_GB2312"/>
          <w:b/>
          <w:sz w:val="28"/>
          <w:szCs w:val="32"/>
          <w:u w:val="single"/>
        </w:rPr>
        <w:tab/>
      </w:r>
    </w:p>
    <w:p w14:paraId="20C2DB47">
      <w:pPr>
        <w:tabs>
          <w:tab w:val="center" w:pos="5760"/>
          <w:tab w:val="right" w:pos="7380"/>
        </w:tabs>
        <w:spacing w:line="720" w:lineRule="auto"/>
        <w:ind w:left="2483" w:leftChars="685" w:right="1795" w:rightChars="940" w:hanging="1175" w:hangingChars="450"/>
        <w:rPr>
          <w:rFonts w:ascii="宋体" w:hAnsi="宋体"/>
          <w:sz w:val="28"/>
          <w:szCs w:val="32"/>
          <w:u w:val="single"/>
        </w:rPr>
      </w:pPr>
      <w:r>
        <w:rPr>
          <w:rFonts w:hint="eastAsia" w:ascii="宋体" w:hAnsi="宋体"/>
          <w:b/>
          <w:bCs/>
          <w:sz w:val="28"/>
          <w:szCs w:val="32"/>
        </w:rPr>
        <w:t>学    号</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rPr>
        <w:tab/>
      </w:r>
      <w:r>
        <w:rPr>
          <w:rFonts w:hint="eastAsia" w:ascii="宋体" w:hAnsi="宋体"/>
          <w:b/>
          <w:bCs/>
          <w:sz w:val="28"/>
          <w:szCs w:val="32"/>
        </w:rPr>
        <w:t>年级</w:t>
      </w:r>
      <w:r>
        <w:rPr>
          <w:rFonts w:hint="eastAsia" w:ascii="楷体_GB2312" w:hAnsi="宋体" w:eastAsia="楷体_GB2312"/>
          <w:b/>
          <w:sz w:val="28"/>
          <w:szCs w:val="32"/>
          <w:u w:val="single"/>
        </w:rPr>
        <w:t xml:space="preserve">     20</w:t>
      </w:r>
      <w:r>
        <w:rPr>
          <w:rFonts w:ascii="楷体_GB2312" w:hAnsi="宋体" w:eastAsia="楷体_GB2312"/>
          <w:b/>
          <w:sz w:val="28"/>
          <w:szCs w:val="32"/>
          <w:u w:val="single"/>
        </w:rPr>
        <w:t>2</w:t>
      </w:r>
      <w:r>
        <w:rPr>
          <w:rFonts w:hint="eastAsia" w:ascii="楷体_GB2312" w:hAnsi="宋体" w:eastAsia="楷体_GB2312"/>
          <w:b/>
          <w:sz w:val="28"/>
          <w:szCs w:val="32"/>
          <w:u w:val="single"/>
        </w:rPr>
        <w:t>1</w:t>
      </w:r>
      <w:r>
        <w:rPr>
          <w:rFonts w:hint="eastAsia" w:ascii="楷体_GB2312" w:hAnsi="宋体" w:eastAsia="楷体_GB2312"/>
          <w:b/>
          <w:sz w:val="28"/>
          <w:szCs w:val="32"/>
          <w:u w:val="single"/>
        </w:rPr>
        <w:tab/>
      </w:r>
    </w:p>
    <w:p w14:paraId="6E62FDDE">
      <w:pPr>
        <w:tabs>
          <w:tab w:val="left" w:pos="7380"/>
        </w:tabs>
        <w:spacing w:line="720" w:lineRule="auto"/>
        <w:ind w:left="2483" w:leftChars="685" w:right="1995" w:rightChars="1045" w:hanging="1175" w:hangingChars="450"/>
        <w:rPr>
          <w:rFonts w:ascii="宋体" w:hAnsi="宋体"/>
          <w:sz w:val="28"/>
          <w:szCs w:val="32"/>
          <w:u w:val="single"/>
        </w:rPr>
      </w:pPr>
      <w:r>
        <w:rPr>
          <w:rFonts w:hint="eastAsia" w:ascii="宋体" w:hAnsi="宋体"/>
          <w:b/>
          <w:bCs/>
          <w:sz w:val="28"/>
          <w:szCs w:val="32"/>
        </w:rPr>
        <w:t>指导教师</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fldChar w:fldCharType="begin"/>
      </w:r>
      <w:r>
        <w:rPr>
          <w:rFonts w:ascii="楷体_GB2312" w:hAnsi="宋体" w:eastAsia="楷体_GB2312"/>
          <w:b/>
          <w:sz w:val="28"/>
          <w:szCs w:val="32"/>
          <w:u w:val="single"/>
        </w:rPr>
        <w:instrText xml:space="preserve"> </w:instrText>
      </w:r>
      <w:r>
        <w:rPr>
          <w:rFonts w:hint="eastAsia" w:ascii="楷体_GB2312" w:hAnsi="宋体" w:eastAsia="楷体_GB2312"/>
          <w:b/>
          <w:sz w:val="28"/>
          <w:szCs w:val="32"/>
          <w:u w:val="single"/>
        </w:rPr>
        <w:instrText xml:space="preserve">USERNAME  此处填写学校指导教师姓名  \* MERGEFORMAT</w:instrText>
      </w:r>
      <w:r>
        <w:rPr>
          <w:rFonts w:ascii="楷体_GB2312" w:hAnsi="宋体" w:eastAsia="楷体_GB2312"/>
          <w:b/>
          <w:sz w:val="28"/>
          <w:szCs w:val="32"/>
          <w:u w:val="single"/>
        </w:rPr>
        <w:instrText xml:space="preserve"> </w:instrText>
      </w:r>
      <w:r>
        <w:rPr>
          <w:rFonts w:ascii="楷体_GB2312" w:hAnsi="宋体" w:eastAsia="楷体_GB2312"/>
          <w:b/>
          <w:sz w:val="28"/>
          <w:szCs w:val="32"/>
          <w:u w:val="single"/>
        </w:rPr>
        <w:fldChar w:fldCharType="separate"/>
      </w:r>
      <w:r>
        <w:rPr>
          <w:rFonts w:hint="eastAsia" w:ascii="楷体_GB2312" w:hAnsi="宋体" w:eastAsia="楷体_GB2312"/>
          <w:b/>
          <w:sz w:val="28"/>
          <w:szCs w:val="32"/>
          <w:u w:val="single"/>
        </w:rPr>
        <w:t>此处填写指导教师姓名</w:t>
      </w:r>
      <w:r>
        <w:rPr>
          <w:rFonts w:ascii="楷体_GB2312" w:hAnsi="宋体" w:eastAsia="楷体_GB2312"/>
          <w:b/>
          <w:sz w:val="28"/>
          <w:szCs w:val="32"/>
          <w:u w:val="single"/>
        </w:rPr>
        <w:fldChar w:fldCharType="end"/>
      </w:r>
      <w:r>
        <w:rPr>
          <w:rFonts w:hint="eastAsia" w:ascii="楷体_GB2312" w:hAnsi="宋体" w:eastAsia="楷体_GB2312"/>
          <w:b/>
          <w:sz w:val="28"/>
          <w:szCs w:val="32"/>
          <w:u w:val="single"/>
        </w:rPr>
        <w:tab/>
      </w:r>
    </w:p>
    <w:p w14:paraId="66B22E00">
      <w:pPr>
        <w:rPr>
          <w:rFonts w:ascii="宋体" w:hAnsi="宋体"/>
        </w:rPr>
      </w:pPr>
    </w:p>
    <w:p w14:paraId="5C9B95AF">
      <w:pPr>
        <w:spacing w:line="440" w:lineRule="exact"/>
        <w:jc w:val="center"/>
        <w:rPr>
          <w:rFonts w:ascii="宋体" w:hAnsi="宋体"/>
          <w:b/>
          <w:sz w:val="32"/>
          <w:szCs w:val="32"/>
        </w:rPr>
      </w:pPr>
      <w:r>
        <w:rPr>
          <w:rFonts w:hint="eastAsia" w:ascii="宋体" w:hAnsi="宋体"/>
          <w:b/>
          <w:sz w:val="32"/>
          <w:szCs w:val="32"/>
        </w:rPr>
        <w:t>教务处制表</w:t>
      </w:r>
    </w:p>
    <w:p w14:paraId="57CA32B0">
      <w:pPr>
        <w:spacing w:line="440" w:lineRule="exact"/>
        <w:jc w:val="center"/>
        <w:rPr>
          <w:b/>
        </w:rPr>
      </w:pPr>
      <w:r>
        <w:rPr>
          <w:rFonts w:hint="eastAsia" w:ascii="宋体" w:hAnsi="宋体"/>
          <w:b/>
          <w:sz w:val="30"/>
        </w:rPr>
        <w:t>二〇二五 年 五 月 二十 日</w:t>
      </w:r>
    </w:p>
    <w:p w14:paraId="03077B28">
      <w:pPr>
        <w:jc w:val="center"/>
        <w:rPr>
          <w:sz w:val="36"/>
        </w:rPr>
        <w:sectPr>
          <w:footerReference r:id="rId9" w:type="first"/>
          <w:headerReference r:id="rId5" w:type="default"/>
          <w:footerReference r:id="rId7" w:type="default"/>
          <w:headerReference r:id="rId6" w:type="even"/>
          <w:footerReference r:id="rId8" w:type="even"/>
          <w:pgSz w:w="11907" w:h="16840"/>
          <w:pgMar w:top="1418" w:right="1134" w:bottom="1418" w:left="1418" w:header="851" w:footer="851" w:gutter="0"/>
          <w:pgNumType w:start="1"/>
          <w:cols w:space="720" w:num="1"/>
          <w:titlePg/>
          <w:docGrid w:type="linesAndChars" w:linePitch="291" w:charSpace="-3908"/>
        </w:sectPr>
      </w:pPr>
    </w:p>
    <w:p w14:paraId="510C729D">
      <w:pPr>
        <w:jc w:val="center"/>
        <w:rPr>
          <w:sz w:val="36"/>
        </w:rPr>
      </w:pPr>
    </w:p>
    <w:p w14:paraId="6595DD02">
      <w:pPr>
        <w:pStyle w:val="48"/>
        <w:tabs>
          <w:tab w:val="clear" w:pos="425"/>
        </w:tabs>
        <w:spacing w:line="400" w:lineRule="exact"/>
        <w:ind w:firstLine="0"/>
        <w:jc w:val="center"/>
        <w:rPr>
          <w:sz w:val="36"/>
        </w:rPr>
      </w:pPr>
    </w:p>
    <w:p w14:paraId="414C7CC1">
      <w:pPr>
        <w:spacing w:line="360" w:lineRule="auto"/>
        <w:jc w:val="center"/>
        <w:rPr>
          <w:rFonts w:ascii="黑体" w:hAnsi="黑体" w:eastAsia="黑体"/>
          <w:b/>
          <w:color w:val="000000"/>
          <w:sz w:val="36"/>
        </w:rPr>
      </w:pPr>
      <w:r>
        <w:rPr>
          <w:rFonts w:ascii="黑体" w:hAnsi="黑体" w:eastAsia="黑体"/>
          <w:b/>
          <w:color w:val="000000"/>
          <w:sz w:val="36"/>
        </w:rPr>
        <w:fldChar w:fldCharType="begin"/>
      </w:r>
      <w:r>
        <w:rPr>
          <w:rFonts w:ascii="黑体" w:hAnsi="黑体" w:eastAsia="黑体"/>
          <w:b/>
          <w:color w:val="000000"/>
          <w:sz w:val="36"/>
        </w:rPr>
        <w:instrText xml:space="preserve"> </w:instrText>
      </w:r>
      <w:r>
        <w:rPr>
          <w:rFonts w:hint="eastAsia" w:ascii="黑体" w:hAnsi="黑体" w:eastAsia="黑体"/>
          <w:b/>
          <w:color w:val="000000"/>
          <w:sz w:val="36"/>
        </w:rPr>
        <w:instrText xml:space="preserve">TITLE  此处填写论文题目  \* MERGEFORMAT</w:instrText>
      </w:r>
      <w:r>
        <w:rPr>
          <w:rFonts w:ascii="黑体" w:hAnsi="黑体" w:eastAsia="黑体"/>
          <w:b/>
          <w:color w:val="000000"/>
          <w:sz w:val="36"/>
        </w:rPr>
        <w:instrText xml:space="preserve"> </w:instrText>
      </w:r>
      <w:r>
        <w:rPr>
          <w:rFonts w:ascii="黑体" w:hAnsi="黑体" w:eastAsia="黑体"/>
          <w:b/>
          <w:color w:val="000000"/>
          <w:sz w:val="36"/>
        </w:rPr>
        <w:fldChar w:fldCharType="separate"/>
      </w:r>
      <w:r>
        <w:rPr>
          <w:rFonts w:hint="eastAsia" w:ascii="黑体" w:hAnsi="黑体" w:eastAsia="黑体"/>
          <w:b/>
          <w:color w:val="000000"/>
          <w:sz w:val="36"/>
        </w:rPr>
        <w:t>基于微博的舆情分析系统设计与实现</w:t>
      </w:r>
    </w:p>
    <w:p w14:paraId="2E5AC896">
      <w:pPr>
        <w:spacing w:line="360" w:lineRule="auto"/>
        <w:jc w:val="right"/>
        <w:rPr>
          <w:rFonts w:ascii="黑体" w:hAnsi="黑体" w:eastAsia="黑体"/>
          <w:b/>
          <w:color w:val="000000"/>
          <w:sz w:val="30"/>
          <w:szCs w:val="30"/>
        </w:rPr>
      </w:pPr>
      <w:r>
        <w:rPr>
          <w:rFonts w:ascii="黑体" w:hAnsi="黑体" w:eastAsia="黑体"/>
          <w:b/>
          <w:color w:val="000000"/>
          <w:sz w:val="30"/>
          <w:szCs w:val="30"/>
        </w:rPr>
        <w:fldChar w:fldCharType="end"/>
      </w:r>
    </w:p>
    <w:p w14:paraId="6BCDFF7A">
      <w:pPr>
        <w:spacing w:line="400" w:lineRule="exact"/>
        <w:jc w:val="center"/>
        <w:rPr>
          <w:sz w:val="36"/>
        </w:rPr>
      </w:pPr>
    </w:p>
    <w:p w14:paraId="58CED51E">
      <w:pPr>
        <w:spacing w:line="400" w:lineRule="exact"/>
        <w:jc w:val="center"/>
        <w:rPr>
          <w:rFonts w:ascii="楷体_GB2312" w:eastAsia="楷体_GB2312"/>
          <w:sz w:val="28"/>
          <w:szCs w:val="28"/>
        </w:rPr>
      </w:pPr>
    </w:p>
    <w:p w14:paraId="11D2CC06">
      <w:pPr>
        <w:spacing w:line="400" w:lineRule="exact"/>
        <w:jc w:val="center"/>
        <w:rPr>
          <w:rFonts w:eastAsia="黑体"/>
          <w:sz w:val="24"/>
        </w:rPr>
      </w:pPr>
    </w:p>
    <w:p w14:paraId="5EE9B9C6">
      <w:pPr>
        <w:spacing w:line="400" w:lineRule="exact"/>
        <w:jc w:val="center"/>
        <w:rPr>
          <w:rFonts w:ascii="楷体_GB2312" w:eastAsia="楷体_GB2312"/>
          <w:sz w:val="28"/>
          <w:szCs w:val="28"/>
        </w:rPr>
      </w:pPr>
      <w:r>
        <w:rPr>
          <w:rFonts w:hint="eastAsia" w:ascii="楷体_GB2312" w:eastAsia="楷体_GB2312"/>
          <w:sz w:val="28"/>
          <w:szCs w:val="28"/>
        </w:rPr>
        <w:t>学生  □□□   指导老师  □□□，□□□</w:t>
      </w:r>
    </w:p>
    <w:p w14:paraId="4788D897">
      <w:pPr>
        <w:spacing w:line="400" w:lineRule="exact"/>
        <w:jc w:val="center"/>
        <w:rPr>
          <w:rFonts w:eastAsia="楷体_GB2312"/>
          <w:sz w:val="24"/>
        </w:rPr>
      </w:pPr>
    </w:p>
    <w:p w14:paraId="67E9F5C4">
      <w:pPr>
        <w:spacing w:line="400" w:lineRule="exact"/>
        <w:jc w:val="center"/>
        <w:rPr>
          <w:rFonts w:eastAsia="楷体_GB2312"/>
          <w:sz w:val="24"/>
        </w:rPr>
      </w:pPr>
    </w:p>
    <w:p w14:paraId="35D472D2">
      <w:pPr>
        <w:ind w:left="382" w:leftChars="200" w:right="382" w:rightChars="200" w:firstLine="382" w:firstLineChars="200"/>
        <w:rPr>
          <w:rFonts w:ascii="楷体" w:hAnsi="楷体" w:eastAsia="楷体"/>
        </w:rPr>
      </w:pPr>
      <w:r>
        <w:rPr>
          <w:rFonts w:hint="eastAsia" w:ascii="楷体" w:hAnsi="楷体" w:eastAsia="楷体"/>
          <w:b/>
        </w:rPr>
        <w:t>摘要：</w:t>
      </w:r>
      <w:commentRangeStart w:id="1"/>
      <w:r>
        <w:rPr>
          <w:rFonts w:hint="eastAsia" w:ascii="楷体" w:hAnsi="楷体" w:eastAsia="楷体"/>
        </w:rPr>
        <w:t>微博作为中国用户规模最大的社交平台，日均产生超5亿条文本数据，这些数据蕴含的舆情信息对公共治理、企业决策及社会风险预警具有重要价值。本研究以Python技术为核心，基于Django框架构建了一套微博舆情分析系统，旨在通过自动化采集、智能分析与多维度可视化技术，突破传统方法的局限性。系统整合了数据爬取、存储、处理、建模及展示全流程，实现了舆情监测、情感识别、热点追踪与趋势预测等功能。通过引入BERT-朴素贝叶斯的混合模型，提升中文文本的情感分析精度与系统处理效率。</w:t>
      </w:r>
    </w:p>
    <w:p w14:paraId="15864309">
      <w:pPr>
        <w:ind w:left="382" w:leftChars="200" w:right="382" w:rightChars="200" w:firstLine="382" w:firstLineChars="200"/>
        <w:rPr>
          <w:rFonts w:ascii="楷体" w:hAnsi="楷体" w:eastAsia="楷体"/>
        </w:rPr>
      </w:pPr>
      <w:r>
        <w:rPr>
          <w:rFonts w:hint="eastAsia" w:ascii="楷体" w:hAnsi="楷体" w:eastAsia="楷体"/>
        </w:rPr>
        <w:t>本研究设计并实现的微博舆情分析系统涵盖六大核心模块。数据采集模块基于Scrapy框架与动态代理IP池，突破微博反爬机制，实现高效稳定的数据抓取，并通过正则表达式与TF-IDF算法完成数据清洗。舆情分析模块采用BERT预训练模型与注意力机制，结合朴素贝叶斯分类器构建混合模型，在中文社交媒体数据集上情感分类准确率达93.7%，较传统方法提升15%。热度计算模块通过熵权法动态分配转发、评论、点赞等指标的权重，结合时间衰减系数构建综合热度评分模型，支持热点事件的精准识别与排序。可视化模块集成ECharts库，以热力图、词云、折线图等形式多维展示情感分布、地域活跃度及舆情趋势，辅助用户直观理解数据。预测模块基于ARIMA模型，实现未来7天舆情热度的时序预测，均方误差（MSE）低至0.48。系统架构层面采用Django RESTful API与Vue.js前后端分离设计，支持高并发访问，并通过Redis缓存、Nginx负载均衡与MySQL主从复制优化性能，实测响应时间稳定在1.8秒内。实验表明，系统在功能完整性、分析精度与用户体验方面均达到预期目标，为社交媒体舆情分析提供了高效、可扩展的技术解决方案。</w:t>
      </w:r>
      <w:commentRangeEnd w:id="1"/>
      <w:r>
        <w:commentReference w:id="1"/>
      </w:r>
    </w:p>
    <w:p w14:paraId="5AC67A26">
      <w:pPr>
        <w:spacing w:before="291" w:beforeLines="100" w:line="400" w:lineRule="exact"/>
        <w:ind w:left="382" w:leftChars="200" w:right="382" w:rightChars="200" w:firstLine="382" w:firstLineChars="200"/>
        <w:rPr>
          <w:rFonts w:ascii="楷体_GB2312" w:eastAsia="楷体_GB2312"/>
          <w:szCs w:val="21"/>
        </w:rPr>
      </w:pPr>
      <w:bookmarkStart w:id="0" w:name="_Toc106530925"/>
      <w:bookmarkStart w:id="1" w:name="_Toc106535976"/>
      <w:bookmarkStart w:id="2" w:name="_Toc106536430"/>
      <w:r>
        <w:rPr>
          <w:rFonts w:hint="eastAsia" w:ascii="楷体_GB2312" w:eastAsia="楷体_GB2312"/>
          <w:b/>
          <w:szCs w:val="21"/>
        </w:rPr>
        <w:t>主题词：</w:t>
      </w:r>
      <w:r>
        <w:rPr>
          <w:rFonts w:hint="eastAsia" w:ascii="楷体_GB2312" w:eastAsia="楷体_GB2312"/>
          <w:szCs w:val="21"/>
        </w:rPr>
        <w:t>舆情分析；网络爬虫；朴素贝叶斯；BERT</w:t>
      </w:r>
    </w:p>
    <w:bookmarkEnd w:id="0"/>
    <w:bookmarkEnd w:id="1"/>
    <w:bookmarkEnd w:id="2"/>
    <w:p w14:paraId="0B48E165">
      <w:pPr>
        <w:pStyle w:val="49"/>
        <w:tabs>
          <w:tab w:val="clear" w:pos="425"/>
        </w:tabs>
        <w:spacing w:line="400" w:lineRule="exact"/>
        <w:ind w:firstLine="0"/>
        <w:jc w:val="center"/>
        <w:rPr>
          <w:sz w:val="36"/>
        </w:rPr>
      </w:pPr>
    </w:p>
    <w:p w14:paraId="05FB8E27">
      <w:pPr>
        <w:pStyle w:val="17"/>
      </w:pPr>
    </w:p>
    <w:p w14:paraId="1E8912F6">
      <w:pPr>
        <w:pStyle w:val="17"/>
      </w:pPr>
    </w:p>
    <w:p w14:paraId="0BA921F7">
      <w:pPr>
        <w:pStyle w:val="17"/>
        <w:jc w:val="center"/>
      </w:pPr>
      <w:r>
        <w:br w:type="page"/>
      </w:r>
    </w:p>
    <w:p w14:paraId="7288B5DA">
      <w:pPr>
        <w:pStyle w:val="49"/>
        <w:tabs>
          <w:tab w:val="clear" w:pos="425"/>
        </w:tabs>
        <w:spacing w:line="400" w:lineRule="exact"/>
        <w:ind w:firstLine="0"/>
        <w:jc w:val="center"/>
        <w:rPr>
          <w:sz w:val="36"/>
        </w:rPr>
      </w:pPr>
    </w:p>
    <w:p w14:paraId="019116A3">
      <w:pPr>
        <w:spacing w:line="360" w:lineRule="auto"/>
        <w:jc w:val="center"/>
        <w:rPr>
          <w:b/>
          <w:bCs/>
          <w:sz w:val="32"/>
          <w:szCs w:val="32"/>
        </w:rPr>
      </w:pPr>
      <w:r>
        <w:rPr>
          <w:rFonts w:hint="eastAsia"/>
          <w:b/>
          <w:bCs/>
          <w:sz w:val="32"/>
          <w:szCs w:val="32"/>
        </w:rPr>
        <w:t>Title</w:t>
      </w:r>
    </w:p>
    <w:p w14:paraId="361E0BA9">
      <w:pPr>
        <w:jc w:val="center"/>
      </w:pPr>
    </w:p>
    <w:p w14:paraId="39B21ED3">
      <w:pPr>
        <w:jc w:val="center"/>
        <w:rPr>
          <w:rFonts w:eastAsia="楷体_GB2312"/>
          <w:sz w:val="28"/>
          <w:szCs w:val="28"/>
        </w:rPr>
      </w:pPr>
      <w:r>
        <w:rPr>
          <w:rFonts w:hint="eastAsia" w:eastAsia="楷体_GB2312"/>
          <w:sz w:val="28"/>
          <w:szCs w:val="28"/>
        </w:rPr>
        <w:t>Major</w:t>
      </w:r>
    </w:p>
    <w:p w14:paraId="01554E16">
      <w:pPr>
        <w:jc w:val="center"/>
      </w:pPr>
    </w:p>
    <w:p w14:paraId="40A155C5">
      <w:pPr>
        <w:jc w:val="center"/>
        <w:rPr>
          <w:rFonts w:eastAsia="楷体_GB2312"/>
          <w:sz w:val="28"/>
          <w:szCs w:val="28"/>
        </w:rPr>
      </w:pPr>
      <w:r>
        <w:rPr>
          <w:rFonts w:eastAsia="楷体_GB2312"/>
          <w:b/>
          <w:bCs/>
          <w:sz w:val="28"/>
          <w:szCs w:val="28"/>
        </w:rPr>
        <w:t>Student:</w:t>
      </w:r>
      <w:r>
        <w:rPr>
          <w:rFonts w:eastAsia="楷体_GB2312"/>
          <w:sz w:val="28"/>
          <w:szCs w:val="28"/>
        </w:rPr>
        <w:t xml:space="preserve"> </w:t>
      </w:r>
      <w:r>
        <w:rPr>
          <w:rFonts w:hint="eastAsia" w:eastAsia="楷体_GB2312"/>
          <w:sz w:val="28"/>
          <w:szCs w:val="28"/>
        </w:rPr>
        <w:t>XXX</w:t>
      </w:r>
      <w:r>
        <w:rPr>
          <w:rFonts w:eastAsia="楷体_GB2312"/>
          <w:sz w:val="28"/>
          <w:szCs w:val="28"/>
        </w:rPr>
        <w:t xml:space="preserve">   </w:t>
      </w:r>
      <w:r>
        <w:rPr>
          <w:b/>
          <w:bCs/>
          <w:sz w:val="28"/>
          <w:szCs w:val="28"/>
        </w:rPr>
        <w:t>Adviser:</w:t>
      </w:r>
      <w:r>
        <w:rPr>
          <w:rFonts w:hint="eastAsia"/>
          <w:b/>
          <w:bCs/>
          <w:sz w:val="28"/>
          <w:szCs w:val="28"/>
        </w:rPr>
        <w:t xml:space="preserve"> </w:t>
      </w:r>
      <w:r>
        <w:rPr>
          <w:rFonts w:hint="eastAsia"/>
          <w:sz w:val="28"/>
          <w:szCs w:val="28"/>
        </w:rPr>
        <w:t>XXX</w:t>
      </w:r>
    </w:p>
    <w:p w14:paraId="08642DC1">
      <w:pPr>
        <w:jc w:val="center"/>
      </w:pPr>
    </w:p>
    <w:p w14:paraId="063BF320">
      <w:pPr>
        <w:jc w:val="center"/>
      </w:pPr>
    </w:p>
    <w:p w14:paraId="44EAB3F8">
      <w:pPr>
        <w:pStyle w:val="100"/>
        <w:spacing w:before="0"/>
        <w:ind w:firstLine="390" w:firstLineChars="204"/>
      </w:pPr>
      <w:r>
        <w:rPr>
          <w:rFonts w:eastAsia="楷体"/>
          <w:b/>
          <w:color w:val="000000"/>
          <w:kern w:val="0"/>
          <w:szCs w:val="21"/>
        </w:rPr>
        <w:t xml:space="preserve">[Abstract] </w:t>
      </w:r>
      <w:r>
        <w:rPr>
          <w:rFonts w:hint="eastAsia"/>
        </w:rPr>
        <w:t>XXXX</w:t>
      </w:r>
    </w:p>
    <w:p w14:paraId="7B070469">
      <w:pPr>
        <w:pStyle w:val="100"/>
        <w:spacing w:before="0"/>
        <w:ind w:firstLine="390" w:firstLineChars="204"/>
      </w:pPr>
      <w:r>
        <w:rPr>
          <w:rFonts w:eastAsia="楷体"/>
          <w:b/>
          <w:color w:val="000000"/>
          <w:kern w:val="0"/>
          <w:szCs w:val="21"/>
        </w:rPr>
        <w:t xml:space="preserve">[Key Words] </w:t>
      </w:r>
      <w:r>
        <w:rPr>
          <w:rFonts w:hint="eastAsia" w:eastAsia="楷体"/>
          <w:szCs w:val="21"/>
        </w:rPr>
        <w:t>XXXX</w:t>
      </w:r>
    </w:p>
    <w:p w14:paraId="283FBA01">
      <w:pPr>
        <w:spacing w:before="582" w:beforeLines="200" w:after="291" w:afterLines="100" w:line="400" w:lineRule="exact"/>
        <w:rPr>
          <w:rFonts w:ascii="楷体_GB2312" w:eastAsia="楷体_GB2312"/>
          <w:i/>
          <w:color w:val="FF0000"/>
          <w:szCs w:val="21"/>
        </w:rPr>
      </w:pPr>
    </w:p>
    <w:p w14:paraId="6C9F681A">
      <w:pPr>
        <w:spacing w:before="582" w:beforeLines="200" w:after="291" w:afterLines="100" w:line="400" w:lineRule="exact"/>
        <w:rPr>
          <w:rFonts w:eastAsia="黑体"/>
          <w:b/>
          <w:sz w:val="36"/>
          <w:szCs w:val="36"/>
        </w:rPr>
        <w:sectPr>
          <w:headerReference r:id="rId11" w:type="first"/>
          <w:footerReference r:id="rId13" w:type="first"/>
          <w:headerReference r:id="rId10" w:type="default"/>
          <w:footerReference r:id="rId12" w:type="default"/>
          <w:pgSz w:w="11907" w:h="16840"/>
          <w:pgMar w:top="1418" w:right="1134" w:bottom="1418" w:left="1418" w:header="851" w:footer="851" w:gutter="0"/>
          <w:pgNumType w:fmt="upperRoman" w:start="1"/>
          <w:cols w:space="720" w:num="1"/>
          <w:titlePg/>
          <w:docGrid w:type="linesAndChars" w:linePitch="291" w:charSpace="-3908"/>
        </w:sectPr>
      </w:pPr>
    </w:p>
    <w:p w14:paraId="734DC270">
      <w:pPr>
        <w:spacing w:before="580" w:beforeLines="200" w:after="290" w:afterLines="100" w:line="400" w:lineRule="exact"/>
        <w:jc w:val="center"/>
        <w:rPr>
          <w:rFonts w:eastAsia="黑体"/>
          <w:b/>
          <w:sz w:val="30"/>
          <w:szCs w:val="30"/>
        </w:rPr>
      </w:pPr>
      <w:r>
        <w:rPr>
          <w:rFonts w:hint="eastAsia" w:eastAsia="黑体"/>
          <w:b/>
          <w:sz w:val="30"/>
          <w:szCs w:val="30"/>
        </w:rPr>
        <w:t>目 录</w:t>
      </w:r>
    </w:p>
    <w:p w14:paraId="6201E28B">
      <w:pPr>
        <w:pStyle w:val="23"/>
        <w:spacing w:before="0" w:after="0"/>
        <w:rPr>
          <w:rFonts w:asciiTheme="minorHAnsi" w:hAnsiTheme="minorHAnsi" w:eastAsiaTheme="minorEastAsia" w:cstheme="minorBidi"/>
          <w:b w:val="0"/>
          <w:caps w:val="0"/>
          <w:sz w:val="22"/>
          <w:szCs w:val="24"/>
          <w14:ligatures w14:val="standardContextual"/>
        </w:rPr>
      </w:pPr>
      <w:commentRangeStart w:id="2"/>
      <w:commentRangeStart w:id="3"/>
      <w:r>
        <w:fldChar w:fldCharType="begin"/>
      </w:r>
      <w:r>
        <w:instrText xml:space="preserve"> TOC \o "1-3" \h \z \u </w:instrText>
      </w:r>
      <w:r>
        <w:fldChar w:fldCharType="separate"/>
      </w:r>
      <w:r>
        <w:fldChar w:fldCharType="begin"/>
      </w:r>
      <w:r>
        <w:instrText xml:space="preserve"> HYPERLINK \l "_Toc195648691" </w:instrText>
      </w:r>
      <w:r>
        <w:fldChar w:fldCharType="separate"/>
      </w:r>
      <w:r>
        <w:rPr>
          <w:rStyle w:val="38"/>
          <w:rFonts w:ascii="黑体" w:hAnsi="黑体"/>
        </w:rPr>
        <w:t>1</w:t>
      </w:r>
      <w:r>
        <w:rPr>
          <w:rStyle w:val="38"/>
        </w:rPr>
        <w:t xml:space="preserve"> 绪论</w:t>
      </w:r>
      <w:r>
        <w:tab/>
      </w:r>
      <w:r>
        <w:fldChar w:fldCharType="begin"/>
      </w:r>
      <w:r>
        <w:instrText xml:space="preserve"> PAGEREF _Toc195648691 \h </w:instrText>
      </w:r>
      <w:r>
        <w:fldChar w:fldCharType="separate"/>
      </w:r>
      <w:r>
        <w:t>5</w:t>
      </w:r>
      <w:r>
        <w:fldChar w:fldCharType="end"/>
      </w:r>
      <w:r>
        <w:fldChar w:fldCharType="end"/>
      </w:r>
    </w:p>
    <w:p w14:paraId="7D5CD7FE">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"_Toc195648692" </w:instrText>
      </w:r>
      <w:r>
        <w:fldChar w:fldCharType="separate"/>
      </w:r>
      <w:r>
        <w:rPr>
          <w:rStyle w:val="38"/>
          <w:rFonts w:ascii="黑体" w:hAnsi="黑体"/>
        </w:rPr>
        <w:t>1.1</w:t>
      </w:r>
      <w:r>
        <w:rPr>
          <w:rStyle w:val="38"/>
        </w:rPr>
        <w:t xml:space="preserve"> 研究背景</w:t>
      </w:r>
      <w:r>
        <w:tab/>
      </w:r>
      <w:r>
        <w:fldChar w:fldCharType="begin"/>
      </w:r>
      <w:r>
        <w:instrText xml:space="preserve"> PAGEREF _Toc195648692 \h </w:instrText>
      </w:r>
      <w:r>
        <w:fldChar w:fldCharType="separate"/>
      </w:r>
      <w:r>
        <w:t>5</w:t>
      </w:r>
      <w:r>
        <w:fldChar w:fldCharType="end"/>
      </w:r>
      <w:r>
        <w:fldChar w:fldCharType="end"/>
      </w:r>
    </w:p>
    <w:p w14:paraId="6DD721E2">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"_Toc195648693" </w:instrText>
      </w:r>
      <w:r>
        <w:fldChar w:fldCharType="separate"/>
      </w:r>
      <w:r>
        <w:rPr>
          <w:rStyle w:val="38"/>
          <w:rFonts w:ascii="黑体" w:hAnsi="黑体"/>
        </w:rPr>
        <w:t>1.2</w:t>
      </w:r>
      <w:r>
        <w:rPr>
          <w:rStyle w:val="38"/>
        </w:rPr>
        <w:t xml:space="preserve"> 国内外研究现状</w:t>
      </w:r>
      <w:r>
        <w:tab/>
      </w:r>
      <w:r>
        <w:fldChar w:fldCharType="begin"/>
      </w:r>
      <w:r>
        <w:instrText xml:space="preserve"> PAGEREF _Toc195648693 \h </w:instrText>
      </w:r>
      <w:r>
        <w:fldChar w:fldCharType="separate"/>
      </w:r>
      <w:r>
        <w:t>5</w:t>
      </w:r>
      <w:r>
        <w:fldChar w:fldCharType="end"/>
      </w:r>
      <w:r>
        <w:fldChar w:fldCharType="end"/>
      </w:r>
    </w:p>
    <w:p w14:paraId="713BC99E">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"_Toc195648694" </w:instrText>
      </w:r>
      <w:r>
        <w:fldChar w:fldCharType="separate"/>
      </w:r>
      <w:r>
        <w:rPr>
          <w:rStyle w:val="38"/>
          <w:rFonts w:ascii="黑体" w:hAnsi="黑体"/>
        </w:rPr>
        <w:t>1.3</w:t>
      </w:r>
      <w:r>
        <w:rPr>
          <w:rStyle w:val="38"/>
        </w:rPr>
        <w:t xml:space="preserve"> 论文主要工作</w:t>
      </w:r>
      <w:r>
        <w:tab/>
      </w:r>
      <w:r>
        <w:fldChar w:fldCharType="begin"/>
      </w:r>
      <w:r>
        <w:instrText xml:space="preserve"> PAGEREF _Toc195648694 \h </w:instrText>
      </w:r>
      <w:r>
        <w:fldChar w:fldCharType="separate"/>
      </w:r>
      <w:r>
        <w:t>6</w:t>
      </w:r>
      <w:r>
        <w:fldChar w:fldCharType="end"/>
      </w:r>
      <w:r>
        <w:fldChar w:fldCharType="end"/>
      </w:r>
    </w:p>
    <w:p w14:paraId="1DB2AF9B">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"_Toc195648695" </w:instrText>
      </w:r>
      <w:r>
        <w:fldChar w:fldCharType="separate"/>
      </w:r>
      <w:r>
        <w:rPr>
          <w:rStyle w:val="38"/>
          <w:rFonts w:ascii="黑体" w:hAnsi="黑体"/>
        </w:rPr>
        <w:t>1.4</w:t>
      </w:r>
      <w:r>
        <w:rPr>
          <w:rStyle w:val="38"/>
        </w:rPr>
        <w:t xml:space="preserve"> 论文组织与结构</w:t>
      </w:r>
      <w:r>
        <w:tab/>
      </w:r>
      <w:r>
        <w:fldChar w:fldCharType="begin"/>
      </w:r>
      <w:r>
        <w:instrText xml:space="preserve"> PAGEREF _Toc195648695 \h </w:instrText>
      </w:r>
      <w:r>
        <w:fldChar w:fldCharType="separate"/>
      </w:r>
      <w:r>
        <w:t>6</w:t>
      </w:r>
      <w:r>
        <w:fldChar w:fldCharType="end"/>
      </w:r>
      <w:r>
        <w:fldChar w:fldCharType="end"/>
      </w:r>
    </w:p>
    <w:p w14:paraId="6B0794DD">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"_Toc195648696" </w:instrText>
      </w:r>
      <w:r>
        <w:fldChar w:fldCharType="separate"/>
      </w:r>
      <w:r>
        <w:rPr>
          <w:rStyle w:val="38"/>
          <w:rFonts w:ascii="黑体" w:hAnsi="黑体"/>
        </w:rPr>
        <w:t>2</w:t>
      </w:r>
      <w:r>
        <w:rPr>
          <w:rStyle w:val="38"/>
        </w:rPr>
        <w:t xml:space="preserve"> 相关知识概述</w:t>
      </w:r>
      <w:r>
        <w:tab/>
      </w:r>
      <w:r>
        <w:fldChar w:fldCharType="begin"/>
      </w:r>
      <w:r>
        <w:instrText xml:space="preserve"> PAGEREF _Toc195648696 \h </w:instrText>
      </w:r>
      <w:r>
        <w:fldChar w:fldCharType="separate"/>
      </w:r>
      <w:r>
        <w:t>7</w:t>
      </w:r>
      <w:r>
        <w:fldChar w:fldCharType="end"/>
      </w:r>
      <w:r>
        <w:fldChar w:fldCharType="end"/>
      </w:r>
    </w:p>
    <w:p w14:paraId="1CE6CE09">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"_Toc195648697" </w:instrText>
      </w:r>
      <w:r>
        <w:fldChar w:fldCharType="separate"/>
      </w:r>
      <w:r>
        <w:rPr>
          <w:rStyle w:val="38"/>
          <w:rFonts w:ascii="黑体" w:hAnsi="黑体"/>
        </w:rPr>
        <w:t>2.1</w:t>
      </w:r>
      <w:r>
        <w:rPr>
          <w:rStyle w:val="38"/>
        </w:rPr>
        <w:t xml:space="preserve"> Django框架概述</w:t>
      </w:r>
      <w:r>
        <w:tab/>
      </w:r>
      <w:r>
        <w:fldChar w:fldCharType="begin"/>
      </w:r>
      <w:r>
        <w:instrText xml:space="preserve"> PAGEREF _Toc195648697 \h </w:instrText>
      </w:r>
      <w:r>
        <w:fldChar w:fldCharType="separate"/>
      </w:r>
      <w:r>
        <w:t>7</w:t>
      </w:r>
      <w:r>
        <w:fldChar w:fldCharType="end"/>
      </w:r>
      <w:r>
        <w:fldChar w:fldCharType="end"/>
      </w:r>
    </w:p>
    <w:p w14:paraId="5D7AEA89">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"_Toc195648698" </w:instrText>
      </w:r>
      <w:r>
        <w:fldChar w:fldCharType="separate"/>
      </w:r>
      <w:r>
        <w:rPr>
          <w:rStyle w:val="38"/>
          <w:rFonts w:ascii="黑体" w:hAnsi="黑体"/>
        </w:rPr>
        <w:t>2.2</w:t>
      </w:r>
      <w:r>
        <w:rPr>
          <w:rStyle w:val="38"/>
        </w:rPr>
        <w:t xml:space="preserve"> 微博数据爬取技术</w:t>
      </w:r>
      <w:r>
        <w:tab/>
      </w:r>
      <w:r>
        <w:fldChar w:fldCharType="begin"/>
      </w:r>
      <w:r>
        <w:instrText xml:space="preserve"> PAGEREF _Toc195648698 \h </w:instrText>
      </w:r>
      <w:r>
        <w:fldChar w:fldCharType="separate"/>
      </w:r>
      <w:r>
        <w:t>7</w:t>
      </w:r>
      <w:r>
        <w:fldChar w:fldCharType="end"/>
      </w:r>
      <w:r>
        <w:fldChar w:fldCharType="end"/>
      </w:r>
    </w:p>
    <w:p w14:paraId="4F847D9C">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"_Toc195648699" </w:instrText>
      </w:r>
      <w:r>
        <w:fldChar w:fldCharType="separate"/>
      </w:r>
      <w:r>
        <w:rPr>
          <w:rStyle w:val="38"/>
          <w:rFonts w:ascii="黑体" w:hAnsi="黑体"/>
        </w:rPr>
        <w:t>2.3</w:t>
      </w:r>
      <w:r>
        <w:rPr>
          <w:rStyle w:val="38"/>
        </w:rPr>
        <w:t xml:space="preserve"> 数据存储技术</w:t>
      </w:r>
      <w:r>
        <w:tab/>
      </w:r>
      <w:r>
        <w:fldChar w:fldCharType="begin"/>
      </w:r>
      <w:r>
        <w:instrText xml:space="preserve"> PAGEREF _Toc195648699 \h </w:instrText>
      </w:r>
      <w:r>
        <w:fldChar w:fldCharType="separate"/>
      </w:r>
      <w:r>
        <w:t>7</w:t>
      </w:r>
      <w:r>
        <w:fldChar w:fldCharType="end"/>
      </w:r>
      <w:r>
        <w:fldChar w:fldCharType="end"/>
      </w:r>
    </w:p>
    <w:p w14:paraId="28D39C78">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"_Toc195648700" </w:instrText>
      </w:r>
      <w:r>
        <w:fldChar w:fldCharType="separate"/>
      </w:r>
      <w:r>
        <w:rPr>
          <w:rStyle w:val="38"/>
          <w:rFonts w:ascii="黑体" w:hAnsi="黑体"/>
        </w:rPr>
        <w:t>2.4</w:t>
      </w:r>
      <w:r>
        <w:rPr>
          <w:rStyle w:val="38"/>
        </w:rPr>
        <w:t xml:space="preserve"> 舆情分析方法</w:t>
      </w:r>
      <w:r>
        <w:tab/>
      </w:r>
      <w:r>
        <w:fldChar w:fldCharType="begin"/>
      </w:r>
      <w:r>
        <w:instrText xml:space="preserve"> PAGEREF _Toc195648700 \h </w:instrText>
      </w:r>
      <w:r>
        <w:fldChar w:fldCharType="separate"/>
      </w:r>
      <w:r>
        <w:t>7</w:t>
      </w:r>
      <w:r>
        <w:fldChar w:fldCharType="end"/>
      </w:r>
      <w:r>
        <w:fldChar w:fldCharType="end"/>
      </w:r>
    </w:p>
    <w:p w14:paraId="5926766B">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"_Toc195648701" </w:instrText>
      </w:r>
      <w:r>
        <w:fldChar w:fldCharType="separate"/>
      </w:r>
      <w:r>
        <w:rPr>
          <w:rStyle w:val="38"/>
          <w:rFonts w:ascii="黑体" w:hAnsi="黑体"/>
        </w:rPr>
        <w:t>2.5</w:t>
      </w:r>
      <w:r>
        <w:rPr>
          <w:rStyle w:val="38"/>
        </w:rPr>
        <w:t xml:space="preserve"> 数据可视化技术</w:t>
      </w:r>
      <w:r>
        <w:tab/>
      </w:r>
      <w:r>
        <w:fldChar w:fldCharType="begin"/>
      </w:r>
      <w:r>
        <w:instrText xml:space="preserve"> PAGEREF _Toc195648701 \h </w:instrText>
      </w:r>
      <w:r>
        <w:fldChar w:fldCharType="separate"/>
      </w:r>
      <w:r>
        <w:t>8</w:t>
      </w:r>
      <w:r>
        <w:fldChar w:fldCharType="end"/>
      </w:r>
      <w:r>
        <w:fldChar w:fldCharType="end"/>
      </w:r>
    </w:p>
    <w:p w14:paraId="3399C402">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"_Toc195648702" </w:instrText>
      </w:r>
      <w:r>
        <w:fldChar w:fldCharType="separate"/>
      </w:r>
      <w:r>
        <w:rPr>
          <w:rStyle w:val="38"/>
          <w:rFonts w:ascii="黑体" w:hAnsi="黑体"/>
        </w:rPr>
        <w:t>2.6</w:t>
      </w:r>
      <w:r>
        <w:rPr>
          <w:rStyle w:val="38"/>
        </w:rPr>
        <w:t xml:space="preserve"> 用户认证与授权</w:t>
      </w:r>
      <w:r>
        <w:tab/>
      </w:r>
      <w:r>
        <w:fldChar w:fldCharType="begin"/>
      </w:r>
      <w:r>
        <w:instrText xml:space="preserve"> PAGEREF _Toc195648702 \h </w:instrText>
      </w:r>
      <w:r>
        <w:fldChar w:fldCharType="separate"/>
      </w:r>
      <w:r>
        <w:t>8</w:t>
      </w:r>
      <w:r>
        <w:fldChar w:fldCharType="end"/>
      </w:r>
      <w:r>
        <w:fldChar w:fldCharType="end"/>
      </w:r>
    </w:p>
    <w:p w14:paraId="2D01521A">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"_Toc195648703" </w:instrText>
      </w:r>
      <w:r>
        <w:fldChar w:fldCharType="separate"/>
      </w:r>
      <w:r>
        <w:rPr>
          <w:rStyle w:val="38"/>
          <w:rFonts w:ascii="黑体" w:hAnsi="黑体"/>
        </w:rPr>
        <w:t>2.7</w:t>
      </w:r>
      <w:r>
        <w:rPr>
          <w:rStyle w:val="38"/>
        </w:rPr>
        <w:t xml:space="preserve"> 本章小结</w:t>
      </w:r>
      <w:r>
        <w:tab/>
      </w:r>
      <w:r>
        <w:fldChar w:fldCharType="begin"/>
      </w:r>
      <w:r>
        <w:instrText xml:space="preserve"> PAGEREF _Toc195648703 \h </w:instrText>
      </w:r>
      <w:r>
        <w:fldChar w:fldCharType="separate"/>
      </w:r>
      <w:r>
        <w:t>8</w:t>
      </w:r>
      <w:r>
        <w:fldChar w:fldCharType="end"/>
      </w:r>
      <w:r>
        <w:fldChar w:fldCharType="end"/>
      </w:r>
    </w:p>
    <w:p w14:paraId="26B76CF7">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"_Toc195648704" </w:instrText>
      </w:r>
      <w:r>
        <w:fldChar w:fldCharType="separate"/>
      </w:r>
      <w:r>
        <w:rPr>
          <w:rStyle w:val="38"/>
          <w:rFonts w:ascii="黑体" w:hAnsi="黑体"/>
        </w:rPr>
        <w:t>3</w:t>
      </w:r>
      <w:r>
        <w:rPr>
          <w:rStyle w:val="38"/>
        </w:rPr>
        <w:t xml:space="preserve"> 系统分析</w:t>
      </w:r>
      <w:r>
        <w:tab/>
      </w:r>
      <w:r>
        <w:fldChar w:fldCharType="begin"/>
      </w:r>
      <w:r>
        <w:instrText xml:space="preserve"> PAGEREF _Toc195648704 \h </w:instrText>
      </w:r>
      <w:r>
        <w:fldChar w:fldCharType="separate"/>
      </w:r>
      <w:r>
        <w:t>9</w:t>
      </w:r>
      <w:r>
        <w:fldChar w:fldCharType="end"/>
      </w:r>
      <w:r>
        <w:fldChar w:fldCharType="end"/>
      </w:r>
    </w:p>
    <w:p w14:paraId="65DBF813">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"_Toc195648705" </w:instrText>
      </w:r>
      <w:r>
        <w:fldChar w:fldCharType="separate"/>
      </w:r>
      <w:r>
        <w:rPr>
          <w:rStyle w:val="38"/>
          <w:rFonts w:ascii="黑体" w:hAnsi="黑体"/>
        </w:rPr>
        <w:t>3.1</w:t>
      </w:r>
      <w:r>
        <w:rPr>
          <w:rStyle w:val="38"/>
        </w:rPr>
        <w:t xml:space="preserve"> 可行性分析</w:t>
      </w:r>
      <w:r>
        <w:tab/>
      </w:r>
      <w:r>
        <w:fldChar w:fldCharType="begin"/>
      </w:r>
      <w:r>
        <w:instrText xml:space="preserve"> PAGEREF _Toc195648705 \h </w:instrText>
      </w:r>
      <w:r>
        <w:fldChar w:fldCharType="separate"/>
      </w:r>
      <w:r>
        <w:t>9</w:t>
      </w:r>
      <w:r>
        <w:fldChar w:fldCharType="end"/>
      </w:r>
      <w:r>
        <w:fldChar w:fldCharType="end"/>
      </w:r>
    </w:p>
    <w:p w14:paraId="42C8E185">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"_Toc195648706" </w:instrText>
      </w:r>
      <w:r>
        <w:fldChar w:fldCharType="separate"/>
      </w:r>
      <w:r>
        <w:rPr>
          <w:rStyle w:val="38"/>
        </w:rPr>
        <w:t>3.1.1 技术可行性</w:t>
      </w:r>
      <w:r>
        <w:tab/>
      </w:r>
      <w:r>
        <w:fldChar w:fldCharType="begin"/>
      </w:r>
      <w:r>
        <w:instrText xml:space="preserve"> PAGEREF _Toc195648706 \h </w:instrText>
      </w:r>
      <w:r>
        <w:fldChar w:fldCharType="separate"/>
      </w:r>
      <w:r>
        <w:t>9</w:t>
      </w:r>
      <w:r>
        <w:fldChar w:fldCharType="end"/>
      </w:r>
      <w:r>
        <w:fldChar w:fldCharType="end"/>
      </w:r>
    </w:p>
    <w:p w14:paraId="2F808562">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"_Toc195648707" </w:instrText>
      </w:r>
      <w:r>
        <w:fldChar w:fldCharType="separate"/>
      </w:r>
      <w:r>
        <w:rPr>
          <w:rStyle w:val="38"/>
        </w:rPr>
        <w:t>3.1.2 经济可行性</w:t>
      </w:r>
      <w:r>
        <w:tab/>
      </w:r>
      <w:r>
        <w:fldChar w:fldCharType="begin"/>
      </w:r>
      <w:r>
        <w:instrText xml:space="preserve"> PAGEREF _Toc195648707 \h </w:instrText>
      </w:r>
      <w:r>
        <w:fldChar w:fldCharType="separate"/>
      </w:r>
      <w:r>
        <w:t>9</w:t>
      </w:r>
      <w:r>
        <w:fldChar w:fldCharType="end"/>
      </w:r>
      <w:r>
        <w:fldChar w:fldCharType="end"/>
      </w:r>
    </w:p>
    <w:p w14:paraId="7089C0D0">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"_Toc195648708" </w:instrText>
      </w:r>
      <w:r>
        <w:fldChar w:fldCharType="separate"/>
      </w:r>
      <w:r>
        <w:rPr>
          <w:rStyle w:val="38"/>
        </w:rPr>
        <w:t>3.1.3 操作可行性</w:t>
      </w:r>
      <w:r>
        <w:tab/>
      </w:r>
      <w:r>
        <w:fldChar w:fldCharType="begin"/>
      </w:r>
      <w:r>
        <w:instrText xml:space="preserve"> PAGEREF _Toc195648708 \h </w:instrText>
      </w:r>
      <w:r>
        <w:fldChar w:fldCharType="separate"/>
      </w:r>
      <w:r>
        <w:t>9</w:t>
      </w:r>
      <w:r>
        <w:fldChar w:fldCharType="end"/>
      </w:r>
      <w:r>
        <w:fldChar w:fldCharType="end"/>
      </w:r>
    </w:p>
    <w:p w14:paraId="6FB6DEF3">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"_Toc195648709" </w:instrText>
      </w:r>
      <w:r>
        <w:fldChar w:fldCharType="separate"/>
      </w:r>
      <w:r>
        <w:rPr>
          <w:rStyle w:val="38"/>
          <w:rFonts w:ascii="黑体" w:hAnsi="黑体"/>
        </w:rPr>
        <w:t>3.2</w:t>
      </w:r>
      <w:r>
        <w:rPr>
          <w:rStyle w:val="38"/>
        </w:rPr>
        <w:t xml:space="preserve"> 需求分析</w:t>
      </w:r>
      <w:r>
        <w:tab/>
      </w:r>
      <w:r>
        <w:fldChar w:fldCharType="begin"/>
      </w:r>
      <w:r>
        <w:instrText xml:space="preserve"> PAGEREF _Toc195648709 \h </w:instrText>
      </w:r>
      <w:r>
        <w:fldChar w:fldCharType="separate"/>
      </w:r>
      <w:r>
        <w:t>9</w:t>
      </w:r>
      <w:r>
        <w:fldChar w:fldCharType="end"/>
      </w:r>
      <w:r>
        <w:fldChar w:fldCharType="end"/>
      </w:r>
    </w:p>
    <w:p w14:paraId="559405FD">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"_Toc195648710" </w:instrText>
      </w:r>
      <w:r>
        <w:fldChar w:fldCharType="separate"/>
      </w:r>
      <w:r>
        <w:rPr>
          <w:rStyle w:val="38"/>
        </w:rPr>
        <w:t>3.2.1 功能需求</w:t>
      </w:r>
      <w:r>
        <w:tab/>
      </w:r>
      <w:r>
        <w:fldChar w:fldCharType="begin"/>
      </w:r>
      <w:r>
        <w:instrText xml:space="preserve"> PAGEREF _Toc195648710 \h </w:instrText>
      </w:r>
      <w:r>
        <w:fldChar w:fldCharType="separate"/>
      </w:r>
      <w:r>
        <w:t>9</w:t>
      </w:r>
      <w:r>
        <w:fldChar w:fldCharType="end"/>
      </w:r>
      <w:r>
        <w:fldChar w:fldCharType="end"/>
      </w:r>
    </w:p>
    <w:p w14:paraId="2AB6A28A">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"_Toc195648711" </w:instrText>
      </w:r>
      <w:r>
        <w:fldChar w:fldCharType="separate"/>
      </w:r>
      <w:r>
        <w:rPr>
          <w:rStyle w:val="38"/>
        </w:rPr>
        <w:t>3.2.2 非功能需求</w:t>
      </w:r>
      <w:r>
        <w:tab/>
      </w:r>
      <w:r>
        <w:fldChar w:fldCharType="begin"/>
      </w:r>
      <w:r>
        <w:instrText xml:space="preserve"> PAGEREF _Toc195648711 \h </w:instrText>
      </w:r>
      <w:r>
        <w:fldChar w:fldCharType="separate"/>
      </w:r>
      <w:r>
        <w:t>10</w:t>
      </w:r>
      <w:r>
        <w:fldChar w:fldCharType="end"/>
      </w:r>
      <w:r>
        <w:fldChar w:fldCharType="end"/>
      </w:r>
    </w:p>
    <w:p w14:paraId="3B8643A0">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"_Toc195648712" </w:instrText>
      </w:r>
      <w:r>
        <w:fldChar w:fldCharType="separate"/>
      </w:r>
      <w:r>
        <w:rPr>
          <w:rStyle w:val="38"/>
          <w:rFonts w:ascii="黑体" w:hAnsi="黑体"/>
        </w:rPr>
        <w:t>3.3</w:t>
      </w:r>
      <w:r>
        <w:rPr>
          <w:rStyle w:val="38"/>
        </w:rPr>
        <w:t xml:space="preserve"> 本章小结</w:t>
      </w:r>
      <w:r>
        <w:tab/>
      </w:r>
      <w:r>
        <w:fldChar w:fldCharType="begin"/>
      </w:r>
      <w:r>
        <w:instrText xml:space="preserve"> PAGEREF _Toc195648712 \h </w:instrText>
      </w:r>
      <w:r>
        <w:fldChar w:fldCharType="separate"/>
      </w:r>
      <w:r>
        <w:t>10</w:t>
      </w:r>
      <w:r>
        <w:fldChar w:fldCharType="end"/>
      </w:r>
      <w:r>
        <w:fldChar w:fldCharType="end"/>
      </w:r>
    </w:p>
    <w:p w14:paraId="28DD3382">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"_Toc195648713" </w:instrText>
      </w:r>
      <w:r>
        <w:fldChar w:fldCharType="separate"/>
      </w:r>
      <w:r>
        <w:rPr>
          <w:rStyle w:val="38"/>
          <w:rFonts w:ascii="黑体" w:hAnsi="黑体"/>
        </w:rPr>
        <w:t>4</w:t>
      </w:r>
      <w:r>
        <w:rPr>
          <w:rStyle w:val="38"/>
        </w:rPr>
        <w:t xml:space="preserve"> 系统设计</w:t>
      </w:r>
      <w:r>
        <w:tab/>
      </w:r>
      <w:r>
        <w:fldChar w:fldCharType="begin"/>
      </w:r>
      <w:r>
        <w:instrText xml:space="preserve"> PAGEREF _Toc195648713 \h </w:instrText>
      </w:r>
      <w:r>
        <w:fldChar w:fldCharType="separate"/>
      </w:r>
      <w:r>
        <w:t>11</w:t>
      </w:r>
      <w:r>
        <w:fldChar w:fldCharType="end"/>
      </w:r>
      <w:r>
        <w:fldChar w:fldCharType="end"/>
      </w:r>
    </w:p>
    <w:p w14:paraId="490DC8A9">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"_Toc195648714" </w:instrText>
      </w:r>
      <w:r>
        <w:fldChar w:fldCharType="separate"/>
      </w:r>
      <w:r>
        <w:rPr>
          <w:rStyle w:val="38"/>
          <w:rFonts w:ascii="黑体" w:hAnsi="黑体"/>
        </w:rPr>
        <w:t>4.1</w:t>
      </w:r>
      <w:r>
        <w:rPr>
          <w:rStyle w:val="38"/>
        </w:rPr>
        <w:t xml:space="preserve"> 设计目标</w:t>
      </w:r>
      <w:r>
        <w:tab/>
      </w:r>
      <w:r>
        <w:fldChar w:fldCharType="begin"/>
      </w:r>
      <w:r>
        <w:instrText xml:space="preserve"> PAGEREF _Toc195648714 \h </w:instrText>
      </w:r>
      <w:r>
        <w:fldChar w:fldCharType="separate"/>
      </w:r>
      <w:r>
        <w:t>11</w:t>
      </w:r>
      <w:r>
        <w:fldChar w:fldCharType="end"/>
      </w:r>
      <w:r>
        <w:fldChar w:fldCharType="end"/>
      </w:r>
    </w:p>
    <w:p w14:paraId="30D7CB58">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"_Toc195648715" </w:instrText>
      </w:r>
      <w:r>
        <w:fldChar w:fldCharType="separate"/>
      </w:r>
      <w:r>
        <w:rPr>
          <w:rStyle w:val="38"/>
          <w:rFonts w:ascii="黑体" w:hAnsi="黑体"/>
        </w:rPr>
        <w:t>4.2</w:t>
      </w:r>
      <w:r>
        <w:rPr>
          <w:rStyle w:val="38"/>
        </w:rPr>
        <w:t xml:space="preserve"> 使用模式设计</w:t>
      </w:r>
      <w:r>
        <w:tab/>
      </w:r>
      <w:r>
        <w:fldChar w:fldCharType="begin"/>
      </w:r>
      <w:r>
        <w:instrText xml:space="preserve"> PAGEREF _Toc195648715 \h </w:instrText>
      </w:r>
      <w:r>
        <w:fldChar w:fldCharType="separate"/>
      </w:r>
      <w:r>
        <w:t>11</w:t>
      </w:r>
      <w:r>
        <w:fldChar w:fldCharType="end"/>
      </w:r>
      <w:r>
        <w:fldChar w:fldCharType="end"/>
      </w:r>
    </w:p>
    <w:p w14:paraId="61A0C18A">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"_Toc195648716" </w:instrText>
      </w:r>
      <w:r>
        <w:fldChar w:fldCharType="separate"/>
      </w:r>
      <w:r>
        <w:rPr>
          <w:rStyle w:val="38"/>
        </w:rPr>
        <w:t>4.2.1 服务运行方式</w:t>
      </w:r>
      <w:r>
        <w:tab/>
      </w:r>
      <w:r>
        <w:fldChar w:fldCharType="begin"/>
      </w:r>
      <w:r>
        <w:instrText xml:space="preserve"> PAGEREF _Toc195648716 \h </w:instrText>
      </w:r>
      <w:r>
        <w:fldChar w:fldCharType="separate"/>
      </w:r>
      <w:r>
        <w:t>11</w:t>
      </w:r>
      <w:r>
        <w:fldChar w:fldCharType="end"/>
      </w:r>
      <w:r>
        <w:fldChar w:fldCharType="end"/>
      </w:r>
    </w:p>
    <w:p w14:paraId="6F2DAB6A">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"_Toc195648717" </w:instrText>
      </w:r>
      <w:r>
        <w:fldChar w:fldCharType="separate"/>
      </w:r>
      <w:r>
        <w:rPr>
          <w:rStyle w:val="38"/>
        </w:rPr>
        <w:t>4.2.2 Web服务架构</w:t>
      </w:r>
      <w:r>
        <w:tab/>
      </w:r>
      <w:r>
        <w:fldChar w:fldCharType="begin"/>
      </w:r>
      <w:r>
        <w:instrText xml:space="preserve"> PAGEREF _Toc195648717 \h </w:instrText>
      </w:r>
      <w:r>
        <w:fldChar w:fldCharType="separate"/>
      </w:r>
      <w:r>
        <w:t>11</w:t>
      </w:r>
      <w:r>
        <w:fldChar w:fldCharType="end"/>
      </w:r>
      <w:r>
        <w:fldChar w:fldCharType="end"/>
      </w:r>
    </w:p>
    <w:p w14:paraId="4615EB02">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"_Toc195648718" </w:instrText>
      </w:r>
      <w:r>
        <w:fldChar w:fldCharType="separate"/>
      </w:r>
      <w:r>
        <w:rPr>
          <w:rStyle w:val="38"/>
          <w:rFonts w:ascii="黑体" w:hAnsi="黑体"/>
        </w:rPr>
        <w:t>4.3</w:t>
      </w:r>
      <w:r>
        <w:rPr>
          <w:rStyle w:val="38"/>
        </w:rPr>
        <w:t xml:space="preserve"> 数据库设计</w:t>
      </w:r>
      <w:r>
        <w:tab/>
      </w:r>
      <w:r>
        <w:fldChar w:fldCharType="begin"/>
      </w:r>
      <w:r>
        <w:instrText xml:space="preserve"> PAGEREF _Toc195648718 \h </w:instrText>
      </w:r>
      <w:r>
        <w:fldChar w:fldCharType="separate"/>
      </w:r>
      <w:r>
        <w:t>11</w:t>
      </w:r>
      <w:r>
        <w:fldChar w:fldCharType="end"/>
      </w:r>
      <w:r>
        <w:fldChar w:fldCharType="end"/>
      </w:r>
    </w:p>
    <w:p w14:paraId="51E57BF9">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"_Toc195648719" </w:instrText>
      </w:r>
      <w:r>
        <w:fldChar w:fldCharType="separate"/>
      </w:r>
      <w:r>
        <w:rPr>
          <w:rStyle w:val="38"/>
        </w:rPr>
        <w:t>4.3.1 数据库选择</w:t>
      </w:r>
      <w:r>
        <w:tab/>
      </w:r>
      <w:r>
        <w:fldChar w:fldCharType="begin"/>
      </w:r>
      <w:r>
        <w:instrText xml:space="preserve"> PAGEREF _Toc195648719 \h </w:instrText>
      </w:r>
      <w:r>
        <w:fldChar w:fldCharType="separate"/>
      </w:r>
      <w:r>
        <w:t>11</w:t>
      </w:r>
      <w:r>
        <w:fldChar w:fldCharType="end"/>
      </w:r>
      <w:r>
        <w:fldChar w:fldCharType="end"/>
      </w:r>
    </w:p>
    <w:p w14:paraId="6BD1EDE6">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"_Toc195648720" </w:instrText>
      </w:r>
      <w:r>
        <w:fldChar w:fldCharType="separate"/>
      </w:r>
      <w:r>
        <w:rPr>
          <w:rStyle w:val="38"/>
        </w:rPr>
        <w:t>4.3.2 数据库模型</w:t>
      </w:r>
      <w:r>
        <w:tab/>
      </w:r>
      <w:r>
        <w:fldChar w:fldCharType="begin"/>
      </w:r>
      <w:r>
        <w:instrText xml:space="preserve"> PAGEREF _Toc195648720 \h </w:instrText>
      </w:r>
      <w:r>
        <w:fldChar w:fldCharType="separate"/>
      </w:r>
      <w:r>
        <w:t>11</w:t>
      </w:r>
      <w:r>
        <w:fldChar w:fldCharType="end"/>
      </w:r>
      <w:r>
        <w:fldChar w:fldCharType="end"/>
      </w:r>
    </w:p>
    <w:p w14:paraId="6FA086B7">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"_Toc195648721" </w:instrText>
      </w:r>
      <w:r>
        <w:fldChar w:fldCharType="separate"/>
      </w:r>
      <w:r>
        <w:rPr>
          <w:rStyle w:val="38"/>
        </w:rPr>
        <w:t>4.3.3 数据库存储</w:t>
      </w:r>
      <w:r>
        <w:tab/>
      </w:r>
      <w:r>
        <w:fldChar w:fldCharType="begin"/>
      </w:r>
      <w:r>
        <w:instrText xml:space="preserve"> PAGEREF _Toc195648721 \h </w:instrText>
      </w:r>
      <w:r>
        <w:fldChar w:fldCharType="separate"/>
      </w:r>
      <w:r>
        <w:t>12</w:t>
      </w:r>
      <w:r>
        <w:fldChar w:fldCharType="end"/>
      </w:r>
      <w:r>
        <w:fldChar w:fldCharType="end"/>
      </w:r>
    </w:p>
    <w:p w14:paraId="7C5D058D">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"_Toc195648722" </w:instrText>
      </w:r>
      <w:r>
        <w:fldChar w:fldCharType="separate"/>
      </w:r>
      <w:r>
        <w:rPr>
          <w:rStyle w:val="38"/>
          <w:rFonts w:ascii="黑体" w:hAnsi="黑体"/>
        </w:rPr>
        <w:t>4.4</w:t>
      </w:r>
      <w:r>
        <w:rPr>
          <w:rStyle w:val="38"/>
        </w:rPr>
        <w:t xml:space="preserve"> 后端API设计</w:t>
      </w:r>
      <w:r>
        <w:tab/>
      </w:r>
      <w:r>
        <w:fldChar w:fldCharType="begin"/>
      </w:r>
      <w:r>
        <w:instrText xml:space="preserve"> PAGEREF _Toc195648722 \h </w:instrText>
      </w:r>
      <w:r>
        <w:fldChar w:fldCharType="separate"/>
      </w:r>
      <w:r>
        <w:t>12</w:t>
      </w:r>
      <w:r>
        <w:fldChar w:fldCharType="end"/>
      </w:r>
      <w:r>
        <w:fldChar w:fldCharType="end"/>
      </w:r>
    </w:p>
    <w:p w14:paraId="17AAE1CB">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"_Toc195648723" </w:instrText>
      </w:r>
      <w:r>
        <w:fldChar w:fldCharType="separate"/>
      </w:r>
      <w:r>
        <w:rPr>
          <w:rStyle w:val="38"/>
        </w:rPr>
        <w:t>4.4.1 用户管理接口</w:t>
      </w:r>
      <w:r>
        <w:tab/>
      </w:r>
      <w:r>
        <w:fldChar w:fldCharType="begin"/>
      </w:r>
      <w:r>
        <w:instrText xml:space="preserve"> PAGEREF _Toc195648723 \h </w:instrText>
      </w:r>
      <w:r>
        <w:fldChar w:fldCharType="separate"/>
      </w:r>
      <w:r>
        <w:t>12</w:t>
      </w:r>
      <w:r>
        <w:fldChar w:fldCharType="end"/>
      </w:r>
      <w:r>
        <w:fldChar w:fldCharType="end"/>
      </w:r>
    </w:p>
    <w:p w14:paraId="11A4EE0F">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"_Toc195648724" </w:instrText>
      </w:r>
      <w:r>
        <w:fldChar w:fldCharType="separate"/>
      </w:r>
      <w:r>
        <w:rPr>
          <w:rStyle w:val="38"/>
        </w:rPr>
        <w:t>4.4.2 搜索接口</w:t>
      </w:r>
      <w:r>
        <w:tab/>
      </w:r>
      <w:r>
        <w:fldChar w:fldCharType="begin"/>
      </w:r>
      <w:r>
        <w:instrText xml:space="preserve"> PAGEREF _Toc195648724 \h </w:instrText>
      </w:r>
      <w:r>
        <w:fldChar w:fldCharType="separate"/>
      </w:r>
      <w:r>
        <w:t>12</w:t>
      </w:r>
      <w:r>
        <w:fldChar w:fldCharType="end"/>
      </w:r>
      <w:r>
        <w:fldChar w:fldCharType="end"/>
      </w:r>
    </w:p>
    <w:p w14:paraId="7F4D6999">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"_Toc195648725" </w:instrText>
      </w:r>
      <w:r>
        <w:fldChar w:fldCharType="separate"/>
      </w:r>
      <w:r>
        <w:rPr>
          <w:rStyle w:val="38"/>
        </w:rPr>
        <w:t>4.4.3 数据分析接口</w:t>
      </w:r>
      <w:r>
        <w:tab/>
      </w:r>
      <w:r>
        <w:fldChar w:fldCharType="begin"/>
      </w:r>
      <w:r>
        <w:instrText xml:space="preserve"> PAGEREF _Toc195648725 \h </w:instrText>
      </w:r>
      <w:r>
        <w:fldChar w:fldCharType="separate"/>
      </w:r>
      <w:r>
        <w:t>13</w:t>
      </w:r>
      <w:r>
        <w:fldChar w:fldCharType="end"/>
      </w:r>
      <w:r>
        <w:fldChar w:fldCharType="end"/>
      </w:r>
    </w:p>
    <w:p w14:paraId="57D8FC9B">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"_Toc195648726" </w:instrText>
      </w:r>
      <w:r>
        <w:fldChar w:fldCharType="separate"/>
      </w:r>
      <w:r>
        <w:rPr>
          <w:rStyle w:val="38"/>
        </w:rPr>
        <w:t>4.4.4 预测分析接口</w:t>
      </w:r>
      <w:r>
        <w:tab/>
      </w:r>
      <w:r>
        <w:fldChar w:fldCharType="begin"/>
      </w:r>
      <w:r>
        <w:instrText xml:space="preserve"> PAGEREF _Toc195648726 \h </w:instrText>
      </w:r>
      <w:r>
        <w:fldChar w:fldCharType="separate"/>
      </w:r>
      <w:r>
        <w:t>13</w:t>
      </w:r>
      <w:r>
        <w:fldChar w:fldCharType="end"/>
      </w:r>
      <w:r>
        <w:fldChar w:fldCharType="end"/>
      </w:r>
    </w:p>
    <w:p w14:paraId="3A5FA10C">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"_Toc195648727" </w:instrText>
      </w:r>
      <w:r>
        <w:fldChar w:fldCharType="separate"/>
      </w:r>
      <w:r>
        <w:rPr>
          <w:rStyle w:val="38"/>
          <w:rFonts w:ascii="黑体" w:hAnsi="黑体"/>
        </w:rPr>
        <w:t>4.5</w:t>
      </w:r>
      <w:r>
        <w:rPr>
          <w:rStyle w:val="38"/>
        </w:rPr>
        <w:t xml:space="preserve"> 前端界面设计</w:t>
      </w:r>
      <w:r>
        <w:tab/>
      </w:r>
      <w:r>
        <w:fldChar w:fldCharType="begin"/>
      </w:r>
      <w:r>
        <w:instrText xml:space="preserve"> PAGEREF _Toc195648727 \h </w:instrText>
      </w:r>
      <w:r>
        <w:fldChar w:fldCharType="separate"/>
      </w:r>
      <w:r>
        <w:t>13</w:t>
      </w:r>
      <w:r>
        <w:fldChar w:fldCharType="end"/>
      </w:r>
      <w:r>
        <w:fldChar w:fldCharType="end"/>
      </w:r>
    </w:p>
    <w:p w14:paraId="01B221EE">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"_Toc195648728" </w:instrText>
      </w:r>
      <w:r>
        <w:fldChar w:fldCharType="separate"/>
      </w:r>
      <w:r>
        <w:rPr>
          <w:rStyle w:val="38"/>
        </w:rPr>
        <w:t>4.5.1 页面布局</w:t>
      </w:r>
      <w:r>
        <w:tab/>
      </w:r>
      <w:r>
        <w:fldChar w:fldCharType="begin"/>
      </w:r>
      <w:r>
        <w:instrText xml:space="preserve"> PAGEREF _Toc195648728 \h </w:instrText>
      </w:r>
      <w:r>
        <w:fldChar w:fldCharType="separate"/>
      </w:r>
      <w:r>
        <w:t>13</w:t>
      </w:r>
      <w:r>
        <w:fldChar w:fldCharType="end"/>
      </w:r>
      <w:r>
        <w:fldChar w:fldCharType="end"/>
      </w:r>
    </w:p>
    <w:p w14:paraId="29CC4F66">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"_Toc195648729" </w:instrText>
      </w:r>
      <w:r>
        <w:fldChar w:fldCharType="separate"/>
      </w:r>
      <w:r>
        <w:rPr>
          <w:rStyle w:val="38"/>
        </w:rPr>
        <w:t>4.5.2 功能模块</w:t>
      </w:r>
      <w:r>
        <w:tab/>
      </w:r>
      <w:r>
        <w:fldChar w:fldCharType="begin"/>
      </w:r>
      <w:r>
        <w:instrText xml:space="preserve"> PAGEREF _Toc195648729 \h </w:instrText>
      </w:r>
      <w:r>
        <w:fldChar w:fldCharType="separate"/>
      </w:r>
      <w:r>
        <w:t>14</w:t>
      </w:r>
      <w:r>
        <w:fldChar w:fldCharType="end"/>
      </w:r>
      <w:r>
        <w:fldChar w:fldCharType="end"/>
      </w:r>
    </w:p>
    <w:p w14:paraId="1E0ECEC8">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"_Toc195648730" </w:instrText>
      </w:r>
      <w:r>
        <w:fldChar w:fldCharType="separate"/>
      </w:r>
      <w:r>
        <w:rPr>
          <w:rStyle w:val="38"/>
          <w:rFonts w:ascii="黑体" w:hAnsi="黑体"/>
        </w:rPr>
        <w:t>4.6</w:t>
      </w:r>
      <w:r>
        <w:rPr>
          <w:rStyle w:val="38"/>
        </w:rPr>
        <w:t xml:space="preserve"> 舆情分析方法设计</w:t>
      </w:r>
      <w:r>
        <w:tab/>
      </w:r>
      <w:r>
        <w:fldChar w:fldCharType="begin"/>
      </w:r>
      <w:r>
        <w:instrText xml:space="preserve"> PAGEREF _Toc195648730 \h </w:instrText>
      </w:r>
      <w:r>
        <w:fldChar w:fldCharType="separate"/>
      </w:r>
      <w:r>
        <w:t>16</w:t>
      </w:r>
      <w:r>
        <w:fldChar w:fldCharType="end"/>
      </w:r>
      <w:r>
        <w:fldChar w:fldCharType="end"/>
      </w:r>
    </w:p>
    <w:p w14:paraId="391F8727">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"_Toc195648731" </w:instrText>
      </w:r>
      <w:r>
        <w:fldChar w:fldCharType="separate"/>
      </w:r>
      <w:r>
        <w:rPr>
          <w:rStyle w:val="38"/>
          <w:rFonts w:ascii="黑体" w:hAnsi="黑体"/>
        </w:rPr>
        <w:t>4.7</w:t>
      </w:r>
      <w:r>
        <w:rPr>
          <w:rStyle w:val="38"/>
        </w:rPr>
        <w:t xml:space="preserve"> 本章小结</w:t>
      </w:r>
      <w:r>
        <w:tab/>
      </w:r>
      <w:r>
        <w:fldChar w:fldCharType="begin"/>
      </w:r>
      <w:r>
        <w:instrText xml:space="preserve"> PAGEREF _Toc195648731 \h </w:instrText>
      </w:r>
      <w:r>
        <w:fldChar w:fldCharType="separate"/>
      </w:r>
      <w:r>
        <w:t>16</w:t>
      </w:r>
      <w:r>
        <w:fldChar w:fldCharType="end"/>
      </w:r>
      <w:r>
        <w:fldChar w:fldCharType="end"/>
      </w:r>
    </w:p>
    <w:p w14:paraId="0990BB5D">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"_Toc195648732" </w:instrText>
      </w:r>
      <w:r>
        <w:fldChar w:fldCharType="separate"/>
      </w:r>
      <w:r>
        <w:rPr>
          <w:rStyle w:val="38"/>
          <w:rFonts w:ascii="黑体" w:hAnsi="黑体"/>
        </w:rPr>
        <w:t>5</w:t>
      </w:r>
      <w:r>
        <w:rPr>
          <w:rStyle w:val="38"/>
        </w:rPr>
        <w:t xml:space="preserve"> 系统实现</w:t>
      </w:r>
      <w:r>
        <w:tab/>
      </w:r>
      <w:r>
        <w:fldChar w:fldCharType="begin"/>
      </w:r>
      <w:r>
        <w:instrText xml:space="preserve"> PAGEREF _Toc195648732 \h </w:instrText>
      </w:r>
      <w:r>
        <w:fldChar w:fldCharType="separate"/>
      </w:r>
      <w:r>
        <w:t>17</w:t>
      </w:r>
      <w:r>
        <w:fldChar w:fldCharType="end"/>
      </w:r>
      <w:r>
        <w:fldChar w:fldCharType="end"/>
      </w:r>
    </w:p>
    <w:p w14:paraId="10708A3F">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"_Toc195648733" </w:instrText>
      </w:r>
      <w:r>
        <w:fldChar w:fldCharType="separate"/>
      </w:r>
      <w:r>
        <w:rPr>
          <w:rStyle w:val="38"/>
          <w:rFonts w:ascii="黑体" w:hAnsi="黑体"/>
        </w:rPr>
        <w:t>5.1</w:t>
      </w:r>
      <w:r>
        <w:rPr>
          <w:rStyle w:val="38"/>
        </w:rPr>
        <w:t xml:space="preserve"> Django模块控制实现</w:t>
      </w:r>
      <w:r>
        <w:tab/>
      </w:r>
      <w:r>
        <w:fldChar w:fldCharType="begin"/>
      </w:r>
      <w:r>
        <w:instrText xml:space="preserve"> PAGEREF _Toc195648733 \h </w:instrText>
      </w:r>
      <w:r>
        <w:fldChar w:fldCharType="separate"/>
      </w:r>
      <w:r>
        <w:t>17</w:t>
      </w:r>
      <w:r>
        <w:fldChar w:fldCharType="end"/>
      </w:r>
      <w:r>
        <w:fldChar w:fldCharType="end"/>
      </w:r>
    </w:p>
    <w:p w14:paraId="487453D9">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"_Toc195648734" </w:instrText>
      </w:r>
      <w:r>
        <w:fldChar w:fldCharType="separate"/>
      </w:r>
      <w:r>
        <w:rPr>
          <w:rStyle w:val="38"/>
          <w:rFonts w:ascii="黑体" w:hAnsi="黑体"/>
        </w:rPr>
        <w:t>5.2</w:t>
      </w:r>
      <w:r>
        <w:rPr>
          <w:rStyle w:val="38"/>
        </w:rPr>
        <w:t xml:space="preserve"> 微博数据爬虫模块实现</w:t>
      </w:r>
      <w:r>
        <w:tab/>
      </w:r>
      <w:r>
        <w:fldChar w:fldCharType="begin"/>
      </w:r>
      <w:r>
        <w:instrText xml:space="preserve"> PAGEREF _Toc195648734 \h </w:instrText>
      </w:r>
      <w:r>
        <w:fldChar w:fldCharType="separate"/>
      </w:r>
      <w:r>
        <w:t>20</w:t>
      </w:r>
      <w:r>
        <w:fldChar w:fldCharType="end"/>
      </w:r>
      <w:r>
        <w:fldChar w:fldCharType="end"/>
      </w:r>
    </w:p>
    <w:p w14:paraId="31C1982E">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"_Toc195648735" </w:instrText>
      </w:r>
      <w:r>
        <w:fldChar w:fldCharType="separate"/>
      </w:r>
      <w:r>
        <w:rPr>
          <w:rStyle w:val="38"/>
        </w:rPr>
        <w:t>5.2.1 微博数据爬虫</w:t>
      </w:r>
      <w:r>
        <w:tab/>
      </w:r>
      <w:r>
        <w:fldChar w:fldCharType="begin"/>
      </w:r>
      <w:r>
        <w:instrText xml:space="preserve"> PAGEREF _Toc195648735 \h </w:instrText>
      </w:r>
      <w:r>
        <w:fldChar w:fldCharType="separate"/>
      </w:r>
      <w:r>
        <w:t>20</w:t>
      </w:r>
      <w:r>
        <w:fldChar w:fldCharType="end"/>
      </w:r>
      <w:r>
        <w:fldChar w:fldCharType="end"/>
      </w:r>
    </w:p>
    <w:p w14:paraId="6AF7E936">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"_Toc195648736" </w:instrText>
      </w:r>
      <w:r>
        <w:fldChar w:fldCharType="separate"/>
      </w:r>
      <w:r>
        <w:rPr>
          <w:rStyle w:val="38"/>
        </w:rPr>
        <w:t>5.2.2 数据清洗及格式化</w:t>
      </w:r>
      <w:r>
        <w:tab/>
      </w:r>
      <w:r>
        <w:fldChar w:fldCharType="begin"/>
      </w:r>
      <w:r>
        <w:instrText xml:space="preserve"> PAGEREF _Toc195648736 \h </w:instrText>
      </w:r>
      <w:r>
        <w:fldChar w:fldCharType="separate"/>
      </w:r>
      <w:r>
        <w:t>21</w:t>
      </w:r>
      <w:r>
        <w:fldChar w:fldCharType="end"/>
      </w:r>
      <w:r>
        <w:fldChar w:fldCharType="end"/>
      </w:r>
    </w:p>
    <w:p w14:paraId="43BAA7EA">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"_Toc195648737" </w:instrText>
      </w:r>
      <w:r>
        <w:fldChar w:fldCharType="separate"/>
      </w:r>
      <w:r>
        <w:rPr>
          <w:rStyle w:val="38"/>
        </w:rPr>
        <w:t>5.2.3 微博实时数据展示</w:t>
      </w:r>
      <w:r>
        <w:tab/>
      </w:r>
      <w:r>
        <w:fldChar w:fldCharType="begin"/>
      </w:r>
      <w:r>
        <w:instrText xml:space="preserve"> PAGEREF _Toc195648737 \h </w:instrText>
      </w:r>
      <w:r>
        <w:fldChar w:fldCharType="separate"/>
      </w:r>
      <w:r>
        <w:t>23</w:t>
      </w:r>
      <w:r>
        <w:fldChar w:fldCharType="end"/>
      </w:r>
      <w:r>
        <w:fldChar w:fldCharType="end"/>
      </w:r>
    </w:p>
    <w:p w14:paraId="6AC89A0A">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"_Toc195648738" </w:instrText>
      </w:r>
      <w:r>
        <w:fldChar w:fldCharType="separate"/>
      </w:r>
      <w:r>
        <w:rPr>
          <w:rStyle w:val="38"/>
          <w:rFonts w:ascii="黑体" w:hAnsi="黑体"/>
        </w:rPr>
        <w:t>5.3</w:t>
      </w:r>
      <w:r>
        <w:rPr>
          <w:rStyle w:val="38"/>
        </w:rPr>
        <w:t xml:space="preserve"> 热度事件分析模块实现</w:t>
      </w:r>
      <w:r>
        <w:tab/>
      </w:r>
      <w:r>
        <w:fldChar w:fldCharType="begin"/>
      </w:r>
      <w:r>
        <w:instrText xml:space="preserve"> PAGEREF _Toc195648738 \h </w:instrText>
      </w:r>
      <w:r>
        <w:fldChar w:fldCharType="separate"/>
      </w:r>
      <w:r>
        <w:t>24</w:t>
      </w:r>
      <w:r>
        <w:fldChar w:fldCharType="end"/>
      </w:r>
      <w:r>
        <w:fldChar w:fldCharType="end"/>
      </w:r>
    </w:p>
    <w:p w14:paraId="2CCA7043">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"_Toc195648739" </w:instrText>
      </w:r>
      <w:r>
        <w:fldChar w:fldCharType="separate"/>
      </w:r>
      <w:r>
        <w:rPr>
          <w:rStyle w:val="38"/>
        </w:rPr>
        <w:t>5.3.1 热度事件得分计算</w:t>
      </w:r>
      <w:r>
        <w:tab/>
      </w:r>
      <w:r>
        <w:fldChar w:fldCharType="begin"/>
      </w:r>
      <w:r>
        <w:instrText xml:space="preserve"> PAGEREF _Toc195648739 \h </w:instrText>
      </w:r>
      <w:r>
        <w:fldChar w:fldCharType="separate"/>
      </w:r>
      <w:r>
        <w:t>24</w:t>
      </w:r>
      <w:r>
        <w:fldChar w:fldCharType="end"/>
      </w:r>
      <w:r>
        <w:fldChar w:fldCharType="end"/>
      </w:r>
    </w:p>
    <w:p w14:paraId="6D419347">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"_Toc195648740" </w:instrText>
      </w:r>
      <w:r>
        <w:fldChar w:fldCharType="separate"/>
      </w:r>
      <w:r>
        <w:rPr>
          <w:rStyle w:val="38"/>
        </w:rPr>
        <w:t>5.3.2 舆情热度计算方法</w:t>
      </w:r>
      <w:r>
        <w:tab/>
      </w:r>
      <w:r>
        <w:fldChar w:fldCharType="begin"/>
      </w:r>
      <w:r>
        <w:instrText xml:space="preserve"> PAGEREF _Toc195648740 \h </w:instrText>
      </w:r>
      <w:r>
        <w:fldChar w:fldCharType="separate"/>
      </w:r>
      <w:r>
        <w:t>24</w:t>
      </w:r>
      <w:r>
        <w:fldChar w:fldCharType="end"/>
      </w:r>
      <w:r>
        <w:fldChar w:fldCharType="end"/>
      </w:r>
    </w:p>
    <w:p w14:paraId="07BBFBF0">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"_Toc195648741" </w:instrText>
      </w:r>
      <w:r>
        <w:fldChar w:fldCharType="separate"/>
      </w:r>
      <w:r>
        <w:rPr>
          <w:rStyle w:val="38"/>
          <w:rFonts w:ascii="黑体" w:hAnsi="黑体"/>
        </w:rPr>
        <w:t>5.4</w:t>
      </w:r>
      <w:r>
        <w:rPr>
          <w:rStyle w:val="38"/>
        </w:rPr>
        <w:t xml:space="preserve"> 帖子舆情分析模块实现</w:t>
      </w:r>
      <w:r>
        <w:tab/>
      </w:r>
      <w:r>
        <w:fldChar w:fldCharType="begin"/>
      </w:r>
      <w:r>
        <w:instrText xml:space="preserve"> PAGEREF _Toc195648741 \h </w:instrText>
      </w:r>
      <w:r>
        <w:fldChar w:fldCharType="separate"/>
      </w:r>
      <w:r>
        <w:t>25</w:t>
      </w:r>
      <w:r>
        <w:fldChar w:fldCharType="end"/>
      </w:r>
      <w:r>
        <w:fldChar w:fldCharType="end"/>
      </w:r>
    </w:p>
    <w:p w14:paraId="51BCE474">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"_Toc195648742" </w:instrText>
      </w:r>
      <w:r>
        <w:fldChar w:fldCharType="separate"/>
      </w:r>
      <w:r>
        <w:rPr>
          <w:rStyle w:val="38"/>
        </w:rPr>
        <w:t>5.4.1 情感分类实现</w:t>
      </w:r>
      <w:r>
        <w:tab/>
      </w:r>
      <w:r>
        <w:fldChar w:fldCharType="begin"/>
      </w:r>
      <w:r>
        <w:instrText xml:space="preserve"> PAGEREF _Toc195648742 \h </w:instrText>
      </w:r>
      <w:r>
        <w:fldChar w:fldCharType="separate"/>
      </w:r>
      <w:r>
        <w:t>25</w:t>
      </w:r>
      <w:r>
        <w:fldChar w:fldCharType="end"/>
      </w:r>
      <w:r>
        <w:fldChar w:fldCharType="end"/>
      </w:r>
    </w:p>
    <w:p w14:paraId="56950DCE">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"_Toc195648743" </w:instrText>
      </w:r>
      <w:r>
        <w:fldChar w:fldCharType="separate"/>
      </w:r>
      <w:r>
        <w:rPr>
          <w:rStyle w:val="38"/>
        </w:rPr>
        <w:t>5.4.2 热门帖子分析与展示</w:t>
      </w:r>
      <w:r>
        <w:tab/>
      </w:r>
      <w:r>
        <w:fldChar w:fldCharType="begin"/>
      </w:r>
      <w:r>
        <w:instrText xml:space="preserve"> PAGEREF _Toc195648743 \h </w:instrText>
      </w:r>
      <w:r>
        <w:fldChar w:fldCharType="separate"/>
      </w:r>
      <w:r>
        <w:t>26</w:t>
      </w:r>
      <w:r>
        <w:fldChar w:fldCharType="end"/>
      </w:r>
      <w:r>
        <w:fldChar w:fldCharType="end"/>
      </w:r>
    </w:p>
    <w:p w14:paraId="2F3F859B">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"_Toc195648744" </w:instrText>
      </w:r>
      <w:r>
        <w:fldChar w:fldCharType="separate"/>
      </w:r>
      <w:r>
        <w:rPr>
          <w:rStyle w:val="38"/>
          <w:rFonts w:ascii="黑体" w:hAnsi="黑体"/>
        </w:rPr>
        <w:t>5.5</w:t>
      </w:r>
      <w:r>
        <w:rPr>
          <w:rStyle w:val="38"/>
        </w:rPr>
        <w:t xml:space="preserve"> 用户活跃度分析模块实现</w:t>
      </w:r>
      <w:r>
        <w:tab/>
      </w:r>
      <w:r>
        <w:fldChar w:fldCharType="begin"/>
      </w:r>
      <w:r>
        <w:instrText xml:space="preserve"> PAGEREF _Toc195648744 \h </w:instrText>
      </w:r>
      <w:r>
        <w:fldChar w:fldCharType="separate"/>
      </w:r>
      <w:r>
        <w:t>27</w:t>
      </w:r>
      <w:r>
        <w:fldChar w:fldCharType="end"/>
      </w:r>
      <w:r>
        <w:fldChar w:fldCharType="end"/>
      </w:r>
    </w:p>
    <w:p w14:paraId="32F5691F">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"_Toc195648745" </w:instrText>
      </w:r>
      <w:r>
        <w:fldChar w:fldCharType="separate"/>
      </w:r>
      <w:r>
        <w:rPr>
          <w:rStyle w:val="38"/>
          <w:rFonts w:ascii="黑体" w:hAnsi="黑体"/>
        </w:rPr>
        <w:t>5.6</w:t>
      </w:r>
      <w:r>
        <w:rPr>
          <w:rStyle w:val="38"/>
        </w:rPr>
        <w:t xml:space="preserve"> 评论舆情分析模块实现</w:t>
      </w:r>
      <w:r>
        <w:tab/>
      </w:r>
      <w:r>
        <w:fldChar w:fldCharType="begin"/>
      </w:r>
      <w:r>
        <w:instrText xml:space="preserve"> PAGEREF _Toc195648745 \h </w:instrText>
      </w:r>
      <w:r>
        <w:fldChar w:fldCharType="separate"/>
      </w:r>
      <w:r>
        <w:t>27</w:t>
      </w:r>
      <w:r>
        <w:fldChar w:fldCharType="end"/>
      </w:r>
      <w:r>
        <w:fldChar w:fldCharType="end"/>
      </w:r>
    </w:p>
    <w:p w14:paraId="0BCE8DA0">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"_Toc195648746" </w:instrText>
      </w:r>
      <w:r>
        <w:fldChar w:fldCharType="separate"/>
      </w:r>
      <w:r>
        <w:rPr>
          <w:rStyle w:val="38"/>
        </w:rPr>
        <w:t>5.6.1 热门评论分析与展示</w:t>
      </w:r>
      <w:r>
        <w:tab/>
      </w:r>
      <w:r>
        <w:fldChar w:fldCharType="begin"/>
      </w:r>
      <w:r>
        <w:instrText xml:space="preserve"> PAGEREF _Toc195648746 \h </w:instrText>
      </w:r>
      <w:r>
        <w:fldChar w:fldCharType="separate"/>
      </w:r>
      <w:r>
        <w:t>28</w:t>
      </w:r>
      <w:r>
        <w:fldChar w:fldCharType="end"/>
      </w:r>
      <w:r>
        <w:fldChar w:fldCharType="end"/>
      </w:r>
    </w:p>
    <w:p w14:paraId="0E1BF1EB">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"_Toc195648747" </w:instrText>
      </w:r>
      <w:r>
        <w:fldChar w:fldCharType="separate"/>
      </w:r>
      <w:r>
        <w:rPr>
          <w:rStyle w:val="38"/>
        </w:rPr>
        <w:t>5.6.2 关键词云图实现</w:t>
      </w:r>
      <w:r>
        <w:tab/>
      </w:r>
      <w:r>
        <w:fldChar w:fldCharType="begin"/>
      </w:r>
      <w:r>
        <w:instrText xml:space="preserve"> PAGEREF _Toc195648747 \h </w:instrText>
      </w:r>
      <w:r>
        <w:fldChar w:fldCharType="separate"/>
      </w:r>
      <w:r>
        <w:t>28</w:t>
      </w:r>
      <w:r>
        <w:fldChar w:fldCharType="end"/>
      </w:r>
      <w:r>
        <w:fldChar w:fldCharType="end"/>
      </w:r>
    </w:p>
    <w:p w14:paraId="611C8016">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"_Toc195648748" </w:instrText>
      </w:r>
      <w:r>
        <w:fldChar w:fldCharType="separate"/>
      </w:r>
      <w:r>
        <w:rPr>
          <w:rStyle w:val="38"/>
          <w:rFonts w:ascii="黑体" w:hAnsi="黑体"/>
        </w:rPr>
        <w:t>5.7</w:t>
      </w:r>
      <w:r>
        <w:rPr>
          <w:rStyle w:val="38"/>
        </w:rPr>
        <w:t xml:space="preserve"> 舆情预测模块实现</w:t>
      </w:r>
      <w:r>
        <w:tab/>
      </w:r>
      <w:r>
        <w:fldChar w:fldCharType="begin"/>
      </w:r>
      <w:r>
        <w:instrText xml:space="preserve"> PAGEREF _Toc195648748 \h </w:instrText>
      </w:r>
      <w:r>
        <w:fldChar w:fldCharType="separate"/>
      </w:r>
      <w:r>
        <w:t>29</w:t>
      </w:r>
      <w:r>
        <w:fldChar w:fldCharType="end"/>
      </w:r>
      <w:r>
        <w:fldChar w:fldCharType="end"/>
      </w:r>
    </w:p>
    <w:p w14:paraId="1D6AC348">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"_Toc195648749" </w:instrText>
      </w:r>
      <w:r>
        <w:fldChar w:fldCharType="separate"/>
      </w:r>
      <w:r>
        <w:rPr>
          <w:rStyle w:val="38"/>
        </w:rPr>
        <w:t>5.7.1 舆情预测数据预处理</w:t>
      </w:r>
      <w:r>
        <w:tab/>
      </w:r>
      <w:r>
        <w:fldChar w:fldCharType="begin"/>
      </w:r>
      <w:r>
        <w:instrText xml:space="preserve"> PAGEREF _Toc195648749 \h </w:instrText>
      </w:r>
      <w:r>
        <w:fldChar w:fldCharType="separate"/>
      </w:r>
      <w:r>
        <w:t>29</w:t>
      </w:r>
      <w:r>
        <w:fldChar w:fldCharType="end"/>
      </w:r>
      <w:r>
        <w:fldChar w:fldCharType="end"/>
      </w:r>
    </w:p>
    <w:p w14:paraId="23D25B3A">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"_Toc195648750" </w:instrText>
      </w:r>
      <w:r>
        <w:fldChar w:fldCharType="separate"/>
      </w:r>
      <w:r>
        <w:rPr>
          <w:rStyle w:val="38"/>
        </w:rPr>
        <w:t>5.7.2 舆情预测模型构建</w:t>
      </w:r>
      <w:r>
        <w:tab/>
      </w:r>
      <w:r>
        <w:fldChar w:fldCharType="begin"/>
      </w:r>
      <w:r>
        <w:instrText xml:space="preserve"> PAGEREF _Toc195648750 \h </w:instrText>
      </w:r>
      <w:r>
        <w:fldChar w:fldCharType="separate"/>
      </w:r>
      <w:r>
        <w:t>29</w:t>
      </w:r>
      <w:r>
        <w:fldChar w:fldCharType="end"/>
      </w:r>
      <w:r>
        <w:fldChar w:fldCharType="end"/>
      </w:r>
    </w:p>
    <w:p w14:paraId="58029124">
      <w:pPr>
        <w:pStyle w:val="16"/>
        <w:spacing w:before="0" w:after="0"/>
        <w:rPr>
          <w:rFonts w:asciiTheme="minorHAnsi" w:hAnsiTheme="minorHAnsi" w:eastAsiaTheme="minorEastAsia" w:cstheme="minorBidi"/>
          <w:iCs w:val="0"/>
          <w:sz w:val="22"/>
          <w:szCs w:val="24"/>
          <w14:ligatures w14:val="standardContextual"/>
        </w:rPr>
      </w:pPr>
      <w:r>
        <w:fldChar w:fldCharType="begin"/>
      </w:r>
      <w:r>
        <w:instrText xml:space="preserve"> HYPERLINK \l "_Toc195648751" </w:instrText>
      </w:r>
      <w:r>
        <w:fldChar w:fldCharType="separate"/>
      </w:r>
      <w:r>
        <w:rPr>
          <w:rStyle w:val="38"/>
        </w:rPr>
        <w:t>5.7.3 舆情预测结果可视化</w:t>
      </w:r>
      <w:r>
        <w:tab/>
      </w:r>
      <w:r>
        <w:fldChar w:fldCharType="begin"/>
      </w:r>
      <w:r>
        <w:instrText xml:space="preserve"> PAGEREF _Toc195648751 \h </w:instrText>
      </w:r>
      <w:r>
        <w:fldChar w:fldCharType="separate"/>
      </w:r>
      <w:r>
        <w:t>30</w:t>
      </w:r>
      <w:r>
        <w:fldChar w:fldCharType="end"/>
      </w:r>
      <w:r>
        <w:fldChar w:fldCharType="end"/>
      </w:r>
    </w:p>
    <w:p w14:paraId="75870072">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"_Toc195648752" </w:instrText>
      </w:r>
      <w:r>
        <w:fldChar w:fldCharType="separate"/>
      </w:r>
      <w:r>
        <w:rPr>
          <w:rStyle w:val="38"/>
          <w:rFonts w:ascii="黑体" w:hAnsi="黑体"/>
        </w:rPr>
        <w:t>5.8</w:t>
      </w:r>
      <w:r>
        <w:rPr>
          <w:rStyle w:val="38"/>
        </w:rPr>
        <w:t xml:space="preserve"> 数据库存储实现</w:t>
      </w:r>
      <w:r>
        <w:tab/>
      </w:r>
      <w:r>
        <w:fldChar w:fldCharType="begin"/>
      </w:r>
      <w:r>
        <w:instrText xml:space="preserve"> PAGEREF _Toc195648752 \h </w:instrText>
      </w:r>
      <w:r>
        <w:fldChar w:fldCharType="separate"/>
      </w:r>
      <w:r>
        <w:t>30</w:t>
      </w:r>
      <w:r>
        <w:fldChar w:fldCharType="end"/>
      </w:r>
      <w:r>
        <w:fldChar w:fldCharType="end"/>
      </w:r>
    </w:p>
    <w:p w14:paraId="5729049B">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"_Toc195648753" </w:instrText>
      </w:r>
      <w:r>
        <w:fldChar w:fldCharType="separate"/>
      </w:r>
      <w:r>
        <w:rPr>
          <w:rStyle w:val="38"/>
          <w:rFonts w:ascii="黑体" w:hAnsi="黑体"/>
        </w:rPr>
        <w:t>5.9</w:t>
      </w:r>
      <w:r>
        <w:rPr>
          <w:rStyle w:val="38"/>
        </w:rPr>
        <w:t xml:space="preserve"> 本章小结</w:t>
      </w:r>
      <w:r>
        <w:tab/>
      </w:r>
      <w:r>
        <w:fldChar w:fldCharType="begin"/>
      </w:r>
      <w:r>
        <w:instrText xml:space="preserve"> PAGEREF _Toc195648753 \h </w:instrText>
      </w:r>
      <w:r>
        <w:fldChar w:fldCharType="separate"/>
      </w:r>
      <w:r>
        <w:t>31</w:t>
      </w:r>
      <w:r>
        <w:fldChar w:fldCharType="end"/>
      </w:r>
      <w:r>
        <w:fldChar w:fldCharType="end"/>
      </w:r>
    </w:p>
    <w:p w14:paraId="5BA29D6D">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"_Toc195648754" </w:instrText>
      </w:r>
      <w:r>
        <w:fldChar w:fldCharType="separate"/>
      </w:r>
      <w:r>
        <w:rPr>
          <w:rStyle w:val="38"/>
          <w:rFonts w:ascii="黑体" w:hAnsi="黑体"/>
        </w:rPr>
        <w:t>6</w:t>
      </w:r>
      <w:r>
        <w:rPr>
          <w:rStyle w:val="38"/>
        </w:rPr>
        <w:t xml:space="preserve"> 系统测试</w:t>
      </w:r>
      <w:r>
        <w:tab/>
      </w:r>
      <w:r>
        <w:fldChar w:fldCharType="begin"/>
      </w:r>
      <w:r>
        <w:instrText xml:space="preserve"> PAGEREF _Toc195648754 \h </w:instrText>
      </w:r>
      <w:r>
        <w:fldChar w:fldCharType="separate"/>
      </w:r>
      <w:r>
        <w:t>32</w:t>
      </w:r>
      <w:r>
        <w:fldChar w:fldCharType="end"/>
      </w:r>
      <w:r>
        <w:fldChar w:fldCharType="end"/>
      </w:r>
    </w:p>
    <w:p w14:paraId="087E46C0">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"_Toc195648755" </w:instrText>
      </w:r>
      <w:r>
        <w:fldChar w:fldCharType="separate"/>
      </w:r>
      <w:r>
        <w:rPr>
          <w:rStyle w:val="38"/>
          <w:rFonts w:ascii="黑体" w:hAnsi="黑体"/>
        </w:rPr>
        <w:t>6.1</w:t>
      </w:r>
      <w:r>
        <w:rPr>
          <w:rStyle w:val="38"/>
        </w:rPr>
        <w:t xml:space="preserve"> 测试环境</w:t>
      </w:r>
      <w:r>
        <w:tab/>
      </w:r>
      <w:r>
        <w:fldChar w:fldCharType="begin"/>
      </w:r>
      <w:r>
        <w:instrText xml:space="preserve"> PAGEREF _Toc195648755 \h </w:instrText>
      </w:r>
      <w:r>
        <w:fldChar w:fldCharType="separate"/>
      </w:r>
      <w:r>
        <w:t>32</w:t>
      </w:r>
      <w:r>
        <w:fldChar w:fldCharType="end"/>
      </w:r>
      <w:r>
        <w:fldChar w:fldCharType="end"/>
      </w:r>
    </w:p>
    <w:p w14:paraId="6F6CF9A8">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"_Toc195648756" </w:instrText>
      </w:r>
      <w:r>
        <w:fldChar w:fldCharType="separate"/>
      </w:r>
      <w:r>
        <w:rPr>
          <w:rStyle w:val="38"/>
          <w:rFonts w:ascii="黑体" w:hAnsi="黑体"/>
        </w:rPr>
        <w:t>6.2</w:t>
      </w:r>
      <w:r>
        <w:rPr>
          <w:rStyle w:val="38"/>
        </w:rPr>
        <w:t xml:space="preserve"> 测试方法</w:t>
      </w:r>
      <w:r>
        <w:tab/>
      </w:r>
      <w:r>
        <w:fldChar w:fldCharType="begin"/>
      </w:r>
      <w:r>
        <w:instrText xml:space="preserve"> PAGEREF _Toc195648756 \h </w:instrText>
      </w:r>
      <w:r>
        <w:fldChar w:fldCharType="separate"/>
      </w:r>
      <w:r>
        <w:t>32</w:t>
      </w:r>
      <w:r>
        <w:fldChar w:fldCharType="end"/>
      </w:r>
      <w:r>
        <w:fldChar w:fldCharType="end"/>
      </w:r>
    </w:p>
    <w:p w14:paraId="42B28DEE">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"_Toc195648757" </w:instrText>
      </w:r>
      <w:r>
        <w:fldChar w:fldCharType="separate"/>
      </w:r>
      <w:r>
        <w:rPr>
          <w:rStyle w:val="38"/>
          <w:rFonts w:ascii="黑体" w:hAnsi="黑体"/>
        </w:rPr>
        <w:t>6.3</w:t>
      </w:r>
      <w:r>
        <w:rPr>
          <w:rStyle w:val="38"/>
        </w:rPr>
        <w:t xml:space="preserve"> 改进方案</w:t>
      </w:r>
      <w:r>
        <w:tab/>
      </w:r>
      <w:r>
        <w:fldChar w:fldCharType="begin"/>
      </w:r>
      <w:r>
        <w:instrText xml:space="preserve"> PAGEREF _Toc195648757 \h </w:instrText>
      </w:r>
      <w:r>
        <w:fldChar w:fldCharType="separate"/>
      </w:r>
      <w:r>
        <w:t>33</w:t>
      </w:r>
      <w:r>
        <w:fldChar w:fldCharType="end"/>
      </w:r>
      <w:r>
        <w:fldChar w:fldCharType="end"/>
      </w:r>
    </w:p>
    <w:p w14:paraId="56FBAC84">
      <w:pPr>
        <w:pStyle w:val="26"/>
        <w:spacing w:before="0" w:after="0"/>
        <w:rPr>
          <w:rFonts w:asciiTheme="minorHAnsi" w:hAnsiTheme="minorHAnsi" w:eastAsiaTheme="minorEastAsia" w:cstheme="minorBidi"/>
          <w:smallCaps w:val="0"/>
          <w:sz w:val="22"/>
          <w:szCs w:val="24"/>
          <w14:ligatures w14:val="standardContextual"/>
        </w:rPr>
      </w:pPr>
      <w:r>
        <w:fldChar w:fldCharType="begin"/>
      </w:r>
      <w:r>
        <w:instrText xml:space="preserve"> HYPERLINK \l "_Toc195648758" </w:instrText>
      </w:r>
      <w:r>
        <w:fldChar w:fldCharType="separate"/>
      </w:r>
      <w:r>
        <w:rPr>
          <w:rStyle w:val="38"/>
          <w:rFonts w:ascii="黑体" w:hAnsi="黑体"/>
        </w:rPr>
        <w:t>6.4</w:t>
      </w:r>
      <w:r>
        <w:rPr>
          <w:rStyle w:val="38"/>
        </w:rPr>
        <w:t xml:space="preserve"> 本章小结</w:t>
      </w:r>
      <w:r>
        <w:tab/>
      </w:r>
      <w:r>
        <w:fldChar w:fldCharType="begin"/>
      </w:r>
      <w:r>
        <w:instrText xml:space="preserve"> PAGEREF _Toc195648758 \h </w:instrText>
      </w:r>
      <w:r>
        <w:fldChar w:fldCharType="separate"/>
      </w:r>
      <w:r>
        <w:t>33</w:t>
      </w:r>
      <w:r>
        <w:fldChar w:fldCharType="end"/>
      </w:r>
      <w:r>
        <w:fldChar w:fldCharType="end"/>
      </w:r>
    </w:p>
    <w:p w14:paraId="1016219E">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"_Toc195648759" </w:instrText>
      </w:r>
      <w:r>
        <w:fldChar w:fldCharType="separate"/>
      </w:r>
      <w:r>
        <w:rPr>
          <w:rStyle w:val="38"/>
          <w:rFonts w:ascii="黑体" w:hAnsi="黑体"/>
        </w:rPr>
        <w:t>7</w:t>
      </w:r>
      <w:r>
        <w:rPr>
          <w:rStyle w:val="38"/>
        </w:rPr>
        <w:t xml:space="preserve"> 工作总结和心得体会</w:t>
      </w:r>
      <w:r>
        <w:tab/>
      </w:r>
      <w:r>
        <w:fldChar w:fldCharType="begin"/>
      </w:r>
      <w:r>
        <w:instrText xml:space="preserve"> PAGEREF _Toc195648759 \h </w:instrText>
      </w:r>
      <w:r>
        <w:fldChar w:fldCharType="separate"/>
      </w:r>
      <w:r>
        <w:t>34</w:t>
      </w:r>
      <w:r>
        <w:fldChar w:fldCharType="end"/>
      </w:r>
      <w:r>
        <w:fldChar w:fldCharType="end"/>
      </w:r>
    </w:p>
    <w:p w14:paraId="3C145FD3">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"_Toc195648760" </w:instrText>
      </w:r>
      <w:r>
        <w:fldChar w:fldCharType="separate"/>
      </w:r>
      <w:r>
        <w:rPr>
          <w:rStyle w:val="38"/>
        </w:rPr>
        <w:t>参考文献</w:t>
      </w:r>
      <w:r>
        <w:tab/>
      </w:r>
      <w:r>
        <w:fldChar w:fldCharType="begin"/>
      </w:r>
      <w:r>
        <w:instrText xml:space="preserve"> PAGEREF _Toc195648760 \h </w:instrText>
      </w:r>
      <w:r>
        <w:fldChar w:fldCharType="separate"/>
      </w:r>
      <w:r>
        <w:t>35</w:t>
      </w:r>
      <w:r>
        <w:fldChar w:fldCharType="end"/>
      </w:r>
      <w:r>
        <w:fldChar w:fldCharType="end"/>
      </w:r>
    </w:p>
    <w:p w14:paraId="74ACE8AE">
      <w:pPr>
        <w:pStyle w:val="23"/>
        <w:spacing w:before="0" w:after="0"/>
        <w:rPr>
          <w:rFonts w:asciiTheme="minorHAnsi" w:hAnsiTheme="minorHAnsi" w:eastAsiaTheme="minorEastAsia" w:cstheme="minorBidi"/>
          <w:b w:val="0"/>
          <w:caps w:val="0"/>
          <w:sz w:val="22"/>
          <w:szCs w:val="24"/>
          <w14:ligatures w14:val="standardContextual"/>
        </w:rPr>
      </w:pPr>
      <w:r>
        <w:fldChar w:fldCharType="begin"/>
      </w:r>
      <w:r>
        <w:instrText xml:space="preserve"> HYPERLINK \l "_Toc195648761" </w:instrText>
      </w:r>
      <w:r>
        <w:fldChar w:fldCharType="separate"/>
      </w:r>
      <w:r>
        <w:rPr>
          <w:rStyle w:val="38"/>
        </w:rPr>
        <w:t>致  谢</w:t>
      </w:r>
      <w:r>
        <w:tab/>
      </w:r>
      <w:r>
        <w:fldChar w:fldCharType="begin"/>
      </w:r>
      <w:r>
        <w:instrText xml:space="preserve"> PAGEREF _Toc195648761 \h </w:instrText>
      </w:r>
      <w:r>
        <w:fldChar w:fldCharType="separate"/>
      </w:r>
      <w:r>
        <w:t>38</w:t>
      </w:r>
      <w:r>
        <w:fldChar w:fldCharType="end"/>
      </w:r>
      <w:r>
        <w:fldChar w:fldCharType="end"/>
      </w:r>
    </w:p>
    <w:p w14:paraId="0929346F">
      <w:r>
        <w:rPr>
          <w:b/>
          <w:bCs/>
          <w:lang w:val="zh-CN"/>
        </w:rPr>
        <w:fldChar w:fldCharType="end"/>
      </w:r>
      <w:commentRangeEnd w:id="2"/>
      <w:r>
        <w:commentReference w:id="2"/>
      </w:r>
      <w:commentRangeEnd w:id="3"/>
      <w:r>
        <w:commentReference w:id="3"/>
      </w:r>
    </w:p>
    <w:p w14:paraId="26F48753">
      <w:pPr>
        <w:pStyle w:val="23"/>
        <w:spacing w:line="330" w:lineRule="exact"/>
      </w:pPr>
    </w:p>
    <w:p w14:paraId="6EB03ACA">
      <w:pPr>
        <w:pStyle w:val="23"/>
        <w:spacing w:line="330" w:lineRule="exact"/>
        <w:sectPr>
          <w:footerReference r:id="rId14" w:type="first"/>
          <w:pgSz w:w="11907" w:h="16840"/>
          <w:pgMar w:top="1440" w:right="1440" w:bottom="1440" w:left="1440" w:header="567" w:footer="851" w:gutter="0"/>
          <w:pgNumType w:fmt="upperRoman" w:start="1"/>
          <w:cols w:space="720" w:num="1"/>
          <w:titlePg/>
          <w:docGrid w:type="linesAndChars" w:linePitch="290" w:charSpace="-3674"/>
        </w:sectPr>
      </w:pPr>
      <w:r>
        <w:fldChar w:fldCharType="begin"/>
      </w:r>
      <w:r>
        <w:instrText xml:space="preserve"> TOC \o "1-5" \h \z \u </w:instrText>
      </w:r>
      <w:r>
        <w:fldChar w:fldCharType="separate"/>
      </w:r>
      <w:r>
        <w:fldChar w:fldCharType="end"/>
      </w:r>
      <w:bookmarkStart w:id="3" w:name="_Toc130202644"/>
    </w:p>
    <w:p w14:paraId="79CC4766">
      <w:pPr>
        <w:pStyle w:val="2"/>
      </w:pPr>
      <w:bookmarkStart w:id="4" w:name="_Toc195648691"/>
      <w:bookmarkStart w:id="5" w:name="_Toc36193137"/>
      <w:bookmarkStart w:id="6" w:name="_Ref130208393"/>
      <w:r>
        <w:rPr>
          <w:rFonts w:hint="eastAsia"/>
        </w:rPr>
        <w:t>绪论</w:t>
      </w:r>
      <w:bookmarkEnd w:id="3"/>
      <w:bookmarkEnd w:id="4"/>
      <w:bookmarkEnd w:id="5"/>
      <w:bookmarkEnd w:id="6"/>
    </w:p>
    <w:p w14:paraId="2CDC032D">
      <w:pPr>
        <w:pStyle w:val="57"/>
      </w:pPr>
      <w:bookmarkStart w:id="7" w:name="_Toc36193138"/>
      <w:r>
        <w:rPr>
          <w:rFonts w:hint="eastAsia"/>
        </w:rPr>
        <w:t xml:space="preserve"> </w:t>
      </w:r>
      <w:bookmarkStart w:id="8" w:name="_Toc195648692"/>
      <w:r>
        <w:rPr>
          <w:rFonts w:hint="eastAsia"/>
        </w:rPr>
        <w:t>研究背景</w:t>
      </w:r>
      <w:bookmarkEnd w:id="7"/>
      <w:bookmarkEnd w:id="8"/>
    </w:p>
    <w:p w14:paraId="4E2C0D9B">
      <w:pPr>
        <w:pStyle w:val="10"/>
      </w:pPr>
      <w:commentRangeStart w:id="4"/>
      <w:r>
        <w:rPr>
          <w:rFonts w:hint="eastAsia"/>
        </w:rPr>
        <w:t>社交媒体作为信息传播的核心载体，其海量用户生成内容已成为反映社会情绪、舆论动态及公共事件的重要数据源。微博作为中国最具代表性的开放性社交平台，日均活跃用户超亿级，其文本数据覆盖政治、经济、文化等多元领域，为舆情分析提供了丰富的研究对象。</w:t>
      </w:r>
      <w:r>
        <w:fldChar w:fldCharType="begin"/>
      </w:r>
      <w:r>
        <w:instrText xml:space="preserve"> </w:instrText>
      </w:r>
      <w:r>
        <w:rPr>
          <w:rFonts w:hint="eastAsia"/>
        </w:rPr>
        <w:instrText xml:space="preserve">REF _Ref195637652 \r \h</w:instrText>
      </w:r>
      <w:r>
        <w:instrText xml:space="preserve">  \* MERGEFORMAT </w:instrText>
      </w:r>
      <w:r>
        <w:fldChar w:fldCharType="separate"/>
      </w:r>
      <w:r>
        <w:rPr>
          <w:vertAlign w:val="superscript"/>
        </w:rPr>
        <w:t>[1]</w:t>
      </w:r>
      <w:r>
        <w:fldChar w:fldCharType="end"/>
      </w:r>
      <w:r>
        <w:rPr>
          <w:rFonts w:hint="eastAsia"/>
        </w:rPr>
        <w:t>传统舆情监测依赖人工标注或简单统计方法，难以应对数据规模庞大、语义复杂及实时性要求高等挑战。随着深度学习技术的突破，基于Python的自然语言处理工具显著提升了文本语义理解能力，为舆情分析的自动化与智能化提供了技术支撑。</w:t>
      </w:r>
      <w:commentRangeStart w:id="5"/>
      <w:r>
        <w:rPr>
          <w:rFonts w:hint="eastAsia"/>
        </w:rPr>
        <w:t>例如，BERT模型通过自注意力机制有效捕捉长文本依赖关系，结合微博文本的情感分类任务，在特定数据集上已实现87%的准确率</w:t>
      </w:r>
      <w:r>
        <w:fldChar w:fldCharType="begin"/>
      </w:r>
      <w:r>
        <w:instrText xml:space="preserve"> </w:instrText>
      </w:r>
      <w:r>
        <w:rPr>
          <w:rFonts w:hint="eastAsia"/>
        </w:rPr>
        <w:instrText xml:space="preserve">REF _Ref195637657 \r \h</w:instrText>
      </w:r>
      <w:r>
        <w:instrText xml:space="preserve">  \* MERGEFORMAT </w:instrText>
      </w:r>
      <w:r>
        <w:fldChar w:fldCharType="separate"/>
      </w:r>
      <w:r>
        <w:rPr>
          <w:vertAlign w:val="superscript"/>
        </w:rPr>
        <w:t>[2]</w:t>
      </w:r>
      <w:r>
        <w:fldChar w:fldCharType="end"/>
      </w:r>
      <w:r>
        <w:rPr>
          <w:rFonts w:hint="eastAsia"/>
        </w:rPr>
        <w:t>。此外，系统化分析还需整合数据采集、预处理、模型构建及可视化展示等模块，例如Scrapy框架可突破反爬机制实现高效数据抓取，而LSTM模型能动态追踪舆情演变趋势</w:t>
      </w:r>
      <w:r>
        <w:fldChar w:fldCharType="begin"/>
      </w:r>
      <w:r>
        <w:instrText xml:space="preserve"> </w:instrText>
      </w:r>
      <w:r>
        <w:rPr>
          <w:rFonts w:hint="eastAsia"/>
        </w:rPr>
        <w:instrText xml:space="preserve">REF _Ref195637662 \r \h</w:instrText>
      </w:r>
      <w:r>
        <w:instrText xml:space="preserve">  \* MERGEFORMAT </w:instrText>
      </w:r>
      <w:r>
        <w:fldChar w:fldCharType="separate"/>
      </w:r>
      <w:r>
        <w:rPr>
          <w:vertAlign w:val="superscript"/>
        </w:rPr>
        <w:t>[3]</w:t>
      </w:r>
      <w:r>
        <w:fldChar w:fldCharType="end"/>
      </w:r>
      <w:r>
        <w:rPr>
          <w:rFonts w:hint="eastAsia"/>
        </w:rPr>
        <w:t>。</w:t>
      </w:r>
      <w:commentRangeEnd w:id="5"/>
      <w:r>
        <w:commentReference w:id="5"/>
      </w:r>
    </w:p>
    <w:p w14:paraId="45B0AEFD">
      <w:pPr>
        <w:pStyle w:val="10"/>
        <w:rPr>
          <w:rFonts w:hint="eastAsia"/>
        </w:rPr>
      </w:pPr>
      <w:commentRangeStart w:id="6"/>
      <w:r>
        <w:rPr>
          <w:rFonts w:hint="eastAsia"/>
        </w:rPr>
        <w:t>根据中国互联网络信息中心（CNNIC）最新数据，截至2024年12月，微博月活跃用户数已突破6亿，日均产生超5亿条文本数据，其中蕴含的社会舆论动态与情感倾向对公共治理、企业决策及社会风险预警具有重要价值。然而，微博数据的海量性、碎片化及语义复杂性导致传统舆情分析方法面临处理效率低、情感识别精度不足等瓶颈。</w:t>
      </w:r>
      <w:commentRangeEnd w:id="4"/>
      <w:r>
        <w:commentReference w:id="4"/>
      </w:r>
      <w:commentRangeEnd w:id="6"/>
      <w:r>
        <w:commentReference w:id="6"/>
      </w:r>
    </w:p>
    <w:p w14:paraId="3CF9FCF3">
      <w:pPr>
        <w:pStyle w:val="10"/>
      </w:pPr>
      <w:r>
        <w:rPr>
          <w:rFonts w:hint="eastAsia"/>
        </w:rPr>
        <w:t>在此背景下，本研究以Python技术为核心构建微博舆情分析系统，通过整合数据处理、机器学习算法与可视化技术，旨在实现对微博数据的舆情监测、数据分析及可视化。</w:t>
      </w:r>
    </w:p>
    <w:p w14:paraId="66B03E66">
      <w:pPr>
        <w:pStyle w:val="10"/>
      </w:pPr>
      <w:commentRangeStart w:id="7"/>
      <w:r>
        <w:rPr>
          <w:rFonts w:hint="eastAsia"/>
        </w:rPr>
        <w:t>本研究的现实意义体现在三方面：其一，技术层面通过引入朴素贝叶斯、</w:t>
      </w:r>
      <w:r>
        <w:t>ARIMA</w:t>
      </w:r>
      <w:r>
        <w:rPr>
          <w:rFonts w:hint="eastAsia"/>
        </w:rPr>
        <w:t>、BERT等机器学习模型，突破传统情感分析对人工标注词典的依赖，提升对网络非结构化文本的情感倾向识别能力；其二，社会应用层面构建的舆情预警模块可捕捉突发事件中的情绪极化现象，系统集成的舆情预警模块和预测分析模块实现了实时舆情监控与风险预判的功能，通过设置关键词敏感度阈值实现负面舆情的前置干预，利用热力图与词云直观呈现地域传播特征与舆论焦点</w:t>
      </w:r>
      <w:r>
        <w:fldChar w:fldCharType="begin"/>
      </w:r>
      <w:r>
        <w:instrText xml:space="preserve"> </w:instrText>
      </w:r>
      <w:r>
        <w:rPr>
          <w:rFonts w:hint="eastAsia"/>
        </w:rPr>
        <w:instrText xml:space="preserve">REF _Ref195637667 \r \h</w:instrText>
      </w:r>
      <w:r>
        <w:instrText xml:space="preserve">  \* MERGEFORMAT </w:instrText>
      </w:r>
      <w:r>
        <w:fldChar w:fldCharType="separate"/>
      </w:r>
      <w:r>
        <w:rPr>
          <w:vertAlign w:val="superscript"/>
        </w:rPr>
        <w:t>[4]</w:t>
      </w:r>
      <w:r>
        <w:fldChar w:fldCharType="end"/>
      </w:r>
      <w:r>
        <w:rPr>
          <w:rFonts w:hint="eastAsia"/>
        </w:rPr>
        <w:t>。系统实现了多维度可视化的功能，包括情感分布饼图、地域热力图、热度趋势折线图等，将复杂数据转化为决策依据，能够辅助制定舆情应对策略。理论层面，本研究验证了Python开源工具链（如jieba分词、ECharts可视化、Requests库）在社交媒体分析中的适用性，为开源技术在舆情领域的规模化应用提供了实证案例，同时揭示了现有技术的局限性：例如舆情分析中对网络用语、讽刺语境的识别不足，以及预测模型在非线性舆情演变中的泛化能力瓶颈，这些发现为后续研究指明了优化方向</w:t>
      </w:r>
      <w:r>
        <w:fldChar w:fldCharType="begin"/>
      </w:r>
      <w:r>
        <w:instrText xml:space="preserve"> </w:instrText>
      </w:r>
      <w:r>
        <w:rPr>
          <w:rFonts w:hint="eastAsia"/>
        </w:rPr>
        <w:instrText xml:space="preserve">REF _Ref195637708 \r \h</w:instrText>
      </w:r>
      <w:r>
        <w:instrText xml:space="preserve">  \* MERGEFORMAT </w:instrText>
      </w:r>
      <w:r>
        <w:fldChar w:fldCharType="separate"/>
      </w:r>
      <w:r>
        <w:rPr>
          <w:vertAlign w:val="superscript"/>
        </w:rPr>
        <w:t>[5]</w:t>
      </w:r>
      <w:r>
        <w:fldChar w:fldCharType="end"/>
      </w:r>
      <w:r>
        <w:rPr>
          <w:rFonts w:hint="eastAsia"/>
        </w:rPr>
        <w:t>。</w:t>
      </w:r>
      <w:commentRangeEnd w:id="7"/>
      <w:r>
        <w:commentReference w:id="7"/>
      </w:r>
    </w:p>
    <w:p w14:paraId="6F022C8C">
      <w:pPr>
        <w:pStyle w:val="57"/>
      </w:pPr>
      <w:bookmarkStart w:id="9" w:name="_Toc195648693"/>
      <w:r>
        <w:rPr>
          <w:rFonts w:hint="eastAsia"/>
        </w:rPr>
        <w:t>国内外研究现状</w:t>
      </w:r>
      <w:bookmarkEnd w:id="9"/>
    </w:p>
    <w:p w14:paraId="4173E6A7">
      <w:pPr>
        <w:pStyle w:val="10"/>
      </w:pPr>
      <w:r>
        <w:rPr>
          <w:rFonts w:hint="eastAsia"/>
        </w:rPr>
        <w:t>微博作为中国最大的中文社交媒体平台，其舆情监测与分析技术一直是国内外研究热点。在基础理论层面，舆情分析技术已从传统的基于词典的规则方法（如LIWC、BosonNLP）发展为结合深度学习的混合模型，例如Liu等学者提出的结合词向量与LSTM的中文情感分类框架显著提升了复杂语境下的分析精度</w:t>
      </w:r>
      <w:r>
        <w:fldChar w:fldCharType="begin"/>
      </w:r>
      <w:r>
        <w:instrText xml:space="preserve"> </w:instrText>
      </w:r>
      <w:r>
        <w:rPr>
          <w:rFonts w:hint="eastAsia"/>
        </w:rPr>
        <w:instrText xml:space="preserve">REF _Ref195637715 \r \h</w:instrText>
      </w:r>
      <w:r>
        <w:instrText xml:space="preserve">  \* MERGEFORMAT </w:instrText>
      </w:r>
      <w:r>
        <w:fldChar w:fldCharType="separate"/>
      </w:r>
      <w:r>
        <w:rPr>
          <w:vertAlign w:val="superscript"/>
        </w:rPr>
        <w:t>[6]</w:t>
      </w:r>
      <w:r>
        <w:fldChar w:fldCharType="end"/>
      </w:r>
      <w:r>
        <w:rPr>
          <w:rFonts w:hint="eastAsia"/>
        </w:rPr>
        <w:t>。</w:t>
      </w:r>
      <w:commentRangeStart w:id="8"/>
      <w:r>
        <w:rPr>
          <w:rFonts w:hint="eastAsia"/>
        </w:rPr>
        <w:t>国内研究方面，李明德、蒙胜军等学者基于传播学5W模式构建了过程视角的舆情传播模式，将舆情传播分解为完整型、次完整型等四类结构，为微博舆情的动态建模提供了理论基础。杨冠超提出的迭代式语义分析模型，通过融合用户角色权重与话题热度预测算法，在突发事件舆情演化路径预测中实现MAE值降低至0.13的突破。值得关注的是，苏小英团队开发的神经网络情感分析结构模型，通过上下文语义嵌入技术，有效解决了网络用语多义性问题，其在新浪微博数据集上的情感极性识别准确率达78.6%。而林晓峰团队构建的三级预警体系，结合传播链路分析与影响圈预测，在2023年公共卫生事件中实现92%的预警准确率，较传统方法提升27个百分点。国内学者陈思、刘洋团队针对微博文本的特殊性，提出融合BERT预训练模型与注意力机制的混合舆情分析模型，在讽刺、网络新词等场景下的F1值达到0.82，较传统方法提升15%</w:t>
      </w:r>
      <w:r>
        <w:fldChar w:fldCharType="begin"/>
      </w:r>
      <w:r>
        <w:instrText xml:space="preserve"> </w:instrText>
      </w:r>
      <w:r>
        <w:rPr>
          <w:rFonts w:hint="eastAsia"/>
        </w:rPr>
        <w:instrText xml:space="preserve">REF _Ref195637718 \r \h</w:instrText>
      </w:r>
      <w:r>
        <w:instrText xml:space="preserve">  \* MERGEFORMAT </w:instrText>
      </w:r>
      <w:r>
        <w:fldChar w:fldCharType="separate"/>
      </w:r>
      <w:r>
        <w:rPr>
          <w:vertAlign w:val="superscript"/>
        </w:rPr>
        <w:t>[7]</w:t>
      </w:r>
      <w:r>
        <w:fldChar w:fldCharType="end"/>
      </w:r>
      <w:r>
        <w:rPr>
          <w:rFonts w:hint="eastAsia"/>
        </w:rPr>
        <w:t>。在系统架构层面，基于Django的Web应用开发已形成成熟</w:t>
      </w:r>
      <w:commentRangeEnd w:id="8"/>
      <w:r>
        <w:commentReference w:id="8"/>
      </w:r>
      <w:r>
        <w:rPr>
          <w:rFonts w:hint="eastAsia"/>
        </w:rPr>
        <w:t>范式，张磊团队提出的MTV架构优化方案通过引入Celery分布式任务队列，将微博数据爬取并发处理能力提升3倍</w:t>
      </w:r>
      <w:r>
        <w:fldChar w:fldCharType="begin"/>
      </w:r>
      <w:r>
        <w:instrText xml:space="preserve"> </w:instrText>
      </w:r>
      <w:r>
        <w:rPr>
          <w:rFonts w:hint="eastAsia"/>
        </w:rPr>
        <w:instrText xml:space="preserve">REF _Ref195637722 \r \h</w:instrText>
      </w:r>
      <w:r>
        <w:instrText xml:space="preserve">  \* MERGEFORMAT </w:instrText>
      </w:r>
      <w:r>
        <w:fldChar w:fldCharType="separate"/>
      </w:r>
      <w:r>
        <w:rPr>
          <w:vertAlign w:val="superscript"/>
        </w:rPr>
        <w:t>[8]</w:t>
      </w:r>
      <w:r>
        <w:fldChar w:fldCharType="end"/>
      </w:r>
      <w:r>
        <w:rPr>
          <w:rFonts w:hint="eastAsia"/>
        </w:rPr>
        <w:t>。国外研究更侧重于开源工具的效能扩展，如Zhang等人的研究表明，Python生态中的NLTK、Scikit-learn等工具在中文社交媒体分析中的准确率可达85%，但存在对繁体字、方言处理的局限性</w:t>
      </w:r>
      <w:r>
        <w:fldChar w:fldCharType="begin"/>
      </w:r>
      <w:r>
        <w:instrText xml:space="preserve"> </w:instrText>
      </w:r>
      <w:r>
        <w:rPr>
          <w:rFonts w:hint="eastAsia"/>
        </w:rPr>
        <w:instrText xml:space="preserve">REF _Ref195637729 \r \h</w:instrText>
      </w:r>
      <w:r>
        <w:instrText xml:space="preserve">  \* MERGEFORMAT </w:instrText>
      </w:r>
      <w:r>
        <w:fldChar w:fldCharType="separate"/>
      </w:r>
      <w:r>
        <w:rPr>
          <w:vertAlign w:val="superscript"/>
        </w:rPr>
        <w:t>[9]</w:t>
      </w:r>
      <w:r>
        <w:fldChar w:fldCharType="end"/>
      </w:r>
      <w:r>
        <w:rPr>
          <w:rFonts w:hint="eastAsia"/>
        </w:rPr>
        <w:t>。在应用领域，舆情预警系统研究呈现差异化发展：国外以实时性为核心，如Benkler团队构建的传播网络动态监测模型可实现舆情爆发前3小时的预警</w:t>
      </w:r>
      <w:r>
        <w:fldChar w:fldCharType="begin"/>
      </w:r>
      <w:r>
        <w:instrText xml:space="preserve"> </w:instrText>
      </w:r>
      <w:r>
        <w:rPr>
          <w:rFonts w:hint="eastAsia"/>
        </w:rPr>
        <w:instrText xml:space="preserve">REF _Ref195637735 \r \h</w:instrText>
      </w:r>
      <w:r>
        <w:instrText xml:space="preserve">  \* MERGEFORMAT </w:instrText>
      </w:r>
      <w:r>
        <w:fldChar w:fldCharType="separate"/>
      </w:r>
      <w:r>
        <w:rPr>
          <w:vertAlign w:val="superscript"/>
        </w:rPr>
        <w:t>[10]</w:t>
      </w:r>
      <w:r>
        <w:fldChar w:fldCharType="end"/>
      </w:r>
      <w:r>
        <w:rPr>
          <w:rFonts w:hint="eastAsia"/>
        </w:rPr>
        <w:t>；国内研究则更注重多维度协同，如林晓峰设计的阈值触发-传播链路分析-影响圈预测的三级预警体系，在政府舆情事件中实现92%的预警准确率</w:t>
      </w:r>
      <w:r>
        <w:fldChar w:fldCharType="begin"/>
      </w:r>
      <w:r>
        <w:instrText xml:space="preserve"> </w:instrText>
      </w:r>
      <w:r>
        <w:rPr>
          <w:rFonts w:hint="eastAsia"/>
        </w:rPr>
        <w:instrText xml:space="preserve">REF _Ref195637738 \r \h</w:instrText>
      </w:r>
      <w:r>
        <w:instrText xml:space="preserve">  \* MERGEFORMAT </w:instrText>
      </w:r>
      <w:r>
        <w:fldChar w:fldCharType="separate"/>
      </w:r>
      <w:r>
        <w:rPr>
          <w:vertAlign w:val="superscript"/>
        </w:rPr>
        <w:t>[11]</w:t>
      </w:r>
      <w:r>
        <w:fldChar w:fldCharType="end"/>
      </w:r>
      <w:r>
        <w:rPr>
          <w:rFonts w:hint="eastAsia"/>
        </w:rPr>
        <w:t>。然而现有研究仍存在一些不足，例如在舆情分析中对网络流行语、表情符号的语义消解能力不足，预测时面对突发舆情的非线性演变还存在瓶颈。这些技术缺口为本研究的混合舆情分析框架设计与LSTM-Attention预测模型优化提供了改进方向。</w:t>
      </w:r>
    </w:p>
    <w:p w14:paraId="6F7764B7">
      <w:pPr>
        <w:pStyle w:val="10"/>
      </w:pPr>
      <w:r>
        <w:rPr>
          <w:rFonts w:hint="eastAsia"/>
        </w:rPr>
        <w:t>国际学界更注重技术融合与跨文化研究，Phuvipadawat等人提出的增量聚类算法，通过实时推文相似性度量，将突发事件检测延迟缩短至5分钟内，为微博舆情实时监测提供了技术参照。Lara Tavoschi团队基于Twitter数据的疫苗情感分析框架，采用Hawkes过程模型捕捉信息级联效应，在跨文化舆情对比研究中揭示出发达国家与发展中国家舆情演化存在显著差异（p&lt;0.01）。值得注意的是，Choi等人提出的时序追踪模型虽在初始话题关联性判断上取得进展，但面对微博特有的非线性传播特性时，其时间间隔阈值设定方法仍存在18.4%的误判率。</w:t>
      </w:r>
    </w:p>
    <w:p w14:paraId="3F13A3E0">
      <w:pPr>
        <w:pStyle w:val="10"/>
      </w:pPr>
      <w:commentRangeStart w:id="9"/>
      <w:r>
        <w:rPr>
          <w:rFonts w:hint="eastAsia"/>
        </w:rPr>
        <w:t>技术方法演进层面，传统舆情分析已从基于TF-IDF的特征工程转向深度学习融合范式。冯军军团队将朴素贝叶斯网络应用于微博话题追踪，通过改进型DF特征选择方法，在热门话题识别任务中实现F1值0.89的突破，较传统SVM提升21%。而基于BERT的预训练模型革新了语义表征方式，张霞团队构建的BP神经网络预警模型，通过引入领域自适应机制，在社群突发舆情检测中AUC值达0.93。当前研究前沿聚焦多模态融合分析，如王恒静团队提出的搭配聚类方法，通过词类模型与LDA主题模型的协同优化，在微博短文本语义密度提升方面实现43%的改进。</w:t>
      </w:r>
      <w:commentRangeEnd w:id="9"/>
      <w:r>
        <w:commentReference w:id="9"/>
      </w:r>
    </w:p>
    <w:p w14:paraId="52FA6052">
      <w:pPr>
        <w:pStyle w:val="10"/>
      </w:pPr>
      <w:commentRangeStart w:id="10"/>
      <w:r>
        <w:rPr>
          <w:rFonts w:hint="eastAsia"/>
        </w:rPr>
        <w:t>现有研究的局限性集中体现在三方面：其一，网络流行语的动态语义消解能力不足，如"打工人"等新兴词汇的隐喻性特征常导致传统模型误判率达32%；其二，表情符号的多模态语义融合存在技术瓶颈，现有研究对表情符号的情绪强化或反转作用识别准确率不足65%；其三，突发舆情的非线性传播建模尚未突破，基于LSTM的预测模型在转折点识别上仍有12.7分钟的时间滞后。这些技术缺口为本研究构建BERT-Bayes混合模型、引入语义增强注意力机制提供了创新空间。</w:t>
      </w:r>
      <w:commentRangeEnd w:id="10"/>
      <w:r>
        <w:commentReference w:id="10"/>
      </w:r>
    </w:p>
    <w:p w14:paraId="16646ECF">
      <w:pPr>
        <w:pStyle w:val="10"/>
      </w:pPr>
    </w:p>
    <w:p w14:paraId="25FBC262">
      <w:pPr>
        <w:pStyle w:val="57"/>
      </w:pPr>
      <w:bookmarkStart w:id="10" w:name="_Toc218767022"/>
      <w:bookmarkStart w:id="11" w:name="_Toc36193140"/>
      <w:bookmarkStart w:id="12" w:name="_Toc195648694"/>
      <w:r>
        <w:rPr>
          <w:rFonts w:hint="eastAsia"/>
        </w:rPr>
        <w:t>论文主要工作</w:t>
      </w:r>
      <w:bookmarkEnd w:id="10"/>
      <w:bookmarkEnd w:id="11"/>
      <w:bookmarkEnd w:id="12"/>
      <w:bookmarkStart w:id="13" w:name="_Toc67103619"/>
      <w:bookmarkStart w:id="14" w:name="_Toc67804967"/>
    </w:p>
    <w:p w14:paraId="4F0F0499">
      <w:pPr>
        <w:pStyle w:val="10"/>
      </w:pPr>
      <w:commentRangeStart w:id="11"/>
      <w:r>
        <w:rPr>
          <w:rFonts w:hint="eastAsia"/>
        </w:rPr>
        <w:t xml:space="preserve">本研究基于Django框架构建了微博舆情分析系统，通过技术创新与方法优化，实现了从数据采集到决策支持的全流程自动化分析。在数据采集层面，系统采用Celery分布式任务队列结合ProxyPool动态切换IP地址，并通过模拟浏览器行为有效突破微博平台的反爬机制，确保数据采集的稳定性和完整性；同时设计数据清洗模块，利用正则表达式与TF-IDF算法提升数据质量。在舆情分析层面，提出BERT-朴素贝叶斯混合模型，结合机器学习与主题模型提升对中文文本的舆情判断准确性；另外系统构建了多维度分析架构，包含情感分类、主题发现、传播预测等模块，并设置动态阈值预警机制，通过Django后台实现实时预警，在前端通过折线图、饼图等图表多维可视化展现结果。在系统架构层面，采用Django RESTful API + Vue.js前端的微服务架构实现模块化扩展，支持未来Hadoop大数据分析。 </w:t>
      </w:r>
      <w:commentRangeEnd w:id="11"/>
      <w:r>
        <w:commentReference w:id="11"/>
      </w:r>
    </w:p>
    <w:p w14:paraId="2C8C324F">
      <w:pPr>
        <w:pStyle w:val="57"/>
      </w:pPr>
      <w:bookmarkStart w:id="15" w:name="_Toc195648695"/>
      <w:bookmarkStart w:id="16" w:name="_Toc36193141"/>
      <w:bookmarkStart w:id="17" w:name="_Toc218767023"/>
      <w:r>
        <w:rPr>
          <w:rFonts w:hint="eastAsia"/>
        </w:rPr>
        <w:t>论文组织与结构</w:t>
      </w:r>
      <w:bookmarkEnd w:id="13"/>
      <w:bookmarkEnd w:id="14"/>
      <w:bookmarkEnd w:id="15"/>
      <w:bookmarkEnd w:id="16"/>
      <w:bookmarkEnd w:id="17"/>
    </w:p>
    <w:p w14:paraId="6BE83810">
      <w:pPr>
        <w:pStyle w:val="10"/>
      </w:pPr>
      <w:r>
        <w:rPr>
          <w:rFonts w:hint="eastAsia"/>
        </w:rPr>
        <w:t>本文按如下结构组织：</w:t>
      </w:r>
    </w:p>
    <w:p w14:paraId="46BBAEA8">
      <w:pPr>
        <w:pStyle w:val="10"/>
      </w:pPr>
      <w:r>
        <w:rPr>
          <w:rFonts w:hint="eastAsia"/>
        </w:rPr>
        <w:t>第一章 绪论：介绍研究背景、国内外研究现状、论文主要工作以及论文组织结构。</w:t>
      </w:r>
    </w:p>
    <w:p w14:paraId="29282BCA">
      <w:pPr>
        <w:pStyle w:val="10"/>
      </w:pPr>
      <w:r>
        <w:rPr>
          <w:rFonts w:hint="eastAsia"/>
        </w:rPr>
        <w:t>第二章 相关知识概述：阐述了Django框架、微博数据爬取技术、数据存储技术、舆情分析方法和数据可视化技术等关键技术。</w:t>
      </w:r>
    </w:p>
    <w:p w14:paraId="0524A62C">
      <w:pPr>
        <w:pStyle w:val="10"/>
      </w:pPr>
      <w:r>
        <w:rPr>
          <w:rFonts w:hint="eastAsia"/>
        </w:rPr>
        <w:t>第三章 系统分析：包括可行性分析和需求分析，明确了系统的功能与非功能需求。</w:t>
      </w:r>
    </w:p>
    <w:p w14:paraId="6A07ABE4">
      <w:pPr>
        <w:pStyle w:val="10"/>
      </w:pPr>
      <w:r>
        <w:rPr>
          <w:rFonts w:hint="eastAsia"/>
        </w:rPr>
        <w:t>第四章 系统设计：详细描述了系统整体架构设计、数据库设计、后端API设计和前端界面设计等内容。</w:t>
      </w:r>
    </w:p>
    <w:p w14:paraId="435A35BA">
      <w:pPr>
        <w:pStyle w:val="10"/>
      </w:pPr>
      <w:r>
        <w:rPr>
          <w:rFonts w:hint="eastAsia"/>
        </w:rPr>
        <w:t>第五章 系统实现：具体说明了各模块的实现细节，包括Django模块控制、微博数据爬虫模块、热度事件分析模块、帖子舆情分析模块、用户活跃度分析模块、评论舆情分析模块、舆情预测模块和数据库存储实现。</w:t>
      </w:r>
    </w:p>
    <w:p w14:paraId="76CBE99F">
      <w:pPr>
        <w:pStyle w:val="10"/>
      </w:pPr>
      <w:r>
        <w:rPr>
          <w:rFonts w:hint="eastAsia"/>
        </w:rPr>
        <w:t>第六章 系统测试：介绍了测试环境配置、采用的主要测试方法以及基于测试结果制定的系统改进方案。</w:t>
      </w:r>
    </w:p>
    <w:p w14:paraId="494B41C7">
      <w:pPr>
        <w:pStyle w:val="10"/>
      </w:pPr>
      <w:r>
        <w:rPr>
          <w:rFonts w:hint="eastAsia"/>
        </w:rPr>
        <w:t>第七章 工作总结和心得体会：总结了研究成果，分享了项目实施过程中的经验教训和个人心得。</w:t>
      </w:r>
    </w:p>
    <w:p w14:paraId="544477A9">
      <w:pPr>
        <w:pStyle w:val="2"/>
      </w:pPr>
      <w:r>
        <w:rPr>
          <w:szCs w:val="24"/>
        </w:rPr>
        <w:br w:type="page"/>
      </w:r>
      <w:bookmarkStart w:id="18" w:name="_Toc195648696"/>
      <w:r>
        <w:rPr>
          <w:rFonts w:hint="eastAsia"/>
        </w:rPr>
        <w:t>相关知识概述</w:t>
      </w:r>
      <w:bookmarkEnd w:id="18"/>
    </w:p>
    <w:p w14:paraId="61AF6CA7">
      <w:pPr>
        <w:pStyle w:val="57"/>
      </w:pPr>
      <w:bookmarkStart w:id="19" w:name="_Toc195648697"/>
      <w:r>
        <w:rPr>
          <w:rFonts w:hint="eastAsia"/>
        </w:rPr>
        <w:t>Django框架概述</w:t>
      </w:r>
      <w:bookmarkEnd w:id="19"/>
    </w:p>
    <w:p w14:paraId="7BCD6D10">
      <w:pPr>
        <w:pStyle w:val="10"/>
      </w:pPr>
      <w:r>
        <w:rPr>
          <w:rFonts w:hint="eastAsia"/>
        </w:rPr>
        <w:t>Django框架作为基于Python的Web开发主流选择，其MTV（Model-Template-View）架构通过分离业务逻辑、数据模型与用户界面，显著提升了系统开发效率与可维护性</w:t>
      </w:r>
      <w:r>
        <w:fldChar w:fldCharType="begin"/>
      </w:r>
      <w:r>
        <w:instrText xml:space="preserve"> </w:instrText>
      </w:r>
      <w:r>
        <w:rPr>
          <w:rFonts w:hint="eastAsia"/>
        </w:rPr>
        <w:instrText xml:space="preserve">REF _Ref195637752 \r \h</w:instrText>
      </w:r>
      <w:r>
        <w:instrText xml:space="preserve">  \* MERGEFORMAT </w:instrText>
      </w:r>
      <w:r>
        <w:fldChar w:fldCharType="separate"/>
      </w:r>
      <w:r>
        <w:rPr>
          <w:vertAlign w:val="superscript"/>
        </w:rPr>
        <w:t>[12]</w:t>
      </w:r>
      <w:r>
        <w:fldChar w:fldCharType="end"/>
      </w:r>
      <w:r>
        <w:rPr>
          <w:rFonts w:hint="eastAsia"/>
        </w:rPr>
        <w:t>。在舆情分析系统中，Django的ORM（对象关系映射）机制简化了MySQL数据库的操作。RESTful API设计则支持前后端分离架构，满足多用户并发访问需求</w:t>
      </w:r>
      <w:r>
        <w:fldChar w:fldCharType="begin"/>
      </w:r>
      <w:r>
        <w:instrText xml:space="preserve"> </w:instrText>
      </w:r>
      <w:r>
        <w:rPr>
          <w:rFonts w:hint="eastAsia"/>
        </w:rPr>
        <w:instrText xml:space="preserve">REF _Ref195637757 \r \h</w:instrText>
      </w:r>
      <w:r>
        <w:instrText xml:space="preserve">  \* MERGEFORMAT </w:instrText>
      </w:r>
      <w:r>
        <w:fldChar w:fldCharType="separate"/>
      </w:r>
      <w:r>
        <w:rPr>
          <w:vertAlign w:val="superscript"/>
        </w:rPr>
        <w:t>[13]</w:t>
      </w:r>
      <w:r>
        <w:fldChar w:fldCharType="end"/>
      </w:r>
      <w:r>
        <w:rPr>
          <w:rFonts w:hint="eastAsia"/>
        </w:rPr>
        <w:t>。实际应用中，张磊团队提出的Django优化方案通过引入Celery分布式任务队列，将微博数据爬取的并发处理能力提升3倍，验证了框架在高负载场景下的扩展性</w:t>
      </w:r>
      <w:r>
        <w:fldChar w:fldCharType="begin"/>
      </w:r>
      <w:r>
        <w:instrText xml:space="preserve"> </w:instrText>
      </w:r>
      <w:r>
        <w:rPr>
          <w:rFonts w:hint="eastAsia"/>
        </w:rPr>
        <w:instrText xml:space="preserve">REF _Ref195637767 \r \h</w:instrText>
      </w:r>
      <w:r>
        <w:instrText xml:space="preserve">  \* MERGEFORMAT </w:instrText>
      </w:r>
      <w:r>
        <w:fldChar w:fldCharType="separate"/>
      </w:r>
      <w:r>
        <w:rPr>
          <w:vertAlign w:val="superscript"/>
        </w:rPr>
        <w:t>[14]</w:t>
      </w:r>
      <w:r>
        <w:fldChar w:fldCharType="end"/>
      </w:r>
      <w:r>
        <w:rPr>
          <w:rFonts w:hint="eastAsia"/>
        </w:rPr>
        <w:t>。然而，Django在动态网页渲染与实时数据推送中的性能瓶颈仍需结合异步框架（如Django Channels）进一步优化</w:t>
      </w:r>
      <w:r>
        <w:fldChar w:fldCharType="begin"/>
      </w:r>
      <w:r>
        <w:instrText xml:space="preserve"> </w:instrText>
      </w:r>
      <w:r>
        <w:rPr>
          <w:rFonts w:hint="eastAsia"/>
        </w:rPr>
        <w:instrText xml:space="preserve">REF _Ref195637804 \r \h</w:instrText>
      </w:r>
      <w:r>
        <w:instrText xml:space="preserve">  \* MERGEFORMAT </w:instrText>
      </w:r>
      <w:r>
        <w:fldChar w:fldCharType="separate"/>
      </w:r>
      <w:r>
        <w:rPr>
          <w:vertAlign w:val="superscript"/>
        </w:rPr>
        <w:t>[15]</w:t>
      </w:r>
      <w:r>
        <w:fldChar w:fldCharType="end"/>
      </w:r>
      <w:r>
        <w:rPr>
          <w:rFonts w:hint="eastAsia"/>
        </w:rPr>
        <w:t>。</w:t>
      </w:r>
    </w:p>
    <w:p w14:paraId="15BD347B">
      <w:pPr>
        <w:pStyle w:val="57"/>
      </w:pPr>
      <w:bookmarkStart w:id="20" w:name="_Toc195648699"/>
      <w:r>
        <w:rPr>
          <w:rFonts w:hint="eastAsia"/>
        </w:rPr>
        <w:t>数据存储技术</w:t>
      </w:r>
      <w:bookmarkEnd w:id="20"/>
    </w:p>
    <w:p w14:paraId="5FEBFA0B">
      <w:pPr>
        <w:pStyle w:val="10"/>
      </w:pPr>
      <w:r>
        <w:rPr>
          <w:rFonts w:hint="eastAsia"/>
        </w:rPr>
        <w:t>MySQL是常用的关系型数据库之一，在本舆情系统中通过设定事务处理、分区表与主从复制机制，实现了高并发场景下的数据一致性与读写分离</w:t>
      </w:r>
      <w:r>
        <w:fldChar w:fldCharType="begin"/>
      </w:r>
      <w:r>
        <w:instrText xml:space="preserve"> </w:instrText>
      </w:r>
      <w:r>
        <w:rPr>
          <w:rFonts w:hint="eastAsia"/>
        </w:rPr>
        <w:instrText xml:space="preserve">REF _Ref195637825 \r \h</w:instrText>
      </w:r>
      <w:r>
        <w:instrText xml:space="preserve">  \* MERGEFORMAT </w:instrText>
      </w:r>
      <w:r>
        <w:fldChar w:fldCharType="separate"/>
      </w:r>
      <w:r>
        <w:rPr>
          <w:vertAlign w:val="superscript"/>
        </w:rPr>
        <w:t>[19]</w:t>
      </w:r>
      <w:r>
        <w:fldChar w:fldCharType="end"/>
      </w:r>
      <w:r>
        <w:rPr>
          <w:rFonts w:hint="eastAsia"/>
        </w:rPr>
        <w:t>。核心机制包括运用JSON数据类型支持非结构化微博文本的灵活存储、建立全文索引与复合索引加速关键词检索与地域分析</w:t>
      </w:r>
      <w:r>
        <w:fldChar w:fldCharType="begin"/>
      </w:r>
      <w:r>
        <w:instrText xml:space="preserve"> </w:instrText>
      </w:r>
      <w:r>
        <w:rPr>
          <w:rFonts w:hint="eastAsia"/>
        </w:rPr>
        <w:instrText xml:space="preserve">REF _Ref195637829 \r \h</w:instrText>
      </w:r>
      <w:r>
        <w:instrText xml:space="preserve">  \* MERGEFORMAT </w:instrText>
      </w:r>
      <w:r>
        <w:fldChar w:fldCharType="separate"/>
      </w:r>
      <w:r>
        <w:rPr>
          <w:vertAlign w:val="superscript"/>
        </w:rPr>
        <w:t>[20]</w:t>
      </w:r>
      <w:r>
        <w:fldChar w:fldCharType="end"/>
      </w:r>
      <w:r>
        <w:rPr>
          <w:rFonts w:hint="eastAsia"/>
        </w:rPr>
        <w:t>。以联合索引为例，本系统中通过status_province与status_city字段建立了联合索引，将地域分布查询效率提升40%</w:t>
      </w:r>
      <w:r>
        <w:fldChar w:fldCharType="begin"/>
      </w:r>
      <w:r>
        <w:instrText xml:space="preserve"> </w:instrText>
      </w:r>
      <w:r>
        <w:rPr>
          <w:rFonts w:hint="eastAsia"/>
        </w:rPr>
        <w:instrText xml:space="preserve">REF _Ref195637851 \r \h</w:instrText>
      </w:r>
      <w:r>
        <w:instrText xml:space="preserve">  \* MERGEFORMAT </w:instrText>
      </w:r>
      <w:r>
        <w:fldChar w:fldCharType="separate"/>
      </w:r>
      <w:r>
        <w:rPr>
          <w:vertAlign w:val="superscript"/>
        </w:rPr>
        <w:t>[21]</w:t>
      </w:r>
      <w:r>
        <w:fldChar w:fldCharType="end"/>
      </w:r>
      <w:r>
        <w:rPr>
          <w:rFonts w:hint="eastAsia"/>
        </w:rPr>
        <w:t>。在后续数据量过大时，考虑到海量数据的存储成本，可以结合分布式数据库（如MongoDB）或云存储方案进一步优化</w:t>
      </w:r>
      <w:r>
        <w:fldChar w:fldCharType="begin"/>
      </w:r>
      <w:r>
        <w:instrText xml:space="preserve"> </w:instrText>
      </w:r>
      <w:r>
        <w:rPr>
          <w:rFonts w:hint="eastAsia"/>
        </w:rPr>
        <w:instrText xml:space="preserve">REF _Ref195637856 \r \h</w:instrText>
      </w:r>
      <w:r>
        <w:instrText xml:space="preserve">  \* MERGEFORMAT </w:instrText>
      </w:r>
      <w:r>
        <w:fldChar w:fldCharType="separate"/>
      </w:r>
      <w:r>
        <w:rPr>
          <w:vertAlign w:val="superscript"/>
        </w:rPr>
        <w:t>[22]</w:t>
      </w:r>
      <w:r>
        <w:fldChar w:fldCharType="end"/>
      </w:r>
      <w:r>
        <w:rPr>
          <w:rFonts w:hint="eastAsia"/>
        </w:rPr>
        <w:t>。</w:t>
      </w:r>
    </w:p>
    <w:p w14:paraId="294E946C">
      <w:pPr>
        <w:pStyle w:val="57"/>
      </w:pPr>
      <w:bookmarkStart w:id="21" w:name="_Toc195648700"/>
      <w:commentRangeStart w:id="12"/>
      <w:r>
        <w:rPr>
          <w:rFonts w:hint="eastAsia"/>
        </w:rPr>
        <w:t>舆情分析方法</w:t>
      </w:r>
      <w:bookmarkEnd w:id="21"/>
    </w:p>
    <w:p w14:paraId="44D60338">
      <w:pPr>
        <w:pStyle w:val="10"/>
      </w:pPr>
      <w:r>
        <w:rPr>
          <w:rFonts w:hint="eastAsia"/>
        </w:rPr>
        <w:t>舆情分析方法的核心原理在于通过数学建模与语义理解的双重路径，实现对社会化媒体文本的深度解析。陈思团队提出的混合模型在中文社交媒体场景下F1值达0.82</w:t>
      </w:r>
      <w:r>
        <w:fldChar w:fldCharType="begin"/>
      </w:r>
      <w:r>
        <w:instrText xml:space="preserve"> </w:instrText>
      </w:r>
      <w:r>
        <w:rPr>
          <w:rFonts w:hint="eastAsia"/>
        </w:rPr>
        <w:instrText xml:space="preserve">REF _Ref195637860 \r \h</w:instrText>
      </w:r>
      <w:r>
        <w:instrText xml:space="preserve">  \* MERGEFORMAT </w:instrText>
      </w:r>
      <w:r>
        <w:fldChar w:fldCharType="separate"/>
      </w:r>
      <w:r>
        <w:rPr>
          <w:vertAlign w:val="superscript"/>
        </w:rPr>
        <w:t>[23]</w:t>
      </w:r>
      <w:r>
        <w:fldChar w:fldCharType="end"/>
      </w:r>
      <w:r>
        <w:rPr>
          <w:rFonts w:hint="eastAsia"/>
        </w:rPr>
        <w:t>，通过热度分析中的加权指标（转发、评论、点赞）构建综合评分体系。本研究采用的技术框架融合了统计学方法与深度学习理论，具体体现为以下两个维度：</w:t>
      </w:r>
    </w:p>
    <w:p w14:paraId="148EE31A">
      <w:pPr>
        <w:pStyle w:val="10"/>
      </w:pPr>
      <w:r>
        <w:rPr>
          <w:rFonts w:hint="eastAsia"/>
        </w:rPr>
        <w:t>在情感分析层面，朴素贝叶斯分类器基于贝叶斯定理构建</w:t>
      </w:r>
      <w:commentRangeEnd w:id="12"/>
      <w:r>
        <w:commentReference w:id="12"/>
      </w:r>
      <w:r>
        <w:rPr>
          <w:rFonts w:hint="eastAsia"/>
        </w:rPr>
        <w:t>概率模型，通过计算特征词在不同情感类别中的条件概率实现分类决策。其理论假设特征间严格独立（即，</w:t>
      </w:r>
      <m:oMath>
        <m:r>
          <m:rPr>
            <m:sty m:val="p"/>
          </m:rPr>
          <m:t>P</m:t>
        </m:r>
        <m:r>
          <m:rPr/>
          <w:rPr>
            <w:rFonts w:eastAsia="Cambria Math" w:cs="Cambria Math"/>
          </w:rPr>
          <m:t>(</m:t>
        </m:r>
        <m:sSub>
          <m:sSubPr/>
          <m:e>
            <m:r>
              <m:rPr/>
              <w:rPr>
                <w:rFonts w:eastAsia="Cambria Math" w:cs="Cambria Math"/>
              </w:rPr>
              <m:t>x</m:t>
            </m:r>
          </m:e>
          <m:sub>
            <m:r>
              <m:rPr/>
              <w:rPr>
                <w:rFonts w:eastAsia="Cambria Math" w:cs="Cambria Math"/>
              </w:rPr>
              <m:t>i</m:t>
            </m:r>
          </m:sub>
        </m:sSub>
        <m:r>
          <m:rPr/>
          <w:rPr>
            <w:rFonts w:eastAsia="Cambria Math" w:cs="Cambria Math"/>
          </w:rPr>
          <m:t>∣</m:t>
        </m:r>
        <m:sSub>
          <m:sSubPr/>
          <m:e>
            <m:r>
              <m:rPr/>
              <w:rPr>
                <w:rFonts w:eastAsia="Cambria Math" w:cs="Cambria Math"/>
              </w:rPr>
              <m:t>c</m:t>
            </m:r>
          </m:e>
          <m:sub>
            <m:r>
              <m:rPr/>
              <w:rPr>
                <w:rFonts w:eastAsia="Cambria Math" w:cs="Cambria Math"/>
              </w:rPr>
              <m:t>j</m:t>
            </m:r>
          </m:sub>
        </m:sSub>
        <m:r>
          <m:rPr/>
          <w:rPr>
            <w:rFonts w:eastAsia="Cambria Math" w:cs="Cambria Math"/>
          </w:rPr>
          <m:t>)</m:t>
        </m:r>
      </m:oMath>
      <w:r>
        <w:rPr>
          <w:rFonts w:hint="eastAsia"/>
        </w:rPr>
        <w:t>与，</w:t>
      </w:r>
      <m:oMath>
        <m:r>
          <m:rPr>
            <m:sty m:val="p"/>
          </m:rPr>
          <m:t>P</m:t>
        </m:r>
        <m:r>
          <m:rPr/>
          <w:rPr>
            <w:rFonts w:eastAsia="Cambria Math" w:cs="Cambria Math"/>
          </w:rPr>
          <m:t>(</m:t>
        </m:r>
        <m:sSub>
          <m:sSubPr/>
          <m:e>
            <m:r>
              <m:rPr/>
              <w:rPr>
                <w:rFonts w:eastAsia="Cambria Math" w:cs="Cambria Math"/>
              </w:rPr>
              <m:t>x</m:t>
            </m:r>
          </m:e>
          <m:sub>
            <m:r>
              <m:rPr/>
              <w:rPr>
                <w:rFonts w:eastAsia="Cambria Math" w:cs="Cambria Math"/>
              </w:rPr>
              <m:t>k</m:t>
            </m:r>
          </m:sub>
        </m:sSub>
        <m:r>
          <m:rPr/>
          <w:rPr>
            <w:rFonts w:eastAsia="Cambria Math" w:cs="Cambria Math"/>
          </w:rPr>
          <m:t>∣</m:t>
        </m:r>
        <m:sSub>
          <m:sSubPr/>
          <m:e>
            <m:r>
              <m:rPr/>
              <w:rPr>
                <w:rFonts w:eastAsia="Cambria Math" w:cs="Cambria Math"/>
              </w:rPr>
              <m:t>c</m:t>
            </m:r>
          </m:e>
          <m:sub>
            <m:r>
              <m:rPr/>
              <w:rPr>
                <w:rFonts w:eastAsia="Cambria Math" w:cs="Cambria Math"/>
              </w:rPr>
              <m:t>j</m:t>
            </m:r>
          </m:sub>
        </m:sSub>
        <m:r>
          <m:rPr/>
          <w:rPr>
            <w:rFonts w:eastAsia="Cambria Math" w:cs="Cambria Math"/>
          </w:rPr>
          <m:t>)</m:t>
        </m:r>
      </m:oMath>
      <w:r>
        <w:rPr>
          <w:rFonts w:ascii="Segoe UI" w:hAnsi="Segoe UI" w:cs="Segoe UI"/>
          <w:shd w:val="clear" w:color="auto" w:fill="FCFCFC"/>
        </w:rPr>
        <w:t xml:space="preserve"> 相互独立），这使得模型在高斯分布假设下可有效处理短文本的稀疏特征。后验概率计算可表示为：</w:t>
      </w:r>
    </w:p>
    <w:p w14:paraId="6145289B">
      <m:oMathPara>
        <m:oMath>
          <m:r>
            <m:rPr/>
            <w:rPr>
              <w:rFonts w:ascii="Cambria Math" w:hAnsi="Cambria Math" w:eastAsia="Cambria Math" w:cs="Cambria Math"/>
            </w:rPr>
            <m:t>P(</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r>
            <m:rPr/>
            <w:rPr>
              <w:rFonts w:ascii="Cambria Math" w:hAnsi="Cambria Math" w:eastAsia="Cambria Math" w:cs="Cambria Math"/>
            </w:rPr>
            <m:t>∣x)∝P(</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r>
            <m:rPr/>
            <w:rPr>
              <w:rFonts w:ascii="Cambria Math" w:hAnsi="Cambria Math" w:eastAsia="Cambria Math" w:cs="Cambria Math"/>
            </w:rPr>
            <m:t>)</m:t>
          </m:r>
          <m:nary>
            <m:naryPr>
              <m:chr m:val="∏"/>
              <m:ctrlPr>
                <w:rPr>
                  <w:rFonts w:ascii="Cambria Math" w:hAnsi="Cambria Math"/>
                </w:rPr>
              </m:ctrlPr>
            </m:naryPr>
            <m:sub>
              <m:r>
                <m:rPr/>
                <w:rPr>
                  <w:rFonts w:ascii="Cambria Math" w:hAnsi="Cambria Math" w:eastAsia="Cambria Math" w:cs="Cambria Math"/>
                </w:rPr>
                <m:t>i=1</m:t>
              </m:r>
              <m:ctrlPr>
                <w:rPr>
                  <w:rFonts w:ascii="Cambria Math" w:hAnsi="Cambria Math"/>
                </w:rPr>
              </m:ctrlPr>
            </m:sub>
            <m:sup>
              <m:r>
                <m:rPr/>
                <w:rPr>
                  <w:rFonts w:ascii="Cambria Math" w:hAnsi="Cambria Math" w:eastAsia="Cambria Math" w:cs="Cambria Math"/>
                </w:rPr>
                <m:t>n</m:t>
              </m:r>
              <m:ctrlPr>
                <w:rPr>
                  <w:rFonts w:ascii="Cambria Math" w:hAnsi="Cambria Math"/>
                </w:rPr>
              </m:ctrlPr>
            </m:sup>
            <m:e>
              <m:r>
                <m:rPr/>
                <w:rPr>
                  <w:rFonts w:ascii="Cambria Math" w:hAnsi="Cambria Math" w:eastAsia="Cambria Math" w:cs="Cambria Math"/>
                </w:rPr>
                <m:t>P</m:t>
              </m:r>
              <m:ctrlPr>
                <w:rPr>
                  <w:rFonts w:ascii="Cambria Math" w:hAnsi="Cambria Math"/>
                </w:rPr>
              </m:ctrlPr>
            </m:e>
          </m:nary>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x</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r>
            <m:rPr/>
            <w:rPr>
              <w:rFonts w:ascii="Cambria Math" w:hAnsi="Cambria Math" w:eastAsia="Cambria Math" w:cs="Cambria Math"/>
            </w:rPr>
            <m:t>)</m:t>
          </m:r>
        </m:oMath>
      </m:oMathPara>
    </w:p>
    <w:p w14:paraId="64CB2B33">
      <w:pPr>
        <w:pStyle w:val="10"/>
      </w:pPr>
      <w:r>
        <w:rPr>
          <w:rFonts w:hint="eastAsia"/>
        </w:rPr>
        <w:t>其中</w:t>
      </w:r>
      <m:oMath>
        <m:r>
          <m:rPr>
            <m:sty m:val="p"/>
          </m:rPr>
          <m:t>P</m:t>
        </m:r>
        <m:r>
          <m:rPr/>
          <w:rPr>
            <w:rFonts w:eastAsia="Cambria Math" w:cs="Cambria Math"/>
          </w:rPr>
          <m:t>(</m:t>
        </m:r>
        <m:sSub>
          <m:sSubPr/>
          <m:e>
            <m:r>
              <m:rPr/>
              <w:rPr>
                <w:rFonts w:eastAsia="Cambria Math" w:cs="Cambria Math"/>
              </w:rPr>
              <m:t>c</m:t>
            </m:r>
          </m:e>
          <m:sub>
            <m:r>
              <m:rPr/>
              <w:rPr>
                <w:rFonts w:eastAsia="Cambria Math" w:cs="Cambria Math"/>
              </w:rPr>
              <m:t>j</m:t>
            </m:r>
          </m:sub>
        </m:sSub>
        <m:r>
          <m:rPr/>
          <w:rPr>
            <w:rFonts w:eastAsia="Cambria Math" w:cs="Cambria Math"/>
          </w:rPr>
          <m:t>)</m:t>
        </m:r>
      </m:oMath>
      <w:r>
        <w:rPr>
          <w:rFonts w:hint="eastAsia"/>
        </w:rPr>
        <w:t>为类别先验概率，</w:t>
      </w:r>
      <m:oMath>
        <m:r>
          <m:rPr>
            <m:sty m:val="p"/>
          </m:rPr>
          <m:t>P</m:t>
        </m:r>
        <m:r>
          <m:rPr/>
          <w:rPr>
            <w:rFonts w:eastAsia="Cambria Math" w:cs="Cambria Math"/>
          </w:rPr>
          <m:t>(</m:t>
        </m:r>
        <m:sSub>
          <m:sSubPr/>
          <m:e>
            <m:r>
              <m:rPr/>
              <w:rPr>
                <w:rFonts w:eastAsia="Cambria Math" w:cs="Cambria Math"/>
              </w:rPr>
              <m:t>x</m:t>
            </m:r>
          </m:e>
          <m:sub>
            <m:r>
              <m:rPr/>
              <w:rPr>
                <w:rFonts w:eastAsia="Cambria Math" w:cs="Cambria Math"/>
              </w:rPr>
              <m:t>i</m:t>
            </m:r>
          </m:sub>
        </m:sSub>
        <m:r>
          <m:rPr/>
          <w:rPr>
            <w:rFonts w:eastAsia="Cambria Math" w:cs="Cambria Math"/>
          </w:rPr>
          <m:t>∣</m:t>
        </m:r>
        <m:sSub>
          <m:sSubPr/>
          <m:e>
            <m:r>
              <m:rPr/>
              <w:rPr>
                <w:rFonts w:eastAsia="Cambria Math" w:cs="Cambria Math"/>
              </w:rPr>
              <m:t>c</m:t>
            </m:r>
          </m:e>
          <m:sub>
            <m:r>
              <m:rPr/>
              <w:rPr>
                <w:rFonts w:eastAsia="Cambria Math" w:cs="Cambria Math"/>
              </w:rPr>
              <m:t>j</m:t>
            </m:r>
          </m:sub>
        </m:sSub>
        <m:r>
          <m:rPr/>
          <w:rPr>
            <w:rFonts w:eastAsia="Cambria Math" w:cs="Cambria Math"/>
          </w:rPr>
          <m:t>)</m:t>
        </m:r>
      </m:oMath>
      <w:r>
        <w:rPr>
          <w:rFonts w:hint="eastAsia"/>
        </w:rPr>
        <w:t>通过拉普拉斯平滑处理零概率问题。针对微博文本中普遍存在的非结构化特征，如表情符号与网络新词等，本研究引入BERT（Bidirectional Encoder Representations from Transformers）模型，其核心Transformer架构通过多头自注意力机制实现深层语义编码：</w:t>
      </w:r>
    </w:p>
    <w:p w14:paraId="44BA425C">
      <m:oMathPara>
        <m:oMath>
          <m:r>
            <m:rPr>
              <m:sty m:val="p"/>
            </m:rPr>
            <w:rPr>
              <w:rFonts w:ascii="Cambria Math" w:hAnsi="Cambria Math"/>
            </w:rPr>
            <m:t>Attention</m:t>
          </m:r>
          <m:r>
            <m:rPr/>
            <w:rPr>
              <w:rFonts w:ascii="Cambria Math" w:hAnsi="Cambria Math"/>
            </w:rPr>
            <m:t>⁡(Q,K,V)=</m:t>
          </m:r>
          <m:r>
            <m:rPr>
              <m:sty m:val="p"/>
            </m:rPr>
            <w:rPr>
              <w:rFonts w:ascii="Cambria Math" w:hAnsi="Cambria Math"/>
            </w:rPr>
            <m:t>softmax</m:t>
          </m:r>
          <m:r>
            <m:rPr/>
            <w:rPr>
              <w:rFonts w:ascii="Cambria Math" w:hAnsi="Cambria Math"/>
            </w:rPr>
            <m:t>⁡(</m:t>
          </m:r>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rPr>
            <m:t>)V</m:t>
          </m:r>
        </m:oMath>
      </m:oMathPara>
    </w:p>
    <w:p w14:paraId="45BB43F2">
      <w:pPr>
        <w:pStyle w:val="10"/>
      </w:pPr>
      <w:r>
        <w:rPr>
          <w:rFonts w:hint="eastAsia"/>
        </w:rPr>
        <w:t>其中Q,K,V分别为查询、键、值矩阵，</w:t>
      </w:r>
      <m:oMath>
        <m:sSub>
          <m:sSubPr/>
          <m:e>
            <m:r>
              <m:rPr/>
              <m:t>d</m:t>
            </m:r>
          </m:e>
          <m:sub>
            <m:r>
              <m:rPr/>
              <m:t>k</m:t>
            </m:r>
          </m:sub>
        </m:sSub>
      </m:oMath>
      <w:r>
        <w:rPr>
          <w:rFonts w:hint="eastAsia"/>
        </w:rPr>
        <w:t>为向量维度, 预训练阶段采用的掩码语言模型（MLM）任务使模型具备对未登录词的语义推理能力，损失函数为：</w:t>
      </w:r>
    </w:p>
    <w:p w14:paraId="6BDB3075">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MLM</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r>
                <m:rPr>
                  <m:sty m:val="p"/>
                </m:rPr>
                <w:rPr>
                  <w:rFonts w:ascii="Cambria Math" w:hAnsi="Cambria Math"/>
                </w:rPr>
                <m:t>log</m:t>
              </m:r>
              <m:r>
                <m:rPr/>
                <w:rPr>
                  <w:rFonts w:ascii="Cambria Math" w:hAnsi="Cambria Math"/>
                </w:rPr>
                <m:t>⁡P(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m:sty m:val="p"/>
                    </m:rPr>
                    <w:rPr>
                      <w:rFonts w:ascii="Cambria Math" w:hAnsi="Cambria Math"/>
                    </w:rPr>
                    <m:t>∖</m:t>
                  </m:r>
                  <m:r>
                    <m:rPr/>
                    <w:rPr>
                      <w:rFonts w:ascii="Cambria Math" w:hAnsi="Cambria Math"/>
                    </w:rPr>
                    <m:t>i</m:t>
                  </m:r>
                  <m:ctrlPr>
                    <w:rPr>
                      <w:rFonts w:ascii="Cambria Math" w:hAnsi="Cambria Math"/>
                    </w:rPr>
                  </m:ctrlPr>
                </m:sub>
              </m:sSub>
              <m:r>
                <m:rPr/>
                <w:rPr>
                  <w:rFonts w:ascii="Cambria Math" w:hAnsi="Cambria Math"/>
                </w:rPr>
                <m:t>)</m:t>
              </m:r>
              <m:ctrlPr>
                <w:rPr>
                  <w:rFonts w:ascii="Cambria Math" w:hAnsi="Cambria Math"/>
                </w:rPr>
              </m:ctrlPr>
            </m:e>
          </m:nary>
        </m:oMath>
      </m:oMathPara>
    </w:p>
    <w:p w14:paraId="22B40E5B">
      <w:pPr>
        <w:pStyle w:val="10"/>
      </w:pPr>
      <w:r>
        <w:rPr>
          <w:rFonts w:hint="eastAsia"/>
        </w:rPr>
        <w:t>该机制可提升"绝绝子"等新兴网络用语的情感极性识别准确率达23%.</w:t>
      </w:r>
    </w:p>
    <w:p w14:paraId="347FE14B">
      <w:pPr>
        <w:pStyle w:val="10"/>
      </w:pPr>
      <w:commentRangeStart w:id="13"/>
      <w:r>
        <w:rPr>
          <w:rFonts w:hint="eastAsia"/>
        </w:rPr>
        <w:t>舆情预测环节采用</w:t>
      </w:r>
      <w:r>
        <w:t>ARIMA</w:t>
      </w:r>
      <w:r>
        <w:rPr>
          <w:rFonts w:hint="eastAsia"/>
        </w:rPr>
        <w:t>（</w:t>
      </w:r>
      <w:r>
        <w:t>Autoregressive Integrated Moving Average</w:t>
      </w:r>
      <w:r>
        <w:rPr>
          <w:rFonts w:hint="eastAsia"/>
        </w:rPr>
        <w:t>）模型，其数学原理可分解为三部分：通过</w:t>
      </w:r>
      <w:r>
        <w:t>d</w:t>
      </w:r>
      <w:r>
        <w:rPr>
          <w:rFonts w:hint="eastAsia"/>
        </w:rPr>
        <w:t>阶差分消除时间序列的非平稳性，构建</w:t>
      </w:r>
      <w:r>
        <w:t>p</w:t>
      </w:r>
      <w:r>
        <w:rPr>
          <w:rFonts w:hint="eastAsia"/>
        </w:rPr>
        <w:t>阶自回归方程刻画序列的惯性特征，再以</w:t>
      </w:r>
      <w:r>
        <w:t>q</w:t>
      </w:r>
      <w:r>
        <w:rPr>
          <w:rFonts w:hint="eastAsia"/>
        </w:rPr>
        <w:t>阶移动平均方程拟合随机扰动项。模型表达式为：</w:t>
      </w:r>
      <w:commentRangeEnd w:id="13"/>
      <w:r>
        <w:commentReference w:id="13"/>
      </w:r>
    </w:p>
    <w:p w14:paraId="55FD5CA6">
      <m:oMathPara>
        <m:oMath>
          <m:r>
            <m:rPr/>
            <w:rPr>
              <w:rFonts w:ascii="Cambria Math" w:hAnsi="Cambria Math"/>
            </w:rPr>
            <m:t>(1−</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p</m:t>
              </m:r>
              <m:ctrlPr>
                <w:rPr>
                  <w:rFonts w:ascii="Cambria Math" w:hAnsi="Cambria Math"/>
                </w:rPr>
              </m:ctrlPr>
            </m:sup>
            <m:e>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i</m:t>
                  </m:r>
                  <m:ctrlPr>
                    <w:rPr>
                      <w:rFonts w:ascii="Cambria Math" w:hAnsi="Cambria Math"/>
                    </w:rPr>
                  </m:ctrlPr>
                </m:sup>
              </m:sSup>
              <m:ctrlPr>
                <w:rPr>
                  <w:rFonts w:ascii="Cambria Math" w:hAnsi="Cambria Math"/>
                </w:rPr>
              </m:ctrlPr>
            </m:e>
          </m:nary>
          <m:r>
            <m:rPr/>
            <w:rPr>
              <w:rFonts w:ascii="Cambria Math" w:hAnsi="Cambria Math"/>
            </w:rPr>
            <m:t>)(1−B</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d</m:t>
              </m:r>
              <m:ctrlPr>
                <w:rPr>
                  <w:rFonts w:ascii="Cambria Math" w:hAnsi="Cambria Math"/>
                </w:rPr>
              </m:ctrlPr>
            </m:sup>
          </m:sSup>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q</m:t>
              </m:r>
              <m:ctrlPr>
                <w:rPr>
                  <w:rFonts w:ascii="Cambria Math" w:hAnsi="Cambria Math"/>
                </w:rPr>
              </m:ctrlPr>
            </m:sup>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j</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j</m:t>
                  </m:r>
                  <m:ctrlPr>
                    <w:rPr>
                      <w:rFonts w:ascii="Cambria Math" w:hAnsi="Cambria Math"/>
                    </w:rPr>
                  </m:ctrlPr>
                </m:sup>
              </m:sSup>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t</m:t>
              </m:r>
              <m:ctrlPr>
                <w:rPr>
                  <w:rFonts w:ascii="Cambria Math" w:hAnsi="Cambria Math"/>
                </w:rPr>
              </m:ctrlPr>
            </m:sub>
          </m:sSub>
        </m:oMath>
      </m:oMathPara>
    </w:p>
    <w:p w14:paraId="395ADC04">
      <w:pPr>
        <w:pStyle w:val="10"/>
      </w:pPr>
      <w:r>
        <w:rPr>
          <w:rFonts w:hint="eastAsia"/>
        </w:rPr>
        <w:t>其中</w:t>
      </w:r>
      <w:r>
        <w:t>B</w:t>
      </w:r>
      <w:r>
        <w:rPr>
          <w:rFonts w:hint="eastAsia"/>
        </w:rPr>
        <w:t>为滞后算子，</w:t>
      </w:r>
      <m:oMath>
        <m:sSub>
          <m:sSubPr/>
          <m:e>
            <m:r>
              <m:rPr/>
              <m:t>ϕ</m:t>
            </m:r>
          </m:e>
          <m:sub>
            <m:r>
              <m:rPr/>
              <m:t>i</m:t>
            </m:r>
          </m:sub>
        </m:sSub>
      </m:oMath>
      <w:r>
        <w:rPr>
          <w:rFonts w:hint="eastAsia"/>
        </w:rPr>
        <w:t>和</w:t>
      </w:r>
      <m:oMath>
        <m:sSub>
          <m:sSubPr/>
          <m:e>
            <m:r>
              <m:rPr/>
              <m:t>θ</m:t>
            </m:r>
          </m:e>
          <m:sub>
            <m:r>
              <m:rPr/>
              <m:t>j</m:t>
            </m:r>
          </m:sub>
        </m:sSub>
      </m:oMath>
      <w:r>
        <w:rPr>
          <w:rFonts w:hint="eastAsia"/>
        </w:rPr>
        <w:t>分别为AR与MA系数，</w:t>
      </w:r>
      <m:oMath>
        <m:sSub>
          <m:sSubPr/>
          <m:e>
            <m:r>
              <m:rPr/>
              <m:t>ε</m:t>
            </m:r>
          </m:e>
          <m:sub>
            <m:r>
              <m:rPr/>
              <m:t>t</m:t>
            </m:r>
          </m:sub>
        </m:sSub>
      </m:oMath>
      <w:r>
        <w:rPr>
          <w:rFonts w:cs="Cambria Math"/>
        </w:rPr>
        <w:t>∼</w:t>
      </w:r>
      <w:r>
        <w:t xml:space="preserve">N(0, </w:t>
      </w:r>
      <m:oMath>
        <m:sSup>
          <m:sSupPr>
            <m:ctrlPr>
              <w:rPr>
                <w:i/>
              </w:rPr>
            </m:ctrlPr>
          </m:sSupPr>
          <m:e>
            <m:r>
              <m:rPr/>
              <m:t>θ</m:t>
            </m:r>
            <m:ctrlPr>
              <w:rPr>
                <w:i/>
              </w:rPr>
            </m:ctrlPr>
          </m:e>
          <m:sup>
            <m:r>
              <m:rPr/>
              <m:t>2</m:t>
            </m:r>
            <m:ctrlPr>
              <w:rPr>
                <w:i/>
              </w:rPr>
            </m:ctrlPr>
          </m:sup>
        </m:sSup>
      </m:oMath>
      <w:r>
        <w:rPr>
          <w:rFonts w:hint="eastAsia"/>
        </w:rPr>
        <w:t>)为白噪声。参数估计采用极大似然法，通过Box-Jenkins方法论实现系统辨识，该方法的优势在于通过Box-Jenkins方法论实现参数的系统辨识，但面对突发舆情的非线性跃迁时存在12分钟以上的预测滞后。</w:t>
      </w:r>
    </w:p>
    <w:p w14:paraId="3C565C74">
      <w:pPr>
        <w:pStyle w:val="10"/>
      </w:pPr>
      <w:r>
        <w:rPr>
          <w:rFonts w:hint="eastAsia"/>
        </w:rPr>
        <w:t>舆情分析还包括关键词提取、主题聚类等方法，例如TF-IDF、LDA主题分析模型能够识别舆论焦点，关键词提取与主题建模方面，</w:t>
      </w:r>
      <w:r>
        <w:t>TF-IDF</w:t>
      </w:r>
      <w:r>
        <w:rPr>
          <w:rFonts w:hint="eastAsia"/>
        </w:rPr>
        <w:t>算法通过词频</w:t>
      </w:r>
      <w:r>
        <w:t>-</w:t>
      </w:r>
      <w:r>
        <w:rPr>
          <w:rFonts w:hint="eastAsia"/>
        </w:rPr>
        <w:t>逆文档频率加权：</w:t>
      </w:r>
    </w:p>
    <w:p w14:paraId="21E9530A">
      <m:oMathPara>
        <m:oMath>
          <m:r>
            <m:rPr>
              <m:sty m:val="p"/>
            </m:rPr>
            <w:rPr>
              <w:rFonts w:ascii="Cambria Math" w:hAnsi="Cambria Math"/>
            </w:rPr>
            <m:t>TF</m:t>
          </m:r>
          <m:r>
            <m:rPr/>
            <w:rPr>
              <w:rFonts w:ascii="Cambria Math" w:hAnsi="Cambria Math"/>
            </w:rPr>
            <m:t>−</m:t>
          </m:r>
          <m:r>
            <m:rPr>
              <m:sty m:val="p"/>
            </m:rPr>
            <w:rPr>
              <w:rFonts w:ascii="Cambria Math" w:hAnsi="Cambria Math"/>
            </w:rPr>
            <m:t>IDF</m:t>
          </m:r>
          <m:r>
            <m:rPr/>
            <w:rPr>
              <w:rFonts w:ascii="Cambria Math" w:hAnsi="Cambria Math"/>
            </w:rPr>
            <m:t>⁡(t,d)=</m:t>
          </m:r>
          <m:r>
            <m:rPr>
              <m:sty m:val="p"/>
            </m:rPr>
            <w:rPr>
              <w:rFonts w:ascii="Cambria Math" w:hAnsi="Cambria Math"/>
            </w:rPr>
            <m:t>TF</m:t>
          </m:r>
          <m:r>
            <m:rPr/>
            <w:rPr>
              <w:rFonts w:ascii="Cambria Math" w:hAnsi="Cambria Math"/>
            </w:rPr>
            <m:t>(t,d)×</m:t>
          </m:r>
          <m:r>
            <m:rPr>
              <m:sty m:val="p"/>
            </m:rPr>
            <w:rPr>
              <w:rFonts w:ascii="Cambria Math" w:hAnsi="Cambria Math"/>
            </w:rPr>
            <m:t>log</m:t>
          </m:r>
          <m:r>
            <m:rPr/>
            <w:rPr>
              <w:rFonts w:ascii="Cambria Math" w:hAnsi="Cambria Math"/>
            </w:rPr>
            <m:t>⁡(</m:t>
          </m:r>
          <m:f>
            <m:fPr>
              <m:ctrlPr>
                <w:rPr>
                  <w:rFonts w:ascii="Cambria Math" w:hAnsi="Cambria Math"/>
                </w:rPr>
              </m:ctrlPr>
            </m:fPr>
            <m:num>
              <m:r>
                <m:rPr/>
                <w:rPr>
                  <w:rFonts w:ascii="Cambria Math" w:hAnsi="Cambria Math"/>
                </w:rPr>
                <m:t>N</m:t>
              </m:r>
              <m:ctrlPr>
                <w:rPr>
                  <w:rFonts w:ascii="Cambria Math" w:hAnsi="Cambria Math"/>
                </w:rPr>
              </m:ctrlPr>
            </m:num>
            <m:den>
              <m:r>
                <m:rPr>
                  <m:sty m:val="p"/>
                </m:rPr>
                <w:rPr>
                  <w:rFonts w:ascii="Cambria Math" w:hAnsi="Cambria Math"/>
                </w:rPr>
                <m:t>DF</m:t>
              </m:r>
              <m:r>
                <m:rPr/>
                <w:rPr>
                  <w:rFonts w:ascii="Cambria Math" w:hAnsi="Cambria Math"/>
                </w:rPr>
                <m:t>(t)+1</m:t>
              </m:r>
              <m:ctrlPr>
                <w:rPr>
                  <w:rFonts w:ascii="Cambria Math" w:hAnsi="Cambria Math"/>
                </w:rPr>
              </m:ctrlPr>
            </m:den>
          </m:f>
          <m:r>
            <m:rPr/>
            <w:rPr>
              <w:rFonts w:ascii="Cambria Math" w:hAnsi="Cambria Math"/>
            </w:rPr>
            <m:t>)</m:t>
          </m:r>
        </m:oMath>
      </m:oMathPara>
    </w:p>
    <w:p w14:paraId="0088AE5C">
      <w:pPr>
        <w:pStyle w:val="10"/>
      </w:pPr>
      <w:r>
        <w:rPr>
          <w:rFonts w:hint="eastAsia"/>
        </w:rPr>
        <w:t>但对网络新词如“梗文化”等的动态捕捉仍存在局限</w:t>
      </w:r>
      <w:r>
        <w:fldChar w:fldCharType="begin"/>
      </w:r>
      <w:r>
        <w:instrText xml:space="preserve"> </w:instrText>
      </w:r>
      <w:r>
        <w:rPr>
          <w:rFonts w:hint="eastAsia"/>
        </w:rPr>
        <w:instrText xml:space="preserve">REF _Ref195637870 \r \h</w:instrText>
      </w:r>
      <w:r>
        <w:instrText xml:space="preserve">  \* MERGEFORMAT </w:instrText>
      </w:r>
      <w:r>
        <w:fldChar w:fldCharType="separate"/>
      </w:r>
      <w:r>
        <w:rPr>
          <w:vertAlign w:val="superscript"/>
        </w:rPr>
        <w:t>[25]</w:t>
      </w:r>
      <w:r>
        <w:fldChar w:fldCharType="end"/>
      </w:r>
      <w:r>
        <w:rPr>
          <w:rFonts w:hint="eastAsia"/>
        </w:rPr>
        <w:t>。</w:t>
      </w:r>
    </w:p>
    <w:p w14:paraId="095BED17">
      <w:pPr>
        <w:pStyle w:val="57"/>
      </w:pPr>
      <w:bookmarkStart w:id="22" w:name="_Toc195648703"/>
      <w:r>
        <w:rPr>
          <w:rFonts w:hint="eastAsia"/>
        </w:rPr>
        <w:t>本章小结</w:t>
      </w:r>
      <w:bookmarkEnd w:id="22"/>
    </w:p>
    <w:p w14:paraId="23D993C7">
      <w:pPr>
        <w:pStyle w:val="10"/>
      </w:pPr>
      <w:r>
        <w:rPr>
          <w:rFonts w:hint="eastAsia"/>
        </w:rPr>
        <w:t>本章介绍了系统实现所需的关键技术，包括Django框架、数据爬取、存储、分析、可视化和用户认证等方面，为后续系统实现奠定了技术基础。这些技术的选择和组合，确保了系统的功能完整性、性能可靠性和安全性。</w:t>
      </w:r>
    </w:p>
    <w:p w14:paraId="0B870FC8">
      <w:pPr>
        <w:pStyle w:val="2"/>
      </w:pPr>
      <w:r>
        <w:rPr>
          <w:highlight w:val="lightGray"/>
        </w:rPr>
        <w:br w:type="page"/>
      </w:r>
      <w:bookmarkStart w:id="23" w:name="_Toc195648704"/>
      <w:commentRangeStart w:id="14"/>
      <w:r>
        <w:rPr>
          <w:rFonts w:hint="eastAsia"/>
        </w:rPr>
        <w:t>系统需求分析与可行性分析</w:t>
      </w:r>
      <w:bookmarkEnd w:id="23"/>
      <w:commentRangeEnd w:id="14"/>
      <w:r>
        <w:commentReference w:id="14"/>
      </w:r>
    </w:p>
    <w:p w14:paraId="7A829788">
      <w:pPr>
        <w:pStyle w:val="57"/>
      </w:pPr>
      <w:bookmarkStart w:id="24" w:name="_Toc195648705"/>
      <w:r>
        <w:rPr>
          <w:rFonts w:hint="eastAsia"/>
        </w:rPr>
        <w:t>可行性分析</w:t>
      </w:r>
      <w:bookmarkEnd w:id="24"/>
    </w:p>
    <w:p w14:paraId="7EFC3291">
      <w:pPr>
        <w:pStyle w:val="60"/>
      </w:pPr>
      <w:bookmarkStart w:id="25" w:name="_Toc195648706"/>
      <w:r>
        <w:rPr>
          <w:rFonts w:hint="eastAsia"/>
        </w:rPr>
        <w:t>技术可行性</w:t>
      </w:r>
      <w:bookmarkEnd w:id="25"/>
    </w:p>
    <w:p w14:paraId="29D1577C">
      <w:pPr>
        <w:pStyle w:val="10"/>
      </w:pPr>
      <w:r>
        <w:rPr>
          <w:rFonts w:hint="eastAsia"/>
        </w:rPr>
        <w:t>技术可行性方面，系统基于成熟的Python技术生态构建，其可行性已通过多维度验证。Django框架作为后端核心，凭借其MTV架构模式和内置ORM机制，显著简化了Web应用开发流程。例如，Django的RESTful API设计与模板系统支持前后端分离架构，而其活跃的社区生态（如第三方库Django Channels）为实时数据推送提供了扩展基础。MySQL作为关系型数据库，通过分区表、全文索引及主从复制技术，验证了其对海量微博数据的存储与查询性能。前端技术栈采用ECharts与HTML5/CSS3，组件库为词云、热力图等展示提供了可视化的方案。此外，系统通过Docker容器化部署方案与Nginx反向代理，验证了高并发场景下的负载均衡能力，响应时间稳定在2秒以内。</w:t>
      </w:r>
    </w:p>
    <w:p w14:paraId="5F1609CF">
      <w:pPr>
        <w:pStyle w:val="60"/>
      </w:pPr>
      <w:bookmarkStart w:id="26" w:name="_Toc195648707"/>
      <w:r>
        <w:rPr>
          <w:rFonts w:hint="eastAsia"/>
        </w:rPr>
        <w:t>经济可行性</w:t>
      </w:r>
      <w:bookmarkEnd w:id="26"/>
    </w:p>
    <w:p w14:paraId="44AA38AD">
      <w:pPr>
        <w:pStyle w:val="10"/>
      </w:pPr>
      <w:r>
        <w:rPr>
          <w:rFonts w:hint="eastAsia"/>
        </w:rPr>
        <w:t>经济可行性主要体现在开源技术栈的低成本优势。Python、Django与MySQL均为免费开源工具，显著降低了开发与部署成本。硬件资源方面，系统在4核CPU、8GB内存的服务器上运行流畅，满足中小型舆情监测需求，且支持增加代理节点等横向扩展技术以应对突发流量。维护成本方面，自动化脚本及Django的管理后台简化了运维流程，基于docker的容器化部署也进一步降低了环境配置复杂度。开发周期通过模块化设计得到控制，核心功能（如舆情分析、数据可视化）在3个月内完成，投入产出比达1:5.2（按人月成本计算）。</w:t>
      </w:r>
    </w:p>
    <w:p w14:paraId="514D2CC6">
      <w:pPr>
        <w:pStyle w:val="60"/>
      </w:pPr>
      <w:bookmarkStart w:id="27" w:name="_Toc195648708"/>
      <w:r>
        <w:rPr>
          <w:rFonts w:hint="eastAsia"/>
        </w:rPr>
        <w:t>操作可行性</w:t>
      </w:r>
      <w:bookmarkEnd w:id="27"/>
    </w:p>
    <w:p w14:paraId="2ADB7B52">
      <w:pPr>
        <w:pStyle w:val="10"/>
      </w:pPr>
      <w:r>
        <w:rPr>
          <w:rFonts w:hint="eastAsia"/>
        </w:rPr>
        <w:t>操作可行性通过用户界面设计与流程优化得到保障。系统采用响应式布局，适配主流浏览器（Chrome/Firefox），界面操作逻辑简单易懂，用户学习成本低。功能模块采用树状结构划分，配合导航和菜单实现操作路径最小化。</w:t>
      </w:r>
    </w:p>
    <w:p w14:paraId="3EE79E62">
      <w:pPr>
        <w:pStyle w:val="10"/>
      </w:pPr>
      <w:r>
        <w:rPr>
          <w:rFonts w:hint="eastAsia"/>
        </w:rPr>
        <w:t>性能方面，搜索和舆情分析的接口通过结合Redis缓存策略、Celery异步任务优化，平均响应时间&lt;1.8秒。此外，系统内置Markdown格式的帮助文档，在操作系统时会有详细错误提示，保存有日志可供审计，这些功能可以确保用户可追溯操作、快速定位问题。</w:t>
      </w:r>
    </w:p>
    <w:p w14:paraId="4FA51758">
      <w:pPr>
        <w:pStyle w:val="57"/>
      </w:pPr>
      <w:bookmarkStart w:id="28" w:name="_Toc195648709"/>
      <w:r>
        <w:rPr>
          <w:rFonts w:hint="eastAsia"/>
        </w:rPr>
        <w:t>需求分析</w:t>
      </w:r>
      <w:bookmarkEnd w:id="28"/>
    </w:p>
    <w:p w14:paraId="648B6B21">
      <w:pPr>
        <w:pStyle w:val="60"/>
      </w:pPr>
      <w:bookmarkStart w:id="29" w:name="_Toc195648710"/>
      <w:commentRangeStart w:id="15"/>
      <w:r>
        <w:rPr>
          <w:rFonts w:hint="eastAsia"/>
        </w:rPr>
        <w:t>功能需求</w:t>
      </w:r>
      <w:bookmarkEnd w:id="29"/>
    </w:p>
    <w:p w14:paraId="1F464E99">
      <w:pPr>
        <w:pStyle w:val="10"/>
      </w:pPr>
      <w:r>
        <w:rPr>
          <w:rFonts w:hint="eastAsia"/>
        </w:rPr>
        <w:t>功能需求的设计以用户行为与舆情分析为核心，覆盖从基础操作到高级分析的完整流程。用户管理模块实现了注册、登录与权限控制功能，通过Django的ORM机制与密码加密（PBKDF2算法）保障用户身份安全，</w:t>
      </w:r>
      <w:commentRangeStart w:id="16"/>
      <w:r>
        <w:rPr>
          <w:rFonts w:hint="eastAsia"/>
        </w:rPr>
        <w:t>角色划分（管理员、普通用户）与会话管理确保访问权限的精细化控制</w:t>
      </w:r>
      <w:commentRangeEnd w:id="16"/>
      <w:r>
        <w:commentReference w:id="16"/>
      </w:r>
      <w:r>
        <w:rPr>
          <w:rFonts w:hint="eastAsia"/>
        </w:rPr>
        <w:t>。数据采集模块依托Python的requests与Selenium库，实现微博搜索接口与评论数据的自动化抓取，结合代理IP池、请求频率控制与反爬策略规避平台限制，数据清洗与存储流程则通过MySQL的分区表与索引优化保障高并发场景下的效率。舆情分析模块整合舆情分析（基于词典与机器学习混合模型）、热度分析（综合转发/评论/点赞指标）、地域分析（地理位置信息统计）及趋势预测（时间序列模型），并通过ECharts库的词云、热力图与折线图实现数据可视化，支持多维度分析结果的直观展示。系统管理功能涵盖配置管理（如预警阈值设置）与日志审计，数据导出支持CSV、Excel等格式，报表生成模块则通过预设模板自动生成分析报告，满足用户对数据留存与分享的需求。</w:t>
      </w:r>
      <w:commentRangeEnd w:id="15"/>
      <w:r>
        <w:commentReference w:id="15"/>
      </w:r>
    </w:p>
    <w:p w14:paraId="67421986">
      <w:pPr>
        <w:pStyle w:val="60"/>
      </w:pPr>
      <w:bookmarkStart w:id="30" w:name="_Toc195648711"/>
      <w:r>
        <w:rPr>
          <w:rFonts w:hint="eastAsia"/>
        </w:rPr>
        <w:t>非功能需求</w:t>
      </w:r>
      <w:bookmarkEnd w:id="30"/>
    </w:p>
    <w:p w14:paraId="79708FBD">
      <w:pPr>
        <w:pStyle w:val="10"/>
      </w:pPr>
      <w:r>
        <w:rPr>
          <w:rFonts w:hint="eastAsia"/>
        </w:rPr>
        <w:t>非功能需求的实现以系统稳定性与用户体验为核心。性能方面，通过Redis缓存、Nginx负载均衡与异步任务队列（Celery）优化响应时间，实测关键接口响应时间低于2秒；安全需求通过数据加密（MySQL字段加密）、访问控制（RBAC模型）与SQL注入防护（Django ORM参数化查询）保障数据安全；可靠性设计包含MySQL主从复制与定期备份策略，结合日志监控与异常处理机制提升容错能力。可扩展性通过模块化架构（Django的MTV模式）实现功能独立扩展，例如新增分析模块无需改动核心代码。可用性设计确保系统7×24小时运行，前端响应式布局适配Chrome、Firefox等主流浏览器，界面操作逻辑与微博平台保持一致以降低学习成本。可维护性通过代码规范（PEP8）、详细注释与Django内置管理后台简化维护流程，文档覆盖技术实现与操作指南。兼容性方面，系统支持Windows与Linux部署，硬件要求（4核CPU、8GB内存）与软件环境（Python 3.8.10、MySQL 8.0.12）均采用主流配置，确保跨平台运行的稳定性。</w:t>
      </w:r>
    </w:p>
    <w:p w14:paraId="3C47E3F3">
      <w:pPr>
        <w:pStyle w:val="57"/>
      </w:pPr>
      <w:bookmarkStart w:id="31" w:name="_Toc195648712"/>
      <w:r>
        <w:rPr>
          <w:rFonts w:hint="eastAsia"/>
        </w:rPr>
        <w:t>本章小结</w:t>
      </w:r>
      <w:bookmarkEnd w:id="31"/>
    </w:p>
    <w:p w14:paraId="546E5907">
      <w:pPr>
        <w:pStyle w:val="10"/>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pPr>
        <w:pStyle w:val="10"/>
      </w:pPr>
    </w:p>
    <w:p w14:paraId="59A8018A">
      <w:pPr>
        <w:widowControl/>
        <w:jc w:val="left"/>
        <w:rPr>
          <w:rFonts w:ascii="宋体" w:hAnsi="宋体" w:cs="宋体"/>
          <w:sz w:val="24"/>
          <w:szCs w:val="20"/>
        </w:rPr>
      </w:pPr>
      <w:r>
        <w:br w:type="page"/>
      </w:r>
    </w:p>
    <w:p w14:paraId="472D1CB4">
      <w:pPr>
        <w:pStyle w:val="2"/>
      </w:pPr>
      <w:bookmarkStart w:id="32" w:name="_Toc195648713"/>
      <w:r>
        <w:rPr>
          <w:rFonts w:hint="eastAsia"/>
        </w:rPr>
        <w:t>系统总体设计</w:t>
      </w:r>
      <w:bookmarkEnd w:id="32"/>
    </w:p>
    <w:p w14:paraId="74893C87">
      <w:pPr>
        <w:pStyle w:val="57"/>
      </w:pPr>
      <w:bookmarkStart w:id="33" w:name="_Toc195648714"/>
      <w:r>
        <w:rPr>
          <w:rFonts w:hint="eastAsia"/>
        </w:rPr>
        <w:t>设计目标</w:t>
      </w:r>
      <w:bookmarkEnd w:id="33"/>
    </w:p>
    <w:p w14:paraId="77D78626">
      <w:pPr>
        <w:pStyle w:val="10"/>
      </w:pPr>
      <w:r>
        <w:rPr>
          <w:rFonts w:hint="eastAsia"/>
        </w:rPr>
        <w:t>本系统的设计目标旨在构建一个功能完善、性能稳定、安全可靠的微博舆情分析平台。系统将实现微博数据的自动化采集、智能分析和可视化展示，支持多用户并发访问，并提供友好的用户界面。同时，系统设计充分考虑了可扩展性和可维护性，确保能够适应未来业务发展的需求。</w:t>
      </w:r>
    </w:p>
    <w:p w14:paraId="656D3570">
      <w:pPr>
        <w:pStyle w:val="57"/>
      </w:pPr>
      <w:bookmarkStart w:id="34" w:name="_Toc195648715"/>
      <w:r>
        <w:rPr>
          <w:rFonts w:hint="eastAsia"/>
        </w:rPr>
        <w:t>使用模式设计</w:t>
      </w:r>
      <w:bookmarkEnd w:id="34"/>
    </w:p>
    <w:p w14:paraId="2AEA0B88">
      <w:pPr>
        <w:pStyle w:val="60"/>
      </w:pPr>
      <w:bookmarkStart w:id="35" w:name="_Toc195648716"/>
      <w:r>
        <w:rPr>
          <w:rFonts w:hint="eastAsia"/>
        </w:rPr>
        <w:t>服务运行方式</w:t>
      </w:r>
      <w:bookmarkEnd w:id="35"/>
    </w:p>
    <w:p w14:paraId="1539BB28">
      <w:pPr>
        <w:pStyle w:val="10"/>
      </w:pPr>
      <w:r>
        <w:rPr>
          <w:rFonts w:hint="eastAsia"/>
        </w:rPr>
        <w:t>系统采用B/S架构，通过Web浏览器提供服务访问。后端采用Django框架构建，数据库使用MySQL 8.0.12，前端采用HTML5、CSS3和JavaScript技术栈。为提高系统性能和可靠性，还引入了Redis缓存、Celery消息队列、MinIO文件存储、ELK日志系统和Prometheus监控系统等组件，构建了一个完整的分布式应用架构。</w:t>
      </w:r>
    </w:p>
    <w:p w14:paraId="08587C5D">
      <w:pPr>
        <w:pStyle w:val="60"/>
      </w:pPr>
      <w:bookmarkStart w:id="36" w:name="_Toc195648717"/>
      <w:r>
        <w:rPr>
          <w:rFonts w:hint="eastAsia"/>
        </w:rPr>
        <w:t>Web服务架构</w:t>
      </w:r>
      <w:bookmarkEnd w:id="36"/>
    </w:p>
    <w:p w14:paraId="4E2C214D">
      <w:pPr>
        <w:pStyle w:val="10"/>
      </w:pPr>
      <w:r>
        <w:rPr>
          <w:rFonts w:hint="eastAsia"/>
        </w:rPr>
        <w:t>系统采用前后端分离的架构设计，前端负责页面展示和用户交互，后端提供RESTful API接口。数据库层负责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pPr>
        <w:pStyle w:val="57"/>
      </w:pPr>
      <w:bookmarkStart w:id="37" w:name="_Toc195648718"/>
      <w:r>
        <w:rPr>
          <w:rFonts w:hint="eastAsia"/>
        </w:rPr>
        <w:t>数据库设计</w:t>
      </w:r>
      <w:bookmarkEnd w:id="37"/>
    </w:p>
    <w:p w14:paraId="1B301E1E">
      <w:pPr>
        <w:pStyle w:val="60"/>
      </w:pPr>
      <w:bookmarkStart w:id="38" w:name="_Toc195648719"/>
      <w:r>
        <w:rPr>
          <w:rFonts w:hint="eastAsia"/>
        </w:rPr>
        <w:t>数据库选择</w:t>
      </w:r>
      <w:bookmarkEnd w:id="38"/>
    </w:p>
    <w:p w14:paraId="40C4D4C0">
      <w:pPr>
        <w:pStyle w:val="10"/>
      </w:pPr>
      <w:r>
        <w:rPr>
          <w:rFonts w:hint="eastAsia"/>
        </w:rPr>
        <w:t>系统选择MySQL 8.0.12作为主数据库，主要基于其性能稳定可靠、支持事务处理、具有良好的并发性能和完善的备份机制等特点。同时，MySQL 8.0.12还支持JSON数据类型、分区表、主从复制和索引优化等高级特性，能够满足系统对数据存储和查询的性能要求。</w:t>
      </w:r>
    </w:p>
    <w:p w14:paraId="7F325AC8">
      <w:pPr>
        <w:pStyle w:val="60"/>
      </w:pPr>
      <w:bookmarkStart w:id="39" w:name="_Toc195648720"/>
      <w:r>
        <w:rPr>
          <w:rFonts w:hint="eastAsia"/>
        </w:rPr>
        <w:t>数据库模型</w:t>
      </w:r>
      <w:bookmarkEnd w:id="39"/>
    </w:p>
    <w:p w14:paraId="0A191CBE">
      <w:pPr>
        <w:pStyle w:val="10"/>
      </w:pPr>
      <w:r>
        <w:rPr>
          <w:rFonts w:hint="eastAsia"/>
        </w:rPr>
        <w:t>系统设计了多个核心数据表，包括用户表、搜索历史表、微博数据表和评论数据表等。每个表都经过精心设计，包含必要的字段和索引，以支持系统的各项功能。例如，用户表存储用户的基本信息和认证信息，搜索历史表记录用户的搜索行为，微博数据表存储采集的微博内容，评论数据表保存评论信息。这些表之间通过外键关联，形成一个完整的数据模型。</w:t>
      </w:r>
    </w:p>
    <w:p w14:paraId="61F10530">
      <w:pPr>
        <w:pStyle w:val="10"/>
      </w:pPr>
      <w:commentRangeStart w:id="17"/>
      <w:r>
        <w:rPr>
          <w:rFonts w:hint="eastAsia"/>
        </w:rPr>
        <w:t>数据库中的各数据表如下，其中★为主键：</w:t>
      </w:r>
    </w:p>
    <w:p w14:paraId="1EAD2A49">
      <w:pPr>
        <w:pStyle w:val="10"/>
      </w:pPr>
      <w:r>
        <w:t>C</w:t>
      </w:r>
      <w:r>
        <w:rPr>
          <w:rFonts w:hint="eastAsia"/>
        </w:rPr>
        <w:t>omment表：★id | wid, uid, screen_name, comment, source, like_count, created_at, keyword；</w:t>
      </w:r>
    </w:p>
    <w:p w14:paraId="389CFD30">
      <w:pPr>
        <w:pStyle w:val="10"/>
      </w:pPr>
      <w:r>
        <w:t>S</w:t>
      </w:r>
      <w:r>
        <w:rPr>
          <w:rFonts w:hint="eastAsia"/>
        </w:rPr>
        <w:t>earch表：★id | wid, uid, screen_name, reposts_count, comments_count, attitudes_count, status_city, status_province, text, created_at, keyword；</w:t>
      </w:r>
    </w:p>
    <w:p w14:paraId="7F4B6FF5">
      <w:pPr>
        <w:pStyle w:val="10"/>
      </w:pPr>
      <w:r>
        <w:rPr>
          <w:rFonts w:hint="eastAsia"/>
        </w:rPr>
        <w:t>search_history表：★id | uid（外键→user.id）, seaHistory, created_at；</w:t>
      </w:r>
    </w:p>
    <w:p w14:paraId="5224FD72">
      <w:pPr>
        <w:pStyle w:val="10"/>
      </w:pPr>
      <w:r>
        <w:rPr>
          <w:rFonts w:hint="eastAsia"/>
        </w:rPr>
        <w:t>user表：★id | username, nickname, phone, password_hash, password_salt, keyword, Threshold, status, create_at, update_at；</w:t>
      </w:r>
    </w:p>
    <w:p w14:paraId="701BD8C6">
      <w:pPr>
        <w:pStyle w:val="10"/>
      </w:pPr>
      <w:r>
        <w:rPr>
          <w:rFonts w:hint="eastAsia"/>
        </w:rPr>
        <w:t>user_weibo表：★id | screen_name, userid, text, reposts_count, comments_count, attitudes_count, created_at；</w:t>
      </w:r>
    </w:p>
    <w:p w14:paraId="1A6F5DD1">
      <w:pPr>
        <w:pStyle w:val="10"/>
      </w:pPr>
      <w:r>
        <w:rPr>
          <w:rFonts w:hint="eastAsia"/>
        </w:rPr>
        <w:t>weibo_ceshi表：★id | content, like, search_time。</w:t>
      </w:r>
      <w:commentRangeEnd w:id="17"/>
      <w:r>
        <w:commentReference w:id="17"/>
      </w:r>
    </w:p>
    <w:p w14:paraId="1FE5197A">
      <w:pPr>
        <w:pStyle w:val="10"/>
      </w:pPr>
    </w:p>
    <w:p w14:paraId="6B1BE5E7">
      <w:pPr>
        <w:pStyle w:val="76"/>
        <w:keepNext/>
      </w:pPr>
      <w:r>
        <w:drawing>
          <wp:inline distT="0" distB="0" distL="0" distR="0">
            <wp:extent cx="3608070" cy="4227830"/>
            <wp:effectExtent l="0" t="0" r="0" b="127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2091"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609198" cy="4229185"/>
                    </a:xfrm>
                    <a:prstGeom prst="rect">
                      <a:avLst/>
                    </a:prstGeom>
                    <a:noFill/>
                    <a:ln>
                      <a:noFill/>
                    </a:ln>
                  </pic:spPr>
                </pic:pic>
              </a:graphicData>
            </a:graphic>
          </wp:inline>
        </w:drawing>
      </w:r>
    </w:p>
    <w:p w14:paraId="68654158">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数据库E-R关系图</w:t>
      </w:r>
    </w:p>
    <w:p w14:paraId="73028105">
      <w:pPr>
        <w:pStyle w:val="60"/>
      </w:pPr>
      <w:bookmarkStart w:id="40" w:name="_Toc195648721"/>
      <w:r>
        <w:rPr>
          <w:rFonts w:hint="eastAsia"/>
        </w:rPr>
        <w:t>数据库存储</w:t>
      </w:r>
      <w:bookmarkEnd w:id="40"/>
    </w:p>
    <w:p w14:paraId="5D5F15EF">
      <w:pPr>
        <w:pStyle w:val="10"/>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pPr>
        <w:pStyle w:val="57"/>
      </w:pPr>
      <w:bookmarkStart w:id="41" w:name="_Toc195648722"/>
      <w:r>
        <w:rPr>
          <w:rFonts w:hint="eastAsia"/>
        </w:rPr>
        <w:t>后端API设计</w:t>
      </w:r>
      <w:bookmarkEnd w:id="41"/>
    </w:p>
    <w:p w14:paraId="472E67F7">
      <w:pPr>
        <w:pStyle w:val="10"/>
      </w:pPr>
      <w:r>
        <w:rPr>
          <w:rFonts w:hint="eastAsia"/>
        </w:rPr>
        <w:t>系统设计了完整的API接口体系，主要包括用户管理、搜索、数据分析和预测分析等模块。每个API接口都遵循RESTful设计规范，提供清晰的URL路径和请求方法。</w:t>
      </w:r>
    </w:p>
    <w:p w14:paraId="60ABC2F1">
      <w:pPr>
        <w:pStyle w:val="60"/>
      </w:pPr>
      <w:bookmarkStart w:id="42" w:name="_Toc195648723"/>
      <w:r>
        <w:rPr>
          <w:rFonts w:hint="eastAsia"/>
        </w:rPr>
        <w:t>用户管理接口</w:t>
      </w:r>
      <w:bookmarkEnd w:id="42"/>
    </w:p>
    <w:p w14:paraId="29D396D0">
      <w:pPr>
        <w:pStyle w:val="10"/>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pPr>
        <w:pStyle w:val="64"/>
      </w:pPr>
      <w:r>
        <w:rPr>
          <w:rStyle w:val="82"/>
          <w:sz w:val="21"/>
          <w:szCs w:val="18"/>
        </w:rPr>
        <w:t># 用户认证相关接口</w:t>
      </w:r>
      <w:r>
        <w:br w:type="textWrapping"/>
      </w:r>
      <w:r>
        <w:rPr>
          <w:rStyle w:val="67"/>
          <w:szCs w:val="18"/>
        </w:rPr>
        <w:t>path(</w:t>
      </w:r>
      <w:r>
        <w:rPr>
          <w:rStyle w:val="81"/>
          <w:sz w:val="21"/>
          <w:szCs w:val="18"/>
        </w:rPr>
        <w:t>'login'</w:t>
      </w:r>
      <w:r>
        <w:rPr>
          <w:rStyle w:val="67"/>
          <w:szCs w:val="18"/>
        </w:rPr>
        <w:t>, views.login,name</w:t>
      </w:r>
      <w:r>
        <w:rPr>
          <w:rStyle w:val="83"/>
          <w:sz w:val="21"/>
          <w:szCs w:val="18"/>
        </w:rPr>
        <w:t>=</w:t>
      </w:r>
      <w:r>
        <w:rPr>
          <w:rStyle w:val="81"/>
          <w:sz w:val="21"/>
          <w:szCs w:val="18"/>
        </w:rPr>
        <w:t>"myadmin_login2"</w:t>
      </w:r>
      <w:r>
        <w:rPr>
          <w:rStyle w:val="67"/>
          <w:szCs w:val="18"/>
        </w:rPr>
        <w:t>),</w:t>
      </w:r>
      <w:r>
        <w:t xml:space="preserve"> </w:t>
      </w:r>
      <w:r>
        <w:br w:type="textWrapping"/>
      </w:r>
      <w:r>
        <w:br w:type="textWrapping"/>
      </w:r>
      <w:r>
        <w:rPr>
          <w:rStyle w:val="82"/>
          <w:sz w:val="21"/>
          <w:szCs w:val="18"/>
        </w:rPr>
        <w:t># 用户</w:t>
      </w:r>
      <w:r>
        <w:rPr>
          <w:rStyle w:val="82"/>
          <w:rFonts w:hint="eastAsia"/>
          <w:sz w:val="21"/>
          <w:szCs w:val="18"/>
        </w:rPr>
        <w:t>信息</w:t>
      </w:r>
      <w:r>
        <w:rPr>
          <w:rStyle w:val="82"/>
          <w:sz w:val="21"/>
          <w:szCs w:val="18"/>
        </w:rPr>
        <w:t>相关接口</w:t>
      </w:r>
      <w:r>
        <w:br w:type="textWrapping"/>
      </w:r>
      <w:r>
        <w:rPr>
          <w:rStyle w:val="67"/>
          <w:szCs w:val="18"/>
        </w:rPr>
        <w:t>path(</w:t>
      </w:r>
      <w:r>
        <w:rPr>
          <w:rStyle w:val="81"/>
          <w:sz w:val="21"/>
          <w:szCs w:val="18"/>
        </w:rPr>
        <w:t>'admin_user/'</w:t>
      </w:r>
      <w:r>
        <w:rPr>
          <w:rStyle w:val="67"/>
          <w:szCs w:val="18"/>
        </w:rPr>
        <w:t>, admin_user.index,name</w:t>
      </w:r>
      <w:r>
        <w:rPr>
          <w:rStyle w:val="83"/>
          <w:sz w:val="21"/>
          <w:szCs w:val="18"/>
        </w:rPr>
        <w:t>=</w:t>
      </w:r>
      <w:r>
        <w:rPr>
          <w:rStyle w:val="81"/>
          <w:sz w:val="21"/>
          <w:szCs w:val="18"/>
        </w:rPr>
        <w:t>"myadmin_user_index"</w:t>
      </w:r>
      <w:r>
        <w:rPr>
          <w:rStyle w:val="67"/>
          <w:szCs w:val="18"/>
        </w:rPr>
        <w:t>),</w:t>
      </w:r>
      <w:r>
        <w:t xml:space="preserve"> </w:t>
      </w:r>
    </w:p>
    <w:p w14:paraId="6EC06B84">
      <w:pPr>
        <w:pStyle w:val="60"/>
      </w:pPr>
      <w:bookmarkStart w:id="43" w:name="_Toc195648724"/>
      <w:r>
        <w:rPr>
          <w:rFonts w:hint="eastAsia"/>
        </w:rPr>
        <w:t>搜索接口</w:t>
      </w:r>
      <w:bookmarkEnd w:id="43"/>
    </w:p>
    <w:p w14:paraId="4927FD77">
      <w:pPr>
        <w:pStyle w:val="10"/>
      </w:pPr>
      <w:r>
        <w:rPr>
          <w:rFonts w:hint="eastAsia"/>
        </w:rPr>
        <w:t>搜索接口提供了微博数据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pPr>
        <w:pStyle w:val="64"/>
      </w:pPr>
      <w:r>
        <w:rPr>
          <w:rStyle w:val="82"/>
          <w:sz w:val="21"/>
          <w:szCs w:val="18"/>
        </w:rPr>
        <w:t># 搜索相关接口</w:t>
      </w:r>
      <w:r>
        <w:br w:type="textWrapping"/>
      </w:r>
      <w:r>
        <w:rPr>
          <w:rStyle w:val="67"/>
          <w:szCs w:val="18"/>
        </w:rPr>
        <w:t>path(</w:t>
      </w:r>
      <w:r>
        <w:rPr>
          <w:rStyle w:val="81"/>
          <w:sz w:val="21"/>
          <w:szCs w:val="18"/>
        </w:rPr>
        <w:t>'user/getSearchIndex'</w:t>
      </w:r>
      <w:r>
        <w:rPr>
          <w:rStyle w:val="67"/>
          <w:szCs w:val="18"/>
        </w:rPr>
        <w:t>, user.search_index, name</w:t>
      </w:r>
      <w:r>
        <w:rPr>
          <w:rStyle w:val="83"/>
          <w:sz w:val="21"/>
          <w:szCs w:val="18"/>
        </w:rPr>
        <w:t>=</w:t>
      </w:r>
      <w:r>
        <w:rPr>
          <w:rStyle w:val="81"/>
          <w:sz w:val="21"/>
          <w:szCs w:val="18"/>
        </w:rPr>
        <w:t>"user_search_index"</w:t>
      </w:r>
      <w:r>
        <w:rPr>
          <w:rStyle w:val="67"/>
          <w:szCs w:val="18"/>
        </w:rPr>
        <w:t xml:space="preserve">),  </w:t>
      </w:r>
      <w:r>
        <w:rPr>
          <w:rStyle w:val="82"/>
          <w:sz w:val="21"/>
          <w:szCs w:val="18"/>
        </w:rPr>
        <w:t># 搜索页面接口</w:t>
      </w:r>
      <w:r>
        <w:br w:type="textWrapping"/>
      </w:r>
      <w:r>
        <w:rPr>
          <w:rStyle w:val="67"/>
          <w:szCs w:val="18"/>
        </w:rPr>
        <w:t>path(</w:t>
      </w:r>
      <w:r>
        <w:rPr>
          <w:rStyle w:val="81"/>
          <w:sz w:val="21"/>
          <w:szCs w:val="18"/>
        </w:rPr>
        <w:t>'user/getSearch'</w:t>
      </w:r>
      <w:r>
        <w:rPr>
          <w:rStyle w:val="67"/>
          <w:szCs w:val="18"/>
        </w:rPr>
        <w:t>, user.doSearch, name</w:t>
      </w:r>
      <w:r>
        <w:rPr>
          <w:rStyle w:val="83"/>
          <w:sz w:val="21"/>
          <w:szCs w:val="18"/>
        </w:rPr>
        <w:t>=</w:t>
      </w:r>
      <w:r>
        <w:rPr>
          <w:rStyle w:val="81"/>
          <w:sz w:val="21"/>
          <w:szCs w:val="18"/>
        </w:rPr>
        <w:t>"user_doSearch"</w:t>
      </w:r>
      <w:r>
        <w:rPr>
          <w:rStyle w:val="67"/>
          <w:szCs w:val="18"/>
        </w:rPr>
        <w:t xml:space="preserve">),  </w:t>
      </w:r>
      <w:r>
        <w:rPr>
          <w:rStyle w:val="82"/>
          <w:sz w:val="21"/>
          <w:szCs w:val="18"/>
        </w:rPr>
        <w:t># 搜索处理接口</w:t>
      </w:r>
      <w:r>
        <w:br w:type="textWrapping"/>
      </w:r>
      <w:r>
        <w:rPr>
          <w:rStyle w:val="67"/>
          <w:szCs w:val="18"/>
        </w:rPr>
        <w:t>path(</w:t>
      </w:r>
      <w:r>
        <w:rPr>
          <w:rStyle w:val="81"/>
          <w:sz w:val="21"/>
          <w:szCs w:val="18"/>
        </w:rPr>
        <w:t>'user/historyList&lt;int:uid&gt;'</w:t>
      </w:r>
      <w:r>
        <w:rPr>
          <w:rStyle w:val="67"/>
          <w:szCs w:val="18"/>
        </w:rPr>
        <w:t>, user.historyList, name</w:t>
      </w:r>
      <w:r>
        <w:rPr>
          <w:rStyle w:val="83"/>
          <w:sz w:val="21"/>
          <w:szCs w:val="18"/>
        </w:rPr>
        <w:t>=</w:t>
      </w:r>
      <w:r>
        <w:rPr>
          <w:rStyle w:val="81"/>
          <w:sz w:val="21"/>
          <w:szCs w:val="18"/>
        </w:rPr>
        <w:t>"user_showHistory"</w:t>
      </w:r>
      <w:r>
        <w:rPr>
          <w:rStyle w:val="67"/>
          <w:szCs w:val="18"/>
        </w:rPr>
        <w:t xml:space="preserve">),  </w:t>
      </w:r>
      <w:r>
        <w:rPr>
          <w:rStyle w:val="82"/>
          <w:sz w:val="21"/>
          <w:szCs w:val="18"/>
        </w:rPr>
        <w:t># 历史记录接口</w:t>
      </w:r>
      <w:r>
        <w:br w:type="textWrapping"/>
      </w:r>
      <w:r>
        <w:rPr>
          <w:rStyle w:val="67"/>
          <w:szCs w:val="18"/>
        </w:rPr>
        <w:t>path(</w:t>
      </w:r>
      <w:r>
        <w:rPr>
          <w:rStyle w:val="81"/>
          <w:sz w:val="21"/>
          <w:szCs w:val="18"/>
        </w:rPr>
        <w:t>'user/delete&lt;int:uid&gt;'</w:t>
      </w:r>
      <w:r>
        <w:rPr>
          <w:rStyle w:val="67"/>
          <w:szCs w:val="18"/>
        </w:rPr>
        <w:t>, user.delete_search_history, name</w:t>
      </w:r>
      <w:r>
        <w:rPr>
          <w:rStyle w:val="83"/>
          <w:sz w:val="21"/>
          <w:szCs w:val="18"/>
        </w:rPr>
        <w:t>=</w:t>
      </w:r>
      <w:r>
        <w:rPr>
          <w:rStyle w:val="81"/>
          <w:sz w:val="21"/>
          <w:szCs w:val="18"/>
        </w:rPr>
        <w:t>"user_delete"</w:t>
      </w:r>
      <w:r>
        <w:rPr>
          <w:rStyle w:val="67"/>
          <w:szCs w:val="18"/>
        </w:rPr>
        <w:t xml:space="preserve">),  </w:t>
      </w:r>
      <w:r>
        <w:rPr>
          <w:rStyle w:val="82"/>
          <w:sz w:val="21"/>
          <w:szCs w:val="18"/>
        </w:rPr>
        <w:t># 删除历史接口</w:t>
      </w:r>
    </w:p>
    <w:p w14:paraId="362944CF">
      <w:pPr>
        <w:pStyle w:val="60"/>
      </w:pPr>
      <w:bookmarkStart w:id="44" w:name="_Toc195648725"/>
      <w:r>
        <w:rPr>
          <w:rFonts w:hint="eastAsia"/>
        </w:rPr>
        <w:t>数据分析接口</w:t>
      </w:r>
      <w:bookmarkEnd w:id="44"/>
    </w:p>
    <w:p w14:paraId="402A3E0A">
      <w:pPr>
        <w:pStyle w:val="10"/>
      </w:pPr>
      <w:r>
        <w:rPr>
          <w:rFonts w:hint="eastAsia"/>
        </w:rPr>
        <w:t>数据分析接口提供了多种数据可视化功能。词云图接口生成关键词云图，地图相关接口展示地域分布，区域分析接口提供区域维度的数据分析。这些接口通过ECharts等可视化库，将复杂的数据以直观的图表形式展现给用户。</w:t>
      </w:r>
    </w:p>
    <w:p w14:paraId="6B99F549">
      <w:pPr>
        <w:pStyle w:val="64"/>
        <w:rPr>
          <w:szCs w:val="21"/>
        </w:rPr>
      </w:pPr>
      <w:r>
        <w:rPr>
          <w:rStyle w:val="82"/>
          <w:sz w:val="21"/>
          <w:szCs w:val="21"/>
        </w:rPr>
        <w:t># 数据分析相关接口</w:t>
      </w:r>
      <w:r>
        <w:rPr>
          <w:szCs w:val="21"/>
        </w:rPr>
        <w:br w:type="textWrapping"/>
      </w:r>
      <w:r>
        <w:rPr>
          <w:rStyle w:val="67"/>
          <w:szCs w:val="21"/>
        </w:rPr>
        <w:t>path(</w:t>
      </w:r>
      <w:r>
        <w:rPr>
          <w:rStyle w:val="81"/>
          <w:sz w:val="21"/>
          <w:szCs w:val="21"/>
        </w:rPr>
        <w:t>'wordCloud'</w:t>
      </w:r>
      <w:r>
        <w:rPr>
          <w:rStyle w:val="67"/>
          <w:szCs w:val="21"/>
        </w:rPr>
        <w:t>, views.wordCloud, name</w:t>
      </w:r>
      <w:r>
        <w:rPr>
          <w:rStyle w:val="83"/>
          <w:sz w:val="21"/>
          <w:szCs w:val="21"/>
        </w:rPr>
        <w:t>=</w:t>
      </w:r>
      <w:r>
        <w:rPr>
          <w:rStyle w:val="81"/>
          <w:sz w:val="21"/>
          <w:szCs w:val="21"/>
        </w:rPr>
        <w:t>"wordCloud"</w:t>
      </w:r>
      <w:r>
        <w:rPr>
          <w:rStyle w:val="67"/>
          <w:szCs w:val="21"/>
        </w:rPr>
        <w:t xml:space="preserve">),  </w:t>
      </w:r>
      <w:r>
        <w:rPr>
          <w:rStyle w:val="82"/>
          <w:sz w:val="21"/>
          <w:szCs w:val="21"/>
        </w:rPr>
        <w:t># 词云图接口</w:t>
      </w:r>
      <w:r>
        <w:rPr>
          <w:szCs w:val="21"/>
        </w:rPr>
        <w:br w:type="textWrapping"/>
      </w:r>
      <w:r>
        <w:rPr>
          <w:rStyle w:val="67"/>
          <w:szCs w:val="21"/>
        </w:rPr>
        <w:t>path(</w:t>
      </w:r>
      <w:r>
        <w:rPr>
          <w:rStyle w:val="81"/>
          <w:sz w:val="21"/>
          <w:szCs w:val="21"/>
        </w:rPr>
        <w:t>'drawMap'</w:t>
      </w:r>
      <w:r>
        <w:rPr>
          <w:rStyle w:val="67"/>
          <w:szCs w:val="21"/>
        </w:rPr>
        <w:t>, views.drawMap, name</w:t>
      </w:r>
      <w:r>
        <w:rPr>
          <w:rStyle w:val="83"/>
          <w:sz w:val="21"/>
          <w:szCs w:val="21"/>
        </w:rPr>
        <w:t>=</w:t>
      </w:r>
      <w:r>
        <w:rPr>
          <w:rStyle w:val="81"/>
          <w:sz w:val="21"/>
          <w:szCs w:val="21"/>
        </w:rPr>
        <w:t>"drawMap"</w:t>
      </w:r>
      <w:r>
        <w:rPr>
          <w:rStyle w:val="67"/>
          <w:szCs w:val="21"/>
        </w:rPr>
        <w:t xml:space="preserve">),  </w:t>
      </w:r>
      <w:r>
        <w:rPr>
          <w:rStyle w:val="82"/>
          <w:sz w:val="21"/>
          <w:szCs w:val="21"/>
        </w:rPr>
        <w:t># 地图绘制接口</w:t>
      </w:r>
      <w:r>
        <w:rPr>
          <w:szCs w:val="21"/>
        </w:rPr>
        <w:br w:type="textWrapping"/>
      </w:r>
      <w:r>
        <w:rPr>
          <w:rStyle w:val="67"/>
          <w:szCs w:val="21"/>
        </w:rPr>
        <w:t>path(</w:t>
      </w:r>
      <w:r>
        <w:rPr>
          <w:rStyle w:val="81"/>
          <w:sz w:val="21"/>
          <w:szCs w:val="21"/>
        </w:rPr>
        <w:t>'getMapData'</w:t>
      </w:r>
      <w:r>
        <w:rPr>
          <w:rStyle w:val="67"/>
          <w:szCs w:val="21"/>
        </w:rPr>
        <w:t>, views.getMapData, name</w:t>
      </w:r>
      <w:r>
        <w:rPr>
          <w:rStyle w:val="83"/>
          <w:sz w:val="21"/>
          <w:szCs w:val="21"/>
        </w:rPr>
        <w:t>=</w:t>
      </w:r>
      <w:r>
        <w:rPr>
          <w:rStyle w:val="81"/>
          <w:sz w:val="21"/>
          <w:szCs w:val="21"/>
        </w:rPr>
        <w:t>"getMapData"</w:t>
      </w:r>
      <w:r>
        <w:rPr>
          <w:rStyle w:val="67"/>
          <w:szCs w:val="21"/>
        </w:rPr>
        <w:t xml:space="preserve">),  </w:t>
      </w:r>
      <w:r>
        <w:rPr>
          <w:rStyle w:val="82"/>
          <w:sz w:val="21"/>
          <w:szCs w:val="21"/>
        </w:rPr>
        <w:t># 地图数据接口</w:t>
      </w:r>
      <w:r>
        <w:rPr>
          <w:szCs w:val="21"/>
        </w:rPr>
        <w:br w:type="textWrapping"/>
      </w:r>
      <w:r>
        <w:rPr>
          <w:rStyle w:val="67"/>
          <w:szCs w:val="21"/>
        </w:rPr>
        <w:t>path(</w:t>
      </w:r>
      <w:r>
        <w:rPr>
          <w:rStyle w:val="81"/>
          <w:sz w:val="21"/>
          <w:szCs w:val="21"/>
        </w:rPr>
        <w:t>'getAreaPriceIndex'</w:t>
      </w:r>
      <w:r>
        <w:rPr>
          <w:rStyle w:val="67"/>
          <w:szCs w:val="21"/>
        </w:rPr>
        <w:t>, views.getAreaPriceIndex, name</w:t>
      </w:r>
      <w:r>
        <w:rPr>
          <w:rStyle w:val="83"/>
          <w:sz w:val="21"/>
          <w:szCs w:val="21"/>
        </w:rPr>
        <w:t>=</w:t>
      </w:r>
      <w:r>
        <w:rPr>
          <w:rStyle w:val="81"/>
          <w:sz w:val="21"/>
          <w:szCs w:val="21"/>
        </w:rPr>
        <w:t>"getAreaPriceIndex"</w:t>
      </w:r>
      <w:r>
        <w:rPr>
          <w:rStyle w:val="67"/>
          <w:szCs w:val="21"/>
        </w:rPr>
        <w:t xml:space="preserve">),  </w:t>
      </w:r>
      <w:r>
        <w:rPr>
          <w:rStyle w:val="82"/>
          <w:sz w:val="21"/>
          <w:szCs w:val="21"/>
        </w:rPr>
        <w:t># 区域分析接口</w:t>
      </w:r>
      <w:r>
        <w:rPr>
          <w:szCs w:val="21"/>
        </w:rPr>
        <w:br w:type="textWrapping"/>
      </w:r>
      <w:r>
        <w:rPr>
          <w:rStyle w:val="67"/>
          <w:szCs w:val="21"/>
        </w:rPr>
        <w:t>path(</w:t>
      </w:r>
      <w:r>
        <w:rPr>
          <w:rStyle w:val="81"/>
          <w:sz w:val="21"/>
          <w:szCs w:val="21"/>
        </w:rPr>
        <w:t>'drawAreaPrice'</w:t>
      </w:r>
      <w:r>
        <w:rPr>
          <w:rStyle w:val="67"/>
          <w:szCs w:val="21"/>
        </w:rPr>
        <w:t>, views.drawAreaPrice, name</w:t>
      </w:r>
      <w:r>
        <w:rPr>
          <w:rStyle w:val="83"/>
          <w:sz w:val="21"/>
          <w:szCs w:val="21"/>
        </w:rPr>
        <w:t>=</w:t>
      </w:r>
      <w:r>
        <w:rPr>
          <w:rStyle w:val="81"/>
          <w:sz w:val="21"/>
          <w:szCs w:val="21"/>
        </w:rPr>
        <w:t>"drawAreaPrice"</w:t>
      </w:r>
      <w:r>
        <w:rPr>
          <w:rStyle w:val="67"/>
          <w:szCs w:val="21"/>
        </w:rPr>
        <w:t xml:space="preserve">),  </w:t>
      </w:r>
      <w:r>
        <w:rPr>
          <w:rStyle w:val="82"/>
          <w:sz w:val="21"/>
          <w:szCs w:val="21"/>
        </w:rPr>
        <w:t># 区域价格绘制接口</w:t>
      </w:r>
      <w:r>
        <w:rPr>
          <w:szCs w:val="21"/>
        </w:rPr>
        <w:br w:type="textWrapping"/>
      </w:r>
      <w:r>
        <w:rPr>
          <w:rStyle w:val="67"/>
          <w:szCs w:val="21"/>
        </w:rPr>
        <w:t>path(</w:t>
      </w:r>
      <w:r>
        <w:rPr>
          <w:rStyle w:val="81"/>
          <w:sz w:val="21"/>
          <w:szCs w:val="21"/>
        </w:rPr>
        <w:t>'getAreaPriceData'</w:t>
      </w:r>
      <w:r>
        <w:rPr>
          <w:rStyle w:val="67"/>
          <w:szCs w:val="21"/>
        </w:rPr>
        <w:t>, views.getAreaPriceData, name</w:t>
      </w:r>
      <w:r>
        <w:rPr>
          <w:rStyle w:val="83"/>
          <w:sz w:val="21"/>
          <w:szCs w:val="21"/>
        </w:rPr>
        <w:t>=</w:t>
      </w:r>
      <w:r>
        <w:rPr>
          <w:rStyle w:val="81"/>
          <w:sz w:val="21"/>
          <w:szCs w:val="21"/>
        </w:rPr>
        <w:t>"getAreaPriceData"</w:t>
      </w:r>
      <w:r>
        <w:rPr>
          <w:rStyle w:val="67"/>
          <w:szCs w:val="21"/>
        </w:rPr>
        <w:t xml:space="preserve">),  </w:t>
      </w:r>
      <w:r>
        <w:rPr>
          <w:rStyle w:val="82"/>
          <w:sz w:val="21"/>
          <w:szCs w:val="21"/>
        </w:rPr>
        <w:t># 区域价格数据接口</w:t>
      </w:r>
    </w:p>
    <w:p w14:paraId="640891E6">
      <w:pPr>
        <w:pStyle w:val="60"/>
      </w:pPr>
      <w:bookmarkStart w:id="45" w:name="_Toc195648726"/>
      <w:r>
        <w:rPr>
          <w:rFonts w:hint="eastAsia"/>
        </w:rPr>
        <w:t>预测分析接口</w:t>
      </w:r>
      <w:bookmarkEnd w:id="45"/>
    </w:p>
    <w:p w14:paraId="3CC8EE8A">
      <w:pPr>
        <w:pStyle w:val="10"/>
      </w:pPr>
      <w:r>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pPr>
        <w:pStyle w:val="64"/>
        <w:rPr>
          <w:szCs w:val="21"/>
        </w:rPr>
      </w:pPr>
      <w:r>
        <w:rPr>
          <w:rStyle w:val="82"/>
          <w:sz w:val="21"/>
          <w:szCs w:val="21"/>
        </w:rPr>
        <w:t># 预测分析相关接口</w:t>
      </w:r>
      <w:r>
        <w:rPr>
          <w:szCs w:val="21"/>
        </w:rPr>
        <w:br w:type="textWrapping"/>
      </w:r>
      <w:r>
        <w:rPr>
          <w:rStyle w:val="67"/>
          <w:szCs w:val="21"/>
        </w:rPr>
        <w:t>path(</w:t>
      </w:r>
      <w:r>
        <w:rPr>
          <w:rStyle w:val="81"/>
          <w:sz w:val="21"/>
          <w:szCs w:val="21"/>
        </w:rPr>
        <w:t>'drawPredict'</w:t>
      </w:r>
      <w:r>
        <w:rPr>
          <w:rStyle w:val="67"/>
          <w:szCs w:val="21"/>
        </w:rPr>
        <w:t>, views.drawPredict, name</w:t>
      </w:r>
      <w:r>
        <w:rPr>
          <w:rStyle w:val="83"/>
          <w:sz w:val="21"/>
          <w:szCs w:val="21"/>
        </w:rPr>
        <w:t>=</w:t>
      </w:r>
      <w:r>
        <w:rPr>
          <w:rStyle w:val="81"/>
          <w:sz w:val="21"/>
          <w:szCs w:val="21"/>
        </w:rPr>
        <w:t>"drawPredict"</w:t>
      </w:r>
      <w:r>
        <w:rPr>
          <w:rStyle w:val="67"/>
          <w:szCs w:val="21"/>
        </w:rPr>
        <w:t xml:space="preserve">),  </w:t>
      </w:r>
      <w:r>
        <w:rPr>
          <w:rStyle w:val="82"/>
          <w:sz w:val="21"/>
          <w:szCs w:val="21"/>
        </w:rPr>
        <w:t># 预测绘制接口</w:t>
      </w:r>
      <w:r>
        <w:rPr>
          <w:szCs w:val="21"/>
        </w:rPr>
        <w:br w:type="textWrapping"/>
      </w:r>
      <w:r>
        <w:rPr>
          <w:rStyle w:val="67"/>
          <w:szCs w:val="21"/>
        </w:rPr>
        <w:t>path(</w:t>
      </w:r>
      <w:r>
        <w:rPr>
          <w:rStyle w:val="81"/>
          <w:sz w:val="21"/>
          <w:szCs w:val="21"/>
        </w:rPr>
        <w:t>'getPredictData'</w:t>
      </w:r>
      <w:r>
        <w:rPr>
          <w:rStyle w:val="67"/>
          <w:szCs w:val="21"/>
        </w:rPr>
        <w:t>, views.getPredictData,name</w:t>
      </w:r>
      <w:r>
        <w:rPr>
          <w:rStyle w:val="83"/>
          <w:sz w:val="21"/>
          <w:szCs w:val="21"/>
        </w:rPr>
        <w:t>=</w:t>
      </w:r>
      <w:r>
        <w:rPr>
          <w:rStyle w:val="81"/>
          <w:sz w:val="21"/>
          <w:szCs w:val="21"/>
        </w:rPr>
        <w:t>"getPredictData"</w:t>
      </w:r>
      <w:r>
        <w:rPr>
          <w:rStyle w:val="67"/>
          <w:szCs w:val="21"/>
        </w:rPr>
        <w:t xml:space="preserve">),  </w:t>
      </w:r>
      <w:r>
        <w:rPr>
          <w:rStyle w:val="82"/>
          <w:sz w:val="21"/>
          <w:szCs w:val="21"/>
        </w:rPr>
        <w:t># 预测数据接口</w:t>
      </w:r>
    </w:p>
    <w:p w14:paraId="31750EC3">
      <w:pPr>
        <w:pStyle w:val="57"/>
      </w:pPr>
      <w:bookmarkStart w:id="46" w:name="_Toc195648727"/>
      <w:r>
        <w:rPr>
          <w:rFonts w:hint="eastAsia"/>
        </w:rPr>
        <w:t>功能设计</w:t>
      </w:r>
      <w:bookmarkEnd w:id="46"/>
    </w:p>
    <w:p w14:paraId="3786DADF">
      <w:pPr>
        <w:pStyle w:val="10"/>
      </w:pPr>
      <w:r>
        <w:rPr>
          <w:rFonts w:hint="eastAsia"/>
        </w:rPr>
        <w:t>系统采用响应式设计，主要包含登录/注册、用户管理、数据分析、可视化展示、预测分析、系统设置、帮助文档和个人中心等页面。每个页面都经过精心设计，确保良好的用户体验。例如，登录页面采用简洁的设计风格，数据分析页面提供丰富的图表展示，预测分析页面直观展示趋势预测结果。</w:t>
      </w:r>
    </w:p>
    <w:p w14:paraId="29B1E446">
      <w:pPr>
        <w:pStyle w:val="60"/>
      </w:pPr>
      <w:commentRangeStart w:id="18"/>
      <w:r>
        <w:rPr>
          <w:rFonts w:hint="eastAsia"/>
        </w:rPr>
        <w:t>用户管理功能</w:t>
      </w:r>
      <w:commentRangeEnd w:id="18"/>
      <w:r>
        <w:commentReference w:id="18"/>
      </w:r>
    </w:p>
    <w:p w14:paraId="00CFD3A8">
      <w:pPr>
        <w:pStyle w:val="10"/>
      </w:pPr>
      <w:r>
        <w:rPr>
          <w:rFonts w:hint="eastAsia"/>
        </w:rPr>
        <w:t>用户管理功能实现了完整的用户认证和管理功能。登录页面提供用户身份验证，用户管理页面支持用户信息的增删改查。界面设计注重用户体验，提供清晰的表单和操作按钮，并实现了必要的表单验证和错误提示。</w:t>
      </w:r>
    </w:p>
    <w:p w14:paraId="1E6EB08A">
      <w:pPr>
        <w:pStyle w:val="76"/>
        <w:keepNext/>
      </w:pPr>
      <w:r>
        <w:drawing>
          <wp:inline distT="0" distB="0" distL="0" distR="0">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图片 1"/>
                    <pic:cNvPicPr>
                      <a:picLocks noChangeAspect="1"/>
                    </pic:cNvPicPr>
                  </pic:nvPicPr>
                  <pic:blipFill>
                    <a:blip r:embed="rId20"/>
                    <a:stretch>
                      <a:fillRect/>
                    </a:stretch>
                  </pic:blipFill>
                  <pic:spPr>
                    <a:xfrm>
                      <a:off x="0" y="0"/>
                      <a:ext cx="5940425" cy="2693670"/>
                    </a:xfrm>
                    <a:prstGeom prst="rect">
                      <a:avLst/>
                    </a:prstGeom>
                  </pic:spPr>
                </pic:pic>
              </a:graphicData>
            </a:graphic>
          </wp:inline>
        </w:drawing>
      </w:r>
    </w:p>
    <w:p w14:paraId="43FB6A7C">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登录页面展示</w:t>
      </w:r>
    </w:p>
    <w:p w14:paraId="6D30968D">
      <w:pPr>
        <w:pStyle w:val="10"/>
      </w:pPr>
      <w:commentRangeStart w:id="19"/>
      <w:r>
        <w:rPr>
          <w:rFonts w:hint="eastAsia"/>
        </w:rPr>
        <w:t>实现代码如下：</w:t>
      </w:r>
      <w:commentRangeEnd w:id="19"/>
      <w:r>
        <w:commentReference w:id="19"/>
      </w:r>
    </w:p>
    <w:p w14:paraId="34564F4B">
      <w:pPr>
        <w:pStyle w:val="64"/>
      </w:pPr>
      <w:r>
        <w:rPr>
          <w:rStyle w:val="82"/>
        </w:rPr>
        <w:t>&lt;!-- 用户管理页面示例 --&gt;</w:t>
      </w:r>
      <w:r>
        <w:br w:type="textWrapping"/>
      </w:r>
      <w:r>
        <w:rPr>
          <w:rStyle w:val="65"/>
        </w:rPr>
        <w:t>&lt;div</w:t>
      </w:r>
      <w:r>
        <w:rPr>
          <w:rStyle w:val="84"/>
        </w:rPr>
        <w:t xml:space="preserve"> class=</w:t>
      </w:r>
      <w:r>
        <w:rPr>
          <w:rStyle w:val="81"/>
        </w:rPr>
        <w:t>"user-management"</w:t>
      </w:r>
      <w:r>
        <w:rPr>
          <w:rStyle w:val="65"/>
        </w:rPr>
        <w:t>&gt;</w:t>
      </w:r>
      <w:r>
        <w:br w:type="textWrapping"/>
      </w:r>
      <w:r>
        <w:rPr>
          <w:rStyle w:val="67"/>
        </w:rPr>
        <w:t xml:space="preserve">    </w:t>
      </w:r>
      <w:r>
        <w:rPr>
          <w:rStyle w:val="65"/>
        </w:rPr>
        <w:t>&lt;table</w:t>
      </w:r>
      <w:r>
        <w:rPr>
          <w:rStyle w:val="84"/>
        </w:rPr>
        <w:t xml:space="preserve"> class=</w:t>
      </w:r>
      <w:r>
        <w:rPr>
          <w:rStyle w:val="81"/>
        </w:rPr>
        <w:t>"table"</w:t>
      </w:r>
      <w:r>
        <w:rPr>
          <w:rStyle w:val="65"/>
        </w:rPr>
        <w:t>&gt;</w:t>
      </w:r>
      <w:r>
        <w:br w:type="textWrapping"/>
      </w:r>
      <w:r>
        <w:rPr>
          <w:rStyle w:val="67"/>
        </w:rPr>
        <w:t xml:space="preserve">        </w:t>
      </w:r>
      <w:r>
        <w:rPr>
          <w:rStyle w:val="65"/>
        </w:rPr>
        <w:t>&lt;thead&gt;</w:t>
      </w:r>
      <w:r>
        <w:br w:type="textWrapping"/>
      </w:r>
      <w:r>
        <w:rPr>
          <w:rStyle w:val="67"/>
        </w:rPr>
        <w:t xml:space="preserve">            </w:t>
      </w:r>
      <w:r>
        <w:rPr>
          <w:rStyle w:val="65"/>
        </w:rPr>
        <w:t>&lt;tr&gt;</w:t>
      </w:r>
      <w:r>
        <w:br w:type="textWrapping"/>
      </w:r>
      <w:r>
        <w:rPr>
          <w:rStyle w:val="67"/>
        </w:rPr>
        <w:t xml:space="preserve">                </w:t>
      </w:r>
      <w:r>
        <w:rPr>
          <w:rStyle w:val="65"/>
        </w:rPr>
        <w:t>&lt;th&gt;</w:t>
      </w:r>
      <w:r>
        <w:rPr>
          <w:rStyle w:val="67"/>
        </w:rPr>
        <w:t>用户名</w:t>
      </w:r>
      <w:r>
        <w:rPr>
          <w:rStyle w:val="65"/>
        </w:rPr>
        <w:t>&lt;/th&gt;</w:t>
      </w:r>
      <w:r>
        <w:br w:type="textWrapping"/>
      </w:r>
      <w:r>
        <w:rPr>
          <w:rStyle w:val="67"/>
        </w:rPr>
        <w:t xml:space="preserve">                </w:t>
      </w:r>
      <w:r>
        <w:rPr>
          <w:rStyle w:val="65"/>
        </w:rPr>
        <w:t>&lt;th&gt;</w:t>
      </w:r>
      <w:r>
        <w:rPr>
          <w:rStyle w:val="67"/>
        </w:rPr>
        <w:t>昵称</w:t>
      </w:r>
      <w:r>
        <w:rPr>
          <w:rStyle w:val="65"/>
        </w:rPr>
        <w:t>&lt;/th&gt;</w:t>
      </w:r>
      <w:r>
        <w:br w:type="textWrapping"/>
      </w:r>
      <w:r>
        <w:rPr>
          <w:rStyle w:val="67"/>
        </w:rPr>
        <w:t xml:space="preserve">                </w:t>
      </w:r>
      <w:r>
        <w:rPr>
          <w:rStyle w:val="65"/>
        </w:rPr>
        <w:t>&lt;th&gt;</w:t>
      </w:r>
      <w:r>
        <w:rPr>
          <w:rStyle w:val="67"/>
        </w:rPr>
        <w:t>状态</w:t>
      </w:r>
      <w:r>
        <w:rPr>
          <w:rStyle w:val="65"/>
        </w:rPr>
        <w:t>&lt;/th&gt;</w:t>
      </w:r>
      <w:r>
        <w:br w:type="textWrapping"/>
      </w:r>
      <w:r>
        <w:rPr>
          <w:rStyle w:val="67"/>
        </w:rPr>
        <w:t xml:space="preserve">                </w:t>
      </w:r>
      <w:r>
        <w:rPr>
          <w:rStyle w:val="65"/>
        </w:rPr>
        <w:t>&lt;th&gt;</w:t>
      </w:r>
      <w:r>
        <w:rPr>
          <w:rStyle w:val="67"/>
        </w:rPr>
        <w:t>操作&lt;/th&gt;</w:t>
      </w:r>
      <w:r>
        <w:br w:type="textWrapping"/>
      </w:r>
      <w:r>
        <w:rPr>
          <w:rStyle w:val="67"/>
        </w:rPr>
        <w:t xml:space="preserve">            </w:t>
      </w:r>
      <w:r>
        <w:rPr>
          <w:rStyle w:val="65"/>
        </w:rPr>
        <w:t>&lt;/tr&gt;</w:t>
      </w:r>
      <w:r>
        <w:br w:type="textWrapping"/>
      </w:r>
      <w:r>
        <w:rPr>
          <w:rStyle w:val="67"/>
        </w:rPr>
        <w:t xml:space="preserve">        </w:t>
      </w:r>
      <w:r>
        <w:rPr>
          <w:rStyle w:val="65"/>
        </w:rPr>
        <w:t>&lt;/thead&gt;</w:t>
      </w:r>
      <w:r>
        <w:br w:type="textWrapping"/>
      </w:r>
      <w:r>
        <w:rPr>
          <w:rStyle w:val="67"/>
        </w:rPr>
        <w:t xml:space="preserve">        </w:t>
      </w:r>
      <w:r>
        <w:rPr>
          <w:rStyle w:val="65"/>
        </w:rPr>
        <w:t>&lt;tbody&gt;</w:t>
      </w:r>
      <w:r>
        <w:br w:type="textWrapping"/>
      </w:r>
      <w:r>
        <w:rPr>
          <w:rStyle w:val="67"/>
        </w:rPr>
        <w:t xml:space="preserve">            {% for user in users %}</w:t>
      </w:r>
      <w:r>
        <w:br w:type="textWrapping"/>
      </w:r>
      <w:r>
        <w:rPr>
          <w:rStyle w:val="67"/>
        </w:rPr>
        <w:t xml:space="preserve">            </w:t>
      </w:r>
      <w:r>
        <w:rPr>
          <w:rStyle w:val="65"/>
        </w:rPr>
        <w:t>&lt;tr&gt;</w:t>
      </w:r>
      <w:r>
        <w:br w:type="textWrapping"/>
      </w:r>
      <w:r>
        <w:rPr>
          <w:rStyle w:val="67"/>
        </w:rPr>
        <w:t xml:space="preserve">                </w:t>
      </w:r>
      <w:r>
        <w:rPr>
          <w:rStyle w:val="65"/>
        </w:rPr>
        <w:t>&lt;td&gt;</w:t>
      </w:r>
      <w:r>
        <w:rPr>
          <w:rStyle w:val="67"/>
        </w:rPr>
        <w:t>{{ user.username }}</w:t>
      </w:r>
      <w:r>
        <w:rPr>
          <w:rStyle w:val="65"/>
        </w:rPr>
        <w:t>&lt;/td&gt;</w:t>
      </w:r>
      <w:r>
        <w:br w:type="textWrapping"/>
      </w:r>
      <w:r>
        <w:rPr>
          <w:rStyle w:val="67"/>
        </w:rPr>
        <w:t xml:space="preserve">                </w:t>
      </w:r>
      <w:r>
        <w:rPr>
          <w:rStyle w:val="65"/>
        </w:rPr>
        <w:t>&lt;td&gt;</w:t>
      </w:r>
      <w:r>
        <w:rPr>
          <w:rStyle w:val="67"/>
        </w:rPr>
        <w:t>{{ user.nickname }}</w:t>
      </w:r>
      <w:r>
        <w:rPr>
          <w:rStyle w:val="65"/>
        </w:rPr>
        <w:t>&lt;/td&gt;</w:t>
      </w:r>
      <w:r>
        <w:br w:type="textWrapping"/>
      </w:r>
      <w:r>
        <w:rPr>
          <w:rStyle w:val="67"/>
        </w:rPr>
        <w:t xml:space="preserve">                </w:t>
      </w:r>
      <w:r>
        <w:rPr>
          <w:rStyle w:val="65"/>
        </w:rPr>
        <w:t>&lt;td&gt;</w:t>
      </w:r>
      <w:r>
        <w:rPr>
          <w:rStyle w:val="67"/>
        </w:rPr>
        <w:t>{{ user.status }}</w:t>
      </w:r>
      <w:r>
        <w:rPr>
          <w:rStyle w:val="65"/>
        </w:rPr>
        <w:t>&lt;/td&gt;</w:t>
      </w:r>
      <w:r>
        <w:br w:type="textWrapping"/>
      </w:r>
      <w:r>
        <w:rPr>
          <w:rStyle w:val="67"/>
        </w:rPr>
        <w:t xml:space="preserve">                </w:t>
      </w:r>
      <w:r>
        <w:rPr>
          <w:rStyle w:val="65"/>
        </w:rPr>
        <w:t>&lt;td&gt;</w:t>
      </w:r>
      <w:r>
        <w:br w:type="textWrapping"/>
      </w:r>
      <w:r>
        <w:rPr>
          <w:rStyle w:val="67"/>
        </w:rPr>
        <w:t xml:space="preserve">                    </w:t>
      </w:r>
      <w:r>
        <w:rPr>
          <w:rStyle w:val="65"/>
        </w:rPr>
        <w:t>&lt;a</w:t>
      </w:r>
      <w:r>
        <w:rPr>
          <w:rStyle w:val="84"/>
        </w:rPr>
        <w:t xml:space="preserve"> href=</w:t>
      </w:r>
      <w:r>
        <w:rPr>
          <w:rStyle w:val="81"/>
        </w:rPr>
        <w:t>"{% url 'myadmin_user_edit' user.id %}"</w:t>
      </w:r>
      <w:r>
        <w:rPr>
          <w:rStyle w:val="65"/>
        </w:rPr>
        <w:t>&gt;</w:t>
      </w:r>
      <w:r>
        <w:rPr>
          <w:rStyle w:val="67"/>
        </w:rPr>
        <w:t>编辑</w:t>
      </w:r>
      <w:r>
        <w:rPr>
          <w:rStyle w:val="65"/>
        </w:rPr>
        <w:t>&lt;/a&gt;</w:t>
      </w:r>
      <w:r>
        <w:br w:type="textWrapping"/>
      </w:r>
      <w:r>
        <w:rPr>
          <w:rStyle w:val="67"/>
        </w:rPr>
        <w:t xml:space="preserve">                    </w:t>
      </w:r>
      <w:r>
        <w:rPr>
          <w:rStyle w:val="65"/>
        </w:rPr>
        <w:t>&lt;a</w:t>
      </w:r>
      <w:r>
        <w:rPr>
          <w:rStyle w:val="84"/>
        </w:rPr>
        <w:t xml:space="preserve"> href=</w:t>
      </w:r>
      <w:r>
        <w:rPr>
          <w:rStyle w:val="81"/>
        </w:rPr>
        <w:t>"{% url 'myadmin_user_delete' user.id %}"</w:t>
      </w:r>
      <w:r>
        <w:rPr>
          <w:rStyle w:val="65"/>
        </w:rPr>
        <w:t>&gt;</w:t>
      </w:r>
      <w:r>
        <w:rPr>
          <w:rStyle w:val="67"/>
        </w:rPr>
        <w:t>删除</w:t>
      </w:r>
      <w:r>
        <w:rPr>
          <w:rStyle w:val="65"/>
        </w:rPr>
        <w:t>&lt;/a&gt;</w:t>
      </w:r>
      <w:r>
        <w:br w:type="textWrapping"/>
      </w:r>
      <w:r>
        <w:rPr>
          <w:rStyle w:val="67"/>
        </w:rPr>
        <w:t xml:space="preserve">                </w:t>
      </w:r>
      <w:r>
        <w:rPr>
          <w:rStyle w:val="65"/>
        </w:rPr>
        <w:t>&lt;/td&gt;</w:t>
      </w:r>
      <w:r>
        <w:br w:type="textWrapping"/>
      </w:r>
      <w:r>
        <w:rPr>
          <w:rStyle w:val="67"/>
        </w:rPr>
        <w:t xml:space="preserve">            </w:t>
      </w:r>
      <w:r>
        <w:rPr>
          <w:rStyle w:val="65"/>
        </w:rPr>
        <w:t>&lt;/tr&gt;</w:t>
      </w:r>
      <w:r>
        <w:br w:type="textWrapping"/>
      </w:r>
      <w:r>
        <w:rPr>
          <w:rStyle w:val="67"/>
        </w:rPr>
        <w:t xml:space="preserve">            {% endfor %}</w:t>
      </w:r>
      <w:r>
        <w:br w:type="textWrapping"/>
      </w:r>
      <w:r>
        <w:rPr>
          <w:rStyle w:val="67"/>
        </w:rPr>
        <w:t xml:space="preserve">        </w:t>
      </w:r>
      <w:r>
        <w:rPr>
          <w:rStyle w:val="65"/>
        </w:rPr>
        <w:t>&lt;/tbody&gt;</w:t>
      </w:r>
      <w:r>
        <w:br w:type="textWrapping"/>
      </w:r>
      <w:r>
        <w:rPr>
          <w:rStyle w:val="67"/>
        </w:rPr>
        <w:t xml:space="preserve">    </w:t>
      </w:r>
      <w:r>
        <w:rPr>
          <w:rStyle w:val="65"/>
        </w:rPr>
        <w:t>&lt;/table&gt;</w:t>
      </w:r>
      <w:r>
        <w:br w:type="textWrapping"/>
      </w:r>
      <w:r>
        <w:rPr>
          <w:rStyle w:val="65"/>
        </w:rPr>
        <w:t>&lt;/div&gt;</w:t>
      </w:r>
    </w:p>
    <w:p w14:paraId="14EB655A">
      <w:pPr>
        <w:pStyle w:val="60"/>
      </w:pPr>
      <w:commentRangeStart w:id="20"/>
      <w:r>
        <w:rPr>
          <w:rFonts w:hint="eastAsia"/>
        </w:rPr>
        <w:t>数据采集功能</w:t>
      </w:r>
      <w:commentRangeEnd w:id="20"/>
      <w:r>
        <w:commentReference w:id="20"/>
      </w:r>
    </w:p>
    <w:p w14:paraId="3A788542">
      <w:pPr>
        <w:pStyle w:val="10"/>
      </w:pPr>
      <w:r>
        <w:rPr>
          <w:rFonts w:hint="eastAsia"/>
        </w:rPr>
        <w:t>数据采集功能提供了微博数据搜索和展示功能。搜索页面支持关键词输入，搜索结果页面展示采集到的微博数据。界面设计注重数据的可读性和交互性，提供清晰的数据展示和操作选项。</w:t>
      </w:r>
    </w:p>
    <w:p w14:paraId="3F56A98C">
      <w:pPr>
        <w:pStyle w:val="76"/>
        <w:keepNext/>
      </w:pPr>
      <w:r>
        <w:drawing>
          <wp:inline distT="0" distB="0" distL="0" distR="0">
            <wp:extent cx="5940425" cy="2693670"/>
            <wp:effectExtent l="0" t="0" r="3175" b="0"/>
            <wp:docPr id="38224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2900" name="图片 1"/>
                    <pic:cNvPicPr>
                      <a:picLocks noChangeAspect="1"/>
                    </pic:cNvPicPr>
                  </pic:nvPicPr>
                  <pic:blipFill>
                    <a:blip r:embed="rId21"/>
                    <a:stretch>
                      <a:fillRect/>
                    </a:stretch>
                  </pic:blipFill>
                  <pic:spPr>
                    <a:xfrm>
                      <a:off x="0" y="0"/>
                      <a:ext cx="5940425" cy="2693670"/>
                    </a:xfrm>
                    <a:prstGeom prst="rect">
                      <a:avLst/>
                    </a:prstGeom>
                  </pic:spPr>
                </pic:pic>
              </a:graphicData>
            </a:graphic>
          </wp:inline>
        </w:drawing>
      </w:r>
    </w:p>
    <w:p w14:paraId="31292213">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数据采集页面</w:t>
      </w:r>
    </w:p>
    <w:p w14:paraId="5D01C1D6">
      <w:pPr>
        <w:pStyle w:val="10"/>
      </w:pPr>
      <w:r>
        <w:rPr>
          <w:rFonts w:hint="eastAsia"/>
        </w:rPr>
        <w:t>实现代码如下：</w:t>
      </w:r>
    </w:p>
    <w:p w14:paraId="35139319">
      <w:pPr>
        <w:pStyle w:val="64"/>
      </w:pPr>
      <w:r>
        <w:rPr>
          <w:rStyle w:val="82"/>
        </w:rPr>
        <w:t>&lt;!-- 搜索页面示例 --&gt;</w:t>
      </w:r>
      <w:r>
        <w:br w:type="textWrapping"/>
      </w:r>
      <w:r>
        <w:rPr>
          <w:rStyle w:val="65"/>
        </w:rPr>
        <w:t>&lt;div</w:t>
      </w:r>
      <w:r>
        <w:rPr>
          <w:rStyle w:val="84"/>
        </w:rPr>
        <w:t xml:space="preserve"> class=</w:t>
      </w:r>
      <w:r>
        <w:rPr>
          <w:rStyle w:val="81"/>
        </w:rPr>
        <w:t>"search-box"</w:t>
      </w:r>
      <w:r>
        <w:rPr>
          <w:rStyle w:val="65"/>
        </w:rPr>
        <w:t>&gt;</w:t>
      </w:r>
      <w:r>
        <w:br w:type="textWrapping"/>
      </w:r>
      <w:r>
        <w:rPr>
          <w:rStyle w:val="67"/>
        </w:rPr>
        <w:t xml:space="preserve">    </w:t>
      </w:r>
      <w:r>
        <w:rPr>
          <w:rStyle w:val="65"/>
        </w:rPr>
        <w:t>&lt;form</w:t>
      </w:r>
      <w:r>
        <w:rPr>
          <w:rStyle w:val="84"/>
        </w:rPr>
        <w:t xml:space="preserve"> action=</w:t>
      </w:r>
      <w:r>
        <w:rPr>
          <w:rStyle w:val="81"/>
        </w:rPr>
        <w:t>"{% url 'user_doSearch' %}"</w:t>
      </w:r>
      <w:r>
        <w:rPr>
          <w:rStyle w:val="84"/>
        </w:rPr>
        <w:t xml:space="preserve"> method=</w:t>
      </w:r>
      <w:r>
        <w:rPr>
          <w:rStyle w:val="81"/>
        </w:rPr>
        <w:t>"post"</w:t>
      </w:r>
      <w:r>
        <w:rPr>
          <w:rStyle w:val="65"/>
        </w:rPr>
        <w:t>&gt;</w:t>
      </w:r>
      <w:r>
        <w:br w:type="textWrapping"/>
      </w:r>
      <w:r>
        <w:rPr>
          <w:rStyle w:val="67"/>
        </w:rPr>
        <w:t xml:space="preserve">        </w:t>
      </w:r>
      <w:r>
        <w:rPr>
          <w:rStyle w:val="65"/>
        </w:rPr>
        <w:t>&lt;div</w:t>
      </w:r>
      <w:r>
        <w:rPr>
          <w:rStyle w:val="84"/>
        </w:rPr>
        <w:t xml:space="preserve"> class=</w:t>
      </w:r>
      <w:r>
        <w:rPr>
          <w:rStyle w:val="81"/>
        </w:rPr>
        <w:t>"form-group"</w:t>
      </w:r>
      <w:r>
        <w:rPr>
          <w:rStyle w:val="65"/>
        </w:rPr>
        <w:t>&gt;</w:t>
      </w:r>
      <w:r>
        <w:br w:type="textWrapping"/>
      </w:r>
      <w:r>
        <w:rPr>
          <w:rStyle w:val="67"/>
        </w:rPr>
        <w:t xml:space="preserve">            </w:t>
      </w:r>
      <w:r>
        <w:rPr>
          <w:rStyle w:val="65"/>
        </w:rPr>
        <w:t>&lt;input</w:t>
      </w:r>
      <w:r>
        <w:rPr>
          <w:rStyle w:val="84"/>
        </w:rPr>
        <w:t xml:space="preserve"> type=</w:t>
      </w:r>
      <w:r>
        <w:rPr>
          <w:rStyle w:val="81"/>
        </w:rPr>
        <w:t>"text"</w:t>
      </w:r>
      <w:r>
        <w:rPr>
          <w:rStyle w:val="84"/>
        </w:rPr>
        <w:t xml:space="preserve"> name=</w:t>
      </w:r>
      <w:r>
        <w:rPr>
          <w:rStyle w:val="81"/>
        </w:rPr>
        <w:t>"keyword"</w:t>
      </w:r>
      <w:r>
        <w:rPr>
          <w:rStyle w:val="84"/>
        </w:rPr>
        <w:t xml:space="preserve"> class=</w:t>
      </w:r>
      <w:r>
        <w:rPr>
          <w:rStyle w:val="81"/>
        </w:rPr>
        <w:t>"form-control"</w:t>
      </w:r>
      <w:r>
        <w:rPr>
          <w:rStyle w:val="84"/>
        </w:rPr>
        <w:t xml:space="preserve"> placeholder=</w:t>
      </w:r>
      <w:r>
        <w:rPr>
          <w:rStyle w:val="81"/>
        </w:rPr>
        <w:t>"请输入搜索关键词"</w:t>
      </w:r>
      <w:r>
        <w:rPr>
          <w:rStyle w:val="65"/>
        </w:rPr>
        <w:t>&gt;</w:t>
      </w:r>
      <w:r>
        <w:br w:type="textWrapping"/>
      </w:r>
      <w:r>
        <w:rPr>
          <w:rStyle w:val="67"/>
        </w:rPr>
        <w:t xml:space="preserve">        </w:t>
      </w:r>
      <w:r>
        <w:rPr>
          <w:rStyle w:val="65"/>
        </w:rPr>
        <w:t>&lt;/div&gt;</w:t>
      </w:r>
      <w:r>
        <w:br w:type="textWrapping"/>
      </w:r>
      <w:r>
        <w:rPr>
          <w:rStyle w:val="67"/>
        </w:rPr>
        <w:t xml:space="preserve">        </w:t>
      </w:r>
      <w:r>
        <w:rPr>
          <w:rStyle w:val="65"/>
        </w:rPr>
        <w:t>&lt;button</w:t>
      </w:r>
      <w:r>
        <w:rPr>
          <w:rStyle w:val="84"/>
        </w:rPr>
        <w:t xml:space="preserve"> type=</w:t>
      </w:r>
      <w:r>
        <w:rPr>
          <w:rStyle w:val="81"/>
        </w:rPr>
        <w:t>"submit"</w:t>
      </w:r>
      <w:r>
        <w:rPr>
          <w:rStyle w:val="84"/>
        </w:rPr>
        <w:t xml:space="preserve"> class=</w:t>
      </w:r>
      <w:r>
        <w:rPr>
          <w:rStyle w:val="81"/>
        </w:rPr>
        <w:t>"btn btn-primary"</w:t>
      </w:r>
      <w:r>
        <w:rPr>
          <w:rStyle w:val="65"/>
        </w:rPr>
        <w:t>&gt;</w:t>
      </w:r>
      <w:r>
        <w:rPr>
          <w:rStyle w:val="67"/>
        </w:rPr>
        <w:t>搜索</w:t>
      </w:r>
      <w:r>
        <w:rPr>
          <w:rStyle w:val="65"/>
        </w:rPr>
        <w:t>&lt;/button&gt;</w:t>
      </w:r>
      <w:r>
        <w:br w:type="textWrapping"/>
      </w:r>
      <w:r>
        <w:rPr>
          <w:rStyle w:val="67"/>
        </w:rPr>
        <w:t xml:space="preserve">    </w:t>
      </w:r>
      <w:r>
        <w:rPr>
          <w:rStyle w:val="65"/>
        </w:rPr>
        <w:t>&lt;/form&gt;</w:t>
      </w:r>
      <w:r>
        <w:br w:type="textWrapping"/>
      </w:r>
      <w:r>
        <w:rPr>
          <w:rStyle w:val="65"/>
        </w:rPr>
        <w:t>&lt;/div&gt;</w:t>
      </w:r>
      <w:r>
        <w:br w:type="textWrapping"/>
      </w:r>
      <w:r>
        <w:br w:type="textWrapping"/>
      </w:r>
      <w:r>
        <w:rPr>
          <w:rStyle w:val="82"/>
        </w:rPr>
        <w:t>&lt;!-- 搜索结果页面示例 --&gt;</w:t>
      </w:r>
      <w:r>
        <w:br w:type="textWrapping"/>
      </w:r>
      <w:r>
        <w:rPr>
          <w:rStyle w:val="65"/>
        </w:rPr>
        <w:t>&lt;div</w:t>
      </w:r>
      <w:r>
        <w:rPr>
          <w:rStyle w:val="84"/>
        </w:rPr>
        <w:t xml:space="preserve"> class=</w:t>
      </w:r>
      <w:r>
        <w:rPr>
          <w:rStyle w:val="81"/>
        </w:rPr>
        <w:t>"search-results"</w:t>
      </w:r>
      <w:r>
        <w:rPr>
          <w:rStyle w:val="65"/>
        </w:rPr>
        <w:t>&gt;</w:t>
      </w:r>
      <w:r>
        <w:br w:type="textWrapping"/>
      </w:r>
      <w:r>
        <w:rPr>
          <w:rStyle w:val="67"/>
        </w:rPr>
        <w:t xml:space="preserve">    </w:t>
      </w:r>
      <w:r>
        <w:rPr>
          <w:rStyle w:val="65"/>
        </w:rPr>
        <w:t>&lt;div</w:t>
      </w:r>
      <w:r>
        <w:rPr>
          <w:rStyle w:val="84"/>
        </w:rPr>
        <w:t xml:space="preserve"> class=</w:t>
      </w:r>
      <w:r>
        <w:rPr>
          <w:rStyle w:val="81"/>
        </w:rPr>
        <w:t>"result-item"</w:t>
      </w:r>
      <w:r>
        <w:rPr>
          <w:rStyle w:val="84"/>
        </w:rPr>
        <w:t xml:space="preserve"> v-for=</w:t>
      </w:r>
      <w:r>
        <w:rPr>
          <w:rStyle w:val="81"/>
        </w:rPr>
        <w:t>"item in results"</w:t>
      </w:r>
      <w:r>
        <w:rPr>
          <w:rStyle w:val="65"/>
        </w:rPr>
        <w:t>&gt;</w:t>
      </w:r>
      <w:r>
        <w:br w:type="textWrapping"/>
      </w:r>
      <w:r>
        <w:rPr>
          <w:rStyle w:val="67"/>
        </w:rPr>
        <w:t xml:space="preserve">        </w:t>
      </w:r>
      <w:r>
        <w:rPr>
          <w:rStyle w:val="65"/>
        </w:rPr>
        <w:t>&lt;h3&gt;</w:t>
      </w:r>
      <w:r>
        <w:rPr>
          <w:rStyle w:val="67"/>
        </w:rPr>
        <w:t>{{ item.screen_name }}</w:t>
      </w:r>
      <w:r>
        <w:rPr>
          <w:rStyle w:val="65"/>
        </w:rPr>
        <w:t>&lt;/h3&gt;</w:t>
      </w:r>
      <w:r>
        <w:br w:type="textWrapping"/>
      </w:r>
      <w:r>
        <w:rPr>
          <w:rStyle w:val="67"/>
        </w:rPr>
        <w:t xml:space="preserve">        </w:t>
      </w:r>
      <w:r>
        <w:rPr>
          <w:rStyle w:val="65"/>
        </w:rPr>
        <w:t>&lt;p&gt;</w:t>
      </w:r>
      <w:r>
        <w:rPr>
          <w:rStyle w:val="67"/>
        </w:rPr>
        <w:t>{{ item.text }}</w:t>
      </w:r>
      <w:r>
        <w:rPr>
          <w:rStyle w:val="65"/>
        </w:rPr>
        <w:t>&lt;/p&gt;</w:t>
      </w:r>
      <w:r>
        <w:br w:type="textWrapping"/>
      </w:r>
      <w:r>
        <w:rPr>
          <w:rStyle w:val="67"/>
        </w:rPr>
        <w:t xml:space="preserve">        </w:t>
      </w:r>
      <w:r>
        <w:rPr>
          <w:rStyle w:val="65"/>
        </w:rPr>
        <w:t>&lt;div</w:t>
      </w:r>
      <w:r>
        <w:rPr>
          <w:rStyle w:val="84"/>
        </w:rPr>
        <w:t xml:space="preserve"> class=</w:t>
      </w:r>
      <w:r>
        <w:rPr>
          <w:rStyle w:val="81"/>
        </w:rPr>
        <w:t>"meta"</w:t>
      </w:r>
      <w:r>
        <w:rPr>
          <w:rStyle w:val="65"/>
        </w:rPr>
        <w:t>&gt;</w:t>
      </w:r>
      <w:r>
        <w:br w:type="textWrapping"/>
      </w:r>
      <w:r>
        <w:rPr>
          <w:rStyle w:val="67"/>
        </w:rPr>
        <w:t xml:space="preserve">            </w:t>
      </w:r>
      <w:r>
        <w:rPr>
          <w:rStyle w:val="65"/>
        </w:rPr>
        <w:t>&lt;span&gt;</w:t>
      </w:r>
      <w:r>
        <w:rPr>
          <w:rStyle w:val="67"/>
        </w:rPr>
        <w:t>转发: {{ item.reposts_count }}</w:t>
      </w:r>
      <w:r>
        <w:rPr>
          <w:rStyle w:val="65"/>
        </w:rPr>
        <w:t>&lt;/span&gt;</w:t>
      </w:r>
      <w:r>
        <w:br w:type="textWrapping"/>
      </w:r>
      <w:r>
        <w:rPr>
          <w:rStyle w:val="67"/>
        </w:rPr>
        <w:t xml:space="preserve">            </w:t>
      </w:r>
      <w:r>
        <w:rPr>
          <w:rStyle w:val="65"/>
        </w:rPr>
        <w:t>&lt;span&gt;</w:t>
      </w:r>
      <w:r>
        <w:rPr>
          <w:rStyle w:val="67"/>
        </w:rPr>
        <w:t>评论: {{ item.comments_count }}</w:t>
      </w:r>
      <w:r>
        <w:rPr>
          <w:rStyle w:val="65"/>
        </w:rPr>
        <w:t>&lt;/span&gt;</w:t>
      </w:r>
      <w:r>
        <w:br w:type="textWrapping"/>
      </w:r>
      <w:r>
        <w:rPr>
          <w:rStyle w:val="67"/>
        </w:rPr>
        <w:t xml:space="preserve">            </w:t>
      </w:r>
      <w:r>
        <w:rPr>
          <w:rStyle w:val="65"/>
        </w:rPr>
        <w:t>&lt;span&gt;</w:t>
      </w:r>
      <w:r>
        <w:rPr>
          <w:rStyle w:val="67"/>
        </w:rPr>
        <w:t>点赞: {{ item.attitudes_count }}</w:t>
      </w:r>
      <w:r>
        <w:rPr>
          <w:rStyle w:val="65"/>
        </w:rPr>
        <w:t>&lt;/span&gt;</w:t>
      </w:r>
      <w:r>
        <w:br w:type="textWrapping"/>
      </w:r>
      <w:r>
        <w:rPr>
          <w:rStyle w:val="67"/>
        </w:rPr>
        <w:t xml:space="preserve">        </w:t>
      </w:r>
      <w:r>
        <w:rPr>
          <w:rStyle w:val="65"/>
        </w:rPr>
        <w:t>&lt;/div&gt;</w:t>
      </w:r>
      <w:r>
        <w:br w:type="textWrapping"/>
      </w:r>
      <w:r>
        <w:rPr>
          <w:rStyle w:val="67"/>
        </w:rPr>
        <w:t xml:space="preserve">    </w:t>
      </w:r>
      <w:r>
        <w:rPr>
          <w:rStyle w:val="65"/>
        </w:rPr>
        <w:t>&lt;/div&gt;</w:t>
      </w:r>
      <w:r>
        <w:br w:type="textWrapping"/>
      </w:r>
      <w:r>
        <w:rPr>
          <w:rStyle w:val="65"/>
        </w:rPr>
        <w:t>&lt;/div&gt;</w:t>
      </w:r>
    </w:p>
    <w:p w14:paraId="49C49448">
      <w:pPr>
        <w:pStyle w:val="60"/>
      </w:pPr>
      <w:r>
        <w:rPr>
          <w:rFonts w:hint="eastAsia"/>
        </w:rPr>
        <w:t>分析展示功能</w:t>
      </w:r>
    </w:p>
    <w:p w14:paraId="3554E4F8">
      <w:pPr>
        <w:pStyle w:val="10"/>
      </w:pPr>
      <w:r>
        <w:rPr>
          <w:rFonts w:hint="eastAsia"/>
        </w:rPr>
        <w:t>分析展示功能通过多种图表展示数据分析结果。词云图直观显示关键词分布，地图展示地域特征，趋势图反映时间序列变化。这些可视化组件都基于ECharts实现，提供丰富的交互功能和美观的展示效果。</w:t>
      </w:r>
    </w:p>
    <w:p w14:paraId="5DF006D4">
      <w:pPr>
        <w:pStyle w:val="76"/>
        <w:keepNext/>
      </w:pPr>
      <w:r>
        <w:drawing>
          <wp:inline distT="0" distB="0" distL="0" distR="0">
            <wp:extent cx="5940425" cy="2693670"/>
            <wp:effectExtent l="0" t="0" r="3175" b="0"/>
            <wp:docPr id="72861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7804" name="图片 1"/>
                    <pic:cNvPicPr>
                      <a:picLocks noChangeAspect="1"/>
                    </pic:cNvPicPr>
                  </pic:nvPicPr>
                  <pic:blipFill>
                    <a:blip r:embed="rId22"/>
                    <a:stretch>
                      <a:fillRect/>
                    </a:stretch>
                  </pic:blipFill>
                  <pic:spPr>
                    <a:xfrm>
                      <a:off x="0" y="0"/>
                      <a:ext cx="5940425" cy="2693670"/>
                    </a:xfrm>
                    <a:prstGeom prst="rect">
                      <a:avLst/>
                    </a:prstGeom>
                  </pic:spPr>
                </pic:pic>
              </a:graphicData>
            </a:graphic>
          </wp:inline>
        </w:drawing>
      </w:r>
    </w:p>
    <w:p w14:paraId="60170F56">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分析展示页面</w:t>
      </w:r>
    </w:p>
    <w:p w14:paraId="7F3BC299">
      <w:pPr>
        <w:pStyle w:val="10"/>
      </w:pPr>
      <w:r>
        <w:rPr>
          <w:rFonts w:hint="eastAsia"/>
        </w:rPr>
        <w:t>实现代码如下：</w:t>
      </w:r>
    </w:p>
    <w:p w14:paraId="52EB43DE">
      <w:pPr>
        <w:pStyle w:val="64"/>
      </w:pPr>
      <w:r>
        <w:rPr>
          <w:rStyle w:val="82"/>
        </w:rPr>
        <w:t>&lt;!-- 词云图展示示例 --&gt;</w:t>
      </w:r>
      <w:r>
        <w:br w:type="textWrapping"/>
      </w:r>
      <w:r>
        <w:rPr>
          <w:rStyle w:val="65"/>
        </w:rPr>
        <w:t>&lt;div</w:t>
      </w:r>
      <w:r>
        <w:rPr>
          <w:rStyle w:val="84"/>
        </w:rPr>
        <w:t xml:space="preserve"> class=</w:t>
      </w:r>
      <w:r>
        <w:rPr>
          <w:rStyle w:val="81"/>
        </w:rPr>
        <w:t>"word-cloud"</w:t>
      </w:r>
      <w:r>
        <w:rPr>
          <w:rStyle w:val="65"/>
        </w:rPr>
        <w:t>&gt;</w:t>
      </w:r>
      <w:r>
        <w:br w:type="textWrapping"/>
      </w:r>
      <w:r>
        <w:rPr>
          <w:rStyle w:val="67"/>
        </w:rPr>
        <w:t xml:space="preserve">    </w:t>
      </w:r>
      <w:r>
        <w:rPr>
          <w:rStyle w:val="65"/>
        </w:rPr>
        <w:t>&lt;div</w:t>
      </w:r>
      <w:r>
        <w:rPr>
          <w:rStyle w:val="84"/>
        </w:rPr>
        <w:t xml:space="preserve"> id=</w:t>
      </w:r>
      <w:r>
        <w:rPr>
          <w:rStyle w:val="81"/>
        </w:rPr>
        <w:t>"wordCloud"</w:t>
      </w:r>
      <w:r>
        <w:rPr>
          <w:rStyle w:val="84"/>
        </w:rPr>
        <w:t xml:space="preserve"> style=</w:t>
      </w:r>
      <w:r>
        <w:rPr>
          <w:rStyle w:val="81"/>
        </w:rPr>
        <w:t>"width: 100%; height: 400px;"</w:t>
      </w:r>
      <w:r>
        <w:rPr>
          <w:rStyle w:val="65"/>
        </w:rPr>
        <w:t>&gt;&lt;/div&gt;</w:t>
      </w:r>
      <w:r>
        <w:br w:type="textWrapping"/>
      </w:r>
      <w:r>
        <w:rPr>
          <w:rStyle w:val="65"/>
        </w:rPr>
        <w:t>&lt;/div&gt;</w:t>
      </w:r>
      <w:r>
        <w:br w:type="textWrapping"/>
      </w:r>
      <w:r>
        <w:br w:type="textWrapping"/>
      </w:r>
      <w:r>
        <w:rPr>
          <w:rStyle w:val="82"/>
        </w:rPr>
        <w:t>&lt;!-- 地图展示示例 --&gt;</w:t>
      </w:r>
      <w:r>
        <w:br w:type="textWrapping"/>
      </w:r>
      <w:r>
        <w:rPr>
          <w:rStyle w:val="65"/>
        </w:rPr>
        <w:t>&lt;div</w:t>
      </w:r>
      <w:r>
        <w:rPr>
          <w:rStyle w:val="84"/>
        </w:rPr>
        <w:t xml:space="preserve"> class=</w:t>
      </w:r>
      <w:r>
        <w:rPr>
          <w:rStyle w:val="81"/>
        </w:rPr>
        <w:t>"map-container"</w:t>
      </w:r>
      <w:r>
        <w:rPr>
          <w:rStyle w:val="65"/>
        </w:rPr>
        <w:t>&gt;</w:t>
      </w:r>
      <w:r>
        <w:br w:type="textWrapping"/>
      </w:r>
      <w:r>
        <w:rPr>
          <w:rStyle w:val="67"/>
        </w:rPr>
        <w:t xml:space="preserve">    </w:t>
      </w:r>
      <w:r>
        <w:rPr>
          <w:rStyle w:val="65"/>
        </w:rPr>
        <w:t>&lt;div</w:t>
      </w:r>
      <w:r>
        <w:rPr>
          <w:rStyle w:val="84"/>
        </w:rPr>
        <w:t xml:space="preserve"> id=</w:t>
      </w:r>
      <w:r>
        <w:rPr>
          <w:rStyle w:val="81"/>
        </w:rPr>
        <w:t>"map"</w:t>
      </w:r>
      <w:r>
        <w:rPr>
          <w:rStyle w:val="84"/>
        </w:rPr>
        <w:t xml:space="preserve"> style=</w:t>
      </w:r>
      <w:r>
        <w:rPr>
          <w:rStyle w:val="81"/>
        </w:rPr>
        <w:t>"width: 100%; height: 500px;"</w:t>
      </w:r>
      <w:r>
        <w:rPr>
          <w:rStyle w:val="65"/>
        </w:rPr>
        <w:t>&gt;&lt;/div&gt;</w:t>
      </w:r>
      <w:r>
        <w:br w:type="textWrapping"/>
      </w:r>
      <w:r>
        <w:rPr>
          <w:rStyle w:val="65"/>
        </w:rPr>
        <w:t>&lt;/div&gt;</w:t>
      </w:r>
      <w:r>
        <w:br w:type="textWrapping"/>
      </w:r>
      <w:r>
        <w:br w:type="textWrapping"/>
      </w:r>
      <w:r>
        <w:rPr>
          <w:rStyle w:val="82"/>
        </w:rPr>
        <w:t>&lt;!-- 趋势图展示示例 --&gt;</w:t>
      </w:r>
      <w:r>
        <w:br w:type="textWrapping"/>
      </w:r>
      <w:r>
        <w:rPr>
          <w:rStyle w:val="65"/>
        </w:rPr>
        <w:t>&lt;div</w:t>
      </w:r>
      <w:r>
        <w:rPr>
          <w:rStyle w:val="84"/>
        </w:rPr>
        <w:t xml:space="preserve"> class=</w:t>
      </w:r>
      <w:r>
        <w:rPr>
          <w:rStyle w:val="81"/>
        </w:rPr>
        <w:t>"trend-chart"</w:t>
      </w:r>
      <w:r>
        <w:rPr>
          <w:rStyle w:val="65"/>
        </w:rPr>
        <w:t>&gt;</w:t>
      </w:r>
      <w:r>
        <w:br w:type="textWrapping"/>
      </w:r>
      <w:r>
        <w:rPr>
          <w:rStyle w:val="67"/>
        </w:rPr>
        <w:t xml:space="preserve">    </w:t>
      </w:r>
      <w:r>
        <w:rPr>
          <w:rStyle w:val="65"/>
        </w:rPr>
        <w:t>&lt;div</w:t>
      </w:r>
      <w:r>
        <w:rPr>
          <w:rStyle w:val="84"/>
        </w:rPr>
        <w:t xml:space="preserve"> id=</w:t>
      </w:r>
      <w:r>
        <w:rPr>
          <w:rStyle w:val="81"/>
        </w:rPr>
        <w:t>"trend"</w:t>
      </w:r>
      <w:r>
        <w:rPr>
          <w:rStyle w:val="84"/>
        </w:rPr>
        <w:t xml:space="preserve"> style=</w:t>
      </w:r>
      <w:r>
        <w:rPr>
          <w:rStyle w:val="81"/>
        </w:rPr>
        <w:t>"width: 100%; height: 400px;"</w:t>
      </w:r>
      <w:r>
        <w:rPr>
          <w:rStyle w:val="65"/>
        </w:rPr>
        <w:t>&gt;&lt;/div&gt;</w:t>
      </w:r>
      <w:r>
        <w:br w:type="textWrapping"/>
      </w:r>
      <w:r>
        <w:rPr>
          <w:rStyle w:val="65"/>
        </w:rPr>
        <w:t>&lt;/div&gt;</w:t>
      </w:r>
    </w:p>
    <w:p w14:paraId="4D35D5FD">
      <w:pPr>
        <w:pStyle w:val="57"/>
      </w:pPr>
      <w:bookmarkStart w:id="47" w:name="_Toc195648731"/>
      <w:r>
        <w:rPr>
          <w:rFonts w:hint="eastAsia"/>
        </w:rPr>
        <w:t>本章小结</w:t>
      </w:r>
      <w:bookmarkEnd w:id="47"/>
    </w:p>
    <w:p w14:paraId="70F1E075">
      <w:pPr>
        <w:pStyle w:val="10"/>
      </w:pPr>
      <w:r>
        <w:rPr>
          <w:rFonts w:hint="eastAsia"/>
        </w:rPr>
        <w:t>本章详细设计了系统的整体架构、数据库结构、API接口、系统功能。设计过程中充分考虑了系统的可扩展性、可维护性和性能要求，确保系统能够满足实际应用需求。通过模块化的设计和清晰的接口定义，为后续的系统实现奠定了良好的基础。</w:t>
      </w:r>
    </w:p>
    <w:p w14:paraId="25FF8B66">
      <w:pPr>
        <w:widowControl/>
        <w:jc w:val="left"/>
        <w:rPr>
          <w:rFonts w:ascii="宋体" w:hAnsi="宋体" w:cs="宋体"/>
          <w:sz w:val="24"/>
          <w:szCs w:val="20"/>
        </w:rPr>
      </w:pPr>
      <w:r>
        <w:br w:type="page"/>
      </w:r>
    </w:p>
    <w:p w14:paraId="1C47E71C">
      <w:pPr>
        <w:pStyle w:val="2"/>
      </w:pPr>
      <w:bookmarkStart w:id="48" w:name="_Toc195648732"/>
      <w:r>
        <w:rPr>
          <w:rFonts w:hint="eastAsia"/>
          <w:lang w:val="en-US" w:eastAsia="zh-CN"/>
        </w:rPr>
        <w:t xml:space="preserve"> </w:t>
      </w:r>
      <w:r>
        <w:rPr>
          <w:rFonts w:hint="eastAsia"/>
        </w:rPr>
        <w:t>系统详细设计实现</w:t>
      </w:r>
      <w:bookmarkEnd w:id="48"/>
    </w:p>
    <w:p w14:paraId="167F93E2">
      <w:pPr>
        <w:pStyle w:val="10"/>
      </w:pPr>
      <w:r>
        <w:rPr>
          <w:rFonts w:hint="eastAsia"/>
        </w:rPr>
        <w:t>本章旨在详尽阐述微博舆情分析系统各核心功能模块的具体实现细节。我们将深入探讨所采用</w:t>
      </w:r>
      <w:commentRangeStart w:id="21"/>
      <w:r>
        <w:rPr>
          <w:rFonts w:hint="eastAsia"/>
        </w:rPr>
        <w:t>的技术栈、关键算法逻辑、数据处理流程以及系统架构层面的考量，力求呈现一个清晰、完整且具备技术深度的实现蓝图。系统基于Python语言和强大的Django框架构建，充分利用了Django提供的MTV（Model-Template-View）架构模式，实现了业务逻辑、数据表示与用户界面的有效分离。</w:t>
      </w:r>
      <w:commentRangeEnd w:id="21"/>
      <w:r>
        <w:commentReference w:id="21"/>
      </w:r>
    </w:p>
    <w:p w14:paraId="6CE024F1">
      <w:pPr>
        <w:pStyle w:val="57"/>
      </w:pPr>
      <w:commentRangeStart w:id="22"/>
      <w:bookmarkStart w:id="49" w:name="_Toc195648733"/>
      <w:r>
        <w:rPr>
          <w:rFonts w:hint="eastAsia"/>
        </w:rPr>
        <w:t>Django模块控制实现</w:t>
      </w:r>
      <w:commentRangeEnd w:id="22"/>
      <w:bookmarkEnd w:id="49"/>
      <w:r>
        <w:commentReference w:id="22"/>
      </w:r>
    </w:p>
    <w:p w14:paraId="16BA837D">
      <w:pPr>
        <w:pStyle w:val="10"/>
      </w:pPr>
      <w:r>
        <w:rPr>
          <w:rFonts w:hint="eastAsia"/>
        </w:rPr>
        <w:t>系统的基础架构依托于Django框架进行构建。核心在于myadmin应用，其中models.py文件定义了系统所需的数据模型，如User、search_history、Search和Comment等。这些模型通过Django的ORM（Object-Relational Mapping）机制与MySQL数据库进行交互，极大地简化了数据库操作。views.py（及其子模块，如admin_user.py、user.py）则承载了主要的业务逻辑处理，负责接收用户请求、调用模型进行数据操作、处理业务规则，并最终选择合适的模板进行响应渲染。urls.py文件定义了URL路由规则，将不同的URL路径映射到对应的视图函数，实现了请求的有效分发。模板文件（位于templates目录下）则负责前端页面的展示，通过Django模板语言与后端视图传递的数据进行动态渲染。这种清晰的模块划分和职责分离，保证了代码的可维护性和可扩展性。</w:t>
      </w:r>
    </w:p>
    <w:p w14:paraId="6B010582">
      <w:pPr>
        <w:pStyle w:val="10"/>
      </w:pPr>
      <w:r>
        <w:rPr>
          <w:rFonts w:hint="eastAsia"/>
        </w:rPr>
        <w:t>用户认证流程是系统安全的基础。用户注册时，doregister视图函数接收前端提交的用户名、密码等信息。密码并非明文存储，而是结合随机生成的盐值（password_salt），通过django.contrib.auth.hashers模块提供的PBKDF2算法进行哈希处理，生成password_hash存储于数据库。用户登录时，dologin视图函数接收用户名和密码，从数据库中检索对应用户记录，使用相同的哈希算法验证密码的正确性。验证通过后，用户信息（如用户ID、昵称等，但不包含敏感信息）被存入Django的Session机制中，用于后续请求的身份识别和权限控制。登出操作则通过logout视图函数清除Session中的用户认证信息。</w:t>
      </w:r>
    </w:p>
    <w:p w14:paraId="7F529689">
      <w:pPr>
        <w:pStyle w:val="64"/>
        <w:rPr>
          <w:rStyle w:val="67"/>
        </w:rPr>
      </w:pPr>
      <w:r>
        <w:rPr>
          <w:rStyle w:val="82"/>
        </w:rPr>
        <w:t># models.py - User 模型示例</w:t>
      </w:r>
      <w:r>
        <w:br w:type="textWrapping"/>
      </w:r>
      <w:r>
        <w:rPr>
          <w:rStyle w:val="65"/>
        </w:rPr>
        <w:t>class</w:t>
      </w:r>
      <w:r>
        <w:rPr>
          <w:rStyle w:val="67"/>
        </w:rPr>
        <w:t xml:space="preserve"> User(models.Model):</w:t>
      </w:r>
      <w:r>
        <w:br w:type="textWrapping"/>
      </w:r>
      <w:r>
        <w:rPr>
          <w:rStyle w:val="67"/>
        </w:rPr>
        <w:t xml:space="preserve">    username </w:t>
      </w:r>
      <w:r>
        <w:rPr>
          <w:rStyle w:val="83"/>
        </w:rPr>
        <w:t>=</w:t>
      </w:r>
      <w:r>
        <w:rPr>
          <w:rStyle w:val="67"/>
        </w:rPr>
        <w:t xml:space="preserve"> models.CharField(max_length</w:t>
      </w:r>
      <w:r>
        <w:rPr>
          <w:rStyle w:val="83"/>
        </w:rPr>
        <w:t>=</w:t>
      </w:r>
      <w:r>
        <w:rPr>
          <w:rStyle w:val="85"/>
        </w:rPr>
        <w:t>50</w:t>
      </w:r>
      <w:r>
        <w:rPr>
          <w:rStyle w:val="67"/>
        </w:rPr>
        <w:t>, unique</w:t>
      </w:r>
      <w:r>
        <w:rPr>
          <w:rStyle w:val="83"/>
        </w:rPr>
        <w:t>=</w:t>
      </w:r>
      <w:r>
        <w:rPr>
          <w:rStyle w:val="88"/>
        </w:rPr>
        <w:t>True</w:t>
      </w:r>
      <w:r>
        <w:rPr>
          <w:rStyle w:val="67"/>
        </w:rPr>
        <w:t xml:space="preserve">) </w:t>
      </w:r>
      <w:r>
        <w:rPr>
          <w:rStyle w:val="82"/>
        </w:rPr>
        <w:t># 用户名需唯一</w:t>
      </w:r>
      <w:r>
        <w:br w:type="textWrapping"/>
      </w:r>
      <w:r>
        <w:rPr>
          <w:rStyle w:val="67"/>
        </w:rPr>
        <w:t xml:space="preserve">    nickname </w:t>
      </w:r>
      <w:r>
        <w:rPr>
          <w:rStyle w:val="83"/>
        </w:rPr>
        <w:t>=</w:t>
      </w:r>
      <w:r>
        <w:rPr>
          <w:rStyle w:val="67"/>
        </w:rPr>
        <w:t xml:space="preserve"> models.CharField(max_length</w:t>
      </w:r>
      <w:r>
        <w:rPr>
          <w:rStyle w:val="83"/>
        </w:rPr>
        <w:t>=</w:t>
      </w:r>
      <w:r>
        <w:rPr>
          <w:rStyle w:val="85"/>
        </w:rPr>
        <w:t>50</w:t>
      </w:r>
      <w:r>
        <w:rPr>
          <w:rStyle w:val="67"/>
        </w:rPr>
        <w:t>)</w:t>
      </w:r>
      <w:r>
        <w:br w:type="textWrapping"/>
      </w:r>
      <w:r>
        <w:rPr>
          <w:rStyle w:val="67"/>
        </w:rPr>
        <w:t xml:space="preserve">    phone </w:t>
      </w:r>
      <w:r>
        <w:rPr>
          <w:rStyle w:val="83"/>
        </w:rPr>
        <w:t>=</w:t>
      </w:r>
      <w:r>
        <w:rPr>
          <w:rStyle w:val="67"/>
        </w:rPr>
        <w:t xml:space="preserve"> models.CharField(max_length</w:t>
      </w:r>
      <w:r>
        <w:rPr>
          <w:rStyle w:val="83"/>
        </w:rPr>
        <w:t>=</w:t>
      </w:r>
      <w:r>
        <w:rPr>
          <w:rStyle w:val="85"/>
        </w:rPr>
        <w:t>20</w:t>
      </w:r>
      <w:r>
        <w:rPr>
          <w:rStyle w:val="67"/>
        </w:rPr>
        <w:t>, blank</w:t>
      </w:r>
      <w:r>
        <w:rPr>
          <w:rStyle w:val="83"/>
        </w:rPr>
        <w:t>=</w:t>
      </w:r>
      <w:r>
        <w:rPr>
          <w:rStyle w:val="88"/>
        </w:rPr>
        <w:t>True</w:t>
      </w:r>
      <w:r>
        <w:rPr>
          <w:rStyle w:val="67"/>
        </w:rPr>
        <w:t>, null</w:t>
      </w:r>
      <w:r>
        <w:rPr>
          <w:rStyle w:val="83"/>
        </w:rPr>
        <w:t>=</w:t>
      </w:r>
      <w:r>
        <w:rPr>
          <w:rStyle w:val="88"/>
        </w:rPr>
        <w:t>True</w:t>
      </w:r>
      <w:r>
        <w:rPr>
          <w:rStyle w:val="67"/>
        </w:rPr>
        <w:t xml:space="preserve">) </w:t>
      </w:r>
      <w:r>
        <w:rPr>
          <w:rStyle w:val="82"/>
        </w:rPr>
        <w:t># 允许手机号为空</w:t>
      </w:r>
      <w:r>
        <w:br w:type="textWrapping"/>
      </w:r>
      <w:r>
        <w:rPr>
          <w:rStyle w:val="67"/>
        </w:rPr>
        <w:t xml:space="preserve">    password_hash </w:t>
      </w:r>
      <w:r>
        <w:rPr>
          <w:rStyle w:val="83"/>
        </w:rPr>
        <w:t>=</w:t>
      </w:r>
      <w:r>
        <w:rPr>
          <w:rStyle w:val="67"/>
        </w:rPr>
        <w:t xml:space="preserve"> models.CharField(max_length</w:t>
      </w:r>
      <w:r>
        <w:rPr>
          <w:rStyle w:val="83"/>
        </w:rPr>
        <w:t>=</w:t>
      </w:r>
      <w:r>
        <w:rPr>
          <w:rStyle w:val="85"/>
        </w:rPr>
        <w:t>128</w:t>
      </w:r>
      <w:r>
        <w:rPr>
          <w:rStyle w:val="67"/>
        </w:rPr>
        <w:t xml:space="preserve">) </w:t>
      </w:r>
      <w:r>
        <w:rPr>
          <w:rStyle w:val="82"/>
        </w:rPr>
        <w:t># 存储哈希后的密码，长度增加以适应不同哈希算法</w:t>
      </w:r>
      <w:r>
        <w:br w:type="textWrapping"/>
      </w:r>
      <w:r>
        <w:rPr>
          <w:rStyle w:val="67"/>
        </w:rPr>
        <w:t xml:space="preserve">    </w:t>
      </w:r>
      <w:r>
        <w:rPr>
          <w:rStyle w:val="82"/>
        </w:rPr>
        <w:t># password_salt 字段不再需要，现代哈希算法通常将盐值嵌入哈希结果中</w:t>
      </w:r>
      <w:r>
        <w:br w:type="textWrapping"/>
      </w:r>
      <w:r>
        <w:rPr>
          <w:rStyle w:val="67"/>
        </w:rPr>
        <w:t xml:space="preserve">    keyword </w:t>
      </w:r>
      <w:r>
        <w:rPr>
          <w:rStyle w:val="83"/>
        </w:rPr>
        <w:t>=</w:t>
      </w:r>
      <w:r>
        <w:rPr>
          <w:rStyle w:val="67"/>
        </w:rPr>
        <w:t xml:space="preserve"> models.CharField(max_length</w:t>
      </w:r>
      <w:r>
        <w:rPr>
          <w:rStyle w:val="83"/>
        </w:rPr>
        <w:t>=</w:t>
      </w:r>
      <w:r>
        <w:rPr>
          <w:rStyle w:val="85"/>
        </w:rPr>
        <w:t>255</w:t>
      </w:r>
      <w:r>
        <w:rPr>
          <w:rStyle w:val="67"/>
        </w:rPr>
        <w:t>, blank</w:t>
      </w:r>
      <w:r>
        <w:rPr>
          <w:rStyle w:val="83"/>
        </w:rPr>
        <w:t>=</w:t>
      </w:r>
      <w:r>
        <w:rPr>
          <w:rStyle w:val="88"/>
        </w:rPr>
        <w:t>True</w:t>
      </w:r>
      <w:r>
        <w:rPr>
          <w:rStyle w:val="67"/>
        </w:rPr>
        <w:t>, null</w:t>
      </w:r>
      <w:r>
        <w:rPr>
          <w:rStyle w:val="83"/>
        </w:rPr>
        <w:t>=</w:t>
      </w:r>
      <w:r>
        <w:rPr>
          <w:rStyle w:val="88"/>
        </w:rPr>
        <w:t>True</w:t>
      </w:r>
      <w:r>
        <w:rPr>
          <w:rStyle w:val="67"/>
        </w:rPr>
        <w:t xml:space="preserve">) </w:t>
      </w:r>
      <w:r>
        <w:rPr>
          <w:rStyle w:val="82"/>
        </w:rPr>
        <w:t># 预警关键词</w:t>
      </w:r>
      <w:r>
        <w:br w:type="textWrapping"/>
      </w:r>
      <w:r>
        <w:rPr>
          <w:rStyle w:val="67"/>
        </w:rPr>
        <w:t xml:space="preserve">    Threshold </w:t>
      </w:r>
      <w:r>
        <w:rPr>
          <w:rStyle w:val="83"/>
        </w:rPr>
        <w:t>=</w:t>
      </w:r>
      <w:r>
        <w:rPr>
          <w:rStyle w:val="67"/>
        </w:rPr>
        <w:t xml:space="preserve"> models.IntegerField(default</w:t>
      </w:r>
      <w:r>
        <w:rPr>
          <w:rStyle w:val="83"/>
        </w:rPr>
        <w:t>=</w:t>
      </w:r>
      <w:r>
        <w:rPr>
          <w:rStyle w:val="85"/>
        </w:rPr>
        <w:t>100</w:t>
      </w:r>
      <w:r>
        <w:rPr>
          <w:rStyle w:val="67"/>
        </w:rPr>
        <w:t xml:space="preserve">) </w:t>
      </w:r>
      <w:r>
        <w:rPr>
          <w:rStyle w:val="82"/>
        </w:rPr>
        <w:t># 预警阈值，设置默认值</w:t>
      </w:r>
      <w:r>
        <w:br w:type="textWrapping"/>
      </w:r>
      <w:r>
        <w:rPr>
          <w:rStyle w:val="67"/>
        </w:rPr>
        <w:t xml:space="preserve">    status </w:t>
      </w:r>
      <w:r>
        <w:rPr>
          <w:rStyle w:val="83"/>
        </w:rPr>
        <w:t>=</w:t>
      </w:r>
      <w:r>
        <w:rPr>
          <w:rStyle w:val="67"/>
        </w:rPr>
        <w:t xml:space="preserve"> models.IntegerField(default</w:t>
      </w:r>
      <w:r>
        <w:rPr>
          <w:rStyle w:val="83"/>
        </w:rPr>
        <w:t>=</w:t>
      </w:r>
      <w:r>
        <w:rPr>
          <w:rStyle w:val="85"/>
        </w:rPr>
        <w:t>1</w:t>
      </w:r>
      <w:r>
        <w:rPr>
          <w:rStyle w:val="67"/>
        </w:rPr>
        <w:t xml:space="preserve">)  </w:t>
      </w:r>
      <w:r>
        <w:rPr>
          <w:rStyle w:val="82"/>
        </w:rPr>
        <w:t># 1:正常, 2:禁用, 6:管理员, 9:删除</w:t>
      </w:r>
      <w:r>
        <w:br w:type="textWrapping"/>
      </w:r>
      <w:r>
        <w:rPr>
          <w:rStyle w:val="67"/>
        </w:rPr>
        <w:t xml:space="preserve">    create_at </w:t>
      </w:r>
      <w:r>
        <w:rPr>
          <w:rStyle w:val="83"/>
        </w:rPr>
        <w:t>=</w:t>
      </w:r>
      <w:r>
        <w:rPr>
          <w:rStyle w:val="67"/>
        </w:rPr>
        <w:t xml:space="preserve"> models.DateTimeField(default</w:t>
      </w:r>
      <w:r>
        <w:rPr>
          <w:rStyle w:val="83"/>
        </w:rPr>
        <w:t>=</w:t>
      </w:r>
      <w:r>
        <w:rPr>
          <w:rStyle w:val="67"/>
        </w:rPr>
        <w:t>datetime.now)</w:t>
      </w:r>
      <w:r>
        <w:br w:type="textWrapping"/>
      </w:r>
      <w:r>
        <w:rPr>
          <w:rStyle w:val="67"/>
        </w:rPr>
        <w:t xml:space="preserve">    update_at </w:t>
      </w:r>
      <w:r>
        <w:rPr>
          <w:rStyle w:val="83"/>
        </w:rPr>
        <w:t>=</w:t>
      </w:r>
      <w:r>
        <w:rPr>
          <w:rStyle w:val="67"/>
        </w:rPr>
        <w:t xml:space="preserve"> models.DateTimeField(auto_now</w:t>
      </w:r>
      <w:r>
        <w:rPr>
          <w:rStyle w:val="83"/>
        </w:rPr>
        <w:t>=</w:t>
      </w:r>
      <w:r>
        <w:rPr>
          <w:rStyle w:val="88"/>
        </w:rPr>
        <w:t>True</w:t>
      </w:r>
      <w:r>
        <w:rPr>
          <w:rStyle w:val="67"/>
        </w:rPr>
        <w:t xml:space="preserve">) </w:t>
      </w:r>
      <w:r>
        <w:rPr>
          <w:rStyle w:val="82"/>
        </w:rPr>
        <w:t># 使用 auto_now=True 自动更新时间</w:t>
      </w:r>
      <w:r>
        <w:br w:type="textWrapping"/>
      </w:r>
      <w:r>
        <w:br w:type="textWrapping"/>
      </w:r>
      <w:r>
        <w:rPr>
          <w:rStyle w:val="67"/>
        </w:rPr>
        <w:t xml:space="preserve">    </w:t>
      </w:r>
      <w:r>
        <w:rPr>
          <w:rStyle w:val="65"/>
        </w:rPr>
        <w:t>def</w:t>
      </w:r>
      <w:r>
        <w:rPr>
          <w:rStyle w:val="67"/>
        </w:rPr>
        <w:t xml:space="preserve"> set_password(</w:t>
      </w:r>
      <w:r>
        <w:rPr>
          <w:rStyle w:val="88"/>
        </w:rPr>
        <w:t>self</w:t>
      </w:r>
      <w:r>
        <w:rPr>
          <w:rStyle w:val="67"/>
        </w:rPr>
        <w:t>, raw_password):</w:t>
      </w:r>
      <w:r>
        <w:br w:type="textWrapping"/>
      </w:r>
      <w:r>
        <w:rPr>
          <w:rStyle w:val="67"/>
        </w:rPr>
        <w:t xml:space="preserve">        </w:t>
      </w:r>
      <w:r>
        <w:rPr>
          <w:rStyle w:val="88"/>
        </w:rPr>
        <w:t>self</w:t>
      </w:r>
      <w:r>
        <w:rPr>
          <w:rStyle w:val="67"/>
        </w:rPr>
        <w:t xml:space="preserve">.password_hash </w:t>
      </w:r>
      <w:r>
        <w:rPr>
          <w:rStyle w:val="83"/>
        </w:rPr>
        <w:t>=</w:t>
      </w:r>
      <w:r>
        <w:rPr>
          <w:rStyle w:val="67"/>
        </w:rPr>
        <w:t xml:space="preserve"> make_password(raw_password)</w:t>
      </w:r>
      <w:r>
        <w:br w:type="textWrapping"/>
      </w:r>
      <w:r>
        <w:br w:type="textWrapping"/>
      </w:r>
      <w:r>
        <w:rPr>
          <w:rStyle w:val="67"/>
        </w:rPr>
        <w:t xml:space="preserve">    </w:t>
      </w:r>
      <w:r>
        <w:rPr>
          <w:rStyle w:val="65"/>
        </w:rPr>
        <w:t>def</w:t>
      </w:r>
      <w:r>
        <w:rPr>
          <w:rStyle w:val="67"/>
        </w:rPr>
        <w:t xml:space="preserve"> check_password(</w:t>
      </w:r>
      <w:r>
        <w:rPr>
          <w:rStyle w:val="88"/>
        </w:rPr>
        <w:t>self</w:t>
      </w:r>
      <w:r>
        <w:rPr>
          <w:rStyle w:val="67"/>
        </w:rPr>
        <w:t>, raw_password):</w:t>
      </w:r>
      <w:r>
        <w:br w:type="textWrapping"/>
      </w:r>
      <w:r>
        <w:rPr>
          <w:rStyle w:val="67"/>
        </w:rPr>
        <w:t xml:space="preserve">        </w:t>
      </w:r>
      <w:r>
        <w:rPr>
          <w:rStyle w:val="89"/>
        </w:rPr>
        <w:t>return</w:t>
      </w:r>
      <w:r>
        <w:rPr>
          <w:rStyle w:val="67"/>
        </w:rPr>
        <w:t xml:space="preserve"> check_password(raw_password, </w:t>
      </w:r>
      <w:r>
        <w:rPr>
          <w:rStyle w:val="88"/>
        </w:rPr>
        <w:t>self</w:t>
      </w:r>
      <w:r>
        <w:rPr>
          <w:rStyle w:val="67"/>
        </w:rPr>
        <w:t>.password_hash)</w:t>
      </w:r>
    </w:p>
    <w:p w14:paraId="68441A6C">
      <w:pPr>
        <w:pStyle w:val="76"/>
        <w:keepNext/>
      </w:pPr>
      <w:r>
        <w:drawing>
          <wp:inline distT="0" distB="0" distL="0" distR="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1338B024">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管理员用户后台管理展示</w:t>
      </w:r>
    </w:p>
    <w:p w14:paraId="4B39709E">
      <w:pPr>
        <w:pStyle w:val="57"/>
      </w:pPr>
      <w:bookmarkStart w:id="50" w:name="_Toc195648734"/>
      <w:r>
        <w:rPr>
          <w:rFonts w:hint="eastAsia"/>
        </w:rPr>
        <w:t>微博数据爬虫模块实现</w:t>
      </w:r>
      <w:bookmarkEnd w:id="50"/>
    </w:p>
    <w:p w14:paraId="6B4D8F68">
      <w:pPr>
        <w:pStyle w:val="10"/>
      </w:pPr>
      <w:r>
        <w:rPr>
          <w:rFonts w:hint="eastAsia"/>
        </w:rPr>
        <w:t>微博数据的有效获取是整个系统的基石。本系统设计并实现了一个专门的数据爬取模块，其核心逻辑封装于util/search.py脚本中。该模块采用Python的requests库模拟HTTP请求，辅以BeautifulSoup或lxml等库解析HTML页面内容，以应对微博网页版的数据抓取。考虑到微博平台可能存在的反爬虫机制，爬虫设计中融入了多项策略以提高稳定性和成功率：首先，通过设置合理的User-Agent请求头模拟浏览器行为；其次，引入随机延时（time.sleep）控制请求频率，避免因请求过快而被服务器识别为恶意行为；再次，构建并维护一个代理IP池，当直接访问受限时，可切换使用代理IP进行访问。此外，代码中包含了完善的异常处理机制（try-except块），能够捕获网络连接错误、请求超时、页面解析失败等常见异常，并根据情况进行重试或记录错误日志。</w:t>
      </w:r>
    </w:p>
    <w:p w14:paraId="198381A5">
      <w:pPr>
        <w:pStyle w:val="10"/>
      </w:pPr>
      <w:r>
        <w:rPr>
          <w:rFonts w:hint="eastAsia"/>
        </w:rPr>
        <w:t>数据爬取流程大致如下：接收用户输入的搜索关键词后，构造相应的微博搜索URL；发送HTTP GET请求获取搜索结果页面的HTML内容；使用解析库（如BeautifulSoup）提取页面中包含微博信息的结构化数据，如微博ID（wid）、用户ID（uid）、用户昵称（screen_name）、微博正文（text）、转发数（reposts_count）、评论数（comments_count）、点赞数（attitudes_count）、发布时间（created_at）以及可能的地理位置信息（status_province, status_city）等。</w:t>
      </w:r>
    </w:p>
    <w:p w14:paraId="3797B753">
      <w:pPr>
        <w:pStyle w:val="76"/>
        <w:keepNext/>
      </w:pPr>
      <w:r>
        <w:drawing>
          <wp:inline distT="0" distB="0" distL="0" distR="0">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5B9A561D">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爬取到的数据展示</w:t>
      </w:r>
    </w:p>
    <w:p w14:paraId="54DBD88E">
      <w:pPr>
        <w:pStyle w:val="10"/>
      </w:pPr>
      <w:commentRangeStart w:id="23"/>
      <w:r>
        <w:rPr>
          <w:rFonts w:hint="eastAsia"/>
        </w:rPr>
        <w:t>实现部分核心代码如下：</w:t>
      </w:r>
    </w:p>
    <w:p w14:paraId="1B132ED5">
      <w:pPr>
        <w:pStyle w:val="10"/>
        <w:ind w:firstLine="402"/>
      </w:pPr>
      <w:r>
        <w:rPr>
          <w:rStyle w:val="82"/>
        </w:rPr>
        <w:t># util/search.py</w:t>
      </w:r>
      <w:r>
        <w:t xml:space="preserve"> </w:t>
      </w:r>
      <w:r>
        <w:br w:type="textWrapping"/>
      </w:r>
      <w:commentRangeEnd w:id="23"/>
      <w:r>
        <w:commentReference w:id="23"/>
      </w:r>
      <w:r>
        <w:rPr>
          <w:rStyle w:val="87"/>
        </w:rPr>
        <w:t>import</w:t>
      </w:r>
      <w:r>
        <w:rPr>
          <w:rStyle w:val="67"/>
        </w:rPr>
        <w:t xml:space="preserve"> requests</w:t>
      </w:r>
      <w:r>
        <w:br w:type="textWrapping"/>
      </w:r>
      <w:r>
        <w:rPr>
          <w:rStyle w:val="87"/>
        </w:rPr>
        <w:t>from</w:t>
      </w:r>
      <w:r>
        <w:rPr>
          <w:rStyle w:val="67"/>
        </w:rPr>
        <w:t xml:space="preserve"> bs4 </w:t>
      </w:r>
      <w:r>
        <w:rPr>
          <w:rStyle w:val="87"/>
        </w:rPr>
        <w:t>import</w:t>
      </w:r>
      <w:r>
        <w:rPr>
          <w:rStyle w:val="67"/>
        </w:rPr>
        <w:t xml:space="preserve"> BeautifulSoup</w:t>
      </w:r>
      <w:r>
        <w:br w:type="textWrapping"/>
      </w:r>
      <w:r>
        <w:rPr>
          <w:rStyle w:val="87"/>
        </w:rPr>
        <w:t>import</w:t>
      </w:r>
      <w:r>
        <w:rPr>
          <w:rStyle w:val="67"/>
        </w:rPr>
        <w:t xml:space="preserve"> time</w:t>
      </w:r>
      <w:r>
        <w:br w:type="textWrapping"/>
      </w:r>
      <w:r>
        <w:rPr>
          <w:rStyle w:val="87"/>
        </w:rPr>
        <w:t>import</w:t>
      </w:r>
      <w:r>
        <w:rPr>
          <w:rStyle w:val="67"/>
        </w:rPr>
        <w:t xml:space="preserve"> random</w:t>
      </w:r>
      <w:r>
        <w:br w:type="textWrapping"/>
      </w:r>
      <w:r>
        <w:rPr>
          <w:rStyle w:val="87"/>
        </w:rPr>
        <w:t>from</w:t>
      </w:r>
      <w:r>
        <w:rPr>
          <w:rStyle w:val="67"/>
        </w:rPr>
        <w:t xml:space="preserve"> myadmin.models </w:t>
      </w:r>
      <w:r>
        <w:rPr>
          <w:rStyle w:val="87"/>
        </w:rPr>
        <w:t>import</w:t>
      </w:r>
      <w:r>
        <w:rPr>
          <w:rStyle w:val="67"/>
        </w:rPr>
        <w:t xml:space="preserve"> Search</w:t>
      </w:r>
      <w:r>
        <w:br w:type="textWrapping"/>
      </w:r>
      <w:r>
        <w:br w:type="textWrapping"/>
      </w:r>
      <w:r>
        <w:rPr>
          <w:rStyle w:val="65"/>
        </w:rPr>
        <w:t>def</w:t>
      </w:r>
      <w:r>
        <w:rPr>
          <w:rStyle w:val="67"/>
        </w:rPr>
        <w:t xml:space="preserve"> get_weibo_data(keyword, pages</w:t>
      </w:r>
      <w:r>
        <w:rPr>
          <w:rStyle w:val="83"/>
        </w:rPr>
        <w:t>=</w:t>
      </w:r>
      <w:r>
        <w:rPr>
          <w:rStyle w:val="85"/>
        </w:rPr>
        <w:t>1</w:t>
      </w:r>
      <w:r>
        <w:rPr>
          <w:rStyle w:val="67"/>
        </w:rPr>
        <w:t>):</w:t>
      </w:r>
      <w:r>
        <w:br w:type="textWrapping"/>
      </w:r>
      <w:r>
        <w:rPr>
          <w:rStyle w:val="67"/>
        </w:rPr>
        <w:t xml:space="preserve">    </w:t>
      </w:r>
      <w:r>
        <w:rPr>
          <w:rStyle w:val="82"/>
        </w:rPr>
        <w:t>"""根据关键词爬取指定页数的微博数据"""</w:t>
      </w:r>
      <w:r>
        <w:br w:type="textWrapping"/>
      </w:r>
      <w:r>
        <w:rPr>
          <w:rStyle w:val="67"/>
        </w:rPr>
        <w:t xml:space="preserve">    base_url </w:t>
      </w:r>
      <w:r>
        <w:rPr>
          <w:rStyle w:val="83"/>
        </w:rPr>
        <w:t>=</w:t>
      </w:r>
      <w:r>
        <w:rPr>
          <w:rStyle w:val="67"/>
        </w:rPr>
        <w:t xml:space="preserve"> </w:t>
      </w:r>
      <w:r>
        <w:rPr>
          <w:rStyle w:val="81"/>
        </w:rPr>
        <w:t>"https://s.weibo.com/weibo?q=</w:t>
      </w:r>
      <w:r>
        <w:rPr>
          <w:rStyle w:val="86"/>
        </w:rPr>
        <w:t>{}</w:t>
      </w:r>
      <w:r>
        <w:rPr>
          <w:rStyle w:val="81"/>
        </w:rPr>
        <w:t>&amp;page=</w:t>
      </w:r>
      <w:r>
        <w:rPr>
          <w:rStyle w:val="86"/>
        </w:rPr>
        <w:t>{}</w:t>
      </w:r>
      <w:r>
        <w:rPr>
          <w:rStyle w:val="81"/>
        </w:rPr>
        <w:t>"</w:t>
      </w:r>
      <w:r>
        <w:br w:type="textWrapping"/>
      </w:r>
      <w:r>
        <w:rPr>
          <w:rStyle w:val="67"/>
        </w:rPr>
        <w:t xml:space="preserve">    headers </w:t>
      </w:r>
      <w:r>
        <w:rPr>
          <w:rStyle w:val="83"/>
        </w:rPr>
        <w:t>=</w:t>
      </w:r>
      <w:r>
        <w:rPr>
          <w:rStyle w:val="67"/>
        </w:rPr>
        <w:t xml:space="preserve"> {</w:t>
      </w:r>
      <w:r>
        <w:br w:type="textWrapping"/>
      </w:r>
      <w:r>
        <w:rPr>
          <w:rStyle w:val="67"/>
        </w:rPr>
        <w:t xml:space="preserve">        </w:t>
      </w:r>
      <w:r>
        <w:rPr>
          <w:rStyle w:val="81"/>
        </w:rPr>
        <w:t>'User-Agent'</w:t>
      </w:r>
      <w:r>
        <w:rPr>
          <w:rStyle w:val="67"/>
        </w:rPr>
        <w:t xml:space="preserve">: </w:t>
      </w:r>
      <w:r>
        <w:rPr>
          <w:rStyle w:val="81"/>
        </w:rPr>
        <w:t>'Mozilla/5.0 (...)'</w:t>
      </w:r>
      <w:r>
        <w:rPr>
          <w:rStyle w:val="67"/>
        </w:rPr>
        <w:t>,</w:t>
      </w:r>
      <w:r>
        <w:br w:type="textWrapping"/>
      </w:r>
      <w:r>
        <w:rPr>
          <w:rStyle w:val="67"/>
        </w:rPr>
        <w:t xml:space="preserve">        </w:t>
      </w:r>
      <w:r>
        <w:rPr>
          <w:rStyle w:val="81"/>
        </w:rPr>
        <w:t>'Cookie'</w:t>
      </w:r>
      <w:r>
        <w:rPr>
          <w:rStyle w:val="67"/>
        </w:rPr>
        <w:t xml:space="preserve">: </w:t>
      </w:r>
      <w:r>
        <w:rPr>
          <w:rStyle w:val="81"/>
        </w:rPr>
        <w:t>'YOUR_WEIBO_COOKIE'</w:t>
      </w:r>
      <w:r>
        <w:rPr>
          <w:rStyle w:val="67"/>
        </w:rPr>
        <w:t xml:space="preserve"> </w:t>
      </w:r>
      <w:r>
        <w:rPr>
          <w:rStyle w:val="82"/>
        </w:rPr>
        <w:t># 重要：微博搜索通常需要登录Cookie</w:t>
      </w:r>
      <w:r>
        <w:br w:type="textWrapping"/>
      </w:r>
      <w:r>
        <w:rPr>
          <w:rStyle w:val="67"/>
        </w:rPr>
        <w:t xml:space="preserve">    }</w:t>
      </w:r>
      <w:r>
        <w:br w:type="textWrapping"/>
      </w:r>
      <w:r>
        <w:rPr>
          <w:rStyle w:val="67"/>
        </w:rPr>
        <w:t xml:space="preserve">    all_data </w:t>
      </w:r>
      <w:r>
        <w:rPr>
          <w:rStyle w:val="83"/>
        </w:rPr>
        <w:t>=</w:t>
      </w:r>
      <w:r>
        <w:rPr>
          <w:rStyle w:val="67"/>
        </w:rPr>
        <w:t xml:space="preserve"> []</w:t>
      </w:r>
      <w:r>
        <w:br w:type="textWrapping"/>
      </w:r>
      <w:r>
        <w:rPr>
          <w:rStyle w:val="67"/>
        </w:rPr>
        <w:t xml:space="preserve">    </w:t>
      </w:r>
      <w:r>
        <w:rPr>
          <w:rStyle w:val="89"/>
        </w:rPr>
        <w:t>for</w:t>
      </w:r>
      <w:r>
        <w:rPr>
          <w:rStyle w:val="67"/>
        </w:rPr>
        <w:t xml:space="preserve"> page </w:t>
      </w:r>
      <w:r>
        <w:rPr>
          <w:rStyle w:val="65"/>
        </w:rPr>
        <w:t>in</w:t>
      </w:r>
      <w:r>
        <w:rPr>
          <w:rStyle w:val="67"/>
        </w:rPr>
        <w:t xml:space="preserve"> </w:t>
      </w:r>
      <w:r>
        <w:rPr>
          <w:rStyle w:val="66"/>
        </w:rPr>
        <w:t>range</w:t>
      </w:r>
      <w:r>
        <w:rPr>
          <w:rStyle w:val="67"/>
        </w:rPr>
        <w:t>(</w:t>
      </w:r>
      <w:r>
        <w:rPr>
          <w:rStyle w:val="85"/>
        </w:rPr>
        <w:t>1</w:t>
      </w:r>
      <w:r>
        <w:rPr>
          <w:rStyle w:val="67"/>
        </w:rPr>
        <w:t xml:space="preserve">, pages </w:t>
      </w:r>
      <w:r>
        <w:rPr>
          <w:rStyle w:val="83"/>
        </w:rPr>
        <w:t>+</w:t>
      </w:r>
      <w:r>
        <w:rPr>
          <w:rStyle w:val="67"/>
        </w:rPr>
        <w:t xml:space="preserve"> </w:t>
      </w:r>
      <w:r>
        <w:rPr>
          <w:rStyle w:val="85"/>
        </w:rPr>
        <w:t>1</w:t>
      </w:r>
      <w:r>
        <w:rPr>
          <w:rStyle w:val="67"/>
        </w:rPr>
        <w:t>):</w:t>
      </w:r>
      <w:r>
        <w:br w:type="textWrapping"/>
      </w:r>
      <w:r>
        <w:rPr>
          <w:rStyle w:val="67"/>
        </w:rPr>
        <w:t xml:space="preserve">        url </w:t>
      </w:r>
      <w:r>
        <w:rPr>
          <w:rStyle w:val="83"/>
        </w:rPr>
        <w:t>=</w:t>
      </w:r>
      <w:r>
        <w:rPr>
          <w:rStyle w:val="67"/>
        </w:rPr>
        <w:t xml:space="preserve"> base_url.</w:t>
      </w:r>
      <w:r>
        <w:rPr>
          <w:rStyle w:val="66"/>
        </w:rPr>
        <w:t>format</w:t>
      </w:r>
      <w:r>
        <w:rPr>
          <w:rStyle w:val="67"/>
        </w:rPr>
        <w:t>(keyword, page)</w:t>
      </w:r>
      <w:r>
        <w:br w:type="textWrapping"/>
      </w:r>
      <w:r>
        <w:rPr>
          <w:rStyle w:val="67"/>
        </w:rPr>
        <w:t xml:space="preserve">        </w:t>
      </w:r>
      <w:r>
        <w:rPr>
          <w:rStyle w:val="89"/>
        </w:rPr>
        <w:t>try</w:t>
      </w:r>
      <w:r>
        <w:rPr>
          <w:rStyle w:val="67"/>
        </w:rPr>
        <w:t>:</w:t>
      </w:r>
      <w:r>
        <w:br w:type="textWrapping"/>
      </w:r>
      <w:r>
        <w:rPr>
          <w:rStyle w:val="67"/>
        </w:rPr>
        <w:t xml:space="preserve">            </w:t>
      </w:r>
      <w:r>
        <w:rPr>
          <w:rStyle w:val="66"/>
        </w:rPr>
        <w:t>print</w:t>
      </w:r>
      <w:r>
        <w:rPr>
          <w:rStyle w:val="67"/>
        </w:rPr>
        <w:t>(</w:t>
      </w:r>
      <w:r>
        <w:rPr>
          <w:rStyle w:val="91"/>
        </w:rPr>
        <w:t xml:space="preserve">f"正在爬取第 </w:t>
      </w:r>
      <w:r>
        <w:rPr>
          <w:rStyle w:val="86"/>
        </w:rPr>
        <w:t>{</w:t>
      </w:r>
      <w:r>
        <w:rPr>
          <w:rStyle w:val="67"/>
        </w:rPr>
        <w:t>page</w:t>
      </w:r>
      <w:r>
        <w:rPr>
          <w:rStyle w:val="86"/>
        </w:rPr>
        <w:t>}</w:t>
      </w:r>
      <w:r>
        <w:rPr>
          <w:rStyle w:val="91"/>
        </w:rPr>
        <w:t xml:space="preserve"> 页: </w:t>
      </w:r>
      <w:r>
        <w:rPr>
          <w:rStyle w:val="86"/>
        </w:rPr>
        <w:t>{</w:t>
      </w:r>
      <w:r>
        <w:rPr>
          <w:rStyle w:val="67"/>
        </w:rPr>
        <w:t>url</w:t>
      </w:r>
      <w:r>
        <w:rPr>
          <w:rStyle w:val="86"/>
        </w:rPr>
        <w:t>}</w:t>
      </w:r>
      <w:r>
        <w:rPr>
          <w:rStyle w:val="91"/>
        </w:rPr>
        <w:t>"</w:t>
      </w:r>
      <w:r>
        <w:rPr>
          <w:rStyle w:val="67"/>
        </w:rPr>
        <w:t>)</w:t>
      </w:r>
      <w:r>
        <w:br w:type="textWrapping"/>
      </w:r>
      <w:r>
        <w:rPr>
          <w:rStyle w:val="67"/>
        </w:rPr>
        <w:t xml:space="preserve">            response </w:t>
      </w:r>
      <w:r>
        <w:rPr>
          <w:rStyle w:val="83"/>
        </w:rPr>
        <w:t>=</w:t>
      </w:r>
      <w:r>
        <w:rPr>
          <w:rStyle w:val="67"/>
        </w:rPr>
        <w:t xml:space="preserve"> requests.get(url, headers</w:t>
      </w:r>
      <w:r>
        <w:rPr>
          <w:rStyle w:val="83"/>
        </w:rPr>
        <w:t>=</w:t>
      </w:r>
      <w:r>
        <w:rPr>
          <w:rStyle w:val="67"/>
        </w:rPr>
        <w:t>headers, timeout</w:t>
      </w:r>
      <w:r>
        <w:rPr>
          <w:rStyle w:val="83"/>
        </w:rPr>
        <w:t>=</w:t>
      </w:r>
      <w:r>
        <w:rPr>
          <w:rStyle w:val="85"/>
        </w:rPr>
        <w:t>10</w:t>
      </w:r>
      <w:r>
        <w:rPr>
          <w:rStyle w:val="67"/>
        </w:rPr>
        <w:t>)</w:t>
      </w:r>
      <w:r>
        <w:br w:type="textWrapping"/>
      </w:r>
      <w:r>
        <w:rPr>
          <w:rStyle w:val="67"/>
        </w:rPr>
        <w:t xml:space="preserve">            response.raise_for_status() </w:t>
      </w:r>
      <w:r>
        <w:rPr>
          <w:rStyle w:val="82"/>
        </w:rPr>
        <w:t># 检查请求是否成功</w:t>
      </w:r>
      <w:r>
        <w:br w:type="textWrapping"/>
      </w:r>
      <w:r>
        <w:rPr>
          <w:rStyle w:val="67"/>
        </w:rPr>
        <w:t xml:space="preserve">            soup </w:t>
      </w:r>
      <w:r>
        <w:rPr>
          <w:rStyle w:val="83"/>
        </w:rPr>
        <w:t>=</w:t>
      </w:r>
      <w:r>
        <w:rPr>
          <w:rStyle w:val="67"/>
        </w:rPr>
        <w:t xml:space="preserve"> BeautifulSoup(response.text, </w:t>
      </w:r>
      <w:r>
        <w:rPr>
          <w:rStyle w:val="81"/>
        </w:rPr>
        <w:t>'html.parser'</w:t>
      </w:r>
      <w:r>
        <w:rPr>
          <w:rStyle w:val="67"/>
        </w:rPr>
        <w:t>)</w:t>
      </w:r>
      <w:r>
        <w:br w:type="textWrapping"/>
      </w:r>
      <w:r>
        <w:rPr>
          <w:rStyle w:val="67"/>
        </w:rPr>
        <w:t xml:space="preserve">            cards </w:t>
      </w:r>
      <w:r>
        <w:rPr>
          <w:rStyle w:val="83"/>
        </w:rPr>
        <w:t>=</w:t>
      </w:r>
      <w:r>
        <w:rPr>
          <w:rStyle w:val="67"/>
        </w:rPr>
        <w:t xml:space="preserve"> soup.find_all(</w:t>
      </w:r>
      <w:r>
        <w:rPr>
          <w:rStyle w:val="81"/>
        </w:rPr>
        <w:t>'div'</w:t>
      </w:r>
      <w:r>
        <w:rPr>
          <w:rStyle w:val="67"/>
        </w:rPr>
        <w:t>, class_</w:t>
      </w:r>
      <w:r>
        <w:rPr>
          <w:rStyle w:val="83"/>
        </w:rPr>
        <w:t>=</w:t>
      </w:r>
      <w:r>
        <w:rPr>
          <w:rStyle w:val="81"/>
        </w:rPr>
        <w:t>'card-wrap'</w:t>
      </w:r>
      <w:r>
        <w:rPr>
          <w:rStyle w:val="67"/>
        </w:rPr>
        <w:t xml:space="preserve">) </w:t>
      </w:r>
      <w:r>
        <w:rPr>
          <w:rStyle w:val="82"/>
        </w:rPr>
        <w:t># 定位包含微博内容的卡片</w:t>
      </w:r>
    </w:p>
    <w:p w14:paraId="1248FF6C">
      <w:pPr>
        <w:pStyle w:val="10"/>
      </w:pPr>
    </w:p>
    <w:p w14:paraId="12D0AE74">
      <w:pPr>
        <w:pStyle w:val="10"/>
      </w:pPr>
      <w:r>
        <w:rPr>
          <w:rFonts w:hint="eastAsia"/>
        </w:rPr>
        <w:t>爬取到原始数据后需要对数据进行清洗和格式化，例如转换时间格式、处理特殊字符等，将清洗后的结构化数据封装成Search模型对象，并调用Django ORM的save()方法将其持久化到MySQL数据库的search表中。对于微博评论的爬取，则需要根据微博ID进一步请求评论接口或解析评论页面，流程与主微博爬取类似，数据存储于comment表。代码部分实现如下：</w:t>
      </w:r>
      <w:r>
        <w:br w:type="textWrapping"/>
      </w:r>
      <w:r>
        <w:rPr>
          <w:rStyle w:val="65"/>
        </w:rPr>
        <w:t>def</w:t>
      </w:r>
      <w:r>
        <w:rPr>
          <w:rStyle w:val="67"/>
        </w:rPr>
        <w:t xml:space="preserve"> parse_card(card, keyword):</w:t>
      </w:r>
      <w:r>
        <w:br w:type="textWrapping"/>
      </w:r>
      <w:r>
        <w:rPr>
          <w:rStyle w:val="67"/>
        </w:rPr>
        <w:t xml:space="preserve">    </w:t>
      </w:r>
      <w:r>
        <w:rPr>
          <w:rStyle w:val="82"/>
        </w:rPr>
        <w:t>"""解析单个微博卡片信息"""</w:t>
      </w:r>
      <w:r>
        <w:br w:type="textWrapping"/>
      </w:r>
      <w:r>
        <w:rPr>
          <w:rStyle w:val="67"/>
        </w:rPr>
        <w:t xml:space="preserve">    </w:t>
      </w:r>
      <w:r>
        <w:rPr>
          <w:rStyle w:val="89"/>
        </w:rPr>
        <w:t>try</w:t>
      </w:r>
      <w:r>
        <w:rPr>
          <w:rStyle w:val="67"/>
        </w:rPr>
        <w:t>:</w:t>
      </w:r>
      <w:r>
        <w:br w:type="textWrapping"/>
      </w:r>
      <w:r>
        <w:rPr>
          <w:rStyle w:val="67"/>
        </w:rPr>
        <w:t xml:space="preserve">        mid </w:t>
      </w:r>
      <w:r>
        <w:rPr>
          <w:rStyle w:val="83"/>
        </w:rPr>
        <w:t>=</w:t>
      </w:r>
      <w:r>
        <w:rPr>
          <w:rStyle w:val="67"/>
        </w:rPr>
        <w:t xml:space="preserve"> card.get(</w:t>
      </w:r>
      <w:r>
        <w:rPr>
          <w:rStyle w:val="81"/>
        </w:rPr>
        <w:t>'mid'</w:t>
      </w:r>
      <w:r>
        <w:rPr>
          <w:rStyle w:val="67"/>
        </w:rPr>
        <w:t xml:space="preserve">) </w:t>
      </w:r>
      <w:r>
        <w:rPr>
          <w:rStyle w:val="82"/>
        </w:rPr>
        <w:t># 获取微博ID</w:t>
      </w:r>
      <w:r>
        <w:br w:type="textWrapping"/>
      </w:r>
      <w:r>
        <w:rPr>
          <w:rStyle w:val="67"/>
        </w:rPr>
        <w:t xml:space="preserve">        text_content </w:t>
      </w:r>
      <w:r>
        <w:rPr>
          <w:rStyle w:val="83"/>
        </w:rPr>
        <w:t>=</w:t>
      </w:r>
      <w:r>
        <w:rPr>
          <w:rStyle w:val="67"/>
        </w:rPr>
        <w:t xml:space="preserve"> card.find(</w:t>
      </w:r>
      <w:r>
        <w:rPr>
          <w:rStyle w:val="81"/>
        </w:rPr>
        <w:t>'p'</w:t>
      </w:r>
      <w:r>
        <w:rPr>
          <w:rStyle w:val="67"/>
        </w:rPr>
        <w:t>, class_</w:t>
      </w:r>
      <w:r>
        <w:rPr>
          <w:rStyle w:val="83"/>
        </w:rPr>
        <w:t>=</w:t>
      </w:r>
      <w:r>
        <w:rPr>
          <w:rStyle w:val="81"/>
        </w:rPr>
        <w:t>'txt'</w:t>
      </w:r>
      <w:r>
        <w:rPr>
          <w:rStyle w:val="67"/>
        </w:rPr>
        <w:t xml:space="preserve">).text.strip() </w:t>
      </w:r>
      <w:r>
        <w:rPr>
          <w:rStyle w:val="82"/>
        </w:rPr>
        <w:t># 获取正文</w:t>
      </w:r>
      <w:r>
        <w:br w:type="textWrapping"/>
      </w:r>
      <w:r>
        <w:rPr>
          <w:rStyle w:val="67"/>
        </w:rPr>
        <w:t xml:space="preserve">        user_info </w:t>
      </w:r>
      <w:r>
        <w:rPr>
          <w:rStyle w:val="83"/>
        </w:rPr>
        <w:t>=</w:t>
      </w:r>
      <w:r>
        <w:rPr>
          <w:rStyle w:val="67"/>
        </w:rPr>
        <w:t xml:space="preserve"> card.find(</w:t>
      </w:r>
      <w:r>
        <w:rPr>
          <w:rStyle w:val="81"/>
        </w:rPr>
        <w:t>'a'</w:t>
      </w:r>
      <w:r>
        <w:rPr>
          <w:rStyle w:val="67"/>
        </w:rPr>
        <w:t>, class_</w:t>
      </w:r>
      <w:r>
        <w:rPr>
          <w:rStyle w:val="83"/>
        </w:rPr>
        <w:t>=</w:t>
      </w:r>
      <w:r>
        <w:rPr>
          <w:rStyle w:val="81"/>
        </w:rPr>
        <w:t>'name'</w:t>
      </w:r>
      <w:r>
        <w:rPr>
          <w:rStyle w:val="67"/>
        </w:rPr>
        <w:t>)</w:t>
      </w:r>
      <w:r>
        <w:br w:type="textWrapping"/>
      </w:r>
      <w:r>
        <w:rPr>
          <w:rStyle w:val="67"/>
        </w:rPr>
        <w:t xml:space="preserve">        screen_name </w:t>
      </w:r>
      <w:r>
        <w:rPr>
          <w:rStyle w:val="83"/>
        </w:rPr>
        <w:t>=</w:t>
      </w:r>
      <w:r>
        <w:rPr>
          <w:rStyle w:val="67"/>
        </w:rPr>
        <w:t xml:space="preserve"> user_info.text </w:t>
      </w:r>
      <w:r>
        <w:rPr>
          <w:rStyle w:val="89"/>
        </w:rPr>
        <w:t>if</w:t>
      </w:r>
      <w:r>
        <w:rPr>
          <w:rStyle w:val="67"/>
        </w:rPr>
        <w:t xml:space="preserve"> user_info </w:t>
      </w:r>
      <w:r>
        <w:rPr>
          <w:rStyle w:val="89"/>
        </w:rPr>
        <w:t>else</w:t>
      </w:r>
      <w:r>
        <w:rPr>
          <w:rStyle w:val="67"/>
        </w:rPr>
        <w:t xml:space="preserve"> </w:t>
      </w:r>
      <w:r>
        <w:rPr>
          <w:rStyle w:val="81"/>
        </w:rPr>
        <w:t>'未知用户'</w:t>
      </w:r>
      <w:r>
        <w:br w:type="textWrapping"/>
      </w:r>
      <w:r>
        <w:rPr>
          <w:rStyle w:val="67"/>
        </w:rPr>
        <w:t xml:space="preserve">        uid_part </w:t>
      </w:r>
      <w:r>
        <w:rPr>
          <w:rStyle w:val="83"/>
        </w:rPr>
        <w:t>=</w:t>
      </w:r>
      <w:r>
        <w:rPr>
          <w:rStyle w:val="67"/>
        </w:rPr>
        <w:t xml:space="preserve"> user_info[</w:t>
      </w:r>
      <w:r>
        <w:rPr>
          <w:rStyle w:val="81"/>
        </w:rPr>
        <w:t>'href'</w:t>
      </w:r>
      <w:r>
        <w:rPr>
          <w:rStyle w:val="67"/>
        </w:rPr>
        <w:t>].split(</w:t>
      </w:r>
      <w:r>
        <w:rPr>
          <w:rStyle w:val="81"/>
        </w:rPr>
        <w:t>'/'</w:t>
      </w:r>
      <w:r>
        <w:rPr>
          <w:rStyle w:val="67"/>
        </w:rPr>
        <w:t>)[</w:t>
      </w:r>
      <w:r>
        <w:rPr>
          <w:rStyle w:val="83"/>
        </w:rPr>
        <w:t>-</w:t>
      </w:r>
      <w:r>
        <w:rPr>
          <w:rStyle w:val="85"/>
        </w:rPr>
        <w:t>1</w:t>
      </w:r>
      <w:r>
        <w:rPr>
          <w:rStyle w:val="67"/>
        </w:rPr>
        <w:t>].split(</w:t>
      </w:r>
      <w:r>
        <w:rPr>
          <w:rStyle w:val="81"/>
        </w:rPr>
        <w:t>'?'</w:t>
      </w:r>
      <w:r>
        <w:rPr>
          <w:rStyle w:val="67"/>
        </w:rPr>
        <w:t>)[</w:t>
      </w:r>
      <w:r>
        <w:rPr>
          <w:rStyle w:val="85"/>
        </w:rPr>
        <w:t>0</w:t>
      </w:r>
      <w:r>
        <w:rPr>
          <w:rStyle w:val="67"/>
        </w:rPr>
        <w:t xml:space="preserve">] </w:t>
      </w:r>
      <w:r>
        <w:rPr>
          <w:rStyle w:val="89"/>
        </w:rPr>
        <w:t>if</w:t>
      </w:r>
      <w:r>
        <w:rPr>
          <w:rStyle w:val="67"/>
        </w:rPr>
        <w:t xml:space="preserve"> user_info </w:t>
      </w:r>
      <w:r>
        <w:rPr>
          <w:rStyle w:val="89"/>
        </w:rPr>
        <w:t>else</w:t>
      </w:r>
      <w:r>
        <w:rPr>
          <w:rStyle w:val="67"/>
        </w:rPr>
        <w:t xml:space="preserve"> </w:t>
      </w:r>
      <w:r>
        <w:rPr>
          <w:rStyle w:val="88"/>
        </w:rPr>
        <w:t>None</w:t>
      </w:r>
      <w:r>
        <w:rPr>
          <w:rStyle w:val="67"/>
        </w:rPr>
        <w:t xml:space="preserve"> </w:t>
      </w:r>
      <w:r>
        <w:rPr>
          <w:rStyle w:val="82"/>
        </w:rPr>
        <w:t># 尝试获取UID</w:t>
      </w:r>
    </w:p>
    <w:p w14:paraId="3CBE44B6">
      <w:pPr>
        <w:pStyle w:val="10"/>
      </w:pPr>
    </w:p>
    <w:p w14:paraId="10228352">
      <w:pPr>
        <w:pStyle w:val="10"/>
      </w:pPr>
      <w:r>
        <w:rPr>
          <w:rFonts w:hint="eastAsia"/>
        </w:rPr>
        <w:t>通过爬虫获取到数据后，由前端item项遍历可获取到已爬取的微博热点的实时数据，通过table样式进行可视化展现，具体效果如</w:t>
      </w:r>
      <w:r>
        <w:fldChar w:fldCharType="begin"/>
      </w:r>
      <w:r>
        <w:instrText xml:space="preserve"> </w:instrText>
      </w:r>
      <w:r>
        <w:rPr>
          <w:rFonts w:hint="eastAsia"/>
        </w:rPr>
        <w:instrText xml:space="preserve">REF _Ref196089944 \h</w:instrText>
      </w:r>
      <w:r>
        <w:instrText xml:space="preserve"> </w:instrText>
      </w:r>
      <w:r>
        <w:fldChar w:fldCharType="separate"/>
      </w:r>
      <w:r>
        <w:rPr>
          <w:rFonts w:hint="eastAsia"/>
        </w:rPr>
        <w:t xml:space="preserve">图 </w:t>
      </w:r>
      <w:r>
        <w:t>5</w:t>
      </w:r>
      <w:r>
        <w:noBreakHyphen/>
      </w:r>
      <w:r>
        <w:t>3</w:t>
      </w:r>
      <w:r>
        <w:fldChar w:fldCharType="end"/>
      </w:r>
      <w:r>
        <w:rPr>
          <w:rFonts w:hint="eastAsia"/>
        </w:rPr>
        <w:t>所示。</w:t>
      </w:r>
    </w:p>
    <w:p w14:paraId="13297792">
      <w:pPr>
        <w:pStyle w:val="76"/>
        <w:keepNext/>
      </w:pPr>
      <w:r>
        <w:drawing>
          <wp:inline distT="0" distB="0" distL="0" distR="0">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D283356">
      <w:pPr>
        <w:pStyle w:val="9"/>
      </w:pPr>
      <w:bookmarkStart w:id="51" w:name="_Ref1960899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51"/>
      <w:r>
        <w:rPr>
          <w:rFonts w:hint="eastAsia"/>
        </w:rPr>
        <w:t xml:space="preserve"> 微博爬虫效果展示</w:t>
      </w:r>
    </w:p>
    <w:p w14:paraId="64922F57">
      <w:pPr>
        <w:pStyle w:val="57"/>
      </w:pPr>
      <w:bookmarkStart w:id="52" w:name="_Toc195648738"/>
      <w:r>
        <w:rPr>
          <w:rFonts w:hint="eastAsia"/>
        </w:rPr>
        <w:t>热度事件分析模块实现</w:t>
      </w:r>
      <w:bookmarkEnd w:id="52"/>
    </w:p>
    <w:p w14:paraId="642C8DF8">
      <w:pPr>
        <w:pStyle w:val="10"/>
        <w:rPr>
          <w:rFonts w:hint="eastAsia" w:eastAsia="宋体"/>
          <w:lang w:val="en-US" w:eastAsia="zh-CN"/>
        </w:rPr>
      </w:pPr>
      <w:ins w:id="0" w:author="陈黎" w:date="2025-04-21T17:41:47Z">
        <w:r>
          <w:rPr>
            <w:rFonts w:hint="eastAsia"/>
            <w:lang w:val="en-US" w:eastAsia="zh-CN"/>
          </w:rPr>
          <w:t>要</w:t>
        </w:r>
      </w:ins>
      <w:ins w:id="1" w:author="陈黎" w:date="2025-04-21T17:41:49Z">
        <w:r>
          <w:rPr>
            <w:rFonts w:hint="eastAsia"/>
            <w:lang w:val="en-US" w:eastAsia="zh-CN"/>
          </w:rPr>
          <w:t>写一段</w:t>
        </w:r>
      </w:ins>
      <w:ins w:id="2" w:author="陈黎" w:date="2025-04-21T17:41:52Z">
        <w:r>
          <w:rPr>
            <w:rFonts w:hint="eastAsia"/>
            <w:lang w:val="en-US" w:eastAsia="zh-CN"/>
          </w:rPr>
          <w:t>总体的</w:t>
        </w:r>
      </w:ins>
      <w:ins w:id="3" w:author="陈黎" w:date="2025-04-21T17:41:55Z">
        <w:r>
          <w:rPr>
            <w:rFonts w:hint="eastAsia"/>
            <w:lang w:val="en-US" w:eastAsia="zh-CN"/>
          </w:rPr>
          <w:t>概述</w:t>
        </w:r>
      </w:ins>
      <w:ins w:id="4" w:author="陈黎" w:date="2025-04-21T17:41:56Z">
        <w:r>
          <w:rPr>
            <w:rFonts w:hint="eastAsia"/>
            <w:lang w:val="en-US" w:eastAsia="zh-CN"/>
          </w:rPr>
          <w:t>实现了</w:t>
        </w:r>
      </w:ins>
      <w:ins w:id="5" w:author="陈黎" w:date="2025-04-21T17:41:57Z">
        <w:r>
          <w:rPr>
            <w:rFonts w:hint="eastAsia"/>
            <w:lang w:val="en-US" w:eastAsia="zh-CN"/>
          </w:rPr>
          <w:t>什么</w:t>
        </w:r>
      </w:ins>
      <w:ins w:id="6" w:author="陈黎" w:date="2025-04-21T17:41:58Z">
        <w:r>
          <w:rPr>
            <w:rFonts w:hint="eastAsia"/>
            <w:lang w:val="en-US" w:eastAsia="zh-CN"/>
          </w:rPr>
          <w:t>功能</w:t>
        </w:r>
      </w:ins>
      <w:del w:id="7" w:author="陈黎" w:date="2025-04-21T17:41:47Z">
        <w:r>
          <w:rPr>
            <w:rFonts w:hint="eastAsia"/>
            <w:lang w:val="en-US" w:eastAsia="zh-CN"/>
          </w:rPr>
          <w:delText>要</w:delText>
        </w:r>
      </w:del>
    </w:p>
    <w:p w14:paraId="42CA2B3F">
      <w:pPr>
        <w:pStyle w:val="60"/>
      </w:pPr>
      <w:bookmarkStart w:id="53" w:name="_Toc195648739"/>
      <w:r>
        <w:rPr>
          <w:rFonts w:hint="eastAsia"/>
        </w:rPr>
        <w:t>热度事件得分计算</w:t>
      </w:r>
      <w:bookmarkEnd w:id="53"/>
    </w:p>
    <w:p w14:paraId="4333D14A">
      <w:pPr>
        <w:pStyle w:val="10"/>
      </w:pPr>
      <w:r>
        <w:rPr>
          <w:rFonts w:hint="eastAsia"/>
        </w:rPr>
        <w:t>热度事件分析旨在识别和追踪在特定时间段内引起广泛关注的微博话题或事件。其实现逻辑主要依赖于对微博数据中互动指标（转发数、评论数、点赞数）的量化分析。系统首先从search表中检索特定关键词或时间范围内的微博数据。随后，对每条微博的reposts_count、comments_count和attitudes_count字段进行加权求和，计算出一个综合热度得分。权重的设定可以根据业务需求进行调整，例如，评论和转发通常比点赞更能反映用户的参与度和话题的传播力，因此可以赋予更高的权重。核心算法结合主要结合动态权重分配策略以及复合热度公式，具体实现如下：</w:t>
      </w:r>
    </w:p>
    <w:p w14:paraId="76F2174B">
      <w:pPr>
        <w:pStyle w:val="10"/>
      </w:pPr>
      <w:r>
        <w:rPr>
          <w:rFonts w:hint="eastAsia"/>
        </w:rPr>
        <w:t>系统从search表和comment表提取结构化数据，构建跨平台热度指标，基础指标</w:t>
      </w:r>
      <w:r>
        <w:rPr>
          <w:rFonts w:hint="eastAsia" w:ascii="Times New Roman" w:hAnsi="Times New Roman" w:cs="Times New Roman"/>
        </w:rPr>
        <w:t>包括</w:t>
      </w:r>
      <w:r>
        <w:rPr>
          <w:rFonts w:hint="eastAsia" w:ascii="宋体" w:hAnsi="宋体"/>
        </w:rPr>
        <w:t>：转发量</w:t>
      </w:r>
      <w:r>
        <w:rPr>
          <w:rFonts w:hint="eastAsia"/>
        </w:rPr>
        <w:t>、评论量、点赞量三部分，衍生指标包括传播深度D、情感加权因子S和时间衰减系数T，计算方式如下：</w:t>
      </w:r>
    </w:p>
    <w:p w14:paraId="0206A027">
      <w:pPr>
        <w:pStyle w:val="10"/>
      </w:pPr>
      <m:oMathPara>
        <m:oMath>
          <m:r>
            <m:rPr/>
            <m:t>D=</m:t>
          </m:r>
          <m:sSub>
            <m:sSubPr/>
            <m:e>
              <m:r>
                <m:rPr>
                  <m:sty m:val="p"/>
                </m:rPr>
                <m:t>log</m:t>
              </m:r>
            </m:e>
            <m:sub>
              <m:r>
                <m:rPr/>
                <m:t>2</m:t>
              </m:r>
            </m:sub>
          </m:sSub>
          <m:r>
            <m:rPr/>
            <m:t>⁡(1+max＿repost＿deptℎ)</m:t>
          </m:r>
        </m:oMath>
      </m:oMathPara>
    </w:p>
    <w:p w14:paraId="16D569E6">
      <m:oMathPara>
        <m:oMath>
          <m:r>
            <m:rPr/>
            <w:rPr>
              <w:rFonts w:ascii="Cambria Math" w:hAnsi="Cambria Math" w:eastAsia="Cambria Math" w:cs="Cambria Math"/>
            </w:rPr>
            <m:t>S=</m:t>
          </m:r>
          <m:f>
            <m:fPr>
              <m:ctrlPr>
                <w:rPr>
                  <w:rFonts w:ascii="Cambria Math" w:hAnsi="Cambria Math"/>
                </w:rPr>
              </m:ctrlPr>
            </m:fPr>
            <m:num>
              <m:r>
                <m:rPr/>
                <w:rPr>
                  <w:rFonts w:ascii="Cambria Math" w:hAnsi="Cambria Math" w:eastAsia="Cambria Math" w:cs="Cambria Math"/>
                </w:rPr>
                <m:t>positive＿count－negative＿count</m:t>
              </m:r>
              <m:ctrlPr>
                <w:rPr>
                  <w:rFonts w:ascii="Cambria Math" w:hAnsi="Cambria Math"/>
                </w:rPr>
              </m:ctrlPr>
            </m:num>
            <m:den>
              <m:r>
                <m:rPr/>
                <w:rPr>
                  <w:rFonts w:ascii="Cambria Math" w:hAnsi="Cambria Math" w:eastAsia="Cambria Math" w:cs="Cambria Math"/>
                </w:rPr>
                <m:t>total＿count</m:t>
              </m:r>
              <m:ctrlPr>
                <w:rPr>
                  <w:rFonts w:ascii="Cambria Math" w:hAnsi="Cambria Math"/>
                </w:rPr>
              </m:ctrlPr>
            </m:den>
          </m:f>
        </m:oMath>
      </m:oMathPara>
    </w:p>
    <w:p w14:paraId="4B636E7F">
      <m:oMathPara>
        <m:oMath>
          <m:r>
            <m:rPr/>
            <w:rPr>
              <w:rFonts w:ascii="Cambria Math" w:hAnsi="Cambria Math"/>
            </w:rPr>
            <m:t>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−λ(</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 xml:space="preserve">current </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 xml:space="preserve">post </m:t>
                  </m:r>
                  <m:ctrlPr>
                    <w:rPr>
                      <w:rFonts w:ascii="Cambria Math" w:hAnsi="Cambria Math"/>
                    </w:rPr>
                  </m:ctrlPr>
                </m:sub>
              </m:sSub>
              <m:r>
                <m:rPr/>
                <w:rPr>
                  <w:rFonts w:ascii="Cambria Math" w:hAnsi="Cambria Math"/>
                </w:rPr>
                <m:t>)</m:t>
              </m:r>
              <m:ctrlPr>
                <w:rPr>
                  <w:rFonts w:ascii="Cambria Math" w:hAnsi="Cambria Math"/>
                </w:rPr>
              </m:ctrlPr>
            </m:sup>
          </m:sSup>
          <m:r>
            <m:rPr/>
            <w:rPr>
              <w:rFonts w:ascii="Cambria Math" w:hAnsi="Cambria Math"/>
            </w:rPr>
            <m:t>，其中λ=0.1</m:t>
          </m:r>
        </m:oMath>
      </m:oMathPara>
    </w:p>
    <w:p w14:paraId="5AFD4F46">
      <w:pPr>
        <w:pStyle w:val="10"/>
      </w:pPr>
      <w:r>
        <w:rPr>
          <w:rFonts w:hint="eastAsia"/>
        </w:rPr>
        <w:t>动态权重分配算法采用熵权法动态计算指标权重，避免静态赋权的主观性：</w:t>
      </w:r>
    </w:p>
    <w:p w14:paraId="46A5C9A1">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(1−</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ctrlPr>
                    <w:rPr>
                      <w:rFonts w:ascii="Cambria Math" w:hAnsi="Cambria Math"/>
                    </w:rPr>
                  </m:ctrlPr>
                </m:e>
              </m:nary>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ik</m:t>
                  </m:r>
                  <m:ctrlPr>
                    <w:rPr>
                      <w:rFonts w:ascii="Cambria Math" w:hAnsi="Cambria Math"/>
                    </w:rPr>
                  </m:ctrlPr>
                </m:sub>
              </m:sSub>
              <m:r>
                <m:rPr>
                  <m:sty m:val="p"/>
                </m:rPr>
                <w:rPr>
                  <w:rFonts w:ascii="Cambria Math" w:hAnsi="Cambria Math"/>
                </w:rPr>
                <m:t>ln</m:t>
              </m:r>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e>
          </m:nary>
        </m:oMath>
      </m:oMathPara>
    </w:p>
    <w:p w14:paraId="3014D3C3">
      <w:pPr>
        <w:pStyle w:val="10"/>
        <w:rPr>
          <w:rStyle w:val="99"/>
        </w:rPr>
      </w:pPr>
      <w:r>
        <w:rPr>
          <w:rFonts w:hint="eastAsia"/>
        </w:rPr>
        <w:t>其中</w:t>
      </w:r>
      <m:oMath>
        <m:sSub>
          <m:sSubPr/>
          <m:e>
            <m:r>
              <m:rPr/>
              <m:t>p</m:t>
            </m:r>
          </m:e>
          <m:sub>
            <m:r>
              <m:rPr/>
              <m:t>ik</m:t>
            </m:r>
          </m:sub>
        </m:sSub>
      </m:oMath>
      <w:r>
        <w:rPr>
          <w:rFonts w:hint="eastAsia"/>
        </w:rPr>
        <w:t>为第i个指标在第k条微博的归一化值。最终热度得分公式为：</w:t>
      </w:r>
    </w:p>
    <w:p w14:paraId="3AD66358">
      <w:pPr>
        <w:pStyle w:val="10"/>
      </w:pPr>
      <m:oMathPara>
        <m:oMath>
          <m:r>
            <m:rPr/>
            <w:rPr>
              <w:rFonts w:hint="eastAsia"/>
            </w:rPr>
            <m:t>HeatScore</m:t>
          </m:r>
          <m:r>
            <m:rPr/>
            <m:t>=T</m:t>
          </m:r>
          <m:r>
            <m:rPr/>
            <w:rPr>
              <w:rFonts w:hint="eastAsia"/>
            </w:rPr>
            <m:t>·</m:t>
          </m:r>
          <m:r>
            <m:rPr/>
            <m:t>(</m:t>
          </m:r>
          <m:sSub>
            <m:sSubPr>
              <m:ctrlPr>
                <w:rPr>
                  <w:i/>
                </w:rPr>
              </m:ctrlPr>
            </m:sSubPr>
            <m:e>
              <m:r>
                <m:rPr/>
                <w:rPr>
                  <w:rFonts w:hint="eastAsia"/>
                </w:rPr>
                <m:t>w</m:t>
              </m:r>
              <m:ctrlPr>
                <w:rPr>
                  <w:i/>
                </w:rPr>
              </m:ctrlPr>
            </m:e>
            <m:sub>
              <m:r>
                <m:rPr/>
                <m:t>1</m:t>
              </m:r>
              <m:ctrlPr>
                <w:rPr>
                  <w:i/>
                </w:rPr>
              </m:ctrlPr>
            </m:sub>
          </m:sSub>
          <m:r>
            <m:rPr/>
            <w:rPr>
              <w:rFonts w:hint="eastAsia"/>
            </w:rPr>
            <m:t>·</m:t>
          </m:r>
          <m:r>
            <m:rPr/>
            <m:t>D</m:t>
          </m:r>
          <m:r>
            <m:rPr/>
            <w:rPr>
              <w:rFonts w:hint="eastAsia"/>
            </w:rPr>
            <m:t>·reposts</m:t>
          </m:r>
          <m:r>
            <m:rPr/>
            <m:t>+</m:t>
          </m:r>
          <m:sSub>
            <m:sSubPr>
              <m:ctrlPr>
                <w:rPr>
                  <w:i/>
                </w:rPr>
              </m:ctrlPr>
            </m:sSubPr>
            <m:e>
              <m:r>
                <m:rPr/>
                <m:t>w</m:t>
              </m:r>
              <m:ctrlPr>
                <w:rPr>
                  <w:i/>
                </w:rPr>
              </m:ctrlPr>
            </m:e>
            <m:sub>
              <m:r>
                <m:rPr/>
                <m:t>2</m:t>
              </m:r>
              <m:ctrlPr>
                <w:rPr>
                  <w:i/>
                </w:rPr>
              </m:ctrlPr>
            </m:sub>
          </m:sSub>
          <m:r>
            <m:rPr/>
            <w:rPr>
              <w:rFonts w:hint="eastAsia"/>
            </w:rPr>
            <m:t>·S·comments</m:t>
          </m:r>
          <m:r>
            <m:rPr/>
            <m:t>+</m:t>
          </m:r>
          <m:sSub>
            <m:sSubPr>
              <m:ctrlPr>
                <w:rPr>
                  <w:i/>
                </w:rPr>
              </m:ctrlPr>
            </m:sSubPr>
            <m:e>
              <m:r>
                <m:rPr/>
                <m:t>w</m:t>
              </m:r>
              <m:ctrlPr>
                <w:rPr>
                  <w:i/>
                </w:rPr>
              </m:ctrlPr>
            </m:e>
            <m:sub>
              <m:r>
                <m:rPr/>
                <m:t>3</m:t>
              </m:r>
              <m:ctrlPr>
                <w:rPr>
                  <w:i/>
                </w:rPr>
              </m:ctrlPr>
            </m:sub>
          </m:sSub>
          <m:r>
            <m:rPr/>
            <w:rPr>
              <w:rFonts w:hint="eastAsia"/>
            </w:rPr>
            <m:t>·attitudes</m:t>
          </m:r>
          <m:r>
            <m:rPr/>
            <m:t>)</m:t>
          </m:r>
        </m:oMath>
      </m:oMathPara>
    </w:p>
    <w:p w14:paraId="548B0496">
      <w:pPr>
        <w:pStyle w:val="10"/>
      </w:pPr>
    </w:p>
    <w:p w14:paraId="260612ED">
      <w:pPr>
        <w:pStyle w:val="10"/>
      </w:pPr>
      <w:r>
        <w:rPr>
          <w:rFonts w:hint="eastAsia"/>
        </w:rPr>
        <w:t>得到热度得分后，系统对微博进行排序，筛选出热度最高的Top N条微博作为潜在的热点事件。前端页面（如user_search_index.html）负责展示这些热点事件列表，通常包含微博内容摘要、发布者信息、各项互动指标以及计算出的热度得分。用户可以点击查看微博详情。此外，系统还可以结合时间维度，绘制热度趋势图，展示特定事件或关键词的热度随时间的变化情况，帮助用户理解事件的发展脉络和舆情演变。</w:t>
      </w:r>
    </w:p>
    <w:p w14:paraId="08F3109D">
      <w:pPr>
        <w:pStyle w:val="60"/>
      </w:pPr>
      <w:bookmarkStart w:id="54" w:name="_Toc195648743"/>
      <w:r>
        <w:rPr>
          <w:rFonts w:hint="eastAsia"/>
        </w:rPr>
        <w:t>热门帖子分析与展示</w:t>
      </w:r>
      <w:bookmarkEnd w:id="54"/>
    </w:p>
    <w:p w14:paraId="6FD10D81">
      <w:pPr>
        <w:pStyle w:val="10"/>
      </w:pPr>
      <w:r>
        <w:rPr>
          <w:rFonts w:hint="eastAsia"/>
        </w:rPr>
        <w:t>此部分与热度事件分析有重叠，但更侧重于对已识别出的高热度帖子的内容和传播进行深入分析。前端页面weiboTiezi.html展示了热度排名靠前的帖子列表。除了展示基本信息和热度指标外，还可以进一步分析其传播路径（例如，通过分析转发链条，但这通常需要更复杂的API权限或爬取策略）、关键评论者、以及与帖子的互动模式等。展示方式除了列表，还可以结合网络图等可视化手段。</w:t>
      </w:r>
    </w:p>
    <w:p w14:paraId="42001017">
      <w:pPr>
        <w:pStyle w:val="76"/>
        <w:keepNext/>
      </w:pPr>
      <w:r>
        <w:drawing>
          <wp:inline distT="0" distB="0" distL="0" distR="0">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198F99AD">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热门帖子列表展示</w:t>
      </w:r>
    </w:p>
    <w:p w14:paraId="3CFC3711">
      <w:pPr>
        <w:pStyle w:val="57"/>
      </w:pPr>
      <w:bookmarkStart w:id="55" w:name="_Toc195648741"/>
      <w:r>
        <w:rPr>
          <w:rFonts w:hint="eastAsia"/>
        </w:rPr>
        <w:t>舆情分析模块实现</w:t>
      </w:r>
      <w:bookmarkEnd w:id="55"/>
    </w:p>
    <w:p w14:paraId="57D34EFA">
      <w:pPr>
        <w:pStyle w:val="10"/>
      </w:pPr>
      <w:r>
        <w:rPr>
          <w:rFonts w:hint="eastAsia"/>
        </w:rPr>
        <w:t>舆情分析模块的核心在于通过深度语义理解与统计建模技术，实现单条微博或相关微博集合的情感倾向识别与主题聚焦。本系统采用</w:t>
      </w:r>
      <w:r>
        <w:rPr>
          <w:rFonts w:hint="eastAsia" w:ascii="宋体" w:hAnsi="宋体"/>
        </w:rPr>
        <w:t>朴素贝叶斯</w:t>
      </w:r>
      <w:r>
        <w:t>+BERT</w:t>
      </w:r>
      <w:r>
        <w:rPr>
          <w:rFonts w:hint="eastAsia"/>
        </w:rPr>
        <w:t>混合模型</w:t>
      </w:r>
      <w:r>
        <w:rPr>
          <w:rFonts w:hint="eastAsia" w:ascii="宋体" w:hAnsi="宋体"/>
        </w:rPr>
        <w:t>架构，结合动态特征工程与迁移</w:t>
      </w:r>
      <w:r>
        <w:rPr>
          <w:rFonts w:hint="eastAsia"/>
        </w:rPr>
        <w:t>学习策略，在中文社交媒体场景下实现高效精准的情感分类与语义解析。</w:t>
      </w:r>
    </w:p>
    <w:p w14:paraId="1FB6A5EF">
      <w:pPr>
        <w:pStyle w:val="60"/>
      </w:pPr>
      <w:bookmarkStart w:id="56" w:name="_Toc195648742"/>
      <w:r>
        <w:rPr>
          <w:rFonts w:hint="eastAsia"/>
        </w:rPr>
        <w:t>情感分类实现</w:t>
      </w:r>
      <w:bookmarkEnd w:id="56"/>
    </w:p>
    <w:p w14:paraId="0B65DBAC">
      <w:pPr>
        <w:pStyle w:val="10"/>
      </w:pPr>
      <w:r>
        <w:rPr>
          <w:rFonts w:hint="eastAsia"/>
        </w:rPr>
        <w:t>情感分类的目标是判断微博文本所表达的情绪是积极、消极还是中性。本系统的实现可以采用基于词典的方法或基于机器学习的方法。</w:t>
      </w:r>
    </w:p>
    <w:p w14:paraId="367691CF">
      <w:pPr>
        <w:pStyle w:val="10"/>
      </w:pPr>
      <w:r>
        <w:rPr>
          <w:rFonts w:hint="eastAsia"/>
        </w:rPr>
        <w:t>基于词典的方法相对简单直观。首先需要构建或引入一个情感词典，其中包含大量的积极词汇和消极词汇，并可能为每个词汇赋予情感强度分值。系统对微博文本进行分词处理（可以使用jieba等中文分词库），然后将分词结果与情感词典进行匹配。通过统计文本中积极词汇和消极词汇的数量或累加其情感强度得分，可以计算出文本的整体情感得分。根据得分的正负或区间，将微博划分为积极、消极或中性。例如，getSearchPieData视图函数负责处理后台逻辑，统计不同情感类别的微博数量，并通过/analysis/sentiment/data/接口返回给前端。前端drawSearchPie.html页面利用ECharts等库将</w:t>
      </w:r>
      <w:commentRangeStart w:id="24"/>
      <w:r>
        <w:rPr>
          <w:rFonts w:hint="eastAsia"/>
        </w:rPr>
        <w:t>这些数据渲染成饼图，直观展示情感分布比例。</w:t>
      </w:r>
    </w:p>
    <w:p w14:paraId="7DC494A7">
      <w:pPr>
        <w:pStyle w:val="10"/>
      </w:pPr>
      <w:r>
        <w:rPr>
          <w:rFonts w:hint="eastAsia"/>
        </w:rPr>
        <w:t>本文使用朴素贝叶斯和BERT作为模型对微博文本情感分类。对于一条新的微博文本，先进行分词、去除停用词、转换为词向量等预处理步骤，然后输入到训练好的模型中进行预测，得到其情感类别。这种方法能够更好地理解上下文和语义信息</w:t>
      </w:r>
      <w:commentRangeEnd w:id="24"/>
      <w:r>
        <w:commentReference w:id="24"/>
      </w:r>
      <w:r>
        <w:rPr>
          <w:rFonts w:hint="eastAsia"/>
        </w:rPr>
        <w:t>，但需要较多的计算资源和标注数据。</w:t>
      </w:r>
    </w:p>
    <w:p w14:paraId="732AF759">
      <w:pPr>
        <w:pStyle w:val="76"/>
        <w:keepNext/>
      </w:pPr>
      <w:r>
        <w:drawing>
          <wp:inline distT="0" distB="0" distL="0" distR="0">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7987BE6E">
      <w:pPr>
        <w:pStyle w:val="9"/>
      </w:pPr>
      <w:commentRangeStart w:id="2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舆情情感分析可视化</w:t>
      </w:r>
      <w:commentRangeEnd w:id="25"/>
      <w:r>
        <w:commentReference w:id="25"/>
      </w:r>
    </w:p>
    <w:p w14:paraId="46776BD6">
      <w:pPr>
        <w:pStyle w:val="10"/>
      </w:pPr>
      <w:r>
        <w:rPr>
          <w:rFonts w:hint="eastAsia"/>
        </w:rPr>
        <w:t>具体而言，对于朴素贝叶斯模型，基于贝叶斯定理与特征条件独立假设，其后验概率计算为：</w:t>
      </w:r>
    </w:p>
    <w:p w14:paraId="7983B40F">
      <m:oMathPara>
        <m:oMath>
          <m:r>
            <m:rPr/>
            <w:rPr>
              <w:rFonts w:ascii="Cambria Math" w:hAnsi="Cambria Math"/>
            </w:rPr>
            <m:t>P(</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sty m:val="b"/>
            </m:rPr>
            <w:rPr>
              <w:rFonts w:ascii="Cambria Math" w:hAnsi="Cambria Math"/>
            </w:rPr>
            <m:t>x</m:t>
          </m:r>
          <m:r>
            <m:rPr/>
            <w:rPr>
              <w:rFonts w:ascii="Cambria Math" w:hAnsi="Cambria Math"/>
            </w:rPr>
            <m:t>)=</m:t>
          </m:r>
          <m:f>
            <m:fPr>
              <m:ctrlPr>
                <w:rPr>
                  <w:rFonts w:ascii="Cambria Math" w:hAnsi="Cambria Math"/>
                </w:rPr>
              </m:ctrlPr>
            </m:fPr>
            <m:num>
              <m:r>
                <m:rPr/>
                <w:rPr>
                  <w:rFonts w:ascii="Cambria Math" w:hAnsi="Cambria Math"/>
                </w:rPr>
                <m:t>P(</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ctrlPr>
                    <w:rPr>
                      <w:rFonts w:ascii="Cambria Math" w:hAnsi="Cambria Math"/>
                    </w:rPr>
                  </m:ctrlPr>
                </m:e>
              </m:nary>
              <m:ctrlPr>
                <w:rPr>
                  <w:rFonts w:ascii="Cambria Math" w:hAnsi="Cambria Math"/>
                </w:rPr>
              </m:ctrlPr>
            </m:num>
            <m:den>
              <m:r>
                <m:rPr/>
                <w:rPr>
                  <w:rFonts w:ascii="Cambria Math" w:hAnsi="Cambria Math"/>
                </w:rPr>
                <m:t>P(</m:t>
              </m:r>
              <m:r>
                <m:rPr>
                  <m:sty m:val="b"/>
                </m:rPr>
                <w:rPr>
                  <w:rFonts w:ascii="Cambria Math" w:hAnsi="Cambria Math"/>
                </w:rPr>
                <m:t>x</m:t>
              </m:r>
              <m:r>
                <m:rPr/>
                <w:rPr>
                  <w:rFonts w:ascii="Cambria Math" w:hAnsi="Cambria Math"/>
                </w:rPr>
                <m:t>)</m:t>
              </m:r>
              <m:ctrlPr>
                <w:rPr>
                  <w:rFonts w:ascii="Cambria Math" w:hAnsi="Cambria Math"/>
                </w:rPr>
              </m:ctrlPr>
            </m:den>
          </m:f>
        </m:oMath>
      </m:oMathPara>
    </w:p>
    <w:p w14:paraId="03B852E5">
      <w:pPr>
        <w:pStyle w:val="10"/>
      </w:pPr>
      <w:r>
        <w:rPr>
          <w:rFonts w:hint="eastAsia"/>
        </w:rPr>
        <w:t>其中</w:t>
      </w:r>
      <m:oMath>
        <m:r>
          <m:rPr/>
          <m:t>P(</m:t>
        </m:r>
        <m:sSub>
          <m:sSubPr/>
          <m:e>
            <m:r>
              <m:rPr/>
              <m:t>c</m:t>
            </m:r>
          </m:e>
          <m:sub>
            <m:r>
              <m:rPr/>
              <m:t>j</m:t>
            </m:r>
          </m:sub>
        </m:sSub>
        <m:r>
          <m:rPr/>
          <m:t>)</m:t>
        </m:r>
      </m:oMath>
      <w:r>
        <w:rPr>
          <w:rFonts w:hint="eastAsia"/>
        </w:rPr>
        <w:t>为类别先验概率（如正面／负面情感占比），</w:t>
      </w:r>
      <m:oMath>
        <m:r>
          <m:rPr/>
          <m:t>P(</m:t>
        </m:r>
        <m:sSub>
          <m:sSubPr/>
          <m:e>
            <m:r>
              <m:rPr/>
              <m:t>x</m:t>
            </m:r>
          </m:e>
          <m:sub>
            <m:r>
              <m:rPr/>
              <m:t>i</m:t>
            </m:r>
          </m:sub>
        </m:sSub>
        <m:r>
          <m:rPr/>
          <m:t>∣</m:t>
        </m:r>
        <m:sSub>
          <m:sSubPr/>
          <m:e>
            <m:r>
              <m:rPr/>
              <m:t>c</m:t>
            </m:r>
          </m:e>
          <m:sub>
            <m:r>
              <m:rPr/>
              <m:t>j</m:t>
            </m:r>
          </m:sub>
        </m:sSub>
        <m:r>
          <m:rPr/>
          <m:t>)</m:t>
        </m:r>
      </m:oMath>
      <w:r>
        <w:rPr>
          <w:rFonts w:hint="eastAsia"/>
        </w:rPr>
        <w:t>通过拉普拉斯平滑计算：</w:t>
      </w:r>
    </w:p>
    <w:p w14:paraId="18F10230">
      <m:oMathPara>
        <m:oMath>
          <m:r>
            <m:rPr/>
            <w:rPr>
              <w:rFonts w:ascii="Cambria Math" w:hAnsi="Cambria Math"/>
            </w:rPr>
            <m:t>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N(</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)+α</m:t>
              </m:r>
              <m:ctrlPr>
                <w:rPr>
                  <w:rFonts w:ascii="Cambria Math" w:hAnsi="Cambria Math"/>
                </w:rPr>
              </m:ctrlPr>
            </m:num>
            <m:den>
              <m:r>
                <m:rPr/>
                <w:rPr>
                  <w:rFonts w:ascii="Cambria Math" w:hAnsi="Cambria Math"/>
                </w:rPr>
                <m:t>N(</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)+αV</m:t>
              </m:r>
              <m:ctrlPr>
                <w:rPr>
                  <w:rFonts w:ascii="Cambria Math" w:hAnsi="Cambria Math"/>
                </w:rPr>
              </m:ctrlPr>
            </m:den>
          </m:f>
        </m:oMath>
      </m:oMathPara>
    </w:p>
    <w:p w14:paraId="04DFD13A">
      <w:pPr>
        <w:pStyle w:val="10"/>
      </w:pPr>
      <w:r>
        <w:rPr>
          <w:rFonts w:hint="eastAsia"/>
        </w:rPr>
        <w:t>α=1为平滑系数，V为特征词总数。</w:t>
      </w:r>
    </w:p>
    <w:p w14:paraId="6C5855A2">
      <w:pPr>
        <w:pStyle w:val="10"/>
      </w:pPr>
      <w:r>
        <w:rPr>
          <w:rFonts w:hint="eastAsia"/>
        </w:rPr>
        <w:t>在</w:t>
      </w:r>
      <w:r>
        <w:t>BERT</w:t>
      </w:r>
      <w:r>
        <w:rPr>
          <w:rFonts w:hint="eastAsia"/>
        </w:rPr>
        <w:t>模型中，基于Transformer架构，其分类层计算如下：</w:t>
      </w:r>
    </w:p>
    <w:p w14:paraId="410C7C28">
      <m:oMathPara>
        <m:oMath>
          <m:r>
            <m:rPr>
              <m:nor/>
              <m:sty m:val="p"/>
            </m:rPr>
            <w:rPr>
              <w:b w:val="0"/>
              <w:i w:val="0"/>
            </w:rPr>
            <m:t xml:space="preserve">logits </m:t>
          </m:r>
          <m:r>
            <m:rPr/>
            <w:rPr>
              <w:rFonts w:ascii="Cambria Math" w:hAnsi="Cambria Math"/>
            </w:rPr>
            <m:t>=W⋅</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[CLS]</m:t>
              </m:r>
              <m:ctrlPr>
                <w:rPr>
                  <w:rFonts w:ascii="Cambria Math" w:hAnsi="Cambria Math"/>
                </w:rPr>
              </m:ctrlPr>
            </m:sub>
          </m:sSub>
          <m:r>
            <m:rPr/>
            <w:rPr>
              <w:rFonts w:ascii="Cambria Math" w:hAnsi="Cambria Math"/>
            </w:rPr>
            <m:t>+b</m:t>
          </m:r>
        </m:oMath>
      </m:oMathPara>
    </w:p>
    <w:p w14:paraId="674E1473">
      <w:pPr>
        <w:pStyle w:val="10"/>
      </w:pPr>
      <m:oMath>
        <m:sSub>
          <m:sSubPr/>
          <m:e>
            <m:r>
              <m:rPr/>
              <m:t>ℎ</m:t>
            </m:r>
          </m:e>
          <m:sub>
            <m:r>
              <m:rPr/>
              <m:t>[CLS]</m:t>
            </m:r>
          </m:sub>
        </m:sSub>
      </m:oMath>
      <w:r>
        <w:rPr>
          <w:rFonts w:hint="eastAsia"/>
        </w:rPr>
        <w:t>为CLS标记的768维隐藏向量，</w:t>
      </w:r>
      <m:oMath>
        <m:r>
          <m:rPr/>
          <m:t>W∈</m:t>
        </m:r>
        <m:sSup>
          <m:sSupPr/>
          <m:e>
            <m:r>
              <m:rPr>
                <m:sty m:val="p"/>
                <m:scr m:val="double-struck"/>
              </m:rPr>
              <m:t>ℝ</m:t>
            </m:r>
          </m:e>
          <m:sup>
            <m:r>
              <m:rPr/>
              <m:t>768×3</m:t>
            </m:r>
          </m:sup>
        </m:sSup>
      </m:oMath>
      <w:r>
        <w:rPr>
          <w:rFonts w:hint="eastAsia"/>
        </w:rPr>
        <w:t>为分类权重矩阵。具体模型表现如下：</w:t>
      </w:r>
    </w:p>
    <w:p w14:paraId="3683D76B">
      <w:pPr>
        <w:pStyle w:val="9"/>
        <w:keepNext/>
      </w:pPr>
      <w:commentRangeStart w:id="2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模型表现</w:t>
      </w:r>
    </w:p>
    <w:tbl>
      <w:tblPr>
        <w:tblStyle w:val="31"/>
        <w:tblW w:w="0" w:type="auto"/>
        <w:jc w:val="center"/>
        <w:tblLayout w:type="autofit"/>
        <w:tblCellMar>
          <w:top w:w="0" w:type="dxa"/>
          <w:left w:w="0" w:type="dxa"/>
          <w:bottom w:w="0" w:type="dxa"/>
          <w:right w:w="0" w:type="dxa"/>
        </w:tblCellMar>
      </w:tblPr>
      <w:tblGrid>
        <w:gridCol w:w="1244"/>
        <w:gridCol w:w="1439"/>
        <w:gridCol w:w="1156"/>
      </w:tblGrid>
      <w:tr w14:paraId="66FCDA7A">
        <w:tblPrEx>
          <w:tblCellMar>
            <w:top w:w="0" w:type="dxa"/>
            <w:left w:w="0" w:type="dxa"/>
            <w:bottom w:w="0" w:type="dxa"/>
            <w:right w:w="0" w:type="dxa"/>
          </w:tblCellMar>
        </w:tblPrEx>
        <w:trPr>
          <w:tblHeader/>
          <w:jc w:val="center"/>
        </w:trPr>
        <w:tc>
          <w:tcPr>
            <w:tcW w:w="0" w:type="auto"/>
            <w:tcBorders>
              <w:top w:val="nil"/>
              <w:left w:val="nil"/>
              <w:bottom w:val="single" w:color="E0E0E0" w:sz="4" w:space="0"/>
              <w:right w:val="single" w:color="E0E0E0" w:sz="4" w:space="0"/>
            </w:tcBorders>
            <w:shd w:val="clear" w:color="auto" w:fill="auto"/>
            <w:tcMar>
              <w:top w:w="180" w:type="dxa"/>
              <w:left w:w="240" w:type="dxa"/>
              <w:bottom w:w="180" w:type="dxa"/>
              <w:right w:w="240" w:type="dxa"/>
            </w:tcMar>
            <w:vAlign w:val="center"/>
          </w:tcPr>
          <w:p w14:paraId="355E632D">
            <w:pPr>
              <w:widowControl/>
              <w:jc w:val="center"/>
              <w:rPr>
                <w:rFonts w:ascii="Segoe UI" w:hAnsi="Segoe UI" w:cs="Segoe UI"/>
                <w:b/>
                <w:bCs/>
                <w:kern w:val="0"/>
                <w:szCs w:val="21"/>
              </w:rPr>
            </w:pPr>
            <w:r>
              <w:rPr>
                <w:rFonts w:ascii="Segoe UI" w:hAnsi="Segoe UI" w:cs="Segoe UI"/>
                <w:b/>
                <w:bCs/>
                <w:kern w:val="0"/>
                <w:szCs w:val="21"/>
              </w:rPr>
              <w:t>指标</w:t>
            </w:r>
          </w:p>
        </w:tc>
        <w:tc>
          <w:tcPr>
            <w:tcW w:w="0" w:type="auto"/>
            <w:tcBorders>
              <w:top w:val="nil"/>
              <w:left w:val="single" w:color="E0E0E0" w:sz="4" w:space="0"/>
              <w:bottom w:val="single" w:color="E0E0E0" w:sz="4" w:space="0"/>
              <w:right w:val="single" w:color="E0E0E0" w:sz="4" w:space="0"/>
            </w:tcBorders>
            <w:shd w:val="clear" w:color="auto" w:fill="auto"/>
            <w:tcMar>
              <w:top w:w="180" w:type="dxa"/>
              <w:left w:w="240" w:type="dxa"/>
              <w:bottom w:w="180" w:type="dxa"/>
              <w:right w:w="240" w:type="dxa"/>
            </w:tcMar>
            <w:vAlign w:val="center"/>
          </w:tcPr>
          <w:p w14:paraId="010F823A">
            <w:pPr>
              <w:widowControl/>
              <w:jc w:val="center"/>
              <w:rPr>
                <w:rFonts w:ascii="Segoe UI" w:hAnsi="Segoe UI" w:cs="Segoe UI"/>
                <w:b/>
                <w:bCs/>
                <w:kern w:val="0"/>
                <w:szCs w:val="21"/>
              </w:rPr>
            </w:pPr>
            <w:r>
              <w:rPr>
                <w:rFonts w:ascii="Segoe UI" w:hAnsi="Segoe UI" w:cs="Segoe UI"/>
                <w:b/>
                <w:bCs/>
                <w:kern w:val="0"/>
                <w:szCs w:val="21"/>
              </w:rPr>
              <w:t>朴素贝叶斯</w:t>
            </w:r>
          </w:p>
        </w:tc>
        <w:tc>
          <w:tcPr>
            <w:tcW w:w="0" w:type="auto"/>
            <w:tcBorders>
              <w:top w:val="nil"/>
              <w:left w:val="single" w:color="E0E0E0" w:sz="4" w:space="0"/>
              <w:bottom w:val="single" w:color="E0E0E0" w:sz="4" w:space="0"/>
              <w:right w:val="nil"/>
            </w:tcBorders>
            <w:shd w:val="clear" w:color="auto" w:fill="auto"/>
            <w:tcMar>
              <w:top w:w="180" w:type="dxa"/>
              <w:left w:w="240" w:type="dxa"/>
              <w:bottom w:w="180" w:type="dxa"/>
              <w:right w:w="240" w:type="dxa"/>
            </w:tcMar>
            <w:vAlign w:val="center"/>
          </w:tcPr>
          <w:p w14:paraId="4B03AC7B">
            <w:pPr>
              <w:widowControl/>
              <w:jc w:val="center"/>
              <w:rPr>
                <w:rFonts w:ascii="Segoe UI" w:hAnsi="Segoe UI" w:cs="Segoe UI"/>
                <w:b/>
                <w:bCs/>
                <w:kern w:val="0"/>
                <w:szCs w:val="21"/>
              </w:rPr>
            </w:pPr>
            <w:r>
              <w:rPr>
                <w:rFonts w:ascii="Segoe UI" w:hAnsi="Segoe UI" w:cs="Segoe UI"/>
                <w:b/>
                <w:bCs/>
                <w:kern w:val="0"/>
                <w:szCs w:val="21"/>
              </w:rPr>
              <w:t>BERT</w:t>
            </w:r>
            <w:commentRangeEnd w:id="26"/>
            <w:r>
              <w:commentReference w:id="26"/>
            </w:r>
          </w:p>
        </w:tc>
      </w:tr>
      <w:tr w14:paraId="5A35183C">
        <w:tblPrEx>
          <w:tblCellMar>
            <w:top w:w="0" w:type="dxa"/>
            <w:left w:w="0" w:type="dxa"/>
            <w:bottom w:w="0" w:type="dxa"/>
            <w:right w:w="0" w:type="dxa"/>
          </w:tblCellMar>
        </w:tblPrEx>
        <w:trPr>
          <w:jc w:val="center"/>
        </w:trPr>
        <w:tc>
          <w:tcPr>
            <w:tcW w:w="0" w:type="auto"/>
            <w:tcBorders>
              <w:top w:val="single" w:color="E0E0E0" w:sz="4" w:space="0"/>
              <w:left w:val="nil"/>
              <w:bottom w:val="single" w:color="E0E0E0" w:sz="4" w:space="0"/>
              <w:right w:val="single" w:color="E0E0E0" w:sz="4" w:space="0"/>
            </w:tcBorders>
            <w:shd w:val="clear" w:color="auto" w:fill="auto"/>
            <w:tcMar>
              <w:top w:w="180" w:type="dxa"/>
              <w:left w:w="240" w:type="dxa"/>
              <w:bottom w:w="180" w:type="dxa"/>
              <w:right w:w="240" w:type="dxa"/>
            </w:tcMar>
            <w:vAlign w:val="center"/>
          </w:tcPr>
          <w:p w14:paraId="0D565FED">
            <w:pPr>
              <w:widowControl/>
              <w:jc w:val="center"/>
              <w:rPr>
                <w:rFonts w:ascii="Segoe UI" w:hAnsi="Segoe UI" w:cs="Segoe UI"/>
                <w:kern w:val="0"/>
                <w:szCs w:val="21"/>
              </w:rPr>
            </w:pPr>
            <w:r>
              <w:rPr>
                <w:rFonts w:ascii="Segoe UI" w:hAnsi="Segoe UI" w:cs="Segoe UI"/>
                <w:kern w:val="0"/>
                <w:szCs w:val="21"/>
              </w:rPr>
              <w:t>准确率</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80" w:type="dxa"/>
              <w:left w:w="240" w:type="dxa"/>
              <w:bottom w:w="180" w:type="dxa"/>
              <w:right w:w="240" w:type="dxa"/>
            </w:tcMar>
            <w:vAlign w:val="center"/>
          </w:tcPr>
          <w:p w14:paraId="45AAC643">
            <w:pPr>
              <w:widowControl/>
              <w:jc w:val="center"/>
              <w:rPr>
                <w:rFonts w:ascii="Segoe UI" w:hAnsi="Segoe UI" w:cs="Segoe UI"/>
                <w:kern w:val="0"/>
                <w:szCs w:val="21"/>
              </w:rPr>
            </w:pPr>
            <w:r>
              <w:rPr>
                <w:rFonts w:ascii="Segoe UI" w:hAnsi="Segoe UI" w:cs="Segoe UI"/>
                <w:kern w:val="0"/>
                <w:szCs w:val="21"/>
              </w:rPr>
              <w:t>82.3%</w:t>
            </w:r>
          </w:p>
        </w:tc>
        <w:tc>
          <w:tcPr>
            <w:tcW w:w="0" w:type="auto"/>
            <w:tcBorders>
              <w:top w:val="single" w:color="E0E0E0" w:sz="4" w:space="0"/>
              <w:left w:val="single" w:color="E0E0E0" w:sz="4" w:space="0"/>
              <w:bottom w:val="single" w:color="E0E0E0" w:sz="4" w:space="0"/>
              <w:right w:val="nil"/>
            </w:tcBorders>
            <w:shd w:val="clear" w:color="auto" w:fill="auto"/>
            <w:tcMar>
              <w:top w:w="180" w:type="dxa"/>
              <w:left w:w="240" w:type="dxa"/>
              <w:bottom w:w="180" w:type="dxa"/>
              <w:right w:w="240" w:type="dxa"/>
            </w:tcMar>
            <w:vAlign w:val="center"/>
          </w:tcPr>
          <w:p w14:paraId="4384D6E6">
            <w:pPr>
              <w:widowControl/>
              <w:jc w:val="center"/>
              <w:rPr>
                <w:rFonts w:ascii="Segoe UI" w:hAnsi="Segoe UI" w:cs="Segoe UI"/>
                <w:kern w:val="0"/>
                <w:szCs w:val="21"/>
              </w:rPr>
            </w:pPr>
            <w:r>
              <w:rPr>
                <w:rFonts w:ascii="Segoe UI" w:hAnsi="Segoe UI" w:cs="Segoe UI"/>
                <w:kern w:val="0"/>
                <w:szCs w:val="21"/>
              </w:rPr>
              <w:t>93.7%</w:t>
            </w:r>
          </w:p>
        </w:tc>
      </w:tr>
      <w:tr w14:paraId="441AC8B2">
        <w:tblPrEx>
          <w:tblCellMar>
            <w:top w:w="0" w:type="dxa"/>
            <w:left w:w="0" w:type="dxa"/>
            <w:bottom w:w="0" w:type="dxa"/>
            <w:right w:w="0" w:type="dxa"/>
          </w:tblCellMar>
        </w:tblPrEx>
        <w:trPr>
          <w:jc w:val="center"/>
        </w:trPr>
        <w:tc>
          <w:tcPr>
            <w:tcW w:w="0" w:type="auto"/>
            <w:tcBorders>
              <w:top w:val="single" w:color="E0E0E0" w:sz="4" w:space="0"/>
              <w:left w:val="nil"/>
              <w:bottom w:val="single" w:color="E0E0E0" w:sz="4" w:space="0"/>
              <w:right w:val="single" w:color="E0E0E0" w:sz="4" w:space="0"/>
            </w:tcBorders>
            <w:shd w:val="clear" w:color="auto" w:fill="auto"/>
            <w:tcMar>
              <w:top w:w="180" w:type="dxa"/>
              <w:left w:w="240" w:type="dxa"/>
              <w:bottom w:w="180" w:type="dxa"/>
              <w:right w:w="240" w:type="dxa"/>
            </w:tcMar>
            <w:vAlign w:val="center"/>
          </w:tcPr>
          <w:p w14:paraId="41EF981A">
            <w:pPr>
              <w:widowControl/>
              <w:jc w:val="center"/>
              <w:rPr>
                <w:rFonts w:ascii="Segoe UI" w:hAnsi="Segoe UI" w:cs="Segoe UI"/>
                <w:kern w:val="0"/>
                <w:szCs w:val="21"/>
              </w:rPr>
            </w:pPr>
            <w:r>
              <w:rPr>
                <w:rFonts w:ascii="Segoe UI" w:hAnsi="Segoe UI" w:cs="Segoe UI"/>
                <w:kern w:val="0"/>
                <w:szCs w:val="21"/>
              </w:rPr>
              <w:t>F1-score</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80" w:type="dxa"/>
              <w:left w:w="240" w:type="dxa"/>
              <w:bottom w:w="180" w:type="dxa"/>
              <w:right w:w="240" w:type="dxa"/>
            </w:tcMar>
            <w:vAlign w:val="center"/>
          </w:tcPr>
          <w:p w14:paraId="1FAB0346">
            <w:pPr>
              <w:widowControl/>
              <w:jc w:val="center"/>
              <w:rPr>
                <w:rFonts w:ascii="Segoe UI" w:hAnsi="Segoe UI" w:cs="Segoe UI"/>
                <w:kern w:val="0"/>
                <w:szCs w:val="21"/>
              </w:rPr>
            </w:pPr>
            <w:r>
              <w:rPr>
                <w:rFonts w:ascii="Segoe UI" w:hAnsi="Segoe UI" w:cs="Segoe UI"/>
                <w:kern w:val="0"/>
                <w:szCs w:val="21"/>
              </w:rPr>
              <w:t>0.</w:t>
            </w:r>
            <w:r>
              <w:rPr>
                <w:rFonts w:hint="eastAsia" w:ascii="Segoe UI" w:hAnsi="Segoe UI" w:cs="Segoe UI"/>
                <w:kern w:val="0"/>
                <w:szCs w:val="21"/>
              </w:rPr>
              <w:t>6</w:t>
            </w:r>
            <w:r>
              <w:rPr>
                <w:rFonts w:ascii="Segoe UI" w:hAnsi="Segoe UI" w:cs="Segoe UI"/>
                <w:kern w:val="0"/>
                <w:szCs w:val="21"/>
              </w:rPr>
              <w:t>9</w:t>
            </w:r>
          </w:p>
        </w:tc>
        <w:tc>
          <w:tcPr>
            <w:tcW w:w="0" w:type="auto"/>
            <w:tcBorders>
              <w:top w:val="single" w:color="E0E0E0" w:sz="4" w:space="0"/>
              <w:left w:val="single" w:color="E0E0E0" w:sz="4" w:space="0"/>
              <w:bottom w:val="single" w:color="E0E0E0" w:sz="4" w:space="0"/>
              <w:right w:val="nil"/>
            </w:tcBorders>
            <w:shd w:val="clear" w:color="auto" w:fill="auto"/>
            <w:tcMar>
              <w:top w:w="180" w:type="dxa"/>
              <w:left w:w="240" w:type="dxa"/>
              <w:bottom w:w="180" w:type="dxa"/>
              <w:right w:w="240" w:type="dxa"/>
            </w:tcMar>
            <w:vAlign w:val="center"/>
          </w:tcPr>
          <w:p w14:paraId="7EA9687F">
            <w:pPr>
              <w:widowControl/>
              <w:jc w:val="center"/>
              <w:rPr>
                <w:rFonts w:ascii="Segoe UI" w:hAnsi="Segoe UI" w:cs="Segoe UI"/>
                <w:kern w:val="0"/>
                <w:szCs w:val="21"/>
              </w:rPr>
            </w:pPr>
            <w:r>
              <w:rPr>
                <w:rFonts w:ascii="Segoe UI" w:hAnsi="Segoe UI" w:cs="Segoe UI"/>
                <w:kern w:val="0"/>
                <w:szCs w:val="21"/>
              </w:rPr>
              <w:t>0.</w:t>
            </w:r>
            <w:r>
              <w:rPr>
                <w:rFonts w:hint="eastAsia" w:ascii="Segoe UI" w:hAnsi="Segoe UI" w:cs="Segoe UI"/>
                <w:kern w:val="0"/>
                <w:szCs w:val="21"/>
              </w:rPr>
              <w:t>8</w:t>
            </w:r>
            <w:r>
              <w:rPr>
                <w:rFonts w:ascii="Segoe UI" w:hAnsi="Segoe UI" w:cs="Segoe UI"/>
                <w:kern w:val="0"/>
                <w:szCs w:val="21"/>
              </w:rPr>
              <w:t>2</w:t>
            </w:r>
          </w:p>
        </w:tc>
      </w:tr>
      <w:tr w14:paraId="41A1E74A">
        <w:tblPrEx>
          <w:tblCellMar>
            <w:top w:w="0" w:type="dxa"/>
            <w:left w:w="0" w:type="dxa"/>
            <w:bottom w:w="0" w:type="dxa"/>
            <w:right w:w="0" w:type="dxa"/>
          </w:tblCellMar>
        </w:tblPrEx>
        <w:trPr>
          <w:jc w:val="center"/>
        </w:trPr>
        <w:tc>
          <w:tcPr>
            <w:tcW w:w="0" w:type="auto"/>
            <w:tcBorders>
              <w:top w:val="single" w:color="E0E0E0" w:sz="4" w:space="0"/>
              <w:left w:val="nil"/>
              <w:bottom w:val="single" w:color="E0E0E0" w:sz="4" w:space="0"/>
              <w:right w:val="single" w:color="E0E0E0" w:sz="4" w:space="0"/>
            </w:tcBorders>
            <w:shd w:val="clear" w:color="auto" w:fill="auto"/>
            <w:tcMar>
              <w:top w:w="180" w:type="dxa"/>
              <w:left w:w="240" w:type="dxa"/>
              <w:bottom w:w="180" w:type="dxa"/>
              <w:right w:w="240" w:type="dxa"/>
            </w:tcMar>
            <w:vAlign w:val="center"/>
          </w:tcPr>
          <w:p w14:paraId="5292388B">
            <w:pPr>
              <w:widowControl/>
              <w:jc w:val="center"/>
              <w:rPr>
                <w:rFonts w:ascii="Segoe UI" w:hAnsi="Segoe UI" w:cs="Segoe UI"/>
                <w:kern w:val="0"/>
                <w:szCs w:val="21"/>
              </w:rPr>
            </w:pPr>
            <w:r>
              <w:rPr>
                <w:rFonts w:ascii="Segoe UI" w:hAnsi="Segoe UI" w:cs="Segoe UI"/>
                <w:kern w:val="0"/>
                <w:szCs w:val="21"/>
              </w:rPr>
              <w:t>训练时间</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80" w:type="dxa"/>
              <w:left w:w="240" w:type="dxa"/>
              <w:bottom w:w="180" w:type="dxa"/>
              <w:right w:w="240" w:type="dxa"/>
            </w:tcMar>
            <w:vAlign w:val="center"/>
          </w:tcPr>
          <w:p w14:paraId="4E900B34">
            <w:pPr>
              <w:widowControl/>
              <w:jc w:val="center"/>
              <w:rPr>
                <w:rFonts w:ascii="Segoe UI" w:hAnsi="Segoe UI" w:cs="Segoe UI"/>
                <w:kern w:val="0"/>
                <w:szCs w:val="21"/>
              </w:rPr>
            </w:pPr>
            <w:r>
              <w:rPr>
                <w:rFonts w:ascii="Segoe UI" w:hAnsi="Segoe UI" w:cs="Segoe UI"/>
                <w:kern w:val="0"/>
                <w:szCs w:val="21"/>
              </w:rPr>
              <w:t>15分钟</w:t>
            </w:r>
          </w:p>
        </w:tc>
        <w:tc>
          <w:tcPr>
            <w:tcW w:w="0" w:type="auto"/>
            <w:tcBorders>
              <w:top w:val="single" w:color="E0E0E0" w:sz="4" w:space="0"/>
              <w:left w:val="single" w:color="E0E0E0" w:sz="4" w:space="0"/>
              <w:bottom w:val="single" w:color="E0E0E0" w:sz="4" w:space="0"/>
              <w:right w:val="nil"/>
            </w:tcBorders>
            <w:shd w:val="clear" w:color="auto" w:fill="auto"/>
            <w:tcMar>
              <w:top w:w="180" w:type="dxa"/>
              <w:left w:w="240" w:type="dxa"/>
              <w:bottom w:w="180" w:type="dxa"/>
              <w:right w:w="240" w:type="dxa"/>
            </w:tcMar>
            <w:vAlign w:val="center"/>
          </w:tcPr>
          <w:p w14:paraId="070ABA83">
            <w:pPr>
              <w:widowControl/>
              <w:jc w:val="center"/>
              <w:rPr>
                <w:rFonts w:ascii="Segoe UI" w:hAnsi="Segoe UI" w:cs="Segoe UI"/>
                <w:kern w:val="0"/>
                <w:szCs w:val="21"/>
              </w:rPr>
            </w:pPr>
            <w:r>
              <w:rPr>
                <w:rFonts w:ascii="Segoe UI" w:hAnsi="Segoe UI" w:cs="Segoe UI"/>
                <w:kern w:val="0"/>
                <w:szCs w:val="21"/>
              </w:rPr>
              <w:t>4.5小时</w:t>
            </w:r>
          </w:p>
        </w:tc>
      </w:tr>
      <w:tr w14:paraId="6FFC50C2">
        <w:tblPrEx>
          <w:tblCellMar>
            <w:top w:w="0" w:type="dxa"/>
            <w:left w:w="0" w:type="dxa"/>
            <w:bottom w:w="0" w:type="dxa"/>
            <w:right w:w="0" w:type="dxa"/>
          </w:tblCellMar>
        </w:tblPrEx>
        <w:trPr>
          <w:jc w:val="center"/>
        </w:trPr>
        <w:tc>
          <w:tcPr>
            <w:tcW w:w="0" w:type="auto"/>
            <w:tcBorders>
              <w:top w:val="single" w:color="E0E0E0" w:sz="4" w:space="0"/>
              <w:left w:val="nil"/>
              <w:bottom w:val="nil"/>
              <w:right w:val="single" w:color="E0E0E0" w:sz="4" w:space="0"/>
            </w:tcBorders>
            <w:shd w:val="clear" w:color="auto" w:fill="auto"/>
            <w:tcMar>
              <w:top w:w="180" w:type="dxa"/>
              <w:left w:w="240" w:type="dxa"/>
              <w:bottom w:w="180" w:type="dxa"/>
              <w:right w:w="240" w:type="dxa"/>
            </w:tcMar>
            <w:vAlign w:val="center"/>
          </w:tcPr>
          <w:p w14:paraId="7B32E875">
            <w:pPr>
              <w:widowControl/>
              <w:jc w:val="center"/>
              <w:rPr>
                <w:rFonts w:ascii="Segoe UI" w:hAnsi="Segoe UI" w:cs="Segoe UI"/>
                <w:kern w:val="0"/>
                <w:szCs w:val="21"/>
              </w:rPr>
            </w:pPr>
            <w:r>
              <w:rPr>
                <w:rFonts w:ascii="Segoe UI" w:hAnsi="Segoe UI" w:cs="Segoe UI"/>
                <w:kern w:val="0"/>
                <w:szCs w:val="21"/>
              </w:rPr>
              <w:t>内存占用</w:t>
            </w:r>
          </w:p>
        </w:tc>
        <w:tc>
          <w:tcPr>
            <w:tcW w:w="0" w:type="auto"/>
            <w:tcBorders>
              <w:top w:val="single" w:color="E0E0E0" w:sz="4" w:space="0"/>
              <w:left w:val="single" w:color="E0E0E0" w:sz="4" w:space="0"/>
              <w:bottom w:val="nil"/>
              <w:right w:val="single" w:color="E0E0E0" w:sz="4" w:space="0"/>
            </w:tcBorders>
            <w:shd w:val="clear" w:color="auto" w:fill="auto"/>
            <w:tcMar>
              <w:top w:w="180" w:type="dxa"/>
              <w:left w:w="240" w:type="dxa"/>
              <w:bottom w:w="180" w:type="dxa"/>
              <w:right w:w="240" w:type="dxa"/>
            </w:tcMar>
            <w:vAlign w:val="center"/>
          </w:tcPr>
          <w:p w14:paraId="6B0CC3E4">
            <w:pPr>
              <w:widowControl/>
              <w:jc w:val="center"/>
              <w:rPr>
                <w:rFonts w:ascii="Segoe UI" w:hAnsi="Segoe UI" w:cs="Segoe UI"/>
                <w:kern w:val="0"/>
                <w:szCs w:val="21"/>
              </w:rPr>
            </w:pPr>
            <w:r>
              <w:rPr>
                <w:rFonts w:ascii="Segoe UI" w:hAnsi="Segoe UI" w:cs="Segoe UI"/>
                <w:kern w:val="0"/>
                <w:szCs w:val="21"/>
              </w:rPr>
              <w:t>120MB</w:t>
            </w:r>
          </w:p>
        </w:tc>
        <w:tc>
          <w:tcPr>
            <w:tcW w:w="0" w:type="auto"/>
            <w:tcBorders>
              <w:top w:val="single" w:color="E0E0E0" w:sz="4" w:space="0"/>
              <w:left w:val="single" w:color="E0E0E0" w:sz="4" w:space="0"/>
              <w:bottom w:val="nil"/>
              <w:right w:val="nil"/>
            </w:tcBorders>
            <w:shd w:val="clear" w:color="auto" w:fill="auto"/>
            <w:tcMar>
              <w:top w:w="180" w:type="dxa"/>
              <w:left w:w="240" w:type="dxa"/>
              <w:bottom w:w="180" w:type="dxa"/>
              <w:right w:w="240" w:type="dxa"/>
            </w:tcMar>
            <w:vAlign w:val="center"/>
          </w:tcPr>
          <w:p w14:paraId="63C3F78A">
            <w:pPr>
              <w:widowControl/>
              <w:jc w:val="center"/>
              <w:rPr>
                <w:rFonts w:ascii="Segoe UI" w:hAnsi="Segoe UI" w:cs="Segoe UI"/>
                <w:kern w:val="0"/>
                <w:szCs w:val="21"/>
              </w:rPr>
            </w:pPr>
            <w:r>
              <w:rPr>
                <w:rFonts w:ascii="Segoe UI" w:hAnsi="Segoe UI" w:cs="Segoe UI"/>
                <w:kern w:val="0"/>
                <w:szCs w:val="21"/>
              </w:rPr>
              <w:t>1.8GB</w:t>
            </w:r>
          </w:p>
        </w:tc>
      </w:tr>
    </w:tbl>
    <w:p w14:paraId="3AD4D9CA">
      <w:pPr>
        <w:pStyle w:val="10"/>
      </w:pPr>
      <w:r>
        <w:rPr>
          <w:rFonts w:hint="eastAsia"/>
        </w:rPr>
        <w:t>训练效果上，BERT对长文本（&gt;50词）的分类准确率提升29%，混合模型（朴素贝叶斯+BERT）在未登录词场景下F1-score达0.89。</w:t>
      </w:r>
    </w:p>
    <w:p w14:paraId="2BE9829B">
      <w:pPr>
        <w:pStyle w:val="60"/>
      </w:pPr>
      <w:bookmarkStart w:id="57" w:name="_Toc195648740"/>
      <w:r>
        <w:rPr>
          <w:rFonts w:hint="eastAsia"/>
        </w:rPr>
        <w:t>用户舆情</w:t>
      </w:r>
      <w:bookmarkEnd w:id="57"/>
      <w:r>
        <w:rPr>
          <w:rFonts w:hint="eastAsia"/>
        </w:rPr>
        <w:t>阈值设定</w:t>
      </w:r>
    </w:p>
    <w:p w14:paraId="38444096">
      <w:pPr>
        <w:pStyle w:val="10"/>
      </w:pPr>
      <w:r>
        <w:rPr>
          <w:rFonts w:hint="eastAsia"/>
        </w:rPr>
        <w:t>舆情预警功能（对应weiboYujing.html和相关视图）是热度分析的延伸应用。用户可以在个人设置中（user_edit.html）设定其关注的关键词（keyword）和热度阈值（Threshold）。系统后台会周期性地通过Celery定时任务执行热度计算逻辑，一旦发现某个用户关注的关键词下出现了热度超过其设定阈值的微博，系统就会触发预警机制，通过站内信等方式通知用户，以便用户及时关注和应对潜在的舆情风险。</w:t>
      </w:r>
    </w:p>
    <w:p w14:paraId="2D6E90E3">
      <w:pPr>
        <w:pStyle w:val="76"/>
        <w:keepNext/>
      </w:pPr>
      <w:r>
        <w:drawing>
          <wp:inline distT="0" distB="0" distL="0" distR="0">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05B91881">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预警阈值设定</w:t>
      </w:r>
    </w:p>
    <w:p w14:paraId="28EDBDA5">
      <w:pPr>
        <w:pStyle w:val="10"/>
      </w:pPr>
      <w:r>
        <w:rPr>
          <w:rFonts w:hint="eastAsia"/>
        </w:rPr>
        <w:t>修改阈值为50后，将触发负面阈值的预警。当前消极得分为88，超过了当前设定舆情热度阈值。</w:t>
      </w:r>
    </w:p>
    <w:p w14:paraId="43911FEF">
      <w:pPr>
        <w:pStyle w:val="76"/>
        <w:keepNext/>
      </w:pPr>
      <w:r>
        <w:drawing>
          <wp:inline distT="0" distB="0" distL="0" distR="0">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3182E81F">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负面舆情预警警告</w:t>
      </w:r>
    </w:p>
    <w:p w14:paraId="5BF27550">
      <w:pPr>
        <w:pStyle w:val="10"/>
      </w:pPr>
    </w:p>
    <w:p w14:paraId="785888A8">
      <w:pPr>
        <w:pStyle w:val="57"/>
      </w:pPr>
      <w:bookmarkStart w:id="58" w:name="_Toc195648744"/>
      <w:r>
        <w:rPr>
          <w:rFonts w:hint="eastAsia"/>
        </w:rPr>
        <w:t>用户活跃度分析模块实现</w:t>
      </w:r>
      <w:bookmarkEnd w:id="58"/>
    </w:p>
    <w:p w14:paraId="720BED4E">
      <w:pPr>
        <w:pStyle w:val="10"/>
      </w:pPr>
      <w:commentRangeStart w:id="27"/>
      <w:r>
        <w:rPr>
          <w:rFonts w:hint="eastAsia"/>
        </w:rPr>
        <w:t>用户活跃度分析旨在评估微博用户的参与程度和影响力。其实现主要通过分析用户的行为数据。系统可以从search表和comment表中提取特定用户发布微博和评论的数量及频率。例如，统计某用户在一段时间内的发帖总数、平均发帖间隔、评论总数、点赞总数、被转发和被评论的总次数等。基于这些基础指标，可以构建一个综合的活跃度评分模型。</w:t>
      </w:r>
    </w:p>
    <w:p w14:paraId="493F0880">
      <w:pPr>
        <w:pStyle w:val="10"/>
      </w:pPr>
      <w:r>
        <w:rPr>
          <w:rFonts w:hint="eastAsia"/>
        </w:rPr>
        <w:t>地域分析（对应drawMap.html和getMapData接口）是用户活跃度分析的一个维度。通过汇总search表中带有地理位置信息（status_province, status_city）的微博，可以统计不同地区的发帖数量或用户数量，从而识别出用户活跃度较高的地域。前端使用ECharts的地图组件，将这些地域分布数据以热力图或散点图的形式可视化呈现，直观展示用户活跃度的地理空间分布特征。</w:t>
      </w:r>
    </w:p>
    <w:p w14:paraId="3B579F82">
      <w:pPr>
        <w:pStyle w:val="10"/>
      </w:pPr>
      <w:r>
        <w:rPr>
          <w:rFonts w:hint="eastAsia"/>
        </w:rPr>
        <w:t>更进一步的用户画像分析可以结合用户在个人资料中公开的信息（如标签、简介等，需要额外爬取或通过API获取）以及其发布内容的语义特征，来描绘用户的兴趣偏好、关注领</w:t>
      </w:r>
      <w:commentRangeEnd w:id="27"/>
      <w:r>
        <w:commentReference w:id="27"/>
      </w:r>
      <w:r>
        <w:rPr>
          <w:rFonts w:hint="eastAsia"/>
        </w:rPr>
        <w:t>域和影响力等级。</w:t>
      </w:r>
    </w:p>
    <w:p w14:paraId="24F9A088">
      <w:pPr>
        <w:pStyle w:val="10"/>
      </w:pPr>
      <w:r>
        <w:rPr>
          <w:rFonts w:hint="eastAsia"/>
        </w:rPr>
        <w:t>具体而言，首先通过行为特征量化模型，计算各地域活跃程度，</w:t>
      </w:r>
    </w:p>
    <w:p w14:paraId="48B4EDEE">
      <w:pPr>
        <w:pStyle w:val="10"/>
      </w:pPr>
      <w:r>
        <w:rPr>
          <w:rFonts w:hint="eastAsia"/>
        </w:rPr>
        <w:t xml:space="preserve">SELECT REPLACE(source, '来自', '') AS new_status_province, COUNT(*) </w:t>
      </w:r>
    </w:p>
    <w:p w14:paraId="6018A05F">
      <w:pPr>
        <w:pStyle w:val="10"/>
      </w:pPr>
      <w:r>
        <w:t xml:space="preserve">FROM comment </w:t>
      </w:r>
    </w:p>
    <w:p w14:paraId="2BCD5659">
      <w:pPr>
        <w:pStyle w:val="10"/>
      </w:pPr>
      <w:r>
        <w:t xml:space="preserve">WHERE keyword LIKE %s </w:t>
      </w:r>
    </w:p>
    <w:p w14:paraId="7F765524">
      <w:pPr>
        <w:pStyle w:val="10"/>
      </w:pPr>
      <w:r>
        <w:t xml:space="preserve">GROUP BY new_status_province </w:t>
      </w:r>
    </w:p>
    <w:p w14:paraId="79AD4AD9">
      <w:pPr>
        <w:pStyle w:val="10"/>
      </w:pPr>
      <w:r>
        <w:t>UNION ALL</w:t>
      </w:r>
    </w:p>
    <w:p w14:paraId="081D61F1">
      <w:pPr>
        <w:pStyle w:val="10"/>
      </w:pPr>
      <w:r>
        <w:t xml:space="preserve">SELECT status_province, COUNT(*) </w:t>
      </w:r>
    </w:p>
    <w:p w14:paraId="6A431ECF">
      <w:pPr>
        <w:pStyle w:val="10"/>
      </w:pPr>
      <w:r>
        <w:t xml:space="preserve">FROM search </w:t>
      </w:r>
    </w:p>
    <w:p w14:paraId="2C01D73F">
      <w:pPr>
        <w:pStyle w:val="10"/>
      </w:pPr>
      <w:r>
        <w:t xml:space="preserve">WHERE keyword LIKE %s </w:t>
      </w:r>
    </w:p>
    <w:p w14:paraId="5DAB62E1">
      <w:pPr>
        <w:pStyle w:val="10"/>
      </w:pPr>
      <w:r>
        <w:t>GROUP BY status_province</w:t>
      </w:r>
    </w:p>
    <w:p w14:paraId="75F28097">
      <w:pPr>
        <w:pStyle w:val="10"/>
      </w:pPr>
      <w:r>
        <w:rPr>
          <w:rFonts w:hint="eastAsia"/>
        </w:rPr>
        <w:t>该SQL语句实现跨表特征融合，通过加权计算地域活跃度：</w:t>
      </w:r>
    </w:p>
    <w:p w14:paraId="7781D6E5">
      <m:oMathPara>
        <m:oMath>
          <m:sSub>
            <m:sSubPr>
              <m:ctrlPr>
                <w:rPr>
                  <w:rFonts w:ascii="Cambria Math" w:hAnsi="Cambria Math"/>
                </w:rPr>
              </m:ctrlPr>
            </m:sSubPr>
            <m:e>
              <m:r>
                <m:rPr>
                  <m:nor/>
                  <m:sty m:val="p"/>
                </m:rPr>
                <w:rPr>
                  <w:b w:val="0"/>
                  <w:i w:val="0"/>
                </w:rPr>
                <m:t xml:space="preserve"> RegionScore </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j∈{</m:t>
              </m:r>
              <m:r>
                <m:rPr>
                  <m:nor/>
                  <m:sty m:val="p"/>
                </m:rPr>
                <w:rPr>
                  <w:b w:val="0"/>
                  <w:i w:val="0"/>
                </w:rPr>
                <m:t xml:space="preserve"> comment </m:t>
              </m:r>
              <m:r>
                <m:rPr/>
                <w:rPr>
                  <w:rFonts w:ascii="Cambria Math" w:hAnsi="Cambria Math"/>
                </w:rPr>
                <m:t>,</m:t>
              </m:r>
              <m:r>
                <m:rPr>
                  <m:nor/>
                  <m:sty m:val="p"/>
                </m:rPr>
                <w:rPr>
                  <w:b w:val="0"/>
                  <w:i w:val="0"/>
                </w:rPr>
                <m:t xml:space="preserve"> search </m:t>
              </m:r>
              <m:r>
                <m:rPr/>
                <w:rPr>
                  <w:rFonts w:ascii="Cambria Math" w:hAnsi="Cambria Math"/>
                </w:rPr>
                <m: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ctrlPr>
                <w:rPr>
                  <w:rFonts w:ascii="Cambria Math" w:hAnsi="Cambria Math"/>
                </w:rPr>
              </m:ctrlPr>
            </m:e>
          </m:nary>
        </m:oMath>
      </m:oMathPara>
    </w:p>
    <w:p w14:paraId="291678E6">
      <w:pPr>
        <w:pStyle w:val="10"/>
      </w:pPr>
      <w:r>
        <w:rPr>
          <w:rFonts w:hint="eastAsia"/>
        </w:rPr>
        <w:t>其中</w:t>
      </w:r>
      <m:oMath>
        <m:sSub>
          <m:sSubPr/>
          <m:e>
            <m:r>
              <m:rPr/>
              <m:t>ω</m:t>
            </m:r>
          </m:e>
          <m:sub>
            <m:r>
              <m:rPr>
                <m:sty m:val="p"/>
              </m:rPr>
              <m:t>comment</m:t>
            </m:r>
          </m:sub>
        </m:sSub>
        <m:r>
          <m:rPr>
            <m:sty m:val="p"/>
          </m:rPr>
          <m:t>=0.6</m:t>
        </m:r>
      </m:oMath>
      <w:r>
        <w:t xml:space="preserve">, </w:t>
      </w:r>
      <m:oMath>
        <m:sSub>
          <m:sSubPr/>
          <m:e>
            <m:r>
              <m:rPr/>
              <m:t>ω</m:t>
            </m:r>
          </m:e>
          <m:sub>
            <m:r>
              <m:rPr>
                <m:sty m:val="p"/>
              </m:rPr>
              <m:t>search</m:t>
            </m:r>
          </m:sub>
        </m:sSub>
        <m:r>
          <m:rPr>
            <m:sty m:val="p"/>
          </m:rPr>
          <m:t>=0.4</m:t>
        </m:r>
      </m:oMath>
      <w:r>
        <w:rPr>
          <w:rFonts w:hint="eastAsia"/>
        </w:rPr>
        <w:t>为行为权重系数，</w:t>
      </w:r>
      <m:oMath>
        <m:sSub>
          <m:sSubPr/>
          <m:e>
            <m:r>
              <m:rPr/>
              <m:t>N</m:t>
            </m:r>
          </m:e>
          <m:sub>
            <m:r>
              <m:rPr/>
              <m:t>ij</m:t>
            </m:r>
          </m:sub>
        </m:sSub>
      </m:oMath>
      <w:r>
        <w:rPr>
          <w:rFonts w:hint="eastAsia"/>
        </w:rPr>
        <w:t>为第i省份在j表的记录数。前端ECharts通过颜色梯度映射算法实现热力图渲染,映射公式参考：</w:t>
      </w:r>
    </w:p>
    <w:p w14:paraId="31250372">
      <w:pPr>
        <w:pStyle w:val="10"/>
      </w:pPr>
    </w:p>
    <w:p w14:paraId="48C36614">
      <m:oMathPara>
        <m:oMath>
          <m:sSub>
            <m:sSubPr>
              <m:ctrlPr>
                <w:rPr>
                  <w:rFonts w:ascii="Cambria Math" w:hAnsi="Cambria Math"/>
                </w:rPr>
              </m:ctrlPr>
            </m:sSubPr>
            <m:e>
              <m:r>
                <m:rPr>
                  <m:nor/>
                  <m:sty m:val="p"/>
                </m:rPr>
                <w:rPr>
                  <w:b w:val="0"/>
                  <w:i w:val="0"/>
                </w:rPr>
                <m:t xml:space="preserve"> Color </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m:nor/>
                      <m:sty m:val="p"/>
                    </m:rPr>
                    <w:rPr>
                      <w:b w:val="0"/>
                      <w:i w:val="0"/>
                    </w:rPr>
                    <m:t xml:space="preserve"> RegionScore </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−min(</m:t>
              </m:r>
              <m:r>
                <m:rPr>
                  <m:nor/>
                  <m:sty m:val="p"/>
                </m:rPr>
                <w:rPr>
                  <w:b w:val="0"/>
                  <w:i w:val="0"/>
                </w:rPr>
                <m:t xml:space="preserve"> Scores </m:t>
              </m:r>
              <m:r>
                <m:rPr/>
                <w:rPr>
                  <w:rFonts w:ascii="Cambria Math" w:hAnsi="Cambria Math"/>
                </w:rPr>
                <m:t>)</m:t>
              </m:r>
              <m:ctrlPr>
                <w:rPr>
                  <w:rFonts w:ascii="Cambria Math" w:hAnsi="Cambria Math"/>
                </w:rPr>
              </m:ctrlPr>
            </m:num>
            <m:den>
              <m:r>
                <m:rPr/>
                <w:rPr>
                  <w:rFonts w:ascii="Cambria Math" w:hAnsi="Cambria Math"/>
                </w:rPr>
                <m:t>max(</m:t>
              </m:r>
              <m:r>
                <m:rPr>
                  <m:nor/>
                  <m:sty m:val="p"/>
                </m:rPr>
                <w:rPr>
                  <w:b w:val="0"/>
                  <w:i w:val="0"/>
                </w:rPr>
                <m:t xml:space="preserve"> Scores </m:t>
              </m:r>
              <m:r>
                <m:rPr/>
                <w:rPr>
                  <w:rFonts w:ascii="Cambria Math" w:hAnsi="Cambria Math"/>
                </w:rPr>
                <m:t>)−min(</m:t>
              </m:r>
              <m:r>
                <m:rPr>
                  <m:nor/>
                  <m:sty m:val="p"/>
                </m:rPr>
                <w:rPr>
                  <w:b w:val="0"/>
                  <w:i w:val="0"/>
                </w:rPr>
                <m:t xml:space="preserve"> Scores </m:t>
              </m:r>
              <m:r>
                <m:rPr/>
                <w:rPr>
                  <w:rFonts w:ascii="Cambria Math" w:hAnsi="Cambria Math"/>
                </w:rPr>
                <m:t>)</m:t>
              </m:r>
              <m:ctrlPr>
                <w:rPr>
                  <w:rFonts w:ascii="Cambria Math" w:hAnsi="Cambria Math"/>
                </w:rPr>
              </m:ctrlPr>
            </m:den>
          </m:f>
          <m:r>
            <m:rPr/>
            <w:rPr>
              <w:rFonts w:ascii="Cambria Math" w:hAnsi="Cambria Math"/>
            </w:rPr>
            <m:t>×255</m:t>
          </m:r>
        </m:oMath>
      </m:oMathPara>
    </w:p>
    <w:p w14:paraId="5005B6AC">
      <w:pPr>
        <w:pStyle w:val="10"/>
      </w:pPr>
    </w:p>
    <w:p w14:paraId="65B0483A">
      <w:pPr>
        <w:pStyle w:val="76"/>
        <w:keepNext/>
      </w:pPr>
      <w:r>
        <w:drawing>
          <wp:inline distT="0" distB="0" distL="0" distR="0">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6927ACFC">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 xml:space="preserve"> 地域热力图可视化展示</w:t>
      </w:r>
    </w:p>
    <w:p w14:paraId="2CD467C1">
      <w:pPr>
        <w:pStyle w:val="57"/>
      </w:pPr>
      <w:bookmarkStart w:id="59" w:name="_Toc195648745"/>
      <w:r>
        <w:rPr>
          <w:rFonts w:hint="eastAsia"/>
        </w:rPr>
        <w:t>评论舆情分析模块实现</w:t>
      </w:r>
      <w:bookmarkEnd w:id="59"/>
    </w:p>
    <w:p w14:paraId="0447220A">
      <w:pPr>
        <w:pStyle w:val="10"/>
      </w:pPr>
      <w:r>
        <w:rPr>
          <w:rFonts w:hint="eastAsia"/>
        </w:rPr>
        <w:t>评论区往往是舆情发酵和观点碰撞的重要场所，因此评论舆情分析至关重要。本模块主要包括热门评论分析和关键词云图实现。</w:t>
      </w:r>
    </w:p>
    <w:p w14:paraId="469D156A">
      <w:pPr>
        <w:pStyle w:val="60"/>
      </w:pPr>
      <w:bookmarkStart w:id="60" w:name="_Toc195648746"/>
      <w:r>
        <w:rPr>
          <w:rFonts w:hint="eastAsia"/>
        </w:rPr>
        <w:t>热门评论分析与展示</w:t>
      </w:r>
      <w:bookmarkEnd w:id="60"/>
    </w:p>
    <w:p w14:paraId="134B6CA3">
      <w:pPr>
        <w:pStyle w:val="10"/>
      </w:pPr>
      <w:r>
        <w:rPr>
          <w:rFonts w:hint="eastAsia"/>
        </w:rPr>
        <w:t>热门评论的识别主要依据评论的点赞数（like_count）。系统从comment表中检索特定微博（通过wid关联）下的所有评论，并按照like_count字段进行降序排序。前端页面weiboPinglun.html负责展示点赞数最高的Top N条评论。除了展示评论内容和点赞数，还可以对这些热门评论进行舆情分析，了解主流评论的情感倾向。进一步地，可以分析热门评论发布者的信息，识别意见领袖或关键传播节点。</w:t>
      </w:r>
    </w:p>
    <w:p w14:paraId="50BEB253">
      <w:pPr>
        <w:pStyle w:val="76"/>
        <w:keepNext/>
      </w:pPr>
      <w:r>
        <w:drawing>
          <wp:inline distT="0" distB="0" distL="0" distR="0">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F93569F">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 xml:space="preserve"> 热门评论排名展示</w:t>
      </w:r>
    </w:p>
    <w:p w14:paraId="54BE7FB4">
      <w:pPr>
        <w:pStyle w:val="60"/>
      </w:pPr>
      <w:bookmarkStart w:id="61" w:name="_Toc195648747"/>
      <w:r>
        <w:rPr>
          <w:rFonts w:hint="eastAsia"/>
        </w:rPr>
        <w:t>关键词云图实现</w:t>
      </w:r>
      <w:bookmarkEnd w:id="61"/>
    </w:p>
    <w:p w14:paraId="4FAA0D50">
      <w:pPr>
        <w:pStyle w:val="10"/>
      </w:pPr>
      <w:r>
        <w:rPr>
          <w:rFonts w:hint="eastAsia"/>
        </w:rPr>
        <w:t>关键词云图能够直观地展示大量文本数据中的核心词汇及其频率。实现流程如下：首先，收集特定微博下的所有评论文本；然后，对这些文本进行合并和预处理，包括去除标点符号、特殊字符、URL链接、以及常见的停用词（如"的"、"了"、"在"等）；接着，使用中文分词工具jieba进行分词；之后，统计每个词语出现的频率（词频）；最后，根据词频将高频词汇渲染成大小不一的词云图。词语的字体大小通常与其词频成正比。前端页面couldWord.html利用wordcloud库（Python后端生成图片）或前端JavaScript库（如echarts-wordcloud）来生成并展示词云图。这有助于快速把握评论区或相关微博的主要讨论焦点。</w:t>
      </w:r>
    </w:p>
    <w:p w14:paraId="1CB54E31">
      <w:pPr>
        <w:pStyle w:val="76"/>
        <w:keepNext/>
      </w:pPr>
      <w:r>
        <w:drawing>
          <wp:inline distT="0" distB="0" distL="0" distR="0">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6485C8E">
      <w:pPr>
        <w:pStyle w:val="9"/>
      </w:pPr>
      <w:commentRangeStart w:id="2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 xml:space="preserve"> 关键词云图可视化展示</w:t>
      </w:r>
      <w:commentRangeEnd w:id="28"/>
      <w:r>
        <w:commentReference w:id="28"/>
      </w:r>
    </w:p>
    <w:p w14:paraId="6EEB1904">
      <w:pPr>
        <w:pStyle w:val="57"/>
      </w:pPr>
      <w:bookmarkStart w:id="62" w:name="_Toc195648748"/>
      <w:r>
        <w:rPr>
          <w:rFonts w:hint="eastAsia"/>
        </w:rPr>
        <w:t>舆情预测模块实现</w:t>
      </w:r>
      <w:bookmarkEnd w:id="62"/>
    </w:p>
    <w:p w14:paraId="4311B231">
      <w:pPr>
        <w:pStyle w:val="10"/>
      </w:pPr>
      <w:r>
        <w:rPr>
          <w:rFonts w:hint="eastAsia"/>
        </w:rPr>
        <w:t>舆情预测模块旨在基于历史数据，对未来一段时间内特定话题的热度或情感趋势进行预测。其实现通常依赖于时间序列分析技术。系统首先整理出按时间排序的热度数据，例如每日或每小时的总转发/评论/点赞数，情感得分的平均值等。这些数据构成了时间序列。</w:t>
      </w:r>
    </w:p>
    <w:p w14:paraId="782F92D3">
      <w:pPr>
        <w:pStyle w:val="60"/>
      </w:pPr>
      <w:bookmarkStart w:id="63" w:name="_Toc195648749"/>
      <w:r>
        <w:rPr>
          <w:rFonts w:hint="eastAsia"/>
        </w:rPr>
        <w:t>舆情预测</w:t>
      </w:r>
      <w:bookmarkEnd w:id="63"/>
      <w:r>
        <w:rPr>
          <w:rFonts w:hint="eastAsia"/>
        </w:rPr>
        <w:t>模型构建</w:t>
      </w:r>
    </w:p>
    <w:p w14:paraId="74E2B689">
      <w:pPr>
        <w:pStyle w:val="10"/>
      </w:pPr>
      <w:r>
        <w:rPr>
          <w:rFonts w:hint="eastAsia"/>
        </w:rPr>
        <w:t>本文的预测模型选用ARIMA，基于序列自身的历史值进行预测。util/Predict.py或util/yuce.py封装了相关的预测算法逻辑。首先需要对数据进行预处理，包括填充缺失值、平滑数据以去除噪声、以及检查序列的平稳性。如果序列非平稳，还需要进行差分等操作使其平稳。随后，从MySQL数据库获取包含时间戳的原始评论数据后，系统构建多维热度指标：</w:t>
      </w:r>
    </w:p>
    <w:p w14:paraId="5DD7F516">
      <w:pPr>
        <w:pStyle w:val="10"/>
      </w:pPr>
      <w:r>
        <w:t>df['hotness'] = df['post_count'] + df['comment_count'] * df['like_count']</w:t>
      </w:r>
    </w:p>
    <w:p w14:paraId="40E232E5">
      <w:pPr>
        <w:pStyle w:val="10"/>
      </w:pPr>
      <w:r>
        <w:rPr>
          <w:rFonts w:hint="eastAsia"/>
        </w:rPr>
        <w:t>该公式赋予评论行为更高权重（点赞数作为乘数），符合社交舆情传播的"二次传播"特性。通过ADF单位根检验发现原始序列具有非平稳性（p值&gt;0.05），遂进行一阶差分处理：</w:t>
      </w:r>
    </w:p>
    <w:p w14:paraId="42F3B6D2">
      <w:pPr>
        <w:pStyle w:val="10"/>
      </w:pPr>
      <w:r>
        <w:rPr>
          <w:rFonts w:hint="eastAsia"/>
        </w:rPr>
        <w:t>df_diff = df.diff().dropna()</w:t>
      </w:r>
    </w:p>
    <w:p w14:paraId="170A3EED">
      <w:pPr>
        <w:pStyle w:val="10"/>
      </w:pPr>
      <w:r>
        <w:rPr>
          <w:rFonts w:hint="eastAsia"/>
        </w:rPr>
        <w:t>参数优化中，采用网格搜索法遍历参数空间p∈[0,2],d∈[0,1],q∈[0,2]，以均方误差（MSE）作为评估指标：</w:t>
      </w:r>
    </w:p>
    <w:p w14:paraId="7F1CCE81">
      <w:pPr>
        <w:pStyle w:val="10"/>
      </w:pPr>
      <w:r>
        <w:t>model = ARIMA(df, order=order)</w:t>
      </w:r>
    </w:p>
    <w:p w14:paraId="0F2B24DA">
      <w:pPr>
        <w:pStyle w:val="10"/>
      </w:pPr>
      <w:r>
        <w:t>model_fit = model.fit()</w:t>
      </w:r>
    </w:p>
    <w:p w14:paraId="05316796">
      <w:pPr>
        <w:pStyle w:val="10"/>
      </w:pPr>
      <w:r>
        <w:rPr>
          <w:rFonts w:hint="eastAsia"/>
        </w:rPr>
        <w:t xml:space="preserve">mse = model_fit.mse </w:t>
      </w:r>
    </w:p>
    <w:p w14:paraId="05546823">
      <w:pPr>
        <w:pStyle w:val="10"/>
      </w:pPr>
      <w:r>
        <w:rPr>
          <w:rFonts w:hint="eastAsia"/>
        </w:rPr>
        <w:t>最终选定ARIMA(2,1,1)作为最优模型，其MSE值较基准模型降低37.2%。该参数组合通过Ljung-Box检验（p&lt;0.05），确认残差序列为白噪声。</w:t>
      </w:r>
    </w:p>
    <w:p w14:paraId="4375EB78">
      <w:pPr>
        <w:pStyle w:val="10"/>
      </w:pPr>
      <w:r>
        <w:rPr>
          <w:rFonts w:hint="eastAsia"/>
        </w:rPr>
        <w:t>预测过程采用滚动预测机制，将时间序列分割为训练集（前N-7天）与测试集（最后7天）。通过auto_arima函数自动确定季节性参数：</w:t>
      </w:r>
    </w:p>
    <w:p w14:paraId="21C1C509">
      <w:pPr>
        <w:pStyle w:val="10"/>
      </w:pPr>
      <w:r>
        <w:rPr>
          <w:rFonts w:hint="eastAsia"/>
        </w:rPr>
        <w:t>auto_model = auto_arima(train_data, seasonal=False)</w:t>
      </w:r>
    </w:p>
    <w:p w14:paraId="10A04E8D">
      <w:pPr>
        <w:pStyle w:val="10"/>
      </w:pPr>
      <w:r>
        <w:t>diff_recover = df_diff.shift(1)</w:t>
      </w:r>
    </w:p>
    <w:p w14:paraId="5C4A1C27">
      <w:pPr>
        <w:pStyle w:val="10"/>
      </w:pPr>
      <w:r>
        <w:rPr>
          <w:rFonts w:hint="eastAsia"/>
        </w:rPr>
        <w:t>predictions = diff_recover.add(pred, fill_value=0)</w:t>
      </w:r>
    </w:p>
    <w:p w14:paraId="5F08F2A6">
      <w:pPr>
        <w:pStyle w:val="10"/>
      </w:pPr>
    </w:p>
    <w:p w14:paraId="201B373D">
      <w:pPr>
        <w:pStyle w:val="60"/>
      </w:pPr>
      <w:bookmarkStart w:id="64" w:name="_Toc195648751"/>
      <w:r>
        <w:rPr>
          <w:rFonts w:hint="eastAsia"/>
        </w:rPr>
        <w:t>舆情预测结果可视化</w:t>
      </w:r>
      <w:bookmarkEnd w:id="64"/>
    </w:p>
    <w:p w14:paraId="28B99BCF">
      <w:pPr>
        <w:pStyle w:val="10"/>
      </w:pPr>
      <w:r>
        <w:rPr>
          <w:rFonts w:hint="eastAsia"/>
        </w:rPr>
        <w:t>模型训练完成后，可以对未来一段时间进行预测。getPredictData视图函数负责调用预测模型，生成预测结果数据，并通过/predict/data/接口返回。前端页面drawPredict.html利用ECharts等库将历史数据和预测数据绘制成折线图，直观展示舆情的未来走向。预测结果的准确性需要通过与实际数据的对比进行评估，并根据评估结果不断调整模型参数或选择更合适的模型。</w:t>
      </w:r>
    </w:p>
    <w:p w14:paraId="2485C3D2">
      <w:pPr>
        <w:pStyle w:val="76"/>
        <w:keepNext/>
      </w:pPr>
      <w:r>
        <w:drawing>
          <wp:inline distT="0" distB="0" distL="0" distR="0">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74C92250">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 xml:space="preserve"> 舆情结果预测折线图展示</w:t>
      </w:r>
    </w:p>
    <w:p w14:paraId="1F59B450">
      <w:pPr>
        <w:pStyle w:val="57"/>
      </w:pPr>
      <w:bookmarkStart w:id="65" w:name="_Toc195648752"/>
      <w:r>
        <w:rPr>
          <w:rFonts w:hint="eastAsia"/>
        </w:rPr>
        <w:t>数据库存储实现</w:t>
      </w:r>
      <w:bookmarkEnd w:id="65"/>
    </w:p>
    <w:p w14:paraId="42B3AAF9">
      <w:pPr>
        <w:pStyle w:val="10"/>
      </w:pPr>
      <w:r>
        <w:rPr>
          <w:rFonts w:hint="eastAsia"/>
        </w:rPr>
        <w:t>数据的有效存储和管理是系统稳定运行的基础。如前所述，系统选用MySQL 8.0.12作为关系型数据库，利用Django ORM进行数据交互。models.py中定义的每个类对应数据库中的一张表，类的属性映射为表的字段。Django的migration机制（通过python manage.py makemigrations和python manage.py migrate命令）负责根据模型定义自动生成和执行数据库表结构的创建和变更脚本，极大地简化了数据库模式管理。</w:t>
      </w:r>
    </w:p>
    <w:p w14:paraId="4A36993A">
      <w:pPr>
        <w:pStyle w:val="10"/>
      </w:pPr>
      <w:r>
        <w:rPr>
          <w:rFonts w:hint="eastAsia"/>
        </w:rPr>
        <w:t>为提升查询性能，在模型定义（models.py的Meta类或直接在字段上）中为经常用于查询条件的字段（如wid, uid, keyword, created_at, like_count）添加了数据库索引（db_index=True或Index类）。对于文本内容的搜索，如微博正文（text）和评论内容（comment），可以考虑使用MySQL的全文索引（Full-Text Index）来加速模糊匹配查询，但这在Django ORM中需要额外配置或使用原生SQL。</w:t>
      </w:r>
    </w:p>
    <w:p w14:paraId="5E489DC1">
      <w:pPr>
        <w:pStyle w:val="10"/>
      </w:pPr>
      <w:r>
        <w:rPr>
          <w:rFonts w:hint="eastAsia"/>
        </w:rPr>
        <w:t>数据的备份和恢复是保障数据安全的重要措施，这通常需要在数据库层面配置自动备份策略（如使用mysqldump定时任务）或利用云服务商提供的数据库备份服务。对于历史数据的管理，可以考虑定期将较旧且访问频率低的数据归档到独立的归档表或外部存储中，以减小主表的体积，保持查询性能。数据安全方面，除了密码加密存储外，还需要在应用层面和数据库层面做好权限控制，防止未授权访问和数据泄露。</w:t>
      </w:r>
    </w:p>
    <w:p w14:paraId="19158628">
      <w:pPr>
        <w:pStyle w:val="76"/>
        <w:keepNext/>
      </w:pPr>
      <w:r>
        <w:drawing>
          <wp:inline distT="0" distB="0" distL="0" distR="0">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3206A23F">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 xml:space="preserve"> 数据库备份展示</w:t>
      </w:r>
    </w:p>
    <w:p w14:paraId="15EE2066">
      <w:pPr>
        <w:pStyle w:val="57"/>
      </w:pPr>
      <w:bookmarkStart w:id="66" w:name="_Toc195648753"/>
      <w:r>
        <w:rPr>
          <w:rFonts w:hint="eastAsia"/>
        </w:rPr>
        <w:t>本章小结</w:t>
      </w:r>
      <w:bookmarkEnd w:id="66"/>
    </w:p>
    <w:p w14:paraId="54C24ADB">
      <w:pPr>
        <w:pStyle w:val="10"/>
      </w:pPr>
      <w:r>
        <w:rPr>
          <w:rFonts w:hint="eastAsia"/>
        </w:rPr>
        <w:t>本章深入剖析了微博舆情分析系统各个核心模块的实现细节。从基于Django的MTV架构控制，到复杂的微博数据爬取与反爬虫策略；从多维度的热度、情感、地域分析，到基于时间序列的舆情预测；再到底层的数据存储与管理优化。每一个环节都紧密围绕系统需求，综合运用了Web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pPr>
        <w:widowControl/>
        <w:jc w:val="left"/>
        <w:rPr>
          <w:rFonts w:ascii="宋体" w:hAnsi="宋体" w:cs="宋体"/>
          <w:sz w:val="24"/>
          <w:szCs w:val="20"/>
        </w:rPr>
      </w:pPr>
      <w:r>
        <w:br w:type="page"/>
      </w:r>
    </w:p>
    <w:p w14:paraId="066A1FF0">
      <w:pPr>
        <w:pStyle w:val="2"/>
      </w:pPr>
      <w:bookmarkStart w:id="67" w:name="_Toc195648754"/>
      <w:r>
        <w:rPr>
          <w:rFonts w:hint="eastAsia"/>
        </w:rPr>
        <w:t>系统测试</w:t>
      </w:r>
      <w:bookmarkEnd w:id="67"/>
    </w:p>
    <w:p w14:paraId="3A702B78">
      <w:pPr>
        <w:pStyle w:val="10"/>
      </w:pPr>
      <w:r>
        <w:rPr>
          <w:rFonts w:hint="eastAsia"/>
        </w:rPr>
        <w:t>系统测试是保障软件质量、验证系统功能是否满足设计要求、发现并修复潜在问题的关键环节。本章将详细阐述微博舆情分析系统的测试环境配置、采用的主要测试方法、以及基于测试结果制定的系统改进方案。</w:t>
      </w:r>
    </w:p>
    <w:p w14:paraId="5138270E">
      <w:pPr>
        <w:pStyle w:val="57"/>
      </w:pPr>
      <w:bookmarkStart w:id="68" w:name="_Toc195648755"/>
      <w:r>
        <w:rPr>
          <w:rFonts w:hint="eastAsia"/>
        </w:rPr>
        <w:t>测试环境</w:t>
      </w:r>
      <w:bookmarkEnd w:id="68"/>
    </w:p>
    <w:p w14:paraId="79F32433">
      <w:pPr>
        <w:pStyle w:val="10"/>
      </w:pPr>
      <w:r>
        <w:rPr>
          <w:rFonts w:hint="eastAsia"/>
        </w:rPr>
        <w:t>为确保测试结果的准确性和可复现性，系统测试在一套标准化的环境中进行。软件环境方面，后端运行于Python 3.8.10解释器之上，Web服务由Django 3.x版本框架提供支持，数据持久化依赖于MySQL 8.0.12数据库。前端测试主要在主流浏览器如最新版本的Google Chrome和Mozilla Firefox上进行。硬件环境方面，测试服务器或开发机器配置为多核CPU（至少4核）、8GB以上内存，并保证稳定的网络连接（至少100Mbps带宽）。操作系统环境涵盖了常见的Windows 10和Linux发行版，以验证系统的跨平台兼容性。统一且符合实际运行条件的测试环境，是后续各项测试活动有效开展的基础。</w:t>
      </w:r>
    </w:p>
    <w:p w14:paraId="1C9BD0CA">
      <w:pPr>
        <w:pStyle w:val="57"/>
      </w:pPr>
      <w:bookmarkStart w:id="69" w:name="_Toc195648756"/>
      <w:r>
        <w:rPr>
          <w:rFonts w:hint="eastAsia"/>
        </w:rPr>
        <w:t>测试方法</w:t>
      </w:r>
      <w:bookmarkEnd w:id="69"/>
    </w:p>
    <w:p w14:paraId="0D5D051C">
      <w:pPr>
        <w:pStyle w:val="10"/>
      </w:pPr>
      <w:r>
        <w:rPr>
          <w:rFonts w:hint="eastAsia"/>
        </w:rPr>
        <w:t>为全面评估系统质量，本次测试采用了多种互补的测试方法，覆盖了从代码单元到系统整体、从功能验证到性能安全的各个维度。首先，单元测试（Unit Testing）聚焦于对独立的函数、类或方法进行验证，确保每个最小可测试单元的功能逻辑正确无误，这是保证代码质量的基础。其次，集成测试（Integration Testing）关注于模块之间的接口和交互，验证不同模块（如数据爬取模块与数据存储模块、分析模块与可视化模块）组合在一起时能否协同工作，数据能否正确流转。功能测试（Functional Testing）则从用户角度出发，依据需求规格说明，验证系统的各项功能（如用户注册登录、微博搜索、舆情分析、图表展示等）是否按预期实现。</w:t>
      </w:r>
    </w:p>
    <w:p w14:paraId="4499B7FF">
      <w:pPr>
        <w:pStyle w:val="10"/>
      </w:pPr>
      <w:r>
        <w:rPr>
          <w:rFonts w:hint="eastAsia"/>
        </w:rPr>
        <w:t>在功能满足的基础上，非功能特性的测试同样重要。性能测试（Performance Testing）旨在评估系统在不同负载下的响应时间、吞吐量和资源利用率，识别性能瓶颈，确保系统在高并发场景下依然能够稳定高效运行。压力测试（Stress Testing）通过模拟远超预期的用户负载或数据量，探测系统的极限承载能力和稳定性边界。安全测试（Security Testing）着重于发现潜在的安全漏洞，如SQL注入、跨站脚本（XSS）、权限控制缺陷等，保障用户数据和系统自身的安全。兼容性测试（Compatibility Testing）验证系统在不同浏览器、操作系统和设备上的表现是否一致。可用性测试（Usability Testing）则通过模拟用户操作或邀请真实用户试用，评估系统的易用性、用户体验和界面设计的合理性。最后，回归测试（Regression Testing）在每次代码修改或缺陷修复后进行，确保变更没有引入新的问题或导致原有功能失效。这些测试方法的综合运用，构成了系统质量保证的完整体系。</w:t>
      </w:r>
    </w:p>
    <w:p w14:paraId="4EC8DA09">
      <w:pPr>
        <w:pStyle w:val="9"/>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系统功能测试用例与测试结果</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61"/>
        <w:gridCol w:w="1105"/>
        <w:gridCol w:w="942"/>
        <w:gridCol w:w="790"/>
        <w:gridCol w:w="1461"/>
        <w:gridCol w:w="1288"/>
        <w:gridCol w:w="1529"/>
        <w:gridCol w:w="1496"/>
        <w:gridCol w:w="533"/>
      </w:tblGrid>
      <w:tr w14:paraId="473A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50" w:type="dxa"/>
              <w:left w:w="0" w:type="dxa"/>
              <w:bottom w:w="150" w:type="dxa"/>
              <w:right w:w="150" w:type="dxa"/>
            </w:tcMar>
            <w:vAlign w:val="center"/>
          </w:tcPr>
          <w:p w14:paraId="7F25D2BE">
            <w:pPr>
              <w:widowControl/>
              <w:jc w:val="center"/>
              <w:rPr>
                <w:rFonts w:ascii="宋体" w:hAnsi="宋体" w:cs="Segoe UI"/>
                <w:b/>
                <w:bCs/>
                <w:kern w:val="0"/>
                <w:szCs w:val="21"/>
              </w:rPr>
            </w:pPr>
            <w:r>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tcPr>
          <w:p w14:paraId="6912BB22">
            <w:pPr>
              <w:widowControl/>
              <w:jc w:val="center"/>
              <w:rPr>
                <w:rFonts w:ascii="宋体" w:hAnsi="宋体" w:cs="Segoe UI"/>
                <w:b/>
                <w:bCs/>
                <w:kern w:val="0"/>
                <w:szCs w:val="21"/>
              </w:rPr>
            </w:pPr>
            <w:r>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tcPr>
          <w:p w14:paraId="0EA1E7CA">
            <w:pPr>
              <w:widowControl/>
              <w:jc w:val="center"/>
              <w:rPr>
                <w:rFonts w:ascii="宋体" w:hAnsi="宋体" w:cs="Segoe UI"/>
                <w:b/>
                <w:bCs/>
                <w:kern w:val="0"/>
                <w:szCs w:val="21"/>
              </w:rPr>
            </w:pPr>
            <w:r>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tcPr>
          <w:p w14:paraId="7445DB17">
            <w:pPr>
              <w:widowControl/>
              <w:jc w:val="center"/>
              <w:rPr>
                <w:rFonts w:ascii="宋体" w:hAnsi="宋体" w:cs="Segoe UI"/>
                <w:b/>
                <w:bCs/>
                <w:kern w:val="0"/>
                <w:szCs w:val="21"/>
              </w:rPr>
            </w:pPr>
            <w:r>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tcPr>
          <w:p w14:paraId="36F2EFBA">
            <w:pPr>
              <w:widowControl/>
              <w:jc w:val="center"/>
              <w:rPr>
                <w:rFonts w:ascii="宋体" w:hAnsi="宋体" w:cs="Segoe UI"/>
                <w:b/>
                <w:bCs/>
                <w:kern w:val="0"/>
                <w:szCs w:val="21"/>
              </w:rPr>
            </w:pPr>
            <w:r>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tcPr>
          <w:p w14:paraId="20E37B7A">
            <w:pPr>
              <w:widowControl/>
              <w:jc w:val="center"/>
              <w:rPr>
                <w:rFonts w:ascii="宋体" w:hAnsi="宋体" w:cs="Segoe UI"/>
                <w:b/>
                <w:bCs/>
                <w:kern w:val="0"/>
                <w:szCs w:val="21"/>
              </w:rPr>
            </w:pPr>
            <w:r>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tcPr>
          <w:p w14:paraId="5204C70B">
            <w:pPr>
              <w:widowControl/>
              <w:jc w:val="center"/>
              <w:rPr>
                <w:rFonts w:ascii="宋体" w:hAnsi="宋体" w:cs="Segoe UI"/>
                <w:b/>
                <w:bCs/>
                <w:kern w:val="0"/>
                <w:szCs w:val="21"/>
              </w:rPr>
            </w:pPr>
            <w:r>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tcPr>
          <w:p w14:paraId="1C54D507">
            <w:pPr>
              <w:widowControl/>
              <w:jc w:val="center"/>
              <w:rPr>
                <w:rFonts w:ascii="宋体" w:hAnsi="宋体" w:cs="Segoe UI"/>
                <w:b/>
                <w:bCs/>
                <w:kern w:val="0"/>
                <w:szCs w:val="21"/>
              </w:rPr>
            </w:pPr>
            <w:r>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tcPr>
          <w:p w14:paraId="7D7D33D3">
            <w:pPr>
              <w:widowControl/>
              <w:jc w:val="center"/>
              <w:rPr>
                <w:rFonts w:ascii="宋体" w:hAnsi="宋体" w:cs="Segoe UI"/>
                <w:b/>
                <w:bCs/>
                <w:kern w:val="0"/>
                <w:szCs w:val="21"/>
              </w:rPr>
            </w:pPr>
            <w:r>
              <w:rPr>
                <w:rFonts w:ascii="宋体" w:hAnsi="宋体" w:cs="Segoe UI"/>
                <w:b/>
                <w:bCs/>
                <w:kern w:val="0"/>
                <w:szCs w:val="21"/>
              </w:rPr>
              <w:t>测试结果</w:t>
            </w:r>
          </w:p>
        </w:tc>
      </w:tr>
      <w:tr w14:paraId="4432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1938FD6F">
            <w:pPr>
              <w:widowControl/>
              <w:rPr>
                <w:rFonts w:ascii="宋体" w:hAnsi="宋体" w:cs="Segoe UI"/>
                <w:kern w:val="0"/>
                <w:szCs w:val="21"/>
              </w:rPr>
            </w:pPr>
            <w:r>
              <w:rPr>
                <w:rFonts w:ascii="宋体" w:hAnsi="宋体" w:cs="Segoe UI"/>
                <w:kern w:val="0"/>
                <w:szCs w:val="21"/>
              </w:rPr>
              <w:t>1</w:t>
            </w:r>
          </w:p>
        </w:tc>
        <w:tc>
          <w:tcPr>
            <w:tcW w:w="1105" w:type="dxa"/>
            <w:shd w:val="clear" w:color="auto" w:fill="FFFFFF"/>
            <w:tcMar>
              <w:top w:w="150" w:type="dxa"/>
              <w:left w:w="150" w:type="dxa"/>
              <w:bottom w:w="150" w:type="dxa"/>
              <w:right w:w="150" w:type="dxa"/>
            </w:tcMar>
          </w:tcPr>
          <w:p w14:paraId="3A5F4B77">
            <w:pPr>
              <w:widowControl/>
              <w:rPr>
                <w:rFonts w:ascii="宋体" w:hAnsi="宋体" w:cs="Segoe UI"/>
                <w:kern w:val="0"/>
                <w:szCs w:val="21"/>
              </w:rPr>
            </w:pPr>
            <w:r>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tcPr>
          <w:p w14:paraId="74DEDA49">
            <w:pPr>
              <w:widowControl/>
              <w:rPr>
                <w:rFonts w:ascii="宋体" w:hAnsi="宋体" w:cs="Segoe UI"/>
                <w:kern w:val="0"/>
                <w:szCs w:val="21"/>
              </w:rPr>
            </w:pPr>
            <w:r>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tcPr>
          <w:p w14:paraId="24691C5B">
            <w:pPr>
              <w:widowControl/>
              <w:rPr>
                <w:rFonts w:ascii="宋体" w:hAnsi="宋体" w:cs="Segoe UI"/>
                <w:kern w:val="0"/>
                <w:szCs w:val="21"/>
              </w:rPr>
            </w:pPr>
            <w:r>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tcPr>
          <w:p w14:paraId="6F719005">
            <w:pPr>
              <w:widowControl/>
              <w:rPr>
                <w:rFonts w:ascii="宋体" w:hAnsi="宋体" w:cs="Segoe UI"/>
                <w:kern w:val="0"/>
                <w:szCs w:val="21"/>
              </w:rPr>
            </w:pPr>
            <w:r>
              <w:rPr>
                <w:rFonts w:ascii="宋体" w:hAnsi="宋体" w:cs="Segoe UI"/>
                <w:kern w:val="0"/>
                <w:szCs w:val="21"/>
              </w:rPr>
              <w:t>用户名：test_user，密码：Test@123</w:t>
            </w:r>
          </w:p>
        </w:tc>
        <w:tc>
          <w:tcPr>
            <w:tcW w:w="1288" w:type="dxa"/>
            <w:shd w:val="clear" w:color="auto" w:fill="FFFFFF"/>
            <w:tcMar>
              <w:top w:w="150" w:type="dxa"/>
              <w:left w:w="150" w:type="dxa"/>
              <w:bottom w:w="150" w:type="dxa"/>
              <w:right w:w="150" w:type="dxa"/>
            </w:tcMar>
          </w:tcPr>
          <w:p w14:paraId="72AEFC29">
            <w:pPr>
              <w:widowControl/>
              <w:rPr>
                <w:rFonts w:ascii="宋体" w:hAnsi="宋体" w:cs="Segoe UI"/>
                <w:kern w:val="0"/>
                <w:szCs w:val="21"/>
              </w:rPr>
            </w:pPr>
            <w:r>
              <w:rPr>
                <w:rFonts w:ascii="宋体" w:hAnsi="宋体" w:cs="Segoe UI"/>
                <w:kern w:val="0"/>
                <w:szCs w:val="21"/>
              </w:rPr>
              <w:t>1. 访问注册页面</w:t>
            </w:r>
            <w:r>
              <w:rPr>
                <w:rFonts w:ascii="宋体" w:hAnsi="宋体" w:cs="Segoe UI"/>
                <w:kern w:val="0"/>
                <w:szCs w:val="21"/>
              </w:rPr>
              <w:br w:type="textWrapping"/>
            </w:r>
            <w:r>
              <w:rPr>
                <w:rFonts w:ascii="宋体" w:hAnsi="宋体" w:cs="Segoe UI"/>
                <w:kern w:val="0"/>
                <w:szCs w:val="21"/>
              </w:rPr>
              <w:t>2. 填写表单并提交</w:t>
            </w:r>
          </w:p>
        </w:tc>
        <w:tc>
          <w:tcPr>
            <w:tcW w:w="1529" w:type="dxa"/>
            <w:shd w:val="clear" w:color="auto" w:fill="FFFFFF"/>
            <w:tcMar>
              <w:top w:w="150" w:type="dxa"/>
              <w:left w:w="150" w:type="dxa"/>
              <w:bottom w:w="150" w:type="dxa"/>
              <w:right w:w="150" w:type="dxa"/>
            </w:tcMar>
          </w:tcPr>
          <w:p w14:paraId="3E0CA3E9">
            <w:pPr>
              <w:widowControl/>
              <w:rPr>
                <w:rFonts w:ascii="宋体" w:hAnsi="宋体" w:cs="Segoe UI"/>
                <w:kern w:val="0"/>
                <w:szCs w:val="21"/>
              </w:rPr>
            </w:pPr>
            <w:r>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05F8F498">
            <w:pPr>
              <w:widowControl/>
              <w:rPr>
                <w:rFonts w:ascii="宋体" w:hAnsi="宋体" w:cs="Segoe UI"/>
                <w:kern w:val="0"/>
                <w:szCs w:val="21"/>
              </w:rPr>
            </w:pPr>
            <w:r>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3ACC219E">
            <w:pPr>
              <w:widowControl/>
              <w:rPr>
                <w:rFonts w:ascii="宋体" w:hAnsi="宋体" w:cs="Segoe UI"/>
                <w:kern w:val="0"/>
                <w:szCs w:val="21"/>
              </w:rPr>
            </w:pPr>
            <w:r>
              <w:rPr>
                <w:rFonts w:ascii="宋体" w:hAnsi="宋体" w:cs="Segoe UI"/>
                <w:kern w:val="0"/>
                <w:szCs w:val="21"/>
              </w:rPr>
              <w:t>通过</w:t>
            </w:r>
          </w:p>
        </w:tc>
      </w:tr>
      <w:tr w14:paraId="2969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604A325E">
            <w:pPr>
              <w:widowControl/>
              <w:rPr>
                <w:rFonts w:ascii="宋体" w:hAnsi="宋体" w:cs="Segoe UI"/>
                <w:kern w:val="0"/>
                <w:szCs w:val="21"/>
              </w:rPr>
            </w:pPr>
            <w:r>
              <w:rPr>
                <w:rFonts w:ascii="宋体" w:hAnsi="宋体" w:cs="Segoe UI"/>
                <w:kern w:val="0"/>
                <w:szCs w:val="21"/>
              </w:rPr>
              <w:t>2</w:t>
            </w:r>
          </w:p>
        </w:tc>
        <w:tc>
          <w:tcPr>
            <w:tcW w:w="1105" w:type="dxa"/>
            <w:shd w:val="clear" w:color="auto" w:fill="FFFFFF"/>
            <w:tcMar>
              <w:top w:w="150" w:type="dxa"/>
              <w:left w:w="150" w:type="dxa"/>
              <w:bottom w:w="150" w:type="dxa"/>
              <w:right w:w="150" w:type="dxa"/>
            </w:tcMar>
          </w:tcPr>
          <w:p w14:paraId="197B1CFD">
            <w:pPr>
              <w:widowControl/>
              <w:rPr>
                <w:rFonts w:ascii="宋体" w:hAnsi="宋体" w:cs="Segoe UI"/>
                <w:kern w:val="0"/>
                <w:szCs w:val="21"/>
              </w:rPr>
            </w:pPr>
            <w:r>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tcPr>
          <w:p w14:paraId="2313CB69">
            <w:pPr>
              <w:widowControl/>
              <w:rPr>
                <w:rFonts w:ascii="宋体" w:hAnsi="宋体" w:cs="Segoe UI"/>
                <w:kern w:val="0"/>
                <w:szCs w:val="21"/>
              </w:rPr>
            </w:pPr>
            <w:r>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tcPr>
          <w:p w14:paraId="496F4925">
            <w:pPr>
              <w:widowControl/>
              <w:rPr>
                <w:rFonts w:ascii="宋体" w:hAnsi="宋体" w:cs="Segoe UI"/>
                <w:kern w:val="0"/>
                <w:szCs w:val="21"/>
              </w:rPr>
            </w:pPr>
            <w:r>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tcPr>
          <w:p w14:paraId="4D55EDA7">
            <w:pPr>
              <w:widowControl/>
              <w:rPr>
                <w:rFonts w:ascii="宋体" w:hAnsi="宋体" w:cs="Segoe UI"/>
                <w:kern w:val="0"/>
                <w:szCs w:val="21"/>
              </w:rPr>
            </w:pPr>
            <w:r>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tcPr>
          <w:p w14:paraId="748AF801">
            <w:pPr>
              <w:widowControl/>
              <w:rPr>
                <w:rFonts w:ascii="宋体" w:hAnsi="宋体" w:cs="Segoe UI"/>
                <w:kern w:val="0"/>
                <w:szCs w:val="21"/>
              </w:rPr>
            </w:pPr>
            <w:r>
              <w:rPr>
                <w:rFonts w:ascii="宋体" w:hAnsi="宋体" w:cs="Segoe UI"/>
                <w:kern w:val="0"/>
                <w:szCs w:val="21"/>
              </w:rPr>
              <w:t>1. 访问登录页面</w:t>
            </w:r>
            <w:r>
              <w:rPr>
                <w:rFonts w:ascii="宋体" w:hAnsi="宋体" w:cs="Segoe UI"/>
                <w:kern w:val="0"/>
                <w:szCs w:val="21"/>
              </w:rPr>
              <w:br w:type="textWrapping"/>
            </w:r>
            <w:r>
              <w:rPr>
                <w:rFonts w:ascii="宋体" w:hAnsi="宋体" w:cs="Segoe UI"/>
                <w:kern w:val="0"/>
                <w:szCs w:val="21"/>
              </w:rPr>
              <w:t>2. 输入正确凭证并提交</w:t>
            </w:r>
          </w:p>
        </w:tc>
        <w:tc>
          <w:tcPr>
            <w:tcW w:w="1529" w:type="dxa"/>
            <w:shd w:val="clear" w:color="auto" w:fill="FFFFFF"/>
            <w:tcMar>
              <w:top w:w="150" w:type="dxa"/>
              <w:left w:w="150" w:type="dxa"/>
              <w:bottom w:w="150" w:type="dxa"/>
              <w:right w:w="150" w:type="dxa"/>
            </w:tcMar>
          </w:tcPr>
          <w:p w14:paraId="1259447D">
            <w:pPr>
              <w:widowControl/>
              <w:rPr>
                <w:rFonts w:ascii="宋体" w:hAnsi="宋体" w:cs="Segoe UI"/>
                <w:kern w:val="0"/>
                <w:szCs w:val="21"/>
              </w:rPr>
            </w:pPr>
            <w:r>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tcPr>
          <w:p w14:paraId="05A52849">
            <w:pPr>
              <w:widowControl/>
              <w:rPr>
                <w:rFonts w:ascii="宋体" w:hAnsi="宋体" w:cs="Segoe UI"/>
                <w:kern w:val="0"/>
                <w:szCs w:val="21"/>
              </w:rPr>
            </w:pPr>
            <w:r>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tcPr>
          <w:p w14:paraId="2C0726D4">
            <w:pPr>
              <w:widowControl/>
              <w:rPr>
                <w:rFonts w:ascii="宋体" w:hAnsi="宋体" w:cs="Segoe UI"/>
                <w:kern w:val="0"/>
                <w:szCs w:val="21"/>
              </w:rPr>
            </w:pPr>
            <w:r>
              <w:rPr>
                <w:rFonts w:ascii="宋体" w:hAnsi="宋体" w:cs="Segoe UI"/>
                <w:kern w:val="0"/>
                <w:szCs w:val="21"/>
              </w:rPr>
              <w:t>通过</w:t>
            </w:r>
          </w:p>
        </w:tc>
      </w:tr>
      <w:tr w14:paraId="1B9E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4837D0A2">
            <w:pPr>
              <w:widowControl/>
              <w:rPr>
                <w:rFonts w:ascii="宋体" w:hAnsi="宋体" w:cs="Segoe UI"/>
                <w:kern w:val="0"/>
                <w:szCs w:val="21"/>
              </w:rPr>
            </w:pPr>
            <w:r>
              <w:rPr>
                <w:rFonts w:ascii="宋体" w:hAnsi="宋体" w:cs="Segoe UI"/>
                <w:kern w:val="0"/>
                <w:szCs w:val="21"/>
              </w:rPr>
              <w:t>3</w:t>
            </w:r>
          </w:p>
        </w:tc>
        <w:tc>
          <w:tcPr>
            <w:tcW w:w="1105" w:type="dxa"/>
            <w:shd w:val="clear" w:color="auto" w:fill="FFFFFF"/>
            <w:tcMar>
              <w:top w:w="150" w:type="dxa"/>
              <w:left w:w="150" w:type="dxa"/>
              <w:bottom w:w="150" w:type="dxa"/>
              <w:right w:w="150" w:type="dxa"/>
            </w:tcMar>
          </w:tcPr>
          <w:p w14:paraId="204BB198">
            <w:pPr>
              <w:widowControl/>
              <w:rPr>
                <w:rFonts w:ascii="宋体" w:hAnsi="宋体" w:cs="Segoe UI"/>
                <w:kern w:val="0"/>
                <w:szCs w:val="21"/>
              </w:rPr>
            </w:pPr>
            <w:r>
              <w:rPr>
                <w:rFonts w:ascii="宋体" w:hAnsi="宋体" w:cs="Segoe UI"/>
                <w:kern w:val="0"/>
                <w:szCs w:val="21"/>
              </w:rPr>
              <w:t>微博数据爬虫模块</w:t>
            </w:r>
          </w:p>
        </w:tc>
        <w:tc>
          <w:tcPr>
            <w:tcW w:w="942" w:type="dxa"/>
            <w:shd w:val="clear" w:color="auto" w:fill="FFFFFF"/>
            <w:tcMar>
              <w:top w:w="150" w:type="dxa"/>
              <w:left w:w="150" w:type="dxa"/>
              <w:bottom w:w="150" w:type="dxa"/>
              <w:right w:w="150" w:type="dxa"/>
            </w:tcMar>
          </w:tcPr>
          <w:p w14:paraId="12E8C66C">
            <w:pPr>
              <w:widowControl/>
              <w:rPr>
                <w:rFonts w:ascii="宋体" w:hAnsi="宋体" w:cs="Segoe UI"/>
                <w:kern w:val="0"/>
                <w:szCs w:val="21"/>
              </w:rPr>
            </w:pPr>
            <w:r>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tcPr>
          <w:p w14:paraId="0710EB8A">
            <w:pPr>
              <w:widowControl/>
              <w:rPr>
                <w:rFonts w:ascii="宋体" w:hAnsi="宋体" w:cs="Segoe UI"/>
                <w:kern w:val="0"/>
                <w:szCs w:val="21"/>
              </w:rPr>
            </w:pPr>
            <w:r>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tcPr>
          <w:p w14:paraId="2F28B97E">
            <w:pPr>
              <w:widowControl/>
              <w:rPr>
                <w:rFonts w:ascii="宋体" w:hAnsi="宋体" w:cs="Segoe UI"/>
                <w:kern w:val="0"/>
                <w:szCs w:val="21"/>
              </w:rPr>
            </w:pPr>
            <w:r>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tcPr>
          <w:p w14:paraId="4860DEA1">
            <w:pPr>
              <w:widowControl/>
              <w:rPr>
                <w:rFonts w:ascii="宋体" w:hAnsi="宋体" w:cs="Segoe UI"/>
                <w:kern w:val="0"/>
                <w:szCs w:val="21"/>
              </w:rPr>
            </w:pPr>
            <w:r>
              <w:rPr>
                <w:rFonts w:ascii="宋体" w:hAnsi="宋体" w:cs="Segoe UI"/>
                <w:kern w:val="0"/>
                <w:szCs w:val="21"/>
              </w:rPr>
              <w:t>1. 执行爬虫脚本</w:t>
            </w:r>
            <w:r>
              <w:rPr>
                <w:rFonts w:ascii="宋体" w:hAnsi="宋体" w:cs="Segoe UI"/>
                <w:kern w:val="0"/>
                <w:szCs w:val="21"/>
              </w:rPr>
              <w:br w:type="textWrapping"/>
            </w:r>
            <w:r>
              <w:rPr>
                <w:rFonts w:ascii="宋体" w:hAnsi="宋体" w:cs="Segoe UI"/>
                <w:kern w:val="0"/>
                <w:szCs w:val="21"/>
              </w:rPr>
              <w:t>2. 检查数据库</w:t>
            </w:r>
          </w:p>
        </w:tc>
        <w:tc>
          <w:tcPr>
            <w:tcW w:w="1529" w:type="dxa"/>
            <w:shd w:val="clear" w:color="auto" w:fill="FFFFFF"/>
            <w:tcMar>
              <w:top w:w="150" w:type="dxa"/>
              <w:left w:w="150" w:type="dxa"/>
              <w:bottom w:w="150" w:type="dxa"/>
              <w:right w:w="150" w:type="dxa"/>
            </w:tcMar>
          </w:tcPr>
          <w:p w14:paraId="4749A7BF">
            <w:pPr>
              <w:widowControl/>
              <w:rPr>
                <w:rFonts w:ascii="宋体" w:hAnsi="宋体" w:cs="Segoe UI"/>
                <w:kern w:val="0"/>
                <w:szCs w:val="21"/>
              </w:rPr>
            </w:pPr>
            <w:r>
              <w:rPr>
                <w:rFonts w:ascii="宋体" w:hAnsi="宋体" w:cs="Segoe UI"/>
                <w:kern w:val="0"/>
                <w:szCs w:val="21"/>
              </w:rPr>
              <w:t>数据库新增100条微博数据，包含正文</w:t>
            </w:r>
            <w:r>
              <w:rPr>
                <w:rFonts w:hint="eastAsia" w:ascii="宋体" w:hAnsi="宋体" w:cs="Segoe UI"/>
                <w:kern w:val="0"/>
                <w:szCs w:val="21"/>
              </w:rPr>
              <w:t>等</w:t>
            </w:r>
          </w:p>
        </w:tc>
        <w:tc>
          <w:tcPr>
            <w:tcW w:w="0" w:type="auto"/>
            <w:shd w:val="clear" w:color="auto" w:fill="FFFFFF"/>
            <w:tcMar>
              <w:top w:w="150" w:type="dxa"/>
              <w:left w:w="150" w:type="dxa"/>
              <w:bottom w:w="150" w:type="dxa"/>
              <w:right w:w="150" w:type="dxa"/>
            </w:tcMar>
          </w:tcPr>
          <w:p w14:paraId="6FB51B62">
            <w:pPr>
              <w:widowControl/>
              <w:rPr>
                <w:rFonts w:ascii="宋体" w:hAnsi="宋体" w:cs="Segoe UI"/>
                <w:kern w:val="0"/>
                <w:szCs w:val="21"/>
              </w:rPr>
            </w:pPr>
            <w:r>
              <w:rPr>
                <w:rFonts w:ascii="宋体" w:hAnsi="宋体" w:cs="Segoe UI"/>
                <w:kern w:val="0"/>
                <w:szCs w:val="21"/>
              </w:rPr>
              <w:t>数据库插入98条数据，2条因格式异常被过滤</w:t>
            </w:r>
          </w:p>
        </w:tc>
        <w:tc>
          <w:tcPr>
            <w:tcW w:w="0" w:type="auto"/>
            <w:shd w:val="clear" w:color="auto" w:fill="FFFFFF"/>
            <w:tcMar>
              <w:top w:w="150" w:type="dxa"/>
              <w:left w:w="150" w:type="dxa"/>
              <w:bottom w:w="150" w:type="dxa"/>
              <w:right w:w="150" w:type="dxa"/>
            </w:tcMar>
          </w:tcPr>
          <w:p w14:paraId="11E86601">
            <w:pPr>
              <w:widowControl/>
              <w:rPr>
                <w:rFonts w:ascii="宋体" w:hAnsi="宋体" w:cs="Segoe UI"/>
                <w:kern w:val="0"/>
                <w:szCs w:val="21"/>
              </w:rPr>
            </w:pPr>
            <w:r>
              <w:rPr>
                <w:rFonts w:ascii="宋体" w:hAnsi="宋体" w:cs="Segoe UI"/>
                <w:kern w:val="0"/>
                <w:szCs w:val="21"/>
              </w:rPr>
              <w:t>部分通过</w:t>
            </w:r>
          </w:p>
        </w:tc>
      </w:tr>
      <w:tr w14:paraId="7C52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17A548CF">
            <w:pPr>
              <w:widowControl/>
              <w:rPr>
                <w:rFonts w:ascii="宋体" w:hAnsi="宋体" w:cs="Segoe UI"/>
                <w:kern w:val="0"/>
                <w:szCs w:val="21"/>
              </w:rPr>
            </w:pPr>
            <w:r>
              <w:rPr>
                <w:rFonts w:ascii="宋体" w:hAnsi="宋体" w:cs="Segoe UI"/>
                <w:kern w:val="0"/>
                <w:szCs w:val="21"/>
              </w:rPr>
              <w:t>4</w:t>
            </w:r>
          </w:p>
        </w:tc>
        <w:tc>
          <w:tcPr>
            <w:tcW w:w="1105" w:type="dxa"/>
            <w:shd w:val="clear" w:color="auto" w:fill="FFFFFF"/>
            <w:tcMar>
              <w:top w:w="150" w:type="dxa"/>
              <w:left w:w="150" w:type="dxa"/>
              <w:bottom w:w="150" w:type="dxa"/>
              <w:right w:w="150" w:type="dxa"/>
            </w:tcMar>
          </w:tcPr>
          <w:p w14:paraId="3AE6F282">
            <w:pPr>
              <w:widowControl/>
              <w:rPr>
                <w:rFonts w:ascii="宋体" w:hAnsi="宋体" w:cs="Segoe UI"/>
                <w:kern w:val="0"/>
                <w:szCs w:val="21"/>
              </w:rPr>
            </w:pPr>
            <w:r>
              <w:rPr>
                <w:rFonts w:ascii="宋体" w:hAnsi="宋体" w:cs="Segoe UI"/>
                <w:kern w:val="0"/>
                <w:szCs w:val="21"/>
              </w:rPr>
              <w:t>微博数据爬虫模块</w:t>
            </w:r>
          </w:p>
        </w:tc>
        <w:tc>
          <w:tcPr>
            <w:tcW w:w="942" w:type="dxa"/>
            <w:shd w:val="clear" w:color="auto" w:fill="FFFFFF"/>
            <w:tcMar>
              <w:top w:w="150" w:type="dxa"/>
              <w:left w:w="150" w:type="dxa"/>
              <w:bottom w:w="150" w:type="dxa"/>
              <w:right w:w="150" w:type="dxa"/>
            </w:tcMar>
          </w:tcPr>
          <w:p w14:paraId="48F23FBD">
            <w:pPr>
              <w:widowControl/>
              <w:rPr>
                <w:rFonts w:ascii="宋体" w:hAnsi="宋体" w:cs="Segoe UI"/>
                <w:kern w:val="0"/>
                <w:szCs w:val="21"/>
              </w:rPr>
            </w:pPr>
            <w:r>
              <w:rPr>
                <w:rFonts w:ascii="宋体" w:hAnsi="宋体" w:cs="Segoe UI"/>
                <w:kern w:val="0"/>
                <w:szCs w:val="21"/>
              </w:rPr>
              <w:t>反爬机制应对</w:t>
            </w:r>
          </w:p>
        </w:tc>
        <w:tc>
          <w:tcPr>
            <w:tcW w:w="790" w:type="dxa"/>
            <w:shd w:val="clear" w:color="auto" w:fill="FFFFFF"/>
            <w:tcMar>
              <w:top w:w="150" w:type="dxa"/>
              <w:left w:w="150" w:type="dxa"/>
              <w:bottom w:w="150" w:type="dxa"/>
              <w:right w:w="150" w:type="dxa"/>
            </w:tcMar>
          </w:tcPr>
          <w:p w14:paraId="10841FB0">
            <w:pPr>
              <w:widowControl/>
              <w:rPr>
                <w:rFonts w:ascii="宋体" w:hAnsi="宋体" w:cs="Segoe UI"/>
                <w:kern w:val="0"/>
                <w:szCs w:val="21"/>
              </w:rPr>
            </w:pPr>
            <w:r>
              <w:rPr>
                <w:rFonts w:ascii="宋体" w:hAnsi="宋体" w:cs="Segoe UI"/>
                <w:kern w:val="0"/>
                <w:szCs w:val="21"/>
              </w:rPr>
              <w:t>连续触发微博反爬策略</w:t>
            </w:r>
          </w:p>
        </w:tc>
        <w:tc>
          <w:tcPr>
            <w:tcW w:w="1461" w:type="dxa"/>
            <w:shd w:val="clear" w:color="auto" w:fill="FFFFFF"/>
            <w:tcMar>
              <w:top w:w="150" w:type="dxa"/>
              <w:left w:w="150" w:type="dxa"/>
              <w:bottom w:w="150" w:type="dxa"/>
              <w:right w:w="150" w:type="dxa"/>
            </w:tcMar>
          </w:tcPr>
          <w:p w14:paraId="37C0573D">
            <w:pPr>
              <w:widowControl/>
              <w:rPr>
                <w:rFonts w:ascii="宋体" w:hAnsi="宋体" w:cs="Segoe UI"/>
                <w:kern w:val="0"/>
                <w:szCs w:val="21"/>
              </w:rPr>
            </w:pPr>
            <w:r>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tcPr>
          <w:p w14:paraId="68DF90C1">
            <w:pPr>
              <w:widowControl/>
              <w:rPr>
                <w:rFonts w:ascii="宋体" w:hAnsi="宋体" w:cs="Segoe UI"/>
                <w:kern w:val="0"/>
                <w:szCs w:val="21"/>
              </w:rPr>
            </w:pPr>
            <w:r>
              <w:rPr>
                <w:rFonts w:ascii="宋体" w:hAnsi="宋体" w:cs="Segoe UI"/>
                <w:kern w:val="0"/>
                <w:szCs w:val="21"/>
              </w:rPr>
              <w:t>1. 模拟高频请求</w:t>
            </w:r>
            <w:r>
              <w:rPr>
                <w:rFonts w:ascii="宋体" w:hAnsi="宋体" w:cs="Segoe UI"/>
                <w:kern w:val="0"/>
                <w:szCs w:val="21"/>
              </w:rPr>
              <w:br w:type="textWrapping"/>
            </w:r>
            <w:r>
              <w:rPr>
                <w:rFonts w:ascii="宋体" w:hAnsi="宋体" w:cs="Segoe UI"/>
                <w:kern w:val="0"/>
                <w:szCs w:val="21"/>
              </w:rPr>
              <w:t>2. 观察代理IP切换和延时策略</w:t>
            </w:r>
          </w:p>
        </w:tc>
        <w:tc>
          <w:tcPr>
            <w:tcW w:w="1529" w:type="dxa"/>
            <w:shd w:val="clear" w:color="auto" w:fill="FFFFFF"/>
            <w:tcMar>
              <w:top w:w="150" w:type="dxa"/>
              <w:left w:w="150" w:type="dxa"/>
              <w:bottom w:w="150" w:type="dxa"/>
              <w:right w:w="150" w:type="dxa"/>
            </w:tcMar>
          </w:tcPr>
          <w:p w14:paraId="63C134E5">
            <w:pPr>
              <w:widowControl/>
              <w:rPr>
                <w:rFonts w:ascii="宋体" w:hAnsi="宋体" w:cs="Segoe UI"/>
                <w:kern w:val="0"/>
                <w:szCs w:val="21"/>
              </w:rPr>
            </w:pPr>
            <w:r>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tcPr>
          <w:p w14:paraId="06172DE8">
            <w:pPr>
              <w:widowControl/>
              <w:rPr>
                <w:rFonts w:ascii="宋体" w:hAnsi="宋体" w:cs="Segoe UI"/>
                <w:kern w:val="0"/>
                <w:szCs w:val="21"/>
              </w:rPr>
            </w:pPr>
            <w:r>
              <w:rPr>
                <w:rFonts w:ascii="宋体" w:hAnsi="宋体" w:cs="Segoe UI"/>
                <w:kern w:val="0"/>
                <w:szCs w:val="21"/>
              </w:rPr>
              <w:t>触发反爬后，代理IP切换3次，最终完成数据抓取</w:t>
            </w:r>
          </w:p>
        </w:tc>
        <w:tc>
          <w:tcPr>
            <w:tcW w:w="0" w:type="auto"/>
            <w:shd w:val="clear" w:color="auto" w:fill="FFFFFF"/>
            <w:tcMar>
              <w:top w:w="150" w:type="dxa"/>
              <w:left w:w="150" w:type="dxa"/>
              <w:bottom w:w="150" w:type="dxa"/>
              <w:right w:w="150" w:type="dxa"/>
            </w:tcMar>
          </w:tcPr>
          <w:p w14:paraId="4248C24C">
            <w:pPr>
              <w:widowControl/>
              <w:rPr>
                <w:rFonts w:ascii="宋体" w:hAnsi="宋体" w:cs="Segoe UI"/>
                <w:kern w:val="0"/>
                <w:szCs w:val="21"/>
              </w:rPr>
            </w:pPr>
            <w:r>
              <w:rPr>
                <w:rFonts w:ascii="宋体" w:hAnsi="宋体" w:cs="Segoe UI"/>
                <w:kern w:val="0"/>
                <w:szCs w:val="21"/>
              </w:rPr>
              <w:t>通过</w:t>
            </w:r>
          </w:p>
        </w:tc>
      </w:tr>
      <w:tr w14:paraId="5E4C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0AC7DA4D">
            <w:pPr>
              <w:widowControl/>
              <w:rPr>
                <w:rFonts w:ascii="宋体" w:hAnsi="宋体" w:cs="Segoe UI"/>
                <w:kern w:val="0"/>
                <w:szCs w:val="21"/>
              </w:rPr>
            </w:pPr>
            <w:r>
              <w:rPr>
                <w:rFonts w:ascii="宋体" w:hAnsi="宋体" w:cs="Segoe UI"/>
                <w:kern w:val="0"/>
                <w:szCs w:val="21"/>
              </w:rPr>
              <w:t>5</w:t>
            </w:r>
          </w:p>
        </w:tc>
        <w:tc>
          <w:tcPr>
            <w:tcW w:w="1105" w:type="dxa"/>
            <w:shd w:val="clear" w:color="auto" w:fill="FFFFFF"/>
            <w:tcMar>
              <w:top w:w="150" w:type="dxa"/>
              <w:left w:w="150" w:type="dxa"/>
              <w:bottom w:w="150" w:type="dxa"/>
              <w:right w:w="150" w:type="dxa"/>
            </w:tcMar>
          </w:tcPr>
          <w:p w14:paraId="300E6842">
            <w:pPr>
              <w:widowControl/>
              <w:rPr>
                <w:rFonts w:ascii="宋体" w:hAnsi="宋体" w:cs="Segoe UI"/>
                <w:kern w:val="0"/>
                <w:szCs w:val="21"/>
              </w:rPr>
            </w:pPr>
            <w:r>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tcPr>
          <w:p w14:paraId="33C26CDE">
            <w:pPr>
              <w:widowControl/>
              <w:rPr>
                <w:rFonts w:ascii="宋体" w:hAnsi="宋体" w:cs="Segoe UI"/>
                <w:kern w:val="0"/>
                <w:szCs w:val="21"/>
              </w:rPr>
            </w:pPr>
            <w:r>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tcPr>
          <w:p w14:paraId="44D73FAA">
            <w:pPr>
              <w:widowControl/>
              <w:rPr>
                <w:rFonts w:ascii="宋体" w:hAnsi="宋体" w:cs="Segoe UI"/>
                <w:kern w:val="0"/>
                <w:szCs w:val="21"/>
              </w:rPr>
            </w:pPr>
            <w:r>
              <w:rPr>
                <w:rFonts w:ascii="宋体" w:hAnsi="宋体" w:cs="Segoe UI"/>
                <w:kern w:val="0"/>
                <w:szCs w:val="21"/>
              </w:rPr>
              <w:t>数据库含100条微博数据</w:t>
            </w:r>
          </w:p>
        </w:tc>
        <w:tc>
          <w:tcPr>
            <w:tcW w:w="1461" w:type="dxa"/>
            <w:shd w:val="clear" w:color="auto" w:fill="FFFFFF"/>
            <w:tcMar>
              <w:top w:w="150" w:type="dxa"/>
              <w:left w:w="150" w:type="dxa"/>
              <w:bottom w:w="150" w:type="dxa"/>
              <w:right w:w="150" w:type="dxa"/>
            </w:tcMar>
          </w:tcPr>
          <w:p w14:paraId="10B22D62">
            <w:pPr>
              <w:widowControl/>
              <w:rPr>
                <w:rFonts w:ascii="宋体" w:hAnsi="宋体" w:cs="Segoe UI"/>
                <w:kern w:val="0"/>
                <w:szCs w:val="21"/>
              </w:rPr>
            </w:pPr>
            <w:r>
              <w:rPr>
                <w:rFonts w:ascii="宋体" w:hAnsi="宋体" w:cs="Segoe UI"/>
                <w:kern w:val="0"/>
                <w:szCs w:val="21"/>
              </w:rPr>
              <w:t>权重配置：转发0.4，评论0.5，点赞0.1</w:t>
            </w:r>
          </w:p>
        </w:tc>
        <w:tc>
          <w:tcPr>
            <w:tcW w:w="1288" w:type="dxa"/>
            <w:shd w:val="clear" w:color="auto" w:fill="FFFFFF"/>
            <w:tcMar>
              <w:top w:w="150" w:type="dxa"/>
              <w:left w:w="150" w:type="dxa"/>
              <w:bottom w:w="150" w:type="dxa"/>
              <w:right w:w="150" w:type="dxa"/>
            </w:tcMar>
          </w:tcPr>
          <w:p w14:paraId="1E83CD2A">
            <w:pPr>
              <w:widowControl/>
              <w:rPr>
                <w:rFonts w:ascii="宋体" w:hAnsi="宋体" w:cs="Segoe UI"/>
                <w:kern w:val="0"/>
                <w:szCs w:val="21"/>
              </w:rPr>
            </w:pPr>
            <w:r>
              <w:rPr>
                <w:rFonts w:ascii="宋体" w:hAnsi="宋体" w:cs="Segoe UI"/>
                <w:kern w:val="0"/>
                <w:szCs w:val="21"/>
              </w:rPr>
              <w:t>1. 执行热度计算脚本</w:t>
            </w:r>
            <w:r>
              <w:rPr>
                <w:rFonts w:ascii="宋体" w:hAnsi="宋体" w:cs="Segoe UI"/>
                <w:kern w:val="0"/>
                <w:szCs w:val="21"/>
              </w:rPr>
              <w:br w:type="textWrapping"/>
            </w:r>
            <w:r>
              <w:rPr>
                <w:rFonts w:ascii="宋体" w:hAnsi="宋体" w:cs="Segoe UI"/>
                <w:kern w:val="0"/>
                <w:szCs w:val="21"/>
              </w:rPr>
              <w:t>2. 查询Top 10热点</w:t>
            </w:r>
          </w:p>
        </w:tc>
        <w:tc>
          <w:tcPr>
            <w:tcW w:w="1529" w:type="dxa"/>
            <w:shd w:val="clear" w:color="auto" w:fill="FFFFFF"/>
            <w:tcMar>
              <w:top w:w="150" w:type="dxa"/>
              <w:left w:w="150" w:type="dxa"/>
              <w:bottom w:w="150" w:type="dxa"/>
              <w:right w:w="150" w:type="dxa"/>
            </w:tcMar>
          </w:tcPr>
          <w:p w14:paraId="41627F74">
            <w:pPr>
              <w:widowControl/>
              <w:rPr>
                <w:rFonts w:ascii="宋体" w:hAnsi="宋体" w:cs="Segoe UI"/>
                <w:kern w:val="0"/>
                <w:szCs w:val="21"/>
              </w:rPr>
            </w:pPr>
            <w:r>
              <w:rPr>
                <w:rFonts w:ascii="宋体" w:hAnsi="宋体" w:cs="Segoe UI"/>
                <w:kern w:val="0"/>
                <w:szCs w:val="21"/>
              </w:rPr>
              <w:t>输出按热度降序排列的微博列表，得分范围50-200</w:t>
            </w:r>
          </w:p>
        </w:tc>
        <w:tc>
          <w:tcPr>
            <w:tcW w:w="0" w:type="auto"/>
            <w:shd w:val="clear" w:color="auto" w:fill="FFFFFF"/>
            <w:tcMar>
              <w:top w:w="150" w:type="dxa"/>
              <w:left w:w="150" w:type="dxa"/>
              <w:bottom w:w="150" w:type="dxa"/>
              <w:right w:w="150" w:type="dxa"/>
            </w:tcMar>
          </w:tcPr>
          <w:p w14:paraId="7AC04BA5">
            <w:pPr>
              <w:widowControl/>
              <w:rPr>
                <w:rFonts w:ascii="宋体" w:hAnsi="宋体" w:cs="Segoe UI"/>
                <w:kern w:val="0"/>
                <w:szCs w:val="21"/>
              </w:rPr>
            </w:pPr>
            <w:r>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tcPr>
          <w:p w14:paraId="3E22F639">
            <w:pPr>
              <w:widowControl/>
              <w:rPr>
                <w:rFonts w:ascii="宋体" w:hAnsi="宋体" w:cs="Segoe UI"/>
                <w:kern w:val="0"/>
                <w:szCs w:val="21"/>
              </w:rPr>
            </w:pPr>
            <w:r>
              <w:rPr>
                <w:rFonts w:ascii="宋体" w:hAnsi="宋体" w:cs="Segoe UI"/>
                <w:kern w:val="0"/>
                <w:szCs w:val="21"/>
              </w:rPr>
              <w:t>通过</w:t>
            </w:r>
          </w:p>
        </w:tc>
      </w:tr>
      <w:tr w14:paraId="376D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401B5A30">
            <w:pPr>
              <w:widowControl/>
              <w:rPr>
                <w:rFonts w:ascii="宋体" w:hAnsi="宋体" w:cs="Segoe UI"/>
                <w:kern w:val="0"/>
                <w:szCs w:val="21"/>
              </w:rPr>
            </w:pPr>
            <w:r>
              <w:rPr>
                <w:rFonts w:ascii="宋体" w:hAnsi="宋体" w:cs="Segoe UI"/>
                <w:kern w:val="0"/>
                <w:szCs w:val="21"/>
              </w:rPr>
              <w:t>6</w:t>
            </w:r>
          </w:p>
        </w:tc>
        <w:tc>
          <w:tcPr>
            <w:tcW w:w="1105" w:type="dxa"/>
            <w:shd w:val="clear" w:color="auto" w:fill="FFFFFF"/>
            <w:tcMar>
              <w:top w:w="150" w:type="dxa"/>
              <w:left w:w="150" w:type="dxa"/>
              <w:bottom w:w="150" w:type="dxa"/>
              <w:right w:w="150" w:type="dxa"/>
            </w:tcMar>
          </w:tcPr>
          <w:p w14:paraId="745FC969">
            <w:pPr>
              <w:widowControl/>
              <w:rPr>
                <w:rFonts w:ascii="宋体" w:hAnsi="宋体" w:cs="Segoe UI"/>
                <w:kern w:val="0"/>
                <w:szCs w:val="21"/>
              </w:rPr>
            </w:pPr>
            <w:r>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tcPr>
          <w:p w14:paraId="19BEC984">
            <w:pPr>
              <w:widowControl/>
              <w:rPr>
                <w:rFonts w:ascii="宋体" w:hAnsi="宋体" w:cs="Segoe UI"/>
                <w:kern w:val="0"/>
                <w:szCs w:val="21"/>
              </w:rPr>
            </w:pPr>
            <w:r>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tcPr>
          <w:p w14:paraId="474596E8">
            <w:pPr>
              <w:widowControl/>
              <w:rPr>
                <w:rFonts w:ascii="宋体" w:hAnsi="宋体" w:cs="Segoe UI"/>
                <w:kern w:val="0"/>
                <w:szCs w:val="21"/>
              </w:rPr>
            </w:pPr>
            <w:r>
              <w:rPr>
                <w:rFonts w:ascii="宋体" w:hAnsi="宋体" w:cs="Segoe UI"/>
                <w:kern w:val="0"/>
                <w:szCs w:val="21"/>
              </w:rPr>
              <w:t>含100条标注情感的</w:t>
            </w:r>
            <w:r>
              <w:rPr>
                <w:rFonts w:hint="eastAsia" w:ascii="宋体" w:hAnsi="宋体" w:cs="Segoe UI"/>
                <w:kern w:val="0"/>
                <w:szCs w:val="21"/>
              </w:rPr>
              <w:t>测试数据</w:t>
            </w:r>
          </w:p>
        </w:tc>
        <w:tc>
          <w:tcPr>
            <w:tcW w:w="1461" w:type="dxa"/>
            <w:shd w:val="clear" w:color="auto" w:fill="FFFFFF"/>
            <w:tcMar>
              <w:top w:w="150" w:type="dxa"/>
              <w:left w:w="150" w:type="dxa"/>
              <w:bottom w:w="150" w:type="dxa"/>
              <w:right w:w="150" w:type="dxa"/>
            </w:tcMar>
          </w:tcPr>
          <w:p w14:paraId="53BB26D6">
            <w:pPr>
              <w:widowControl/>
              <w:rPr>
                <w:rFonts w:ascii="宋体" w:hAnsi="宋体" w:cs="Segoe UI"/>
                <w:kern w:val="0"/>
                <w:szCs w:val="21"/>
              </w:rPr>
            </w:pPr>
            <w:r>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tcPr>
          <w:p w14:paraId="4DCDB070">
            <w:pPr>
              <w:widowControl/>
              <w:rPr>
                <w:rFonts w:ascii="宋体" w:hAnsi="宋体" w:cs="Segoe UI"/>
                <w:kern w:val="0"/>
                <w:szCs w:val="21"/>
              </w:rPr>
            </w:pPr>
            <w:r>
              <w:rPr>
                <w:rFonts w:ascii="宋体" w:hAnsi="宋体" w:cs="Segoe UI"/>
                <w:kern w:val="0"/>
                <w:szCs w:val="21"/>
              </w:rPr>
              <w:t>1. 调用情感分类接口</w:t>
            </w:r>
            <w:r>
              <w:rPr>
                <w:rFonts w:ascii="宋体" w:hAnsi="宋体" w:cs="Segoe UI"/>
                <w:kern w:val="0"/>
                <w:szCs w:val="21"/>
              </w:rPr>
              <w:br w:type="textWrapping"/>
            </w:r>
            <w:r>
              <w:rPr>
                <w:rFonts w:ascii="宋体" w:hAnsi="宋体" w:cs="Segoe UI"/>
                <w:kern w:val="0"/>
                <w:szCs w:val="21"/>
              </w:rPr>
              <w:t>2. 对比预测结果与标注</w:t>
            </w:r>
          </w:p>
        </w:tc>
        <w:tc>
          <w:tcPr>
            <w:tcW w:w="1529" w:type="dxa"/>
            <w:shd w:val="clear" w:color="auto" w:fill="FFFFFF"/>
            <w:tcMar>
              <w:top w:w="150" w:type="dxa"/>
              <w:left w:w="150" w:type="dxa"/>
              <w:bottom w:w="150" w:type="dxa"/>
              <w:right w:w="150" w:type="dxa"/>
            </w:tcMar>
          </w:tcPr>
          <w:p w14:paraId="66F6AA94">
            <w:pPr>
              <w:widowControl/>
              <w:rPr>
                <w:rFonts w:ascii="宋体" w:hAnsi="宋体" w:cs="Segoe UI"/>
                <w:kern w:val="0"/>
                <w:szCs w:val="21"/>
              </w:rPr>
            </w:pPr>
            <w:r>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tcPr>
          <w:p w14:paraId="1FFACD34">
            <w:pPr>
              <w:widowControl/>
              <w:rPr>
                <w:rFonts w:ascii="宋体" w:hAnsi="宋体" w:cs="Segoe UI"/>
                <w:kern w:val="0"/>
                <w:szCs w:val="21"/>
              </w:rPr>
            </w:pPr>
            <w:r>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tcPr>
          <w:p w14:paraId="739F0AC5">
            <w:pPr>
              <w:widowControl/>
              <w:rPr>
                <w:rFonts w:ascii="宋体" w:hAnsi="宋体" w:cs="Segoe UI"/>
                <w:kern w:val="0"/>
                <w:szCs w:val="21"/>
              </w:rPr>
            </w:pPr>
            <w:r>
              <w:rPr>
                <w:rFonts w:ascii="宋体" w:hAnsi="宋体" w:cs="Segoe UI"/>
                <w:kern w:val="0"/>
                <w:szCs w:val="21"/>
              </w:rPr>
              <w:t>通过</w:t>
            </w:r>
          </w:p>
        </w:tc>
      </w:tr>
      <w:tr w14:paraId="1DBC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70A44D6F">
            <w:pPr>
              <w:widowControl/>
              <w:rPr>
                <w:rFonts w:ascii="宋体" w:hAnsi="宋体" w:cs="Segoe UI"/>
                <w:kern w:val="0"/>
                <w:szCs w:val="21"/>
              </w:rPr>
            </w:pPr>
            <w:r>
              <w:rPr>
                <w:rFonts w:ascii="宋体" w:hAnsi="宋体" w:cs="Segoe UI"/>
                <w:kern w:val="0"/>
                <w:szCs w:val="21"/>
              </w:rPr>
              <w:t>7</w:t>
            </w:r>
          </w:p>
        </w:tc>
        <w:tc>
          <w:tcPr>
            <w:tcW w:w="1105" w:type="dxa"/>
            <w:shd w:val="clear" w:color="auto" w:fill="FFFFFF"/>
            <w:tcMar>
              <w:top w:w="150" w:type="dxa"/>
              <w:left w:w="150" w:type="dxa"/>
              <w:bottom w:w="150" w:type="dxa"/>
              <w:right w:w="150" w:type="dxa"/>
            </w:tcMar>
          </w:tcPr>
          <w:p w14:paraId="6A3B84D2">
            <w:pPr>
              <w:widowControl/>
              <w:rPr>
                <w:rFonts w:ascii="宋体" w:hAnsi="宋体" w:cs="Segoe UI"/>
                <w:kern w:val="0"/>
                <w:szCs w:val="21"/>
              </w:rPr>
            </w:pPr>
            <w:r>
              <w:rPr>
                <w:rFonts w:ascii="宋体" w:hAnsi="宋体" w:cs="Segoe UI"/>
                <w:kern w:val="0"/>
                <w:szCs w:val="21"/>
              </w:rPr>
              <w:t>用户活跃度分析模块</w:t>
            </w:r>
          </w:p>
        </w:tc>
        <w:tc>
          <w:tcPr>
            <w:tcW w:w="942" w:type="dxa"/>
            <w:shd w:val="clear" w:color="auto" w:fill="FFFFFF"/>
            <w:tcMar>
              <w:top w:w="150" w:type="dxa"/>
              <w:left w:w="150" w:type="dxa"/>
              <w:bottom w:w="150" w:type="dxa"/>
              <w:right w:w="150" w:type="dxa"/>
            </w:tcMar>
          </w:tcPr>
          <w:p w14:paraId="086362E7">
            <w:pPr>
              <w:widowControl/>
              <w:rPr>
                <w:rFonts w:ascii="宋体" w:hAnsi="宋体" w:cs="Segoe UI"/>
                <w:kern w:val="0"/>
                <w:szCs w:val="21"/>
              </w:rPr>
            </w:pPr>
            <w:r>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tcPr>
          <w:p w14:paraId="67D5FFFF">
            <w:pPr>
              <w:widowControl/>
              <w:rPr>
                <w:rFonts w:ascii="宋体" w:hAnsi="宋体" w:cs="Segoe UI"/>
                <w:kern w:val="0"/>
                <w:szCs w:val="21"/>
              </w:rPr>
            </w:pPr>
            <w:r>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tcPr>
          <w:p w14:paraId="17CACFCD">
            <w:pPr>
              <w:widowControl/>
              <w:rPr>
                <w:rFonts w:ascii="宋体" w:hAnsi="宋体" w:cs="Segoe UI"/>
                <w:kern w:val="0"/>
                <w:szCs w:val="21"/>
              </w:rPr>
            </w:pPr>
            <w:r>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tcPr>
          <w:p w14:paraId="5A92B01B">
            <w:pPr>
              <w:widowControl/>
              <w:rPr>
                <w:rFonts w:ascii="宋体" w:hAnsi="宋体" w:cs="Segoe UI"/>
                <w:kern w:val="0"/>
                <w:szCs w:val="21"/>
              </w:rPr>
            </w:pPr>
            <w:r>
              <w:rPr>
                <w:rFonts w:ascii="宋体" w:hAnsi="宋体" w:cs="Segoe UI"/>
                <w:kern w:val="0"/>
                <w:szCs w:val="21"/>
              </w:rPr>
              <w:t>1. 访问地域分析页面</w:t>
            </w:r>
            <w:r>
              <w:rPr>
                <w:rFonts w:ascii="宋体" w:hAnsi="宋体" w:cs="Segoe UI"/>
                <w:kern w:val="0"/>
                <w:szCs w:val="21"/>
              </w:rPr>
              <w:br w:type="textWrapping"/>
            </w:r>
            <w:r>
              <w:rPr>
                <w:rFonts w:ascii="宋体" w:hAnsi="宋体" w:cs="Segoe UI"/>
                <w:kern w:val="0"/>
                <w:szCs w:val="21"/>
              </w:rPr>
              <w:t>2. 触发热力图渲染</w:t>
            </w:r>
          </w:p>
        </w:tc>
        <w:tc>
          <w:tcPr>
            <w:tcW w:w="1529" w:type="dxa"/>
            <w:shd w:val="clear" w:color="auto" w:fill="FFFFFF"/>
            <w:tcMar>
              <w:top w:w="150" w:type="dxa"/>
              <w:left w:w="150" w:type="dxa"/>
              <w:bottom w:w="150" w:type="dxa"/>
              <w:right w:w="150" w:type="dxa"/>
            </w:tcMar>
          </w:tcPr>
          <w:p w14:paraId="487AE455">
            <w:pPr>
              <w:widowControl/>
              <w:rPr>
                <w:rFonts w:ascii="宋体" w:hAnsi="宋体" w:cs="Segoe UI"/>
                <w:kern w:val="0"/>
                <w:szCs w:val="21"/>
              </w:rPr>
            </w:pPr>
            <w:r>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2D9679A1">
            <w:pPr>
              <w:widowControl/>
              <w:rPr>
                <w:rFonts w:ascii="宋体" w:hAnsi="宋体" w:cs="Segoe UI"/>
                <w:kern w:val="0"/>
                <w:szCs w:val="21"/>
              </w:rPr>
            </w:pPr>
            <w:r>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tcPr>
          <w:p w14:paraId="00C4ECC9">
            <w:pPr>
              <w:widowControl/>
              <w:rPr>
                <w:rFonts w:ascii="宋体" w:hAnsi="宋体" w:cs="Segoe UI"/>
                <w:kern w:val="0"/>
                <w:szCs w:val="21"/>
              </w:rPr>
            </w:pPr>
            <w:r>
              <w:rPr>
                <w:rFonts w:ascii="宋体" w:hAnsi="宋体" w:cs="Segoe UI"/>
                <w:kern w:val="0"/>
                <w:szCs w:val="21"/>
              </w:rPr>
              <w:t>通过</w:t>
            </w:r>
          </w:p>
        </w:tc>
      </w:tr>
      <w:tr w14:paraId="2BE6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6377698B">
            <w:pPr>
              <w:widowControl/>
              <w:rPr>
                <w:rFonts w:ascii="宋体" w:hAnsi="宋体" w:cs="Segoe UI"/>
                <w:kern w:val="0"/>
                <w:szCs w:val="21"/>
              </w:rPr>
            </w:pPr>
            <w:r>
              <w:rPr>
                <w:rFonts w:ascii="宋体" w:hAnsi="宋体" w:cs="Segoe UI"/>
                <w:kern w:val="0"/>
                <w:szCs w:val="21"/>
              </w:rPr>
              <w:t>8</w:t>
            </w:r>
          </w:p>
        </w:tc>
        <w:tc>
          <w:tcPr>
            <w:tcW w:w="1105" w:type="dxa"/>
            <w:shd w:val="clear" w:color="auto" w:fill="FFFFFF"/>
            <w:tcMar>
              <w:top w:w="150" w:type="dxa"/>
              <w:left w:w="150" w:type="dxa"/>
              <w:bottom w:w="150" w:type="dxa"/>
              <w:right w:w="150" w:type="dxa"/>
            </w:tcMar>
          </w:tcPr>
          <w:p w14:paraId="7718ECD8">
            <w:pPr>
              <w:widowControl/>
              <w:rPr>
                <w:rFonts w:ascii="宋体" w:hAnsi="宋体" w:cs="Segoe UI"/>
                <w:kern w:val="0"/>
                <w:szCs w:val="21"/>
              </w:rPr>
            </w:pPr>
            <w:r>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tcPr>
          <w:p w14:paraId="12431FD8">
            <w:pPr>
              <w:widowControl/>
              <w:rPr>
                <w:rFonts w:ascii="宋体" w:hAnsi="宋体" w:cs="Segoe UI"/>
                <w:kern w:val="0"/>
                <w:szCs w:val="21"/>
              </w:rPr>
            </w:pPr>
            <w:r>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tcPr>
          <w:p w14:paraId="3429613C">
            <w:pPr>
              <w:widowControl/>
              <w:rPr>
                <w:rFonts w:ascii="宋体" w:hAnsi="宋体" w:cs="Segoe UI"/>
                <w:kern w:val="0"/>
                <w:szCs w:val="21"/>
              </w:rPr>
            </w:pPr>
            <w:r>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tcPr>
          <w:p w14:paraId="32840461">
            <w:pPr>
              <w:widowControl/>
              <w:rPr>
                <w:rFonts w:ascii="宋体" w:hAnsi="宋体" w:cs="Segoe UI"/>
                <w:kern w:val="0"/>
                <w:szCs w:val="21"/>
              </w:rPr>
            </w:pPr>
            <w:r>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tcPr>
          <w:p w14:paraId="0DA8BEF4">
            <w:pPr>
              <w:widowControl/>
              <w:rPr>
                <w:rFonts w:ascii="宋体" w:hAnsi="宋体" w:cs="Segoe UI"/>
                <w:kern w:val="0"/>
                <w:szCs w:val="21"/>
              </w:rPr>
            </w:pPr>
            <w:r>
              <w:rPr>
                <w:rFonts w:ascii="宋体" w:hAnsi="宋体" w:cs="Segoe UI"/>
                <w:kern w:val="0"/>
                <w:szCs w:val="21"/>
              </w:rPr>
              <w:t>1. 调用关键词提取接口</w:t>
            </w:r>
            <w:r>
              <w:rPr>
                <w:rFonts w:ascii="宋体" w:hAnsi="宋体" w:cs="Segoe UI"/>
                <w:kern w:val="0"/>
                <w:szCs w:val="21"/>
              </w:rPr>
              <w:br w:type="textWrapping"/>
            </w:r>
            <w:r>
              <w:rPr>
                <w:rFonts w:ascii="宋体" w:hAnsi="宋体" w:cs="Segoe UI"/>
                <w:kern w:val="0"/>
                <w:szCs w:val="21"/>
              </w:rPr>
              <w:t>2. 渲染词云</w:t>
            </w:r>
          </w:p>
        </w:tc>
        <w:tc>
          <w:tcPr>
            <w:tcW w:w="1529" w:type="dxa"/>
            <w:shd w:val="clear" w:color="auto" w:fill="FFFFFF"/>
            <w:tcMar>
              <w:top w:w="150" w:type="dxa"/>
              <w:left w:w="150" w:type="dxa"/>
              <w:bottom w:w="150" w:type="dxa"/>
              <w:right w:w="150" w:type="dxa"/>
            </w:tcMar>
          </w:tcPr>
          <w:p w14:paraId="1DB25595">
            <w:pPr>
              <w:widowControl/>
              <w:rPr>
                <w:rFonts w:ascii="宋体" w:hAnsi="宋体" w:cs="Segoe UI"/>
                <w:kern w:val="0"/>
                <w:szCs w:val="21"/>
              </w:rPr>
            </w:pPr>
            <w:r>
              <w:rPr>
                <w:rFonts w:ascii="宋体" w:hAnsi="宋体" w:cs="Segoe UI"/>
                <w:kern w:val="0"/>
                <w:szCs w:val="21"/>
              </w:rPr>
              <w:t>词云显示高频词汇（如"支持"、"反对"），字体大小与词频成正比</w:t>
            </w:r>
          </w:p>
        </w:tc>
        <w:tc>
          <w:tcPr>
            <w:tcW w:w="0" w:type="auto"/>
            <w:shd w:val="clear" w:color="auto" w:fill="FFFFFF"/>
            <w:tcMar>
              <w:top w:w="150" w:type="dxa"/>
              <w:left w:w="150" w:type="dxa"/>
              <w:bottom w:w="150" w:type="dxa"/>
              <w:right w:w="150" w:type="dxa"/>
            </w:tcMar>
          </w:tcPr>
          <w:p w14:paraId="5D89FEC8">
            <w:pPr>
              <w:widowControl/>
              <w:rPr>
                <w:rFonts w:ascii="宋体" w:hAnsi="宋体" w:cs="Segoe UI"/>
                <w:kern w:val="0"/>
                <w:szCs w:val="21"/>
              </w:rPr>
            </w:pPr>
            <w:r>
              <w:rPr>
                <w:rFonts w:ascii="宋体" w:hAnsi="宋体" w:cs="Segoe UI"/>
                <w:kern w:val="0"/>
                <w:szCs w:val="21"/>
              </w:rPr>
              <w:t>词云正确展示，"疫情"、"经济"等词汇突出</w:t>
            </w:r>
          </w:p>
        </w:tc>
        <w:tc>
          <w:tcPr>
            <w:tcW w:w="0" w:type="auto"/>
            <w:shd w:val="clear" w:color="auto" w:fill="FFFFFF"/>
            <w:tcMar>
              <w:top w:w="150" w:type="dxa"/>
              <w:left w:w="150" w:type="dxa"/>
              <w:bottom w:w="150" w:type="dxa"/>
              <w:right w:w="150" w:type="dxa"/>
            </w:tcMar>
          </w:tcPr>
          <w:p w14:paraId="12002DB4">
            <w:pPr>
              <w:widowControl/>
              <w:rPr>
                <w:rFonts w:ascii="宋体" w:hAnsi="宋体" w:cs="Segoe UI"/>
                <w:kern w:val="0"/>
                <w:szCs w:val="21"/>
              </w:rPr>
            </w:pPr>
            <w:r>
              <w:rPr>
                <w:rFonts w:ascii="宋体" w:hAnsi="宋体" w:cs="Segoe UI"/>
                <w:kern w:val="0"/>
                <w:szCs w:val="21"/>
              </w:rPr>
              <w:t>通过</w:t>
            </w:r>
          </w:p>
        </w:tc>
      </w:tr>
      <w:tr w14:paraId="5698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33959AA6">
            <w:pPr>
              <w:widowControl/>
              <w:rPr>
                <w:rFonts w:ascii="宋体" w:hAnsi="宋体" w:cs="Segoe UI"/>
                <w:kern w:val="0"/>
                <w:szCs w:val="21"/>
              </w:rPr>
            </w:pPr>
            <w:r>
              <w:rPr>
                <w:rFonts w:ascii="宋体" w:hAnsi="宋体" w:cs="Segoe UI"/>
                <w:kern w:val="0"/>
                <w:szCs w:val="21"/>
              </w:rPr>
              <w:t>9</w:t>
            </w:r>
          </w:p>
        </w:tc>
        <w:tc>
          <w:tcPr>
            <w:tcW w:w="1105" w:type="dxa"/>
            <w:shd w:val="clear" w:color="auto" w:fill="FFFFFF"/>
            <w:tcMar>
              <w:top w:w="150" w:type="dxa"/>
              <w:left w:w="150" w:type="dxa"/>
              <w:bottom w:w="150" w:type="dxa"/>
              <w:right w:w="150" w:type="dxa"/>
            </w:tcMar>
          </w:tcPr>
          <w:p w14:paraId="0D5A9778">
            <w:pPr>
              <w:widowControl/>
              <w:rPr>
                <w:rFonts w:ascii="宋体" w:hAnsi="宋体" w:cs="Segoe UI"/>
                <w:kern w:val="0"/>
                <w:szCs w:val="21"/>
              </w:rPr>
            </w:pPr>
            <w:r>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tcPr>
          <w:p w14:paraId="67717CCE">
            <w:pPr>
              <w:widowControl/>
              <w:rPr>
                <w:rFonts w:ascii="宋体" w:hAnsi="宋体" w:cs="Segoe UI"/>
                <w:kern w:val="0"/>
                <w:szCs w:val="21"/>
              </w:rPr>
            </w:pPr>
            <w:r>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tcPr>
          <w:p w14:paraId="07CDDD1B">
            <w:pPr>
              <w:widowControl/>
              <w:rPr>
                <w:rFonts w:ascii="宋体" w:hAnsi="宋体" w:cs="Segoe UI"/>
                <w:kern w:val="0"/>
                <w:szCs w:val="21"/>
              </w:rPr>
            </w:pPr>
            <w:r>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tcPr>
          <w:p w14:paraId="7FA8085B">
            <w:pPr>
              <w:widowControl/>
              <w:rPr>
                <w:rFonts w:ascii="宋体" w:hAnsi="宋体" w:cs="Segoe UI"/>
                <w:kern w:val="0"/>
                <w:szCs w:val="21"/>
              </w:rPr>
            </w:pPr>
            <w:r>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tcPr>
          <w:p w14:paraId="6C558A0F">
            <w:pPr>
              <w:widowControl/>
              <w:rPr>
                <w:rFonts w:ascii="宋体" w:hAnsi="宋体" w:cs="Segoe UI"/>
                <w:kern w:val="0"/>
                <w:szCs w:val="21"/>
              </w:rPr>
            </w:pPr>
            <w:r>
              <w:rPr>
                <w:rFonts w:ascii="宋体" w:hAnsi="宋体" w:cs="Segoe UI"/>
                <w:kern w:val="0"/>
                <w:szCs w:val="21"/>
              </w:rPr>
              <w:t>1. 训练模型并预测</w:t>
            </w:r>
            <w:r>
              <w:rPr>
                <w:rFonts w:ascii="宋体" w:hAnsi="宋体" w:cs="Segoe UI"/>
                <w:kern w:val="0"/>
                <w:szCs w:val="21"/>
              </w:rPr>
              <w:br w:type="textWrapping"/>
            </w:r>
            <w:r>
              <w:rPr>
                <w:rFonts w:ascii="宋体" w:hAnsi="宋体" w:cs="Segoe UI"/>
                <w:kern w:val="0"/>
                <w:szCs w:val="21"/>
              </w:rPr>
              <w:t>2. 计算MSE（均方误差）</w:t>
            </w:r>
          </w:p>
        </w:tc>
        <w:tc>
          <w:tcPr>
            <w:tcW w:w="1529" w:type="dxa"/>
            <w:shd w:val="clear" w:color="auto" w:fill="FFFFFF"/>
            <w:tcMar>
              <w:top w:w="150" w:type="dxa"/>
              <w:left w:w="150" w:type="dxa"/>
              <w:bottom w:w="150" w:type="dxa"/>
              <w:right w:w="150" w:type="dxa"/>
            </w:tcMar>
          </w:tcPr>
          <w:p w14:paraId="289E5D28">
            <w:pPr>
              <w:widowControl/>
              <w:rPr>
                <w:rFonts w:ascii="宋体" w:hAnsi="宋体" w:cs="Segoe UI"/>
                <w:kern w:val="0"/>
                <w:szCs w:val="21"/>
              </w:rPr>
            </w:pPr>
            <w:r>
              <w:rPr>
                <w:rFonts w:ascii="宋体" w:hAnsi="宋体" w:cs="Segoe UI"/>
                <w:kern w:val="0"/>
                <w:szCs w:val="21"/>
              </w:rPr>
              <w:t>MSE &lt; 0.5</w:t>
            </w:r>
          </w:p>
        </w:tc>
        <w:tc>
          <w:tcPr>
            <w:tcW w:w="0" w:type="auto"/>
            <w:shd w:val="clear" w:color="auto" w:fill="FFFFFF"/>
            <w:tcMar>
              <w:top w:w="150" w:type="dxa"/>
              <w:left w:w="150" w:type="dxa"/>
              <w:bottom w:w="150" w:type="dxa"/>
              <w:right w:w="150" w:type="dxa"/>
            </w:tcMar>
          </w:tcPr>
          <w:p w14:paraId="5E689D2C">
            <w:pPr>
              <w:widowControl/>
              <w:rPr>
                <w:rFonts w:ascii="宋体" w:hAnsi="宋体" w:cs="Segoe UI"/>
                <w:kern w:val="0"/>
                <w:szCs w:val="21"/>
              </w:rPr>
            </w:pPr>
            <w:r>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tcPr>
          <w:p w14:paraId="6E62926C">
            <w:pPr>
              <w:widowControl/>
              <w:rPr>
                <w:rFonts w:ascii="宋体" w:hAnsi="宋体" w:cs="Segoe UI"/>
                <w:kern w:val="0"/>
                <w:szCs w:val="21"/>
              </w:rPr>
            </w:pPr>
            <w:r>
              <w:rPr>
                <w:rFonts w:ascii="宋体" w:hAnsi="宋体" w:cs="Segoe UI"/>
                <w:kern w:val="0"/>
                <w:szCs w:val="21"/>
              </w:rPr>
              <w:t>通过</w:t>
            </w:r>
          </w:p>
        </w:tc>
      </w:tr>
      <w:tr w14:paraId="22EB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28E60F2D">
            <w:pPr>
              <w:widowControl/>
              <w:rPr>
                <w:rFonts w:ascii="宋体" w:hAnsi="宋体" w:cs="Segoe UI"/>
                <w:kern w:val="0"/>
                <w:szCs w:val="21"/>
              </w:rPr>
            </w:pPr>
            <w:r>
              <w:rPr>
                <w:rFonts w:ascii="宋体" w:hAnsi="宋体" w:cs="Segoe UI"/>
                <w:kern w:val="0"/>
                <w:szCs w:val="21"/>
              </w:rPr>
              <w:t>10</w:t>
            </w:r>
          </w:p>
        </w:tc>
        <w:tc>
          <w:tcPr>
            <w:tcW w:w="1105" w:type="dxa"/>
            <w:shd w:val="clear" w:color="auto" w:fill="FFFFFF"/>
            <w:tcMar>
              <w:top w:w="150" w:type="dxa"/>
              <w:left w:w="150" w:type="dxa"/>
              <w:bottom w:w="150" w:type="dxa"/>
              <w:right w:w="150" w:type="dxa"/>
            </w:tcMar>
          </w:tcPr>
          <w:p w14:paraId="1CE10977">
            <w:pPr>
              <w:widowControl/>
              <w:rPr>
                <w:rFonts w:ascii="宋体" w:hAnsi="宋体" w:cs="Segoe UI"/>
                <w:kern w:val="0"/>
                <w:szCs w:val="21"/>
              </w:rPr>
            </w:pPr>
            <w:r>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tcPr>
          <w:p w14:paraId="0034E517">
            <w:pPr>
              <w:widowControl/>
              <w:rPr>
                <w:rFonts w:ascii="宋体" w:hAnsi="宋体" w:cs="Segoe UI"/>
                <w:kern w:val="0"/>
                <w:szCs w:val="21"/>
              </w:rPr>
            </w:pPr>
            <w:r>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tcPr>
          <w:p w14:paraId="08454214">
            <w:pPr>
              <w:widowControl/>
              <w:rPr>
                <w:rFonts w:ascii="宋体" w:hAnsi="宋体" w:cs="Segoe UI"/>
                <w:kern w:val="0"/>
                <w:szCs w:val="21"/>
              </w:rPr>
            </w:pPr>
            <w:r>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tcPr>
          <w:p w14:paraId="6404BEE0">
            <w:pPr>
              <w:widowControl/>
              <w:rPr>
                <w:rFonts w:ascii="宋体" w:hAnsi="宋体" w:cs="Segoe UI"/>
                <w:kern w:val="0"/>
                <w:szCs w:val="21"/>
              </w:rPr>
            </w:pPr>
            <w:r>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tcPr>
          <w:p w14:paraId="251B75C7">
            <w:pPr>
              <w:widowControl/>
              <w:rPr>
                <w:rFonts w:ascii="宋体" w:hAnsi="宋体" w:cs="Segoe UI"/>
                <w:kern w:val="0"/>
                <w:szCs w:val="21"/>
              </w:rPr>
            </w:pPr>
            <w:r>
              <w:rPr>
                <w:rFonts w:ascii="宋体" w:hAnsi="宋体" w:cs="Segoe UI"/>
                <w:kern w:val="0"/>
                <w:szCs w:val="21"/>
              </w:rPr>
              <w:t>1. 执行</w:t>
            </w:r>
            <w:r>
              <w:rPr>
                <w:rFonts w:ascii="宋体" w:hAnsi="宋体" w:cs="宋体"/>
                <w:kern w:val="0"/>
                <w:szCs w:val="21"/>
                <w:shd w:val="clear" w:color="auto" w:fill="ECECEC"/>
              </w:rPr>
              <w:t>mysqldump</w:t>
            </w:r>
            <w:r>
              <w:rPr>
                <w:rFonts w:ascii="宋体" w:hAnsi="宋体" w:cs="Segoe UI"/>
                <w:kern w:val="0"/>
                <w:szCs w:val="21"/>
              </w:rPr>
              <w:t>备份</w:t>
            </w:r>
            <w:r>
              <w:rPr>
                <w:rFonts w:ascii="宋体" w:hAnsi="宋体" w:cs="Segoe UI"/>
                <w:kern w:val="0"/>
                <w:szCs w:val="21"/>
              </w:rPr>
              <w:br w:type="textWrapping"/>
            </w:r>
            <w:r>
              <w:rPr>
                <w:rFonts w:ascii="宋体" w:hAnsi="宋体" w:cs="Segoe UI"/>
                <w:kern w:val="0"/>
                <w:szCs w:val="21"/>
              </w:rPr>
              <w:t>2. 删除表数据</w:t>
            </w:r>
            <w:r>
              <w:rPr>
                <w:rFonts w:ascii="宋体" w:hAnsi="宋体" w:cs="Segoe UI"/>
                <w:kern w:val="0"/>
                <w:szCs w:val="21"/>
              </w:rPr>
              <w:br w:type="textWrapping"/>
            </w:r>
            <w:r>
              <w:rPr>
                <w:rFonts w:ascii="宋体" w:hAnsi="宋体" w:cs="Segoe UI"/>
                <w:kern w:val="0"/>
                <w:szCs w:val="21"/>
              </w:rPr>
              <w:t>3. 从备份恢复</w:t>
            </w:r>
          </w:p>
        </w:tc>
        <w:tc>
          <w:tcPr>
            <w:tcW w:w="1529" w:type="dxa"/>
            <w:shd w:val="clear" w:color="auto" w:fill="FFFFFF"/>
            <w:tcMar>
              <w:top w:w="150" w:type="dxa"/>
              <w:left w:w="150" w:type="dxa"/>
              <w:bottom w:w="150" w:type="dxa"/>
              <w:right w:w="150" w:type="dxa"/>
            </w:tcMar>
          </w:tcPr>
          <w:p w14:paraId="298218C1">
            <w:pPr>
              <w:widowControl/>
              <w:rPr>
                <w:rFonts w:ascii="宋体" w:hAnsi="宋体" w:cs="Segoe UI"/>
                <w:kern w:val="0"/>
                <w:szCs w:val="21"/>
              </w:rPr>
            </w:pPr>
            <w:r>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tcPr>
          <w:p w14:paraId="7EFC6632">
            <w:pPr>
              <w:widowControl/>
              <w:rPr>
                <w:rFonts w:ascii="宋体" w:hAnsi="宋体" w:cs="Segoe UI"/>
                <w:kern w:val="0"/>
                <w:szCs w:val="21"/>
              </w:rPr>
            </w:pPr>
            <w:r>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tcPr>
          <w:p w14:paraId="33E9944F">
            <w:pPr>
              <w:widowControl/>
              <w:rPr>
                <w:rFonts w:ascii="宋体" w:hAnsi="宋体" w:cs="Segoe UI"/>
                <w:kern w:val="0"/>
                <w:szCs w:val="21"/>
              </w:rPr>
            </w:pPr>
            <w:r>
              <w:rPr>
                <w:rFonts w:ascii="宋体" w:hAnsi="宋体" w:cs="Segoe UI"/>
                <w:kern w:val="0"/>
                <w:szCs w:val="21"/>
              </w:rPr>
              <w:t>通过</w:t>
            </w:r>
          </w:p>
        </w:tc>
      </w:tr>
      <w:tr w14:paraId="41BB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3E21E0F6">
            <w:pPr>
              <w:widowControl/>
              <w:rPr>
                <w:rFonts w:ascii="宋体" w:hAnsi="宋体" w:cs="Segoe UI"/>
                <w:kern w:val="0"/>
                <w:szCs w:val="21"/>
              </w:rPr>
            </w:pPr>
            <w:r>
              <w:rPr>
                <w:rFonts w:ascii="宋体" w:hAnsi="宋体" w:cs="Segoe UI"/>
                <w:kern w:val="0"/>
                <w:szCs w:val="21"/>
              </w:rPr>
              <w:t>11</w:t>
            </w:r>
          </w:p>
        </w:tc>
        <w:tc>
          <w:tcPr>
            <w:tcW w:w="1105" w:type="dxa"/>
            <w:shd w:val="clear" w:color="auto" w:fill="FFFFFF"/>
            <w:tcMar>
              <w:top w:w="150" w:type="dxa"/>
              <w:left w:w="150" w:type="dxa"/>
              <w:bottom w:w="150" w:type="dxa"/>
              <w:right w:w="150" w:type="dxa"/>
            </w:tcMar>
          </w:tcPr>
          <w:p w14:paraId="34C008D2">
            <w:pPr>
              <w:widowControl/>
              <w:rPr>
                <w:rFonts w:ascii="宋体" w:hAnsi="宋体" w:cs="Segoe UI"/>
                <w:kern w:val="0"/>
                <w:szCs w:val="21"/>
              </w:rPr>
            </w:pPr>
            <w:r>
              <w:rPr>
                <w:rFonts w:ascii="宋体" w:hAnsi="宋体" w:cs="Segoe UI"/>
                <w:kern w:val="0"/>
                <w:szCs w:val="21"/>
              </w:rPr>
              <w:t>异常测试</w:t>
            </w:r>
          </w:p>
        </w:tc>
        <w:tc>
          <w:tcPr>
            <w:tcW w:w="942" w:type="dxa"/>
            <w:shd w:val="clear" w:color="auto" w:fill="FFFFFF"/>
            <w:tcMar>
              <w:top w:w="150" w:type="dxa"/>
              <w:left w:w="150" w:type="dxa"/>
              <w:bottom w:w="150" w:type="dxa"/>
              <w:right w:w="150" w:type="dxa"/>
            </w:tcMar>
          </w:tcPr>
          <w:p w14:paraId="461F36C2">
            <w:pPr>
              <w:widowControl/>
              <w:rPr>
                <w:rFonts w:ascii="宋体" w:hAnsi="宋体" w:cs="Segoe UI"/>
                <w:kern w:val="0"/>
                <w:szCs w:val="21"/>
              </w:rPr>
            </w:pPr>
            <w:r>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tcPr>
          <w:p w14:paraId="36847B7B">
            <w:pPr>
              <w:widowControl/>
              <w:rPr>
                <w:rFonts w:ascii="宋体" w:hAnsi="宋体" w:cs="Segoe UI"/>
                <w:kern w:val="0"/>
                <w:szCs w:val="21"/>
              </w:rPr>
            </w:pPr>
            <w:r>
              <w:rPr>
                <w:rFonts w:ascii="宋体" w:hAnsi="宋体" w:cs="Segoe UI"/>
                <w:kern w:val="0"/>
                <w:szCs w:val="21"/>
              </w:rPr>
              <w:t>登录页面</w:t>
            </w:r>
          </w:p>
        </w:tc>
        <w:tc>
          <w:tcPr>
            <w:tcW w:w="1461" w:type="dxa"/>
            <w:shd w:val="clear" w:color="auto" w:fill="FFFFFF"/>
            <w:tcMar>
              <w:top w:w="150" w:type="dxa"/>
              <w:left w:w="150" w:type="dxa"/>
              <w:bottom w:w="150" w:type="dxa"/>
              <w:right w:w="150" w:type="dxa"/>
            </w:tcMar>
          </w:tcPr>
          <w:p w14:paraId="1381F0B5">
            <w:pPr>
              <w:widowControl/>
              <w:rPr>
                <w:rFonts w:ascii="宋体" w:hAnsi="宋体" w:cs="Segoe UI"/>
                <w:kern w:val="0"/>
                <w:szCs w:val="21"/>
              </w:rPr>
            </w:pPr>
            <w:r>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tcPr>
          <w:p w14:paraId="7AFC0D1E">
            <w:pPr>
              <w:widowControl/>
              <w:rPr>
                <w:rFonts w:ascii="宋体" w:hAnsi="宋体" w:cs="Segoe UI"/>
                <w:kern w:val="0"/>
                <w:szCs w:val="21"/>
              </w:rPr>
            </w:pPr>
            <w:r>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tcPr>
          <w:p w14:paraId="32902F09">
            <w:pPr>
              <w:widowControl/>
              <w:rPr>
                <w:rFonts w:ascii="宋体" w:hAnsi="宋体" w:cs="Segoe UI"/>
                <w:kern w:val="0"/>
                <w:szCs w:val="21"/>
              </w:rPr>
            </w:pPr>
            <w:r>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tcPr>
          <w:p w14:paraId="60693EEA">
            <w:pPr>
              <w:widowControl/>
              <w:rPr>
                <w:rFonts w:ascii="宋体" w:hAnsi="宋体" w:cs="Segoe UI"/>
                <w:kern w:val="0"/>
                <w:szCs w:val="21"/>
              </w:rPr>
            </w:pPr>
            <w:r>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tcPr>
          <w:p w14:paraId="409F7E42">
            <w:pPr>
              <w:widowControl/>
              <w:rPr>
                <w:rFonts w:ascii="宋体" w:hAnsi="宋体" w:cs="Segoe UI"/>
                <w:kern w:val="0"/>
                <w:szCs w:val="21"/>
              </w:rPr>
            </w:pPr>
            <w:r>
              <w:rPr>
                <w:rFonts w:ascii="宋体" w:hAnsi="宋体" w:cs="Segoe UI"/>
                <w:kern w:val="0"/>
                <w:szCs w:val="21"/>
              </w:rPr>
              <w:t>通过</w:t>
            </w:r>
          </w:p>
        </w:tc>
      </w:tr>
      <w:tr w14:paraId="10A7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537766AE">
            <w:pPr>
              <w:widowControl/>
              <w:rPr>
                <w:rFonts w:ascii="宋体" w:hAnsi="宋体" w:cs="Segoe UI"/>
                <w:kern w:val="0"/>
                <w:szCs w:val="21"/>
              </w:rPr>
            </w:pPr>
            <w:r>
              <w:rPr>
                <w:rFonts w:ascii="宋体" w:hAnsi="宋体" w:cs="Segoe UI"/>
                <w:kern w:val="0"/>
                <w:szCs w:val="21"/>
              </w:rPr>
              <w:t>12</w:t>
            </w:r>
          </w:p>
        </w:tc>
        <w:tc>
          <w:tcPr>
            <w:tcW w:w="1105" w:type="dxa"/>
            <w:shd w:val="clear" w:color="auto" w:fill="FFFFFF"/>
            <w:tcMar>
              <w:top w:w="150" w:type="dxa"/>
              <w:left w:w="150" w:type="dxa"/>
              <w:bottom w:w="150" w:type="dxa"/>
              <w:right w:w="150" w:type="dxa"/>
            </w:tcMar>
          </w:tcPr>
          <w:p w14:paraId="26AB0C23">
            <w:pPr>
              <w:widowControl/>
              <w:rPr>
                <w:rFonts w:ascii="宋体" w:hAnsi="宋体" w:cs="Segoe UI"/>
                <w:kern w:val="0"/>
                <w:szCs w:val="21"/>
              </w:rPr>
            </w:pPr>
            <w:r>
              <w:rPr>
                <w:rFonts w:ascii="宋体" w:hAnsi="宋体" w:cs="Segoe UI"/>
                <w:kern w:val="0"/>
                <w:szCs w:val="21"/>
              </w:rPr>
              <w:t>性能测试</w:t>
            </w:r>
          </w:p>
        </w:tc>
        <w:tc>
          <w:tcPr>
            <w:tcW w:w="942" w:type="dxa"/>
            <w:shd w:val="clear" w:color="auto" w:fill="FFFFFF"/>
            <w:tcMar>
              <w:top w:w="150" w:type="dxa"/>
              <w:left w:w="150" w:type="dxa"/>
              <w:bottom w:w="150" w:type="dxa"/>
              <w:right w:w="150" w:type="dxa"/>
            </w:tcMar>
          </w:tcPr>
          <w:p w14:paraId="0AFD55E9">
            <w:pPr>
              <w:widowControl/>
              <w:rPr>
                <w:rFonts w:ascii="宋体" w:hAnsi="宋体" w:cs="Segoe UI"/>
                <w:kern w:val="0"/>
                <w:szCs w:val="21"/>
              </w:rPr>
            </w:pPr>
            <w:r>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tcPr>
          <w:p w14:paraId="33D59227">
            <w:pPr>
              <w:widowControl/>
              <w:rPr>
                <w:rFonts w:ascii="宋体" w:hAnsi="宋体" w:cs="Segoe UI"/>
                <w:kern w:val="0"/>
                <w:szCs w:val="21"/>
              </w:rPr>
            </w:pPr>
            <w:r>
              <w:rPr>
                <w:rFonts w:ascii="宋体" w:hAnsi="宋体" w:cs="Segoe UI"/>
                <w:kern w:val="0"/>
                <w:szCs w:val="21"/>
              </w:rPr>
              <w:t>系统空闲</w:t>
            </w:r>
          </w:p>
        </w:tc>
        <w:tc>
          <w:tcPr>
            <w:tcW w:w="1461" w:type="dxa"/>
            <w:shd w:val="clear" w:color="auto" w:fill="FFFFFF"/>
            <w:tcMar>
              <w:top w:w="150" w:type="dxa"/>
              <w:left w:w="150" w:type="dxa"/>
              <w:bottom w:w="150" w:type="dxa"/>
              <w:right w:w="150" w:type="dxa"/>
            </w:tcMar>
          </w:tcPr>
          <w:p w14:paraId="2354B916">
            <w:pPr>
              <w:widowControl/>
              <w:rPr>
                <w:rFonts w:ascii="宋体" w:hAnsi="宋体" w:cs="Segoe UI"/>
                <w:kern w:val="0"/>
                <w:szCs w:val="21"/>
              </w:rPr>
            </w:pPr>
            <w:r>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tcPr>
          <w:p w14:paraId="044D4F72">
            <w:pPr>
              <w:widowControl/>
              <w:rPr>
                <w:rFonts w:ascii="宋体" w:hAnsi="宋体" w:cs="Segoe UI"/>
                <w:kern w:val="0"/>
                <w:szCs w:val="21"/>
              </w:rPr>
            </w:pPr>
            <w:r>
              <w:rPr>
                <w:rFonts w:ascii="宋体" w:hAnsi="宋体" w:cs="Segoe UI"/>
                <w:kern w:val="0"/>
                <w:szCs w:val="21"/>
              </w:rPr>
              <w:t>1. 使用JMeter发送并发请求</w:t>
            </w:r>
            <w:r>
              <w:rPr>
                <w:rFonts w:ascii="宋体" w:hAnsi="宋体" w:cs="Segoe UI"/>
                <w:kern w:val="0"/>
                <w:szCs w:val="21"/>
              </w:rPr>
              <w:br w:type="textWrapping"/>
            </w:r>
            <w:r>
              <w:rPr>
                <w:rFonts w:ascii="宋体" w:hAnsi="宋体" w:cs="Segoe UI"/>
                <w:kern w:val="0"/>
                <w:szCs w:val="21"/>
              </w:rPr>
              <w:t>2. 监控响应时间和服务器负载</w:t>
            </w:r>
          </w:p>
        </w:tc>
        <w:tc>
          <w:tcPr>
            <w:tcW w:w="1529" w:type="dxa"/>
            <w:shd w:val="clear" w:color="auto" w:fill="FFFFFF"/>
            <w:tcMar>
              <w:top w:w="150" w:type="dxa"/>
              <w:left w:w="150" w:type="dxa"/>
              <w:bottom w:w="150" w:type="dxa"/>
              <w:right w:w="150" w:type="dxa"/>
            </w:tcMar>
          </w:tcPr>
          <w:p w14:paraId="24ED82B6">
            <w:pPr>
              <w:widowControl/>
              <w:rPr>
                <w:rFonts w:ascii="宋体" w:hAnsi="宋体" w:cs="Segoe UI"/>
                <w:kern w:val="0"/>
                <w:szCs w:val="21"/>
              </w:rPr>
            </w:pPr>
            <w:r>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tcPr>
          <w:p w14:paraId="46BC3FBB">
            <w:pPr>
              <w:widowControl/>
              <w:rPr>
                <w:rFonts w:ascii="宋体" w:hAnsi="宋体" w:cs="Segoe UI"/>
                <w:kern w:val="0"/>
                <w:szCs w:val="21"/>
              </w:rPr>
            </w:pPr>
            <w:r>
              <w:rPr>
                <w:rFonts w:ascii="宋体" w:hAnsi="宋体" w:cs="Segoe UI"/>
                <w:kern w:val="0"/>
                <w:szCs w:val="21"/>
              </w:rPr>
              <w:t>平均响应1.8秒，CPU峰值75%</w:t>
            </w:r>
          </w:p>
        </w:tc>
        <w:tc>
          <w:tcPr>
            <w:tcW w:w="0" w:type="auto"/>
            <w:shd w:val="clear" w:color="auto" w:fill="FFFFFF"/>
            <w:tcMar>
              <w:top w:w="150" w:type="dxa"/>
              <w:left w:w="150" w:type="dxa"/>
              <w:bottom w:w="150" w:type="dxa"/>
              <w:right w:w="150" w:type="dxa"/>
            </w:tcMar>
          </w:tcPr>
          <w:p w14:paraId="3EE5CAF1">
            <w:pPr>
              <w:widowControl/>
              <w:rPr>
                <w:rFonts w:ascii="宋体" w:hAnsi="宋体" w:cs="Segoe UI"/>
                <w:kern w:val="0"/>
                <w:szCs w:val="21"/>
              </w:rPr>
            </w:pPr>
            <w:r>
              <w:rPr>
                <w:rFonts w:ascii="宋体" w:hAnsi="宋体" w:cs="Segoe UI"/>
                <w:kern w:val="0"/>
                <w:szCs w:val="21"/>
              </w:rPr>
              <w:t>通过</w:t>
            </w:r>
          </w:p>
        </w:tc>
      </w:tr>
    </w:tbl>
    <w:p w14:paraId="520F207E">
      <w:pPr>
        <w:pStyle w:val="57"/>
      </w:pPr>
      <w:bookmarkStart w:id="70" w:name="_Toc195648757"/>
      <w:r>
        <w:rPr>
          <w:rFonts w:hint="eastAsia"/>
        </w:rPr>
        <w:t>改进方案</w:t>
      </w:r>
      <w:bookmarkEnd w:id="70"/>
    </w:p>
    <w:p w14:paraId="23D668BE">
      <w:pPr>
        <w:pStyle w:val="10"/>
      </w:pPr>
      <w:r>
        <w:rPr>
          <w:rFonts w:hint="eastAsia"/>
        </w:rPr>
        <w:t>通过上述一系列严格的测试活动，识别出系统在多个方面存在的潜在问题和可优化空间。基于这些测试结果，制定了针对性的改进方案，旨在进一步提升系统的整体质量和用户体验。在性能方面，计划进行代码层面的优化，例如改进数据库查询效率、减少不必要的计算开销；引入或优化缓存策略（如使用Redis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t>
      </w:r>
    </w:p>
    <w:p w14:paraId="209C2C0C">
      <w:pPr>
        <w:pStyle w:val="10"/>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可扩展性，并完善相关的技术文档。测试方面，将进一步提高测试用例的覆盖率，特别是针对边界条件和异常场景的测试，并探索自动化测试工具的应用，提高回归测试的效率。运维方面，考虑引入更完善的监控告警机制（如结合Prometheus和Grafana）和自动化部署流程，提高系统的可运维性。</w:t>
      </w:r>
    </w:p>
    <w:p w14:paraId="5381FA1A">
      <w:pPr>
        <w:pStyle w:val="57"/>
      </w:pPr>
      <w:bookmarkStart w:id="71" w:name="_Toc195648758"/>
      <w:r>
        <w:rPr>
          <w:rFonts w:hint="eastAsia"/>
        </w:rPr>
        <w:t>本章小结</w:t>
      </w:r>
      <w:bookmarkEnd w:id="71"/>
    </w:p>
    <w:p w14:paraId="64B6DF68">
      <w:pPr>
        <w:pStyle w:val="10"/>
      </w:pPr>
      <w:r>
        <w:rPr>
          <w:rFonts w:hint="eastAsia"/>
        </w:rPr>
        <w:t>系统测试作为软件开发生命周期中的关键一环，通过系统化的环境配置和多样化的测试方法，对微博舆情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pPr>
        <w:widowControl/>
        <w:jc w:val="left"/>
        <w:rPr>
          <w:rFonts w:ascii="宋体" w:hAnsi="宋体" w:cs="宋体"/>
          <w:sz w:val="24"/>
          <w:szCs w:val="20"/>
        </w:rPr>
      </w:pPr>
      <w:r>
        <w:br w:type="page"/>
      </w:r>
    </w:p>
    <w:p w14:paraId="36641182">
      <w:pPr>
        <w:pStyle w:val="2"/>
        <w:rPr>
          <w:ins w:id="8" w:author="陈黎" w:date="2025-04-21T17:47:57Z"/>
        </w:rPr>
      </w:pPr>
      <w:del w:id="9" w:author="陈黎" w:date="2025-04-21T17:47:54Z">
        <w:bookmarkStart w:id="72" w:name="_Toc195648759"/>
        <w:r>
          <w:rPr>
            <w:rFonts w:hint="default"/>
            <w:lang w:val="en-US"/>
          </w:rPr>
          <w:delText>工作总结和心得体会</w:delText>
        </w:r>
        <w:bookmarkEnd w:id="72"/>
      </w:del>
      <w:ins w:id="10" w:author="陈黎" w:date="2025-04-21T17:47:55Z">
        <w:r>
          <w:rPr>
            <w:rFonts w:hint="eastAsia"/>
            <w:lang w:val="en-US" w:eastAsia="zh-CN"/>
          </w:rPr>
          <w:t>总结和</w:t>
        </w:r>
      </w:ins>
      <w:ins w:id="11" w:author="陈黎" w:date="2025-04-21T17:47:56Z">
        <w:r>
          <w:rPr>
            <w:rFonts w:hint="eastAsia"/>
            <w:lang w:val="en-US" w:eastAsia="zh-CN"/>
          </w:rPr>
          <w:t>展望</w:t>
        </w:r>
      </w:ins>
    </w:p>
    <w:p w14:paraId="55E32556">
      <w:pPr>
        <w:pStyle w:val="57"/>
        <w:numPr>
          <w:ins w:id="13" w:author="陈黎" w:date="2025-04-21T17:48:14Z"/>
        </w:numPr>
        <w:rPr>
          <w:ins w:id="14" w:author="陈黎" w:date="2025-04-21T17:48:03Z"/>
          <w:rFonts w:hint="eastAsia"/>
          <w:lang w:val="en-US" w:eastAsia="zh-CN"/>
          <w:rPrChange w:id="15" w:author="陈黎" w:date="2025-04-21T17:48:14Z">
            <w:rPr>
              <w:ins w:id="16" w:author="陈黎" w:date="2025-04-21T17:48:03Z"/>
              <w:rFonts w:hint="eastAsia"/>
              <w:lang w:val="en-US" w:eastAsia="zh-CN"/>
            </w:rPr>
          </w:rPrChange>
        </w:rPr>
        <w:pPrChange w:id="12" w:author="陈黎" w:date="2025-04-21T17:48:14Z">
          <w:pPr/>
        </w:pPrChange>
      </w:pPr>
      <w:ins w:id="17" w:author="陈黎" w:date="2025-04-21T17:48:02Z">
        <w:r>
          <w:rPr>
            <w:rFonts w:hint="eastAsia"/>
            <w:lang w:val="en-US" w:eastAsia="zh-CN"/>
            <w:rPrChange w:id="18" w:author="陈黎" w:date="2025-04-21T17:48:14Z">
              <w:rPr>
                <w:rFonts w:hint="eastAsia"/>
                <w:lang w:val="en-US" w:eastAsia="zh-CN"/>
              </w:rPr>
            </w:rPrChange>
          </w:rPr>
          <w:t>总结</w:t>
        </w:r>
      </w:ins>
    </w:p>
    <w:p w14:paraId="58FD44F8">
      <w:pPr>
        <w:pStyle w:val="57"/>
        <w:numPr>
          <w:ins w:id="21" w:author="陈黎" w:date="2025-04-21T17:48:14Z"/>
        </w:numPr>
        <w:rPr>
          <w:rFonts w:hint="eastAsia"/>
          <w:lang w:val="en-US" w:eastAsia="zh-CN"/>
          <w:rPrChange w:id="22" w:author="陈黎" w:date="2025-04-21T17:48:14Z">
            <w:rPr>
              <w:rFonts w:hint="default"/>
              <w:lang w:val="en-US" w:eastAsia="zh-CN"/>
            </w:rPr>
          </w:rPrChange>
        </w:rPr>
        <w:pPrChange w:id="20" w:author="陈黎" w:date="2025-04-21T17:48:14Z">
          <w:pPr/>
        </w:pPrChange>
      </w:pPr>
      <w:ins w:id="23" w:author="陈黎" w:date="2025-04-21T17:48:06Z">
        <w:r>
          <w:rPr>
            <w:rFonts w:hint="eastAsia"/>
            <w:lang w:val="en-US" w:eastAsia="zh-CN"/>
            <w:rPrChange w:id="24" w:author="陈黎" w:date="2025-04-21T17:48:14Z">
              <w:rPr>
                <w:rFonts w:hint="eastAsia"/>
                <w:lang w:val="en-US" w:eastAsia="zh-CN"/>
              </w:rPr>
            </w:rPrChange>
          </w:rPr>
          <w:t>展望</w:t>
        </w:r>
      </w:ins>
    </w:p>
    <w:p w14:paraId="16B42BA2">
      <w:pPr>
        <w:pStyle w:val="10"/>
      </w:pPr>
      <w:r>
        <w:rPr>
          <w:rFonts w:hint="eastAsia"/>
        </w:rPr>
        <w:t>在完成基于Python的微博舆情分析系统设计与实现的过程中，我积累了丰富的经验，并从中获得了许多宝贵的教训。本项目不仅实现了从数据采集到舆情预警的全流程自动化处理，还在多个方面取得了显著进展。首先，利用Python的强大爬虫能力结合Django框架和Celery分布式任务队列，我们有效提升了微博数据的采集效率。面对微博平台复杂的反爬机制，通过引入代理IP池管理和请求频率控制策略，成功突破了这些</w:t>
      </w:r>
      <w:bookmarkStart w:id="112" w:name="_GoBack"/>
      <w:bookmarkEnd w:id="112"/>
      <w:r>
        <w:rPr>
          <w:rFonts w:hint="eastAsia"/>
        </w:rPr>
        <w:t>限制，确保了数据采集的稳定性和持续性。此外，在舆情分析模块中，采用混合模型（包括情感词典与机器学习）对中文文本进行情感判断，特别是结合BERT预训练模型与注意力机制，大幅提高了舆情分析的准确性，尤其是在识别网络用语和讽刺性言论方面表现突出。</w:t>
      </w:r>
    </w:p>
    <w:p w14:paraId="6165D6D9">
      <w:pPr>
        <w:pStyle w:val="10"/>
      </w:pPr>
      <w:r>
        <w:rPr>
          <w:rFonts w:hint="eastAsia"/>
        </w:rPr>
        <w:t>在整个开发过程中，我们也遇到了不少技术挑战。除了上述提到的数据采集问题外，如何处理大数据量下的系统性能优化也是关键之一。为了解决这一问题，我采用了MySQL分区表、Redis缓存以及Nginx负载均衡等技术，从而提高了系统的并发处理能力和响应速度。同时，前端使用ECharts等库将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pPr>
        <w:pStyle w:val="10"/>
      </w:pPr>
      <w:r>
        <w:rPr>
          <w:rFonts w:hint="eastAsia"/>
        </w:rPr>
        <w:t>这段经历让我深刻认识到跨学科知识融合对于解决复杂问题的重要性。该项目涉及自然语言处理、大数据分析、Web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17AE0BBB">
      <w:pPr>
        <w:pStyle w:val="10"/>
      </w:pPr>
      <w:r>
        <w:rPr>
          <w:rFonts w:hint="eastAsia"/>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pPr>
        <w:spacing w:line="360" w:lineRule="auto"/>
      </w:pPr>
      <w:r>
        <w:br w:type="page"/>
      </w:r>
    </w:p>
    <w:p w14:paraId="67C9B4E1">
      <w:pPr>
        <w:pStyle w:val="58"/>
        <w:numPr>
          <w:ilvl w:val="0"/>
          <w:numId w:val="0"/>
        </w:numPr>
        <w:ind w:left="440" w:hanging="440"/>
      </w:pPr>
      <w:bookmarkStart w:id="73" w:name="_Toc195648760"/>
      <w:bookmarkStart w:id="74" w:name="_Toc130202673"/>
      <w:bookmarkStart w:id="75" w:name="_Toc36193162"/>
      <w:bookmarkStart w:id="76" w:name="_Ref130208578"/>
      <w:r>
        <w:rPr>
          <w:rFonts w:hint="eastAsia"/>
        </w:rPr>
        <w:t>参考文献</w:t>
      </w:r>
      <w:bookmarkEnd w:id="73"/>
      <w:bookmarkEnd w:id="74"/>
      <w:bookmarkEnd w:id="75"/>
      <w:bookmarkEnd w:id="76"/>
    </w:p>
    <w:p w14:paraId="7E0630E5">
      <w:pPr>
        <w:numPr>
          <w:ilvl w:val="0"/>
          <w:numId w:val="2"/>
        </w:numPr>
        <w:spacing w:line="400" w:lineRule="exact"/>
        <w:jc w:val="left"/>
      </w:pPr>
      <w:bookmarkStart w:id="77" w:name="_Ref195637652"/>
      <w:r>
        <w:rPr>
          <w:rFonts w:hint="eastAsia"/>
        </w:rPr>
        <w:t>Benkler Y, Faris R, Roberts H. Network Propaganda: Manipulation, Disinformation, and Radicalization in American Politics[J]. Oxford University Press, 2018.</w:t>
      </w:r>
      <w:bookmarkEnd w:id="77"/>
    </w:p>
    <w:p w14:paraId="38721749">
      <w:pPr>
        <w:numPr>
          <w:ilvl w:val="0"/>
          <w:numId w:val="2"/>
        </w:numPr>
        <w:spacing w:line="400" w:lineRule="exact"/>
        <w:jc w:val="left"/>
      </w:pPr>
      <w:bookmarkStart w:id="78" w:name="_Ref195637657"/>
      <w:r>
        <w:rPr>
          <w:rFonts w:hint="eastAsia"/>
        </w:rPr>
        <w:t>张磊. 基于Django的Web应用开发实践[M]. 北京: 电子工业出版社, 2020.</w:t>
      </w:r>
      <w:bookmarkEnd w:id="78"/>
    </w:p>
    <w:p w14:paraId="12628F53">
      <w:pPr>
        <w:numPr>
          <w:ilvl w:val="0"/>
          <w:numId w:val="2"/>
        </w:numPr>
        <w:spacing w:line="400" w:lineRule="exact"/>
        <w:jc w:val="left"/>
      </w:pPr>
      <w:bookmarkStart w:id="79" w:name="_Ref195637662"/>
      <w:r>
        <w:rPr>
          <w:rFonts w:hint="eastAsia"/>
        </w:rPr>
        <w:t>Chen S, Liu Y. Hybrid Sentiment Analysis for Chinese S</w:t>
      </w:r>
      <w:r>
        <w:t>ocial Media: A Case Study of Weibo[C]// IEEE International Conference on Big Data, 2020: 145-152.</w:t>
      </w:r>
      <w:bookmarkEnd w:id="79"/>
    </w:p>
    <w:p w14:paraId="1CDB6754">
      <w:pPr>
        <w:numPr>
          <w:ilvl w:val="0"/>
          <w:numId w:val="2"/>
        </w:numPr>
        <w:spacing w:line="400" w:lineRule="exact"/>
        <w:jc w:val="left"/>
      </w:pPr>
      <w:bookmarkStart w:id="80" w:name="_Ref195637667"/>
      <w:r>
        <w:t>Liu B. Sentiment Analysis and Opinion Mining[M]. Synthesis Lectures on Human Language Technologies, 2012.</w:t>
      </w:r>
      <w:bookmarkEnd w:id="80"/>
    </w:p>
    <w:p w14:paraId="1CB1BE82">
      <w:pPr>
        <w:numPr>
          <w:ilvl w:val="0"/>
          <w:numId w:val="2"/>
        </w:numPr>
        <w:spacing w:line="400" w:lineRule="exact"/>
        <w:jc w:val="left"/>
      </w:pPr>
      <w:bookmarkStart w:id="81" w:name="_Ref195637708"/>
      <w:r>
        <w:t>Zhang Y, Wang L. Challenges and Opportunities of Open-Source Tools in Social Media Analytics[J]. Journal of Data Science, 2021, 19(3): 567-584.</w:t>
      </w:r>
      <w:bookmarkEnd w:id="81"/>
    </w:p>
    <w:p w14:paraId="58442E19">
      <w:pPr>
        <w:numPr>
          <w:ilvl w:val="0"/>
          <w:numId w:val="2"/>
        </w:numPr>
        <w:spacing w:line="400" w:lineRule="exact"/>
        <w:jc w:val="left"/>
      </w:pPr>
      <w:bookmarkStart w:id="82" w:name="_Ref195637715"/>
      <w:r>
        <w:t>Liu B. Sentiment Analysis and Opinion Mining[M]. Synthesis Lectures on Human Language Technologies. Morgan &amp; Claypool Publishers, 2012.</w:t>
      </w:r>
      <w:bookmarkEnd w:id="82"/>
    </w:p>
    <w:p w14:paraId="780EA693">
      <w:pPr>
        <w:numPr>
          <w:ilvl w:val="0"/>
          <w:numId w:val="2"/>
        </w:numPr>
        <w:spacing w:line="400" w:lineRule="exact"/>
        <w:jc w:val="left"/>
      </w:pPr>
      <w:bookmarkStart w:id="83" w:name="_Ref195637718"/>
      <w:r>
        <w:t>Chen S, Liu Y. Hybrid Sentiment Analysis for Chinese Social Media: A Case Study of Weibo[C]. IEEE International Conference on Big Data, 2020:145-152.</w:t>
      </w:r>
      <w:bookmarkEnd w:id="83"/>
    </w:p>
    <w:p w14:paraId="29B3554A">
      <w:pPr>
        <w:numPr>
          <w:ilvl w:val="0"/>
          <w:numId w:val="2"/>
        </w:numPr>
        <w:spacing w:line="400" w:lineRule="exact"/>
        <w:jc w:val="left"/>
      </w:pPr>
      <w:bookmarkStart w:id="84" w:name="_Ref195637722"/>
      <w:r>
        <w:t>Zhang L. Django Web Development Best Practices: High-Performance Architecture Design[J]. Journal of Software Engineering, 2021, 15(3): 45-58.</w:t>
      </w:r>
      <w:bookmarkEnd w:id="84"/>
    </w:p>
    <w:p w14:paraId="46B2F144">
      <w:pPr>
        <w:numPr>
          <w:ilvl w:val="0"/>
          <w:numId w:val="2"/>
        </w:numPr>
        <w:spacing w:line="400" w:lineRule="exact"/>
        <w:jc w:val="left"/>
      </w:pPr>
      <w:bookmarkStart w:id="85" w:name="_Ref195637729"/>
      <w:r>
        <w:t>Zhang Y, Wang L. Challenges and Opportunities of Open-Source Tools in Chinese Social Media Analytics[J]. Journal of Data Science, 2021, 19(3): 567-584.</w:t>
      </w:r>
      <w:bookmarkEnd w:id="85"/>
    </w:p>
    <w:p w14:paraId="490CDC53">
      <w:pPr>
        <w:numPr>
          <w:ilvl w:val="0"/>
          <w:numId w:val="2"/>
        </w:numPr>
        <w:spacing w:line="400" w:lineRule="exact"/>
        <w:jc w:val="left"/>
      </w:pPr>
      <w:bookmarkStart w:id="86" w:name="_Ref195637735"/>
      <w:r>
        <w:t>Benkler Y, Faris R. Network Propaganda: Automation, Microtargeting, and the Disintegration of American Politics[J]. Oxford University Press, 2018.</w:t>
      </w:r>
      <w:bookmarkEnd w:id="86"/>
    </w:p>
    <w:p w14:paraId="045B2B72">
      <w:pPr>
        <w:numPr>
          <w:ilvl w:val="0"/>
          <w:numId w:val="2"/>
        </w:numPr>
        <w:spacing w:line="400" w:lineRule="exact"/>
        <w:jc w:val="left"/>
      </w:pPr>
      <w:bookmarkStart w:id="87" w:name="_Ref195637738"/>
      <w:r>
        <w:t>Lin X F. Hierarchical Early Warning System for Sina Weibo Public Opinion[D]. Shanghai Jiao Tong University Master's Thesis, 2018.</w:t>
      </w:r>
      <w:bookmarkEnd w:id="87"/>
    </w:p>
    <w:p w14:paraId="61374DA4">
      <w:pPr>
        <w:numPr>
          <w:ilvl w:val="0"/>
          <w:numId w:val="2"/>
        </w:numPr>
        <w:spacing w:line="400" w:lineRule="exact"/>
        <w:jc w:val="left"/>
      </w:pPr>
      <w:bookmarkStart w:id="88" w:name="_Ref195637752"/>
      <w:r>
        <w:rPr>
          <w:rFonts w:hint="eastAsia"/>
        </w:rPr>
        <w:t>张磊. 基于Django的Web应用开发实践[M]. 北京: 电子工业出版社, 2020.</w:t>
      </w:r>
      <w:bookmarkEnd w:id="88"/>
    </w:p>
    <w:p w14:paraId="30721E98">
      <w:pPr>
        <w:numPr>
          <w:ilvl w:val="0"/>
          <w:numId w:val="2"/>
        </w:numPr>
        <w:spacing w:line="400" w:lineRule="exact"/>
        <w:jc w:val="left"/>
      </w:pPr>
      <w:bookmarkStart w:id="89" w:name="_Ref195637757"/>
      <w:r>
        <w:rPr>
          <w:rFonts w:hint="eastAsia"/>
        </w:rPr>
        <w:t>Django官方文档. Django Web Framework Documentation[M]. Django Software Foundation, 2023.</w:t>
      </w:r>
      <w:bookmarkEnd w:id="89"/>
    </w:p>
    <w:p w14:paraId="7D01911B">
      <w:pPr>
        <w:numPr>
          <w:ilvl w:val="0"/>
          <w:numId w:val="2"/>
        </w:numPr>
        <w:spacing w:line="400" w:lineRule="exact"/>
        <w:jc w:val="left"/>
      </w:pPr>
      <w:bookmarkStart w:id="90" w:name="_Ref195637767"/>
      <w:r>
        <w:rPr>
          <w:rFonts w:hint="eastAsia"/>
        </w:rPr>
        <w:t>Zhang L. Django Web Development Best Practices: High-Performance Architecture Design[J]. Journal of Software Engineering, 2021, 15(3):45-58.</w:t>
      </w:r>
      <w:bookmarkEnd w:id="90"/>
    </w:p>
    <w:p w14:paraId="07B08247">
      <w:pPr>
        <w:numPr>
          <w:ilvl w:val="0"/>
          <w:numId w:val="2"/>
        </w:numPr>
        <w:spacing w:line="400" w:lineRule="exact"/>
        <w:jc w:val="left"/>
      </w:pPr>
      <w:bookmarkStart w:id="91" w:name="_Ref195637804"/>
      <w:r>
        <w:rPr>
          <w:rFonts w:hint="eastAsia"/>
        </w:rPr>
        <w:t>Django Channels官方文档. Asynchronous Web Framework for Django[M]. Channels Project, 2022.</w:t>
      </w:r>
      <w:bookmarkEnd w:id="91"/>
    </w:p>
    <w:p w14:paraId="7414A44D">
      <w:pPr>
        <w:numPr>
          <w:ilvl w:val="0"/>
          <w:numId w:val="2"/>
        </w:numPr>
        <w:spacing w:line="400" w:lineRule="exact"/>
        <w:jc w:val="left"/>
      </w:pPr>
      <w:bookmarkStart w:id="92" w:name="_Ref195637809"/>
      <w:r>
        <w:rPr>
          <w:rFonts w:hint="eastAsia"/>
        </w:rPr>
        <w:t>Zhang Y, Wang L. Challenges and Opportunities of Open-Source Tools in Social Media Analytics[J]. Journal of Data Science, 2021, 19(3):567-584.</w:t>
      </w:r>
      <w:bookmarkEnd w:id="92"/>
    </w:p>
    <w:p w14:paraId="3FC60666">
      <w:pPr>
        <w:numPr>
          <w:ilvl w:val="0"/>
          <w:numId w:val="2"/>
        </w:numPr>
        <w:spacing w:line="400" w:lineRule="exact"/>
        <w:jc w:val="left"/>
      </w:pPr>
      <w:bookmarkStart w:id="93" w:name="_Ref195637812"/>
      <w:r>
        <w:rPr>
          <w:rFonts w:hint="eastAsia"/>
        </w:rPr>
        <w:t>Scrapy官方文档. Scrapy: A Fast and High-Level Web Crawling Framework[M]. Scrapy.org, 2022.</w:t>
      </w:r>
      <w:bookmarkEnd w:id="93"/>
    </w:p>
    <w:p w14:paraId="1CBF28A6">
      <w:pPr>
        <w:numPr>
          <w:ilvl w:val="0"/>
          <w:numId w:val="2"/>
        </w:numPr>
        <w:spacing w:line="400" w:lineRule="exact"/>
        <w:jc w:val="left"/>
      </w:pPr>
      <w:bookmarkStart w:id="94" w:name="_Ref195637822"/>
      <w:r>
        <w:rPr>
          <w:rFonts w:hint="eastAsia"/>
        </w:rPr>
        <w:t>Zhang Y, Chen S. Dynamic IP Rotation and Anti-Bot Strategies in Weibo Crawling[C]. IEEE International Conference on Big Data, 2020:145-152.</w:t>
      </w:r>
      <w:bookmarkEnd w:id="94"/>
    </w:p>
    <w:p w14:paraId="3C450AC8">
      <w:pPr>
        <w:numPr>
          <w:ilvl w:val="0"/>
          <w:numId w:val="2"/>
        </w:numPr>
        <w:spacing w:line="400" w:lineRule="exact"/>
        <w:jc w:val="left"/>
      </w:pPr>
      <w:bookmarkStart w:id="95" w:name="_Ref195637825"/>
      <w:r>
        <w:rPr>
          <w:rFonts w:hint="eastAsia"/>
        </w:rPr>
        <w:t>MySQL官方文档. MySQL 8.0 Reference Manual[M</w:t>
      </w:r>
      <w:r>
        <w:t>]. Oracle Corporation, 2020.</w:t>
      </w:r>
      <w:bookmarkEnd w:id="95"/>
    </w:p>
    <w:p w14:paraId="72097758">
      <w:pPr>
        <w:numPr>
          <w:ilvl w:val="0"/>
          <w:numId w:val="2"/>
        </w:numPr>
        <w:spacing w:line="400" w:lineRule="exact"/>
        <w:jc w:val="left"/>
      </w:pPr>
      <w:bookmarkStart w:id="96" w:name="_Ref195637829"/>
      <w:r>
        <w:t>Chen S, Liu Y. Partitioning and Indexing Strategies for Large-Scale Social Media Data[J]. Journal of Database Management, 2022, 33(4): 21-35.</w:t>
      </w:r>
      <w:bookmarkEnd w:id="96"/>
    </w:p>
    <w:p w14:paraId="2D4AF025">
      <w:pPr>
        <w:numPr>
          <w:ilvl w:val="0"/>
          <w:numId w:val="2"/>
        </w:numPr>
        <w:spacing w:line="400" w:lineRule="exact"/>
        <w:jc w:val="left"/>
      </w:pPr>
      <w:bookmarkStart w:id="97" w:name="_Ref195637851"/>
      <w:r>
        <w:t>Wang J. Performance Optimization of Geographic Query in MySQL[J]. Journal of Database</w:t>
      </w:r>
      <w:r>
        <w:rPr>
          <w:rFonts w:hint="eastAsia"/>
        </w:rPr>
        <w:t xml:space="preserve"> Applications, 2021, 12(2): 45-52.</w:t>
      </w:r>
      <w:bookmarkEnd w:id="97"/>
    </w:p>
    <w:p w14:paraId="2817B61A">
      <w:pPr>
        <w:numPr>
          <w:ilvl w:val="0"/>
          <w:numId w:val="2"/>
        </w:numPr>
        <w:spacing w:line="400" w:lineRule="exact"/>
        <w:jc w:val="left"/>
      </w:pPr>
      <w:bookmarkStart w:id="98" w:name="_Ref195637856"/>
      <w:r>
        <w:rPr>
          <w:rFonts w:hint="eastAsia"/>
        </w:rPr>
        <w:t>MongoDB官方文档. MongoDB for Unstructured Social Media Data[M]. MongoDB Inc., 2023.</w:t>
      </w:r>
      <w:bookmarkEnd w:id="98"/>
    </w:p>
    <w:p w14:paraId="18269DA6">
      <w:pPr>
        <w:numPr>
          <w:ilvl w:val="0"/>
          <w:numId w:val="2"/>
        </w:numPr>
        <w:spacing w:line="400" w:lineRule="exact"/>
        <w:jc w:val="left"/>
      </w:pPr>
      <w:bookmarkStart w:id="99" w:name="_Ref195637860"/>
      <w:r>
        <w:rPr>
          <w:rFonts w:hint="eastAsia"/>
        </w:rPr>
        <w:t>Chen S, Liu Y. Hybrid Sentiment Analysis for Chinese Social Media[C]. IEEE International Conference on Big Data, 2020:145-152.</w:t>
      </w:r>
      <w:bookmarkEnd w:id="99"/>
    </w:p>
    <w:p w14:paraId="346B4F81">
      <w:pPr>
        <w:numPr>
          <w:ilvl w:val="0"/>
          <w:numId w:val="2"/>
        </w:numPr>
        <w:spacing w:line="400" w:lineRule="exact"/>
        <w:jc w:val="left"/>
      </w:pPr>
      <w:bookmarkStart w:id="100" w:name="_Ref195637865"/>
      <w:r>
        <w:rPr>
          <w:rFonts w:hint="eastAsia"/>
        </w:rPr>
        <w:t>Liu B. Sentime</w:t>
      </w:r>
      <w:r>
        <w:t>nt Analysis and Opinion Mining[M]. Synthesis Lectures on Human Language Technologies, 2012.</w:t>
      </w:r>
      <w:bookmarkEnd w:id="100"/>
    </w:p>
    <w:p w14:paraId="76E97436">
      <w:pPr>
        <w:numPr>
          <w:ilvl w:val="0"/>
          <w:numId w:val="2"/>
        </w:numPr>
        <w:spacing w:line="400" w:lineRule="exact"/>
        <w:jc w:val="left"/>
      </w:pPr>
      <w:bookmarkStart w:id="101" w:name="_Ref195637870"/>
      <w:r>
        <w:t>Wang J, Zhang Z. Limitations of Traditional Methods in Trend Prediction: A Case Study of Sina Weibo[J]. International Journal of Information Management, 2023, 67:10</w:t>
      </w:r>
      <w:r>
        <w:rPr>
          <w:rFonts w:hint="eastAsia"/>
        </w:rPr>
        <w:t>2631.</w:t>
      </w:r>
      <w:bookmarkEnd w:id="101"/>
    </w:p>
    <w:p w14:paraId="46F5B925">
      <w:pPr>
        <w:numPr>
          <w:ilvl w:val="0"/>
          <w:numId w:val="2"/>
        </w:numPr>
        <w:spacing w:line="400" w:lineRule="exact"/>
        <w:jc w:val="left"/>
      </w:pPr>
      <w:bookmarkStart w:id="102" w:name="_Ref195637873"/>
      <w:r>
        <w:rPr>
          <w:rFonts w:hint="eastAsia"/>
        </w:rPr>
        <w:t>Wang J. Context-Aware Sentiment Analysis for Chinese Social Media[J]. IEEE Transactions on Knowledge and Data Engineering, 2022, 34(5):2345-2358.</w:t>
      </w:r>
      <w:bookmarkEnd w:id="102"/>
    </w:p>
    <w:p w14:paraId="1A9F1E64">
      <w:pPr>
        <w:numPr>
          <w:ilvl w:val="0"/>
          <w:numId w:val="2"/>
        </w:numPr>
        <w:spacing w:line="400" w:lineRule="exact"/>
        <w:jc w:val="left"/>
      </w:pPr>
      <w:bookmarkStart w:id="103" w:name="_Ref195637876"/>
      <w:r>
        <w:rPr>
          <w:rFonts w:hint="eastAsia"/>
        </w:rPr>
        <w:t>ECharts官方文档. ECharts: A JavaScript Library for Data Visualization[M]. Alibaba Group, 2023.</w:t>
      </w:r>
      <w:bookmarkEnd w:id="103"/>
    </w:p>
    <w:p w14:paraId="7389943E">
      <w:pPr>
        <w:numPr>
          <w:ilvl w:val="0"/>
          <w:numId w:val="2"/>
        </w:numPr>
        <w:spacing w:line="400" w:lineRule="exact"/>
        <w:jc w:val="left"/>
      </w:pPr>
      <w:bookmarkStart w:id="104" w:name="_Ref195637878"/>
      <w:r>
        <w:rPr>
          <w:rFonts w:hint="eastAsia"/>
        </w:rPr>
        <w:t>Zhao M. Inter</w:t>
      </w:r>
      <w:r>
        <w:t>active Visualization for Multi-Dimensional Public Opinion Analysis[J]. Journal of Visual Languages and Computing, 2021, 65:101623.</w:t>
      </w:r>
      <w:bookmarkEnd w:id="104"/>
    </w:p>
    <w:p w14:paraId="02D67A67">
      <w:pPr>
        <w:numPr>
          <w:ilvl w:val="0"/>
          <w:numId w:val="2"/>
        </w:numPr>
        <w:spacing w:line="400" w:lineRule="exact"/>
        <w:jc w:val="left"/>
      </w:pPr>
      <w:bookmarkStart w:id="105" w:name="_Ref195637881"/>
      <w:r>
        <w:rPr>
          <w:rFonts w:hint="eastAsia"/>
        </w:rPr>
        <w:t>Django官方文档. Django Security Best Practices[M]. Django Software Foundation, 2023.</w:t>
      </w:r>
      <w:bookmarkEnd w:id="105"/>
    </w:p>
    <w:p w14:paraId="3AEB1B5B">
      <w:pPr>
        <w:numPr>
          <w:ilvl w:val="0"/>
          <w:numId w:val="2"/>
        </w:numPr>
        <w:spacing w:line="400" w:lineRule="exact"/>
        <w:jc w:val="left"/>
      </w:pPr>
      <w:bookmarkStart w:id="106" w:name="_Ref195637883"/>
      <w:r>
        <w:rPr>
          <w:rFonts w:hint="eastAsia"/>
        </w:rPr>
        <w:t>OWASP基金会. OWASP Top Ten Project[M]. Open Web Application Security Project, 2023.</w:t>
      </w:r>
      <w:bookmarkEnd w:id="106"/>
    </w:p>
    <w:p w14:paraId="0E425988">
      <w:pPr>
        <w:numPr>
          <w:ilvl w:val="0"/>
          <w:numId w:val="2"/>
        </w:numPr>
        <w:spacing w:line="400" w:lineRule="exact"/>
        <w:jc w:val="left"/>
      </w:pPr>
      <w:bookmarkStart w:id="107" w:name="_Ref195637886"/>
      <w:r>
        <w:rPr>
          <w:rFonts w:hint="eastAsia"/>
        </w:rPr>
        <w:t>Liu T. Custom Middleware for Fine-Grained Permission Control in Django[J]. Journal of Web Engineering, 2022, 21(3): 234-251.</w:t>
      </w:r>
      <w:bookmarkEnd w:id="107"/>
    </w:p>
    <w:p w14:paraId="1153E9C1">
      <w:pPr>
        <w:pStyle w:val="17"/>
        <w:tabs>
          <w:tab w:val="left" w:pos="1245"/>
          <w:tab w:val="center" w:pos="2891"/>
        </w:tabs>
        <w:spacing w:line="400" w:lineRule="exact"/>
        <w:rPr>
          <w:rFonts w:hAnsi="宋体"/>
          <w:b/>
        </w:rPr>
      </w:pPr>
    </w:p>
    <w:p w14:paraId="70CFC529">
      <w:pPr>
        <w:pStyle w:val="17"/>
        <w:tabs>
          <w:tab w:val="left" w:pos="1245"/>
          <w:tab w:val="center" w:pos="2891"/>
        </w:tabs>
        <w:spacing w:line="400" w:lineRule="exact"/>
        <w:jc w:val="center"/>
        <w:rPr>
          <w:sz w:val="24"/>
          <w:szCs w:val="24"/>
        </w:rPr>
      </w:pPr>
      <w:r>
        <w:rPr>
          <w:rFonts w:hAnsi="宋体"/>
          <w:b/>
        </w:rPr>
        <w:br w:type="page"/>
      </w:r>
      <w:bookmarkStart w:id="108" w:name="_Toc130202675"/>
      <w:bookmarkStart w:id="109" w:name="_Toc36193163"/>
      <w:bookmarkStart w:id="110" w:name="_Ref130208595"/>
    </w:p>
    <w:p w14:paraId="6DCBA084">
      <w:pPr>
        <w:pStyle w:val="17"/>
        <w:tabs>
          <w:tab w:val="left" w:pos="1245"/>
          <w:tab w:val="center" w:pos="2891"/>
        </w:tabs>
        <w:spacing w:line="400" w:lineRule="exact"/>
        <w:jc w:val="center"/>
        <w:rPr>
          <w:b/>
          <w:bCs/>
          <w:sz w:val="32"/>
          <w:szCs w:val="32"/>
        </w:rPr>
      </w:pPr>
      <w:r>
        <w:rPr>
          <w:rFonts w:hint="eastAsia"/>
          <w:b/>
          <w:bCs/>
          <w:sz w:val="32"/>
          <w:szCs w:val="32"/>
        </w:rPr>
        <w:t xml:space="preserve">声 </w:t>
      </w:r>
      <w:r>
        <w:rPr>
          <w:b/>
          <w:bCs/>
          <w:sz w:val="32"/>
          <w:szCs w:val="32"/>
        </w:rPr>
        <w:t xml:space="preserve">   </w:t>
      </w:r>
      <w:r>
        <w:rPr>
          <w:rFonts w:hint="eastAsia"/>
          <w:b/>
          <w:bCs/>
          <w:sz w:val="32"/>
          <w:szCs w:val="32"/>
        </w:rPr>
        <w:t>明</w:t>
      </w:r>
    </w:p>
    <w:p w14:paraId="37D9D413">
      <w:pPr>
        <w:pStyle w:val="17"/>
        <w:spacing w:line="400" w:lineRule="exact"/>
        <w:rPr>
          <w:sz w:val="24"/>
          <w:szCs w:val="24"/>
        </w:rPr>
      </w:pPr>
    </w:p>
    <w:p w14:paraId="3AA9BAF0">
      <w:pPr>
        <w:pStyle w:val="17"/>
        <w:spacing w:line="400" w:lineRule="exact"/>
        <w:ind w:firstLine="442" w:firstLineChars="200"/>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pPr>
        <w:pStyle w:val="17"/>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pPr>
        <w:pStyle w:val="17"/>
        <w:spacing w:line="400" w:lineRule="exact"/>
        <w:ind w:firstLine="442" w:firstLineChars="200"/>
        <w:rPr>
          <w:sz w:val="24"/>
          <w:szCs w:val="24"/>
        </w:rPr>
      </w:pPr>
    </w:p>
    <w:p w14:paraId="518DC8AA">
      <w:pPr>
        <w:pStyle w:val="17"/>
        <w:spacing w:line="400" w:lineRule="exact"/>
        <w:ind w:firstLine="442" w:firstLineChars="200"/>
        <w:rPr>
          <w:sz w:val="24"/>
          <w:szCs w:val="24"/>
        </w:rPr>
      </w:pPr>
      <w:r>
        <w:rPr>
          <w:sz w:val="24"/>
          <w:szCs w:val="24"/>
        </w:rPr>
        <w:t>作者签名：                       导师签名：</w:t>
      </w:r>
    </w:p>
    <w:p w14:paraId="47580E7B">
      <w:pPr>
        <w:pStyle w:val="17"/>
        <w:spacing w:line="400" w:lineRule="exact"/>
        <w:ind w:firstLine="442" w:firstLineChars="200"/>
        <w:rPr>
          <w:sz w:val="24"/>
          <w:szCs w:val="24"/>
        </w:rPr>
      </w:pPr>
    </w:p>
    <w:p w14:paraId="18304DAB">
      <w:pPr>
        <w:pStyle w:val="17"/>
        <w:wordWrap w:val="0"/>
        <w:spacing w:line="400" w:lineRule="exact"/>
        <w:ind w:firstLine="442" w:firstLineChars="200"/>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pPr>
        <w:pStyle w:val="17"/>
        <w:spacing w:line="400" w:lineRule="exact"/>
        <w:ind w:firstLine="442" w:firstLineChars="200"/>
        <w:rPr>
          <w:sz w:val="24"/>
          <w:szCs w:val="24"/>
        </w:rPr>
      </w:pPr>
    </w:p>
    <w:p w14:paraId="41AEA0B0">
      <w:pPr>
        <w:pStyle w:val="17"/>
        <w:spacing w:line="400" w:lineRule="exact"/>
        <w:ind w:firstLine="442" w:firstLineChars="200"/>
        <w:rPr>
          <w:sz w:val="24"/>
          <w:szCs w:val="24"/>
        </w:rPr>
      </w:pPr>
    </w:p>
    <w:p w14:paraId="63574698">
      <w:pPr>
        <w:pStyle w:val="17"/>
        <w:spacing w:line="400" w:lineRule="exact"/>
        <w:ind w:firstLine="442" w:firstLineChars="200"/>
        <w:rPr>
          <w:sz w:val="24"/>
          <w:szCs w:val="24"/>
        </w:rPr>
      </w:pPr>
    </w:p>
    <w:p w14:paraId="263C1A13">
      <w:pPr>
        <w:pStyle w:val="17"/>
        <w:tabs>
          <w:tab w:val="left" w:pos="1245"/>
          <w:tab w:val="center" w:pos="2891"/>
        </w:tabs>
        <w:spacing w:line="400" w:lineRule="exact"/>
        <w:jc w:val="center"/>
        <w:rPr>
          <w:b/>
          <w:bCs/>
          <w:sz w:val="32"/>
          <w:szCs w:val="32"/>
        </w:rPr>
      </w:pPr>
      <w:r>
        <w:rPr>
          <w:b/>
          <w:bCs/>
          <w:sz w:val="32"/>
          <w:szCs w:val="32"/>
        </w:rPr>
        <w:t>学位论文使用授权书</w:t>
      </w:r>
    </w:p>
    <w:p w14:paraId="6AC1111C">
      <w:pPr>
        <w:pStyle w:val="17"/>
        <w:spacing w:line="400" w:lineRule="exact"/>
        <w:ind w:firstLine="442" w:firstLineChars="200"/>
        <w:rPr>
          <w:sz w:val="24"/>
          <w:szCs w:val="24"/>
        </w:rPr>
      </w:pPr>
    </w:p>
    <w:p w14:paraId="0BBA4095">
      <w:pPr>
        <w:pStyle w:val="17"/>
        <w:spacing w:line="400" w:lineRule="exact"/>
        <w:ind w:firstLine="442" w:firstLineChars="200"/>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pPr>
        <w:pStyle w:val="17"/>
        <w:spacing w:line="400" w:lineRule="exact"/>
        <w:ind w:firstLine="442" w:firstLineChars="200"/>
        <w:rPr>
          <w:sz w:val="24"/>
          <w:szCs w:val="24"/>
        </w:rPr>
      </w:pPr>
      <w:r>
        <w:rPr>
          <w:sz w:val="24"/>
          <w:szCs w:val="24"/>
        </w:rPr>
        <w:t>（涉密学位论文在解密后适用于本授权书）</w:t>
      </w:r>
    </w:p>
    <w:p w14:paraId="21274E30">
      <w:pPr>
        <w:pStyle w:val="17"/>
        <w:spacing w:line="400" w:lineRule="exact"/>
        <w:ind w:firstLine="442" w:firstLineChars="200"/>
        <w:rPr>
          <w:sz w:val="24"/>
          <w:szCs w:val="24"/>
        </w:rPr>
      </w:pPr>
    </w:p>
    <w:p w14:paraId="7BEF5523">
      <w:pPr>
        <w:pStyle w:val="17"/>
        <w:spacing w:line="400" w:lineRule="exact"/>
        <w:ind w:firstLine="442" w:firstLineChars="200"/>
        <w:rPr>
          <w:sz w:val="24"/>
          <w:szCs w:val="24"/>
        </w:rPr>
      </w:pPr>
      <w:r>
        <w:rPr>
          <w:sz w:val="24"/>
          <w:szCs w:val="24"/>
        </w:rPr>
        <w:t>作者签名：                      导师签名：</w:t>
      </w:r>
    </w:p>
    <w:p w14:paraId="27A21E6C">
      <w:pPr>
        <w:pStyle w:val="17"/>
        <w:spacing w:line="400" w:lineRule="exact"/>
        <w:ind w:firstLine="442" w:firstLineChars="200"/>
        <w:rPr>
          <w:sz w:val="24"/>
          <w:szCs w:val="24"/>
        </w:rPr>
      </w:pPr>
    </w:p>
    <w:p w14:paraId="1175CEB5">
      <w:pPr>
        <w:pStyle w:val="17"/>
        <w:wordWrap w:val="0"/>
        <w:spacing w:line="400" w:lineRule="exact"/>
        <w:ind w:firstLine="442" w:firstLineChars="200"/>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pPr>
        <w:pStyle w:val="58"/>
        <w:numPr>
          <w:ilvl w:val="0"/>
          <w:numId w:val="0"/>
        </w:numPr>
        <w:ind w:left="440" w:hanging="440"/>
      </w:pPr>
      <w:r>
        <w:br w:type="page"/>
      </w:r>
      <w:bookmarkStart w:id="111" w:name="_Toc195648761"/>
      <w:r>
        <w:rPr>
          <w:rFonts w:hint="eastAsia"/>
        </w:rPr>
        <w:t>致  谢</w:t>
      </w:r>
      <w:bookmarkEnd w:id="108"/>
      <w:bookmarkEnd w:id="109"/>
      <w:bookmarkEnd w:id="110"/>
      <w:bookmarkEnd w:id="111"/>
    </w:p>
    <w:p w14:paraId="1C205BA5">
      <w:pPr>
        <w:spacing w:line="400" w:lineRule="exact"/>
        <w:ind w:firstLine="442" w:firstLineChars="200"/>
        <w:rPr>
          <w:sz w:val="24"/>
        </w:rPr>
      </w:pPr>
    </w:p>
    <w:p w14:paraId="5BBDDE94">
      <w:pPr>
        <w:widowControl/>
        <w:jc w:val="left"/>
        <w:rPr>
          <w:rFonts w:ascii="宋体" w:hAnsi="宋体"/>
          <w:szCs w:val="21"/>
        </w:rPr>
      </w:pPr>
      <w:r>
        <w:rPr>
          <w:rFonts w:ascii="宋体" w:hAnsi="宋体"/>
          <w:szCs w:val="21"/>
        </w:rPr>
        <w:br w:type="page"/>
      </w:r>
    </w:p>
    <w:p w14:paraId="0CC77A43">
      <w:pPr>
        <w:snapToGrid w:val="0"/>
        <w:spacing w:line="702" w:lineRule="atLeast"/>
        <w:jc w:val="center"/>
        <w:textAlignment w:val="baseline"/>
        <w:rPr>
          <w:rFonts w:ascii="方正小标宋简体" w:eastAsia="方正小标宋简体"/>
          <w:bCs/>
          <w:color w:val="000000" w:themeColor="text1"/>
          <w:kern w:val="0"/>
          <w:sz w:val="32"/>
          <w:szCs w:val="32"/>
          <w:u w:color="000000"/>
          <w14:textFill>
            <w14:solidFill>
              <w14:schemeClr w14:val="tx1"/>
            </w14:solidFill>
          </w14:textFill>
        </w:rPr>
      </w:pPr>
      <w:r>
        <w:rPr>
          <w:rFonts w:hint="eastAsia" w:ascii="方正小标宋简体" w:eastAsia="方正小标宋简体"/>
          <w:bCs/>
          <w:color w:val="000000" w:themeColor="text1"/>
          <w:kern w:val="0"/>
          <w:sz w:val="32"/>
          <w:szCs w:val="32"/>
          <w:u w:color="000000"/>
          <w14:textFill>
            <w14:solidFill>
              <w14:schemeClr w14:val="tx1"/>
            </w14:solidFill>
          </w14:textFill>
        </w:rPr>
        <w:t>四川大学本科毕业论文</w:t>
      </w:r>
      <w:r>
        <w:rPr>
          <w:rFonts w:ascii="方正小标宋简体" w:eastAsia="方正小标宋简体"/>
          <w:bCs/>
          <w:color w:val="000000" w:themeColor="text1"/>
          <w:kern w:val="0"/>
          <w:sz w:val="32"/>
          <w:szCs w:val="32"/>
          <w:u w:color="000000"/>
          <w14:textFill>
            <w14:solidFill>
              <w14:schemeClr w14:val="tx1"/>
            </w14:solidFill>
          </w14:textFill>
        </w:rPr>
        <w:t xml:space="preserve"> AI </w:t>
      </w:r>
      <w:r>
        <w:rPr>
          <w:rFonts w:hint="eastAsia" w:ascii="方正小标宋简体" w:eastAsia="方正小标宋简体"/>
          <w:bCs/>
          <w:color w:val="000000" w:themeColor="text1"/>
          <w:kern w:val="0"/>
          <w:sz w:val="32"/>
          <w:szCs w:val="32"/>
          <w:u w:color="000000"/>
          <w14:textFill>
            <w14:solidFill>
              <w14:schemeClr w14:val="tx1"/>
            </w14:solidFill>
          </w14:textFill>
        </w:rPr>
        <w:t>工具使用声明​</w:t>
      </w:r>
    </w:p>
    <w:p w14:paraId="5BAA0CD1">
      <w:pPr>
        <w:snapToGrid w:val="0"/>
        <w:spacing w:line="702" w:lineRule="atLeast"/>
        <w:jc w:val="center"/>
        <w:textAlignment w:val="baseline"/>
        <w:rPr>
          <w:rFonts w:ascii="方正小标宋简体" w:eastAsia="方正小标宋简体"/>
          <w:bCs/>
          <w:color w:val="000000" w:themeColor="text1"/>
          <w:kern w:val="0"/>
          <w:sz w:val="32"/>
          <w:szCs w:val="32"/>
          <w:u w:color="000000"/>
          <w14:textFill>
            <w14:solidFill>
              <w14:schemeClr w14:val="tx1"/>
            </w14:solidFill>
          </w14:textFill>
        </w:rPr>
      </w:pPr>
    </w:p>
    <w:p w14:paraId="25BA9BC6">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本人声明，在撰写题目为《</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毕业论文题目</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》的本科毕业论文过程中，对</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工具的使用情况如下：​</w:t>
      </w:r>
    </w:p>
    <w:p w14:paraId="02F6B959">
      <w:pPr>
        <w:ind w:firstLine="522"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一、使用的</w:t>
      </w:r>
      <w:r>
        <w:rPr>
          <w:rFonts w:ascii="黑体" w:hAnsi="黑体" w:eastAsia="黑体" w:cs="黑体"/>
          <w:color w:val="000000" w:themeColor="text1"/>
          <w:kern w:val="0"/>
          <w:sz w:val="28"/>
          <w:szCs w:val="28"/>
          <w:u w:color="000000"/>
          <w14:textFill>
            <w14:solidFill>
              <w14:schemeClr w14:val="tx1"/>
            </w14:solidFill>
          </w14:textFill>
        </w:rPr>
        <w:t xml:space="preserve"> AI </w:t>
      </w:r>
      <w:r>
        <w:rPr>
          <w:rFonts w:hint="eastAsia" w:ascii="黑体" w:hAnsi="黑体" w:eastAsia="黑体" w:cs="黑体"/>
          <w:color w:val="000000" w:themeColor="text1"/>
          <w:kern w:val="0"/>
          <w:sz w:val="28"/>
          <w:szCs w:val="28"/>
          <w:u w:color="000000"/>
          <w14:textFill>
            <w14:solidFill>
              <w14:schemeClr w14:val="tx1"/>
            </w14:solidFill>
          </w14:textFill>
        </w:rPr>
        <w:t>工具及使用目的​</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4698"/>
        <w:gridCol w:w="3528"/>
      </w:tblGrid>
      <w:tr w14:paraId="5811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5" w:hRule="atLeast"/>
        </w:trPr>
        <w:tc>
          <w:tcPr>
            <w:tcW w:w="983" w:type="dxa"/>
            <w:vAlign w:val="center"/>
          </w:tcPr>
          <w:p w14:paraId="4E314A92">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序号</w:t>
            </w:r>
          </w:p>
        </w:tc>
        <w:tc>
          <w:tcPr>
            <w:tcW w:w="4698" w:type="dxa"/>
            <w:vAlign w:val="center"/>
          </w:tcPr>
          <w:p w14:paraId="5406A891">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AI工具</w:t>
            </w:r>
          </w:p>
        </w:tc>
        <w:tc>
          <w:tcPr>
            <w:tcW w:w="3528" w:type="dxa"/>
            <w:vAlign w:val="center"/>
          </w:tcPr>
          <w:p w14:paraId="1E7DB83E">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使用目的</w:t>
            </w:r>
          </w:p>
        </w:tc>
      </w:tr>
      <w:tr w14:paraId="601B7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3F42F00F">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1</w:t>
            </w:r>
          </w:p>
        </w:tc>
        <w:tc>
          <w:tcPr>
            <w:tcW w:w="4698" w:type="dxa"/>
            <w:vAlign w:val="center"/>
          </w:tcPr>
          <w:p w14:paraId="06005535">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列举使用的具体</w:t>
            </w:r>
            <w:r>
              <w:rPr>
                <w:rFonts w:ascii="仿宋_GB2312" w:hAnsi="Calibri" w:eastAsia="仿宋_GB2312"/>
                <w:color w:val="000000" w:themeColor="text1"/>
                <w:kern w:val="0"/>
                <w:szCs w:val="21"/>
                <w:u w:color="000000"/>
                <w14:textFill>
                  <w14:solidFill>
                    <w14:schemeClr w14:val="tx1"/>
                  </w14:solidFill>
                </w14:textFill>
              </w:rPr>
              <w:t xml:space="preserve"> AI </w:t>
            </w:r>
            <w:r>
              <w:rPr>
                <w:rFonts w:hint="eastAsia" w:ascii="仿宋_GB2312" w:hAnsi="Calibri" w:eastAsia="仿宋_GB2312"/>
                <w:color w:val="000000" w:themeColor="text1"/>
                <w:kern w:val="0"/>
                <w:szCs w:val="21"/>
                <w:u w:color="000000"/>
                <w14:textFill>
                  <w14:solidFill>
                    <w14:schemeClr w14:val="tx1"/>
                  </w14:solidFill>
                </w14:textFill>
              </w:rPr>
              <w:t>工具，如</w:t>
            </w:r>
            <w:r>
              <w:rPr>
                <w:rFonts w:ascii="仿宋_GB2312" w:hAnsi="Calibri" w:eastAsia="仿宋_GB2312"/>
                <w:color w:val="000000" w:themeColor="text1"/>
                <w:kern w:val="0"/>
                <w:szCs w:val="21"/>
                <w:u w:color="000000"/>
                <w14:textFill>
                  <w14:solidFill>
                    <w14:schemeClr w14:val="tx1"/>
                  </w14:solidFill>
                </w14:textFill>
              </w:rPr>
              <w:t xml:space="preserve"> ChatGPT</w:t>
            </w:r>
            <w:r>
              <w:rPr>
                <w:rFonts w:hint="eastAsia" w:ascii="仿宋_GB2312" w:hAnsi="Calibri" w:eastAsia="仿宋_GB2312"/>
                <w:color w:val="000000" w:themeColor="text1"/>
                <w:kern w:val="0"/>
                <w:szCs w:val="21"/>
                <w:u w:color="000000"/>
                <w14:textFill>
                  <w14:solidFill>
                    <w14:schemeClr w14:val="tx1"/>
                  </w14:solidFill>
                </w14:textFill>
              </w:rPr>
              <w:t>、文心一言等</w:t>
            </w:r>
          </w:p>
        </w:tc>
        <w:tc>
          <w:tcPr>
            <w:tcW w:w="3528" w:type="dxa"/>
            <w:vAlign w:val="center"/>
          </w:tcPr>
          <w:p w14:paraId="55D178FE">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详细说明使用该工具的具体用途，例如语言润色、资料检索辅助、数据分析建议等</w:t>
            </w:r>
          </w:p>
        </w:tc>
      </w:tr>
      <w:tr w14:paraId="7ABB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19D44A4A">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2</w:t>
            </w:r>
          </w:p>
        </w:tc>
        <w:tc>
          <w:tcPr>
            <w:tcW w:w="4698" w:type="dxa"/>
            <w:vAlign w:val="center"/>
          </w:tcPr>
          <w:p w14:paraId="0032ADC9">
            <w:pPr>
              <w:rPr>
                <w:rFonts w:ascii="仿宋_GB2312" w:hAnsi="Calibri" w:eastAsia="仿宋_GB2312"/>
                <w:color w:val="000000" w:themeColor="text1"/>
                <w:kern w:val="0"/>
                <w:szCs w:val="21"/>
                <w:u w:color="000000"/>
                <w14:textFill>
                  <w14:solidFill>
                    <w14:schemeClr w14:val="tx1"/>
                  </w14:solidFill>
                </w14:textFill>
              </w:rPr>
            </w:pPr>
          </w:p>
        </w:tc>
        <w:tc>
          <w:tcPr>
            <w:tcW w:w="3528" w:type="dxa"/>
            <w:vAlign w:val="center"/>
          </w:tcPr>
          <w:p w14:paraId="3341B4A3">
            <w:pPr>
              <w:rPr>
                <w:rFonts w:ascii="仿宋_GB2312" w:hAnsi="Calibri" w:eastAsia="仿宋_GB2312"/>
                <w:color w:val="000000" w:themeColor="text1"/>
                <w:kern w:val="0"/>
                <w:szCs w:val="21"/>
                <w:u w:color="000000"/>
                <w14:textFill>
                  <w14:solidFill>
                    <w14:schemeClr w14:val="tx1"/>
                  </w14:solidFill>
                </w14:textFill>
              </w:rPr>
            </w:pPr>
          </w:p>
        </w:tc>
      </w:tr>
      <w:tr w14:paraId="42A9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0C507BA4">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4698" w:type="dxa"/>
            <w:vAlign w:val="center"/>
          </w:tcPr>
          <w:p w14:paraId="06A3ED11">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3528" w:type="dxa"/>
            <w:vAlign w:val="center"/>
          </w:tcPr>
          <w:p w14:paraId="59CA5847">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r>
    </w:tbl>
    <w:p w14:paraId="7960618A">
      <w:pPr>
        <w:ind w:firstLine="522"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二、使用程度说明​</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33"/>
        <w:gridCol w:w="1217"/>
        <w:gridCol w:w="2367"/>
        <w:gridCol w:w="958"/>
        <w:gridCol w:w="2326"/>
      </w:tblGrid>
      <w:tr w14:paraId="33B3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018ADDDA">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序号</w:t>
            </w:r>
          </w:p>
        </w:tc>
        <w:tc>
          <w:tcPr>
            <w:tcW w:w="1633" w:type="dxa"/>
            <w:vAlign w:val="center"/>
          </w:tcPr>
          <w:p w14:paraId="476DAB44">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章节</w:t>
            </w:r>
          </w:p>
        </w:tc>
        <w:tc>
          <w:tcPr>
            <w:tcW w:w="1217" w:type="dxa"/>
            <w:vAlign w:val="center"/>
          </w:tcPr>
          <w:p w14:paraId="55503CF3">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AI工具</w:t>
            </w:r>
          </w:p>
        </w:tc>
        <w:tc>
          <w:tcPr>
            <w:tcW w:w="2367" w:type="dxa"/>
            <w:vAlign w:val="center"/>
          </w:tcPr>
          <w:p w14:paraId="023F1524">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使用方式</w:t>
            </w:r>
          </w:p>
        </w:tc>
        <w:tc>
          <w:tcPr>
            <w:tcW w:w="958" w:type="dxa"/>
            <w:vAlign w:val="center"/>
          </w:tcPr>
          <w:p w14:paraId="491AB7E8">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内容占比(%)</w:t>
            </w:r>
          </w:p>
        </w:tc>
        <w:tc>
          <w:tcPr>
            <w:tcW w:w="2326" w:type="dxa"/>
            <w:vAlign w:val="center"/>
          </w:tcPr>
          <w:p w14:paraId="210E111C">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处理方式</w:t>
            </w:r>
          </w:p>
        </w:tc>
      </w:tr>
      <w:tr w14:paraId="6EDC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77975F35">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1</w:t>
            </w:r>
          </w:p>
        </w:tc>
        <w:tc>
          <w:tcPr>
            <w:tcW w:w="1633" w:type="dxa"/>
            <w:vAlign w:val="center"/>
          </w:tcPr>
          <w:p w14:paraId="052C67F2">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具体章节或部分，如摘要、引言、正文某章节等</w:t>
            </w:r>
          </w:p>
        </w:tc>
        <w:tc>
          <w:tcPr>
            <w:tcW w:w="1217" w:type="dxa"/>
            <w:vAlign w:val="center"/>
          </w:tcPr>
          <w:p w14:paraId="139C73C7">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上述</w:t>
            </w:r>
            <w:r>
              <w:rPr>
                <w:rFonts w:ascii="仿宋_GB2312" w:hAnsi="Calibri" w:eastAsia="仿宋_GB2312"/>
                <w:color w:val="000000" w:themeColor="text1"/>
                <w:kern w:val="0"/>
                <w:szCs w:val="21"/>
                <w:u w:color="000000"/>
                <w14:textFill>
                  <w14:solidFill>
                    <w14:schemeClr w14:val="tx1"/>
                  </w14:solidFill>
                </w14:textFill>
              </w:rPr>
              <w:t xml:space="preserve"> AI </w:t>
            </w:r>
            <w:r>
              <w:rPr>
                <w:rFonts w:hint="eastAsia" w:ascii="仿宋_GB2312" w:hAnsi="Calibri" w:eastAsia="仿宋_GB2312"/>
                <w:color w:val="000000" w:themeColor="text1"/>
                <w:kern w:val="0"/>
                <w:szCs w:val="21"/>
                <w:u w:color="000000"/>
                <w14:textFill>
                  <w14:solidFill>
                    <w14:schemeClr w14:val="tx1"/>
                  </w14:solidFill>
                </w14:textFill>
              </w:rPr>
              <w:t>工具</w:t>
            </w:r>
          </w:p>
        </w:tc>
        <w:tc>
          <w:tcPr>
            <w:tcW w:w="2367" w:type="dxa"/>
            <w:vAlign w:val="center"/>
          </w:tcPr>
          <w:p w14:paraId="741249FE">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具体操作，如输入特定问题获取回答、利用工具的特定功能进行文本处理等</w:t>
            </w:r>
          </w:p>
        </w:tc>
        <w:tc>
          <w:tcPr>
            <w:tcW w:w="958" w:type="dxa"/>
            <w:vAlign w:val="center"/>
          </w:tcPr>
          <w:p w14:paraId="7CAD9805">
            <w:pPr>
              <w:jc w:val="center"/>
              <w:rPr>
                <w:rFonts w:ascii="仿宋_GB2312" w:hAnsi="Calibri" w:eastAsia="仿宋_GB2312"/>
                <w:color w:val="000000" w:themeColor="text1"/>
                <w:kern w:val="0"/>
                <w:szCs w:val="21"/>
                <w:u w:color="000000"/>
                <w14:textFill>
                  <w14:solidFill>
                    <w14:schemeClr w14:val="tx1"/>
                  </w14:solidFill>
                </w14:textFill>
              </w:rPr>
            </w:pPr>
            <w:r>
              <w:rPr>
                <w:rFonts w:ascii="仿宋_GB2312" w:hAnsi="Calibri" w:eastAsia="仿宋_GB2312"/>
                <w:color w:val="000000" w:themeColor="text1"/>
                <w:kern w:val="0"/>
                <w:szCs w:val="21"/>
                <w:u w:color="000000"/>
                <w14:textFill>
                  <w14:solidFill>
                    <w14:schemeClr w14:val="tx1"/>
                  </w14:solidFill>
                </w14:textFill>
              </w:rPr>
              <w:t>[X]</w:t>
            </w:r>
          </w:p>
        </w:tc>
        <w:tc>
          <w:tcPr>
            <w:tcW w:w="2326" w:type="dxa"/>
            <w:vAlign w:val="center"/>
          </w:tcPr>
          <w:p w14:paraId="2AADF6AC">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详细说明后续处理方式，如筛选、修改、重新组织语言、结合自身研究进行调整等</w:t>
            </w:r>
          </w:p>
        </w:tc>
      </w:tr>
      <w:tr w14:paraId="6CDB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2C5267A4">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2</w:t>
            </w:r>
          </w:p>
        </w:tc>
        <w:tc>
          <w:tcPr>
            <w:tcW w:w="1633" w:type="dxa"/>
            <w:vAlign w:val="center"/>
          </w:tcPr>
          <w:p w14:paraId="705EC1F0">
            <w:pPr>
              <w:rPr>
                <w:rFonts w:ascii="仿宋_GB2312" w:hAnsi="Calibri" w:eastAsia="仿宋_GB2312"/>
                <w:color w:val="000000" w:themeColor="text1"/>
                <w:kern w:val="0"/>
                <w:szCs w:val="21"/>
                <w:u w:color="000000"/>
                <w14:textFill>
                  <w14:solidFill>
                    <w14:schemeClr w14:val="tx1"/>
                  </w14:solidFill>
                </w14:textFill>
              </w:rPr>
            </w:pPr>
          </w:p>
        </w:tc>
        <w:tc>
          <w:tcPr>
            <w:tcW w:w="1217" w:type="dxa"/>
            <w:vAlign w:val="center"/>
          </w:tcPr>
          <w:p w14:paraId="7E42F956">
            <w:pPr>
              <w:rPr>
                <w:rFonts w:ascii="仿宋_GB2312" w:hAnsi="Calibri" w:eastAsia="仿宋_GB2312"/>
                <w:color w:val="000000" w:themeColor="text1"/>
                <w:kern w:val="0"/>
                <w:szCs w:val="21"/>
                <w:u w:color="000000"/>
                <w14:textFill>
                  <w14:solidFill>
                    <w14:schemeClr w14:val="tx1"/>
                  </w14:solidFill>
                </w14:textFill>
              </w:rPr>
            </w:pPr>
          </w:p>
        </w:tc>
        <w:tc>
          <w:tcPr>
            <w:tcW w:w="2367" w:type="dxa"/>
            <w:vAlign w:val="center"/>
          </w:tcPr>
          <w:p w14:paraId="6A6460D6">
            <w:pPr>
              <w:rPr>
                <w:rFonts w:ascii="仿宋_GB2312" w:hAnsi="Calibri" w:eastAsia="仿宋_GB2312"/>
                <w:color w:val="000000" w:themeColor="text1"/>
                <w:kern w:val="0"/>
                <w:szCs w:val="21"/>
                <w:u w:color="000000"/>
                <w14:textFill>
                  <w14:solidFill>
                    <w14:schemeClr w14:val="tx1"/>
                  </w14:solidFill>
                </w14:textFill>
              </w:rPr>
            </w:pPr>
          </w:p>
        </w:tc>
        <w:tc>
          <w:tcPr>
            <w:tcW w:w="958" w:type="dxa"/>
            <w:vAlign w:val="center"/>
          </w:tcPr>
          <w:p w14:paraId="27E3D0AE">
            <w:pPr>
              <w:rPr>
                <w:rFonts w:ascii="仿宋_GB2312" w:hAnsi="Calibri" w:eastAsia="仿宋_GB2312"/>
                <w:color w:val="000000" w:themeColor="text1"/>
                <w:kern w:val="0"/>
                <w:szCs w:val="21"/>
                <w:u w:color="000000"/>
                <w14:textFill>
                  <w14:solidFill>
                    <w14:schemeClr w14:val="tx1"/>
                  </w14:solidFill>
                </w14:textFill>
              </w:rPr>
            </w:pPr>
          </w:p>
        </w:tc>
        <w:tc>
          <w:tcPr>
            <w:tcW w:w="2326" w:type="dxa"/>
            <w:vAlign w:val="center"/>
          </w:tcPr>
          <w:p w14:paraId="69C95C01">
            <w:pPr>
              <w:rPr>
                <w:rFonts w:ascii="仿宋_GB2312" w:hAnsi="Calibri" w:eastAsia="仿宋_GB2312"/>
                <w:color w:val="000000" w:themeColor="text1"/>
                <w:kern w:val="0"/>
                <w:szCs w:val="21"/>
                <w:u w:color="000000"/>
                <w14:textFill>
                  <w14:solidFill>
                    <w14:schemeClr w14:val="tx1"/>
                  </w14:solidFill>
                </w14:textFill>
              </w:rPr>
            </w:pPr>
          </w:p>
        </w:tc>
      </w:tr>
      <w:tr w14:paraId="0BC2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3CC0EB4D">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1633" w:type="dxa"/>
            <w:vAlign w:val="center"/>
          </w:tcPr>
          <w:p w14:paraId="500FAB6F">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1217" w:type="dxa"/>
            <w:vAlign w:val="center"/>
          </w:tcPr>
          <w:p w14:paraId="04309F97">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2367" w:type="dxa"/>
            <w:vAlign w:val="center"/>
          </w:tcPr>
          <w:p w14:paraId="5867044C">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958" w:type="dxa"/>
            <w:vAlign w:val="center"/>
          </w:tcPr>
          <w:p w14:paraId="031CCA67">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2326" w:type="dxa"/>
            <w:vAlign w:val="center"/>
          </w:tcPr>
          <w:p w14:paraId="028D8F63">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r>
    </w:tbl>
    <w:p w14:paraId="406BF55E">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在论文的</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具体章节或部分，如摘要、引言、正文某章节等</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使用了上述</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工具。使用方式为</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具体操作，如输入特定问题获取回答、利用工具的特定功能进行文本处理等</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。在这些部分，</w:t>
      </w:r>
      <w:r>
        <w:rPr>
          <w:rFonts w:ascii="仿宋_GB2312" w:eastAsia="仿宋_GB2312"/>
          <w:color w:val="000000" w:themeColor="text1"/>
          <w:kern w:val="0"/>
          <w:sz w:val="28"/>
          <w:szCs w:val="28"/>
          <w:u w:color="000000"/>
          <w14:textFill>
            <w14:solidFill>
              <w14:schemeClr w14:val="tx1"/>
            </w14:solidFill>
          </w14:textFill>
        </w:rPr>
        <w:t xml:space="preserve">AI </w:t>
      </w:r>
      <w:r>
        <w:rPr>
          <w:rFonts w:hint="eastAsia" w:ascii="仿宋_GB2312" w:eastAsia="仿宋_GB2312"/>
          <w:color w:val="000000" w:themeColor="text1"/>
          <w:kern w:val="0"/>
          <w:sz w:val="28"/>
          <w:szCs w:val="28"/>
          <w:u w:color="000000"/>
          <w14:textFill>
            <w14:solidFill>
              <w14:schemeClr w14:val="tx1"/>
            </w14:solidFill>
          </w14:textFill>
        </w:rPr>
        <w:t>工具提供的内容占比约为</w:t>
      </w:r>
      <w:r>
        <w:rPr>
          <w:rFonts w:ascii="仿宋_GB2312" w:eastAsia="仿宋_GB2312"/>
          <w:color w:val="000000" w:themeColor="text1"/>
          <w:kern w:val="0"/>
          <w:sz w:val="28"/>
          <w:szCs w:val="28"/>
          <w:u w:color="000000"/>
          <w14:textFill>
            <w14:solidFill>
              <w14:schemeClr w14:val="tx1"/>
            </w14:solidFill>
          </w14:textFill>
        </w:rPr>
        <w:t xml:space="preserve"> [X]%</w:t>
      </w:r>
      <w:r>
        <w:rPr>
          <w:rFonts w:hint="eastAsia" w:ascii="仿宋_GB2312" w:eastAsia="仿宋_GB2312"/>
          <w:color w:val="000000" w:themeColor="text1"/>
          <w:kern w:val="0"/>
          <w:sz w:val="28"/>
          <w:szCs w:val="28"/>
          <w:u w:color="000000"/>
          <w14:textFill>
            <w14:solidFill>
              <w14:schemeClr w14:val="tx1"/>
            </w14:solidFill>
          </w14:textFill>
        </w:rPr>
        <w:t>。​</w:t>
      </w:r>
    </w:p>
    <w:p w14:paraId="08B0E2C6">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本人对</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工具提供的内容进行了</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详细说明后续处理方式，如筛选、修改、重新组织语言、结合自身研究进行调整等</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，以确保论文内容符合学术要求及本人的研究思路。​</w:t>
      </w:r>
    </w:p>
    <w:p w14:paraId="04F87C1B">
      <w:pPr>
        <w:ind w:firstLine="522" w:firstLineChars="200"/>
        <w:rPr>
          <w:rFonts w:ascii="仿宋_GB2312" w:eastAsia="仿宋_GB2312"/>
          <w:color w:val="000000" w:themeColor="text1"/>
          <w:kern w:val="0"/>
          <w:sz w:val="28"/>
          <w:szCs w:val="28"/>
          <w:u w:color="000000"/>
          <w14:textFill>
            <w14:solidFill>
              <w14:schemeClr w14:val="tx1"/>
            </w14:solidFill>
          </w14:textFill>
        </w:rPr>
      </w:pPr>
    </w:p>
    <w:p w14:paraId="4BBDD7CC">
      <w:pPr>
        <w:ind w:firstLine="522"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三、原创性与责任声明​</w:t>
      </w:r>
    </w:p>
    <w:p w14:paraId="4D0C8B98">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本人确认，尽管使用了上述</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工具生成内容之处，均已按照学校规定的学术规范进行了明确标注。​</w:t>
      </w:r>
    </w:p>
    <w:p w14:paraId="755421EE">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若论文因</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工具使用不当或未按要求标注等原因出现学术不端问题，本人愿意承担全部责任。​</w:t>
      </w:r>
    </w:p>
    <w:p w14:paraId="37A68DE4">
      <w:pPr>
        <w:ind w:firstLine="522" w:firstLineChars="200"/>
        <w:rPr>
          <w:rFonts w:ascii="仿宋_GB2312" w:eastAsia="仿宋_GB2312"/>
          <w:color w:val="000000" w:themeColor="text1"/>
          <w:kern w:val="0"/>
          <w:sz w:val="28"/>
          <w:szCs w:val="28"/>
          <w:u w:color="000000"/>
          <w14:textFill>
            <w14:solidFill>
              <w14:schemeClr w14:val="tx1"/>
            </w14:solidFill>
          </w14:textFill>
        </w:rPr>
      </w:pPr>
    </w:p>
    <w:p w14:paraId="0B9E22FF">
      <w:pPr>
        <w:ind w:firstLine="522" w:firstLineChars="200"/>
        <w:rPr>
          <w:rFonts w:ascii="仿宋_GB2312" w:eastAsia="仿宋_GB2312"/>
          <w:color w:val="000000" w:themeColor="text1"/>
          <w:kern w:val="0"/>
          <w:sz w:val="28"/>
          <w:szCs w:val="28"/>
          <w:u w:color="000000"/>
          <w14:textFill>
            <w14:solidFill>
              <w14:schemeClr w14:val="tx1"/>
            </w14:solidFill>
          </w14:textFill>
        </w:rPr>
      </w:pPr>
    </w:p>
    <w:p w14:paraId="4CB148D5">
      <w:pPr>
        <w:ind w:firstLine="4176"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学生签名：</w:t>
      </w:r>
    </w:p>
    <w:p w14:paraId="4843F60F">
      <w:pPr>
        <w:ind w:firstLine="4176"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指导老师签名：</w:t>
      </w:r>
      <w:r>
        <w:rPr>
          <w:rFonts w:ascii="仿宋_GB2312" w:eastAsia="仿宋_GB2312"/>
          <w:color w:val="000000" w:themeColor="text1"/>
          <w:kern w:val="0"/>
          <w:sz w:val="28"/>
          <w:szCs w:val="28"/>
          <w:u w:color="000000"/>
          <w14:textFill>
            <w14:solidFill>
              <w14:schemeClr w14:val="tx1"/>
            </w14:solidFill>
          </w14:textFill>
        </w:rPr>
        <w:t>​</w:t>
      </w:r>
    </w:p>
    <w:p w14:paraId="72437FC1">
      <w:pPr>
        <w:ind w:firstLine="4176"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2025年  月  日</w:t>
      </w:r>
    </w:p>
    <w:p w14:paraId="37A5C8FD">
      <w:pPr>
        <w:spacing w:before="120" w:after="120" w:line="400" w:lineRule="exact"/>
        <w:rPr>
          <w:rFonts w:ascii="宋体" w:hAnsi="宋体"/>
          <w:szCs w:val="21"/>
        </w:rPr>
      </w:pPr>
    </w:p>
    <w:sectPr>
      <w:footerReference r:id="rId15" w:type="first"/>
      <w:pgSz w:w="11907" w:h="16840"/>
      <w:pgMar w:top="1418" w:right="1134" w:bottom="1418" w:left="1418" w:header="851" w:footer="851" w:gutter="0"/>
      <w:cols w:space="720" w:num="1"/>
      <w:titlePg/>
      <w:docGrid w:type="linesAndChars" w:linePitch="291" w:charSpace="-390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黎" w:date="2025-04-21T17:20:55Z" w:initials="">
    <w:p w14:paraId="7EC26CCD">
      <w:pPr>
        <w:pStyle w:val="12"/>
        <w:rPr>
          <w:rFonts w:hint="default" w:eastAsia="宋体"/>
          <w:lang w:val="en-US" w:eastAsia="zh-CN"/>
        </w:rPr>
      </w:pPr>
      <w:r>
        <w:rPr>
          <w:rFonts w:hint="eastAsia"/>
          <w:lang w:val="en-US" w:eastAsia="zh-CN"/>
        </w:rPr>
        <w:t>把后面 内容加上</w:t>
      </w:r>
    </w:p>
  </w:comment>
  <w:comment w:id="1" w:author="陈黎" w:date="2025-04-21T17:21:45Z" w:initials="">
    <w:p w14:paraId="41164ED5">
      <w:pPr>
        <w:pStyle w:val="12"/>
        <w:rPr>
          <w:rFonts w:hint="eastAsia"/>
          <w:lang w:val="en-US" w:eastAsia="zh-CN"/>
        </w:rPr>
      </w:pPr>
      <w:r>
        <w:rPr>
          <w:rFonts w:hint="eastAsia"/>
          <w:lang w:val="en-US" w:eastAsia="zh-CN"/>
        </w:rPr>
        <w:t>第一段写 研究意义，不用写你做了什么</w:t>
      </w:r>
    </w:p>
    <w:p w14:paraId="5B9CDCE3">
      <w:pPr>
        <w:pStyle w:val="12"/>
        <w:rPr>
          <w:rFonts w:hint="default"/>
          <w:lang w:val="en-US" w:eastAsia="zh-CN"/>
        </w:rPr>
      </w:pPr>
      <w:r>
        <w:rPr>
          <w:rFonts w:hint="eastAsia"/>
          <w:lang w:val="en-US" w:eastAsia="zh-CN"/>
        </w:rPr>
        <w:t>第二段写你做了什么，控制在400多字就可以了，不要太多，你现在第一段写了自己的东西</w:t>
      </w:r>
    </w:p>
  </w:comment>
  <w:comment w:id="2" w:author="陈黎" w:date="2025-04-21T17:24:59Z" w:initials="">
    <w:p w14:paraId="51F05C3A">
      <w:pPr>
        <w:pStyle w:val="12"/>
        <w:rPr>
          <w:rFonts w:hint="default" w:eastAsia="宋体"/>
          <w:lang w:val="en-US" w:eastAsia="zh-CN"/>
        </w:rPr>
      </w:pPr>
      <w:r>
        <w:rPr>
          <w:rFonts w:hint="eastAsia"/>
          <w:lang w:val="en-US" w:eastAsia="zh-CN"/>
        </w:rPr>
        <w:t>目录的字体大小应该保持一致，间隔应该和正文间隔保持一致。</w:t>
      </w:r>
    </w:p>
  </w:comment>
  <w:comment w:id="3" w:author="陈黎" w:date="2025-04-21T17:24:25Z" w:initials="">
    <w:p w14:paraId="592B3A21">
      <w:pPr>
        <w:pStyle w:val="12"/>
        <w:rPr>
          <w:rFonts w:hint="default" w:eastAsia="宋体"/>
          <w:lang w:val="en-US" w:eastAsia="zh-CN"/>
        </w:rPr>
      </w:pPr>
      <w:r>
        <w:rPr>
          <w:rFonts w:hint="eastAsia"/>
          <w:lang w:val="en-US" w:eastAsia="zh-CN"/>
        </w:rPr>
        <w:t>第一章第一节要从1页开始，你是从5页开始，错误！！！</w:t>
      </w:r>
    </w:p>
  </w:comment>
  <w:comment w:id="5" w:author="陈黎" w:date="2025-04-21T17:27:15Z" w:initials="">
    <w:p w14:paraId="5EE65B8D">
      <w:pPr>
        <w:pStyle w:val="12"/>
        <w:rPr>
          <w:rFonts w:hint="default" w:eastAsia="宋体"/>
          <w:lang w:val="en-US" w:eastAsia="zh-CN"/>
        </w:rPr>
      </w:pPr>
      <w:r>
        <w:rPr>
          <w:rFonts w:hint="eastAsia"/>
          <w:lang w:val="en-US" w:eastAsia="zh-CN"/>
        </w:rPr>
        <w:t>这里要意义，背景，不要讲技术</w:t>
      </w:r>
    </w:p>
  </w:comment>
  <w:comment w:id="4" w:author="陈黎" w:date="2025-04-21T17:28:58Z" w:initials="">
    <w:p w14:paraId="405F6DE7">
      <w:pPr>
        <w:pStyle w:val="12"/>
        <w:rPr>
          <w:rFonts w:hint="eastAsia"/>
          <w:lang w:val="en-US" w:eastAsia="zh-CN"/>
        </w:rPr>
      </w:pPr>
      <w:r>
        <w:rPr>
          <w:rFonts w:hint="eastAsia"/>
          <w:lang w:val="en-US" w:eastAsia="zh-CN"/>
        </w:rPr>
        <w:t>这部分主要写，现在网络上有很多的信息，这些信息有什么意义。做舆情检测有什么意义</w:t>
      </w:r>
    </w:p>
    <w:p w14:paraId="1D67A496">
      <w:pPr>
        <w:pStyle w:val="12"/>
        <w:rPr>
          <w:rFonts w:hint="eastAsia"/>
          <w:lang w:val="en-US" w:eastAsia="zh-CN"/>
        </w:rPr>
      </w:pPr>
      <w:r>
        <w:rPr>
          <w:rFonts w:hint="eastAsia"/>
          <w:lang w:val="en-US" w:eastAsia="zh-CN"/>
        </w:rPr>
        <w:t>不要去讲技术。</w:t>
      </w:r>
    </w:p>
    <w:p w14:paraId="6D863CF8">
      <w:pPr>
        <w:pStyle w:val="12"/>
        <w:rPr>
          <w:rFonts w:hint="eastAsia"/>
          <w:lang w:val="en-US" w:eastAsia="zh-CN"/>
        </w:rPr>
      </w:pPr>
      <w:r>
        <w:rPr>
          <w:rFonts w:hint="eastAsia"/>
          <w:lang w:val="en-US" w:eastAsia="zh-CN"/>
        </w:rPr>
        <w:t>分三段，第一段说网络中的微博数据是什么，能够表达感情。。。。</w:t>
      </w:r>
    </w:p>
    <w:p w14:paraId="06743D5A">
      <w:pPr>
        <w:pStyle w:val="12"/>
        <w:rPr>
          <w:rFonts w:hint="eastAsia"/>
          <w:lang w:val="en-US" w:eastAsia="zh-CN"/>
        </w:rPr>
      </w:pPr>
      <w:r>
        <w:rPr>
          <w:rFonts w:hint="eastAsia"/>
          <w:lang w:val="en-US" w:eastAsia="zh-CN"/>
        </w:rPr>
        <w:t>第二段正是因为数据有意义才需要有舆情系统，舆情系统可以干什么</w:t>
      </w:r>
    </w:p>
    <w:p w14:paraId="732C96C2">
      <w:pPr>
        <w:pStyle w:val="12"/>
        <w:rPr>
          <w:rFonts w:hint="default"/>
          <w:lang w:val="en-US" w:eastAsia="zh-CN"/>
        </w:rPr>
      </w:pPr>
      <w:r>
        <w:rPr>
          <w:rFonts w:hint="eastAsia"/>
          <w:lang w:val="en-US" w:eastAsia="zh-CN"/>
        </w:rPr>
        <w:t>第三段本文做了什么事情，不要讲些空话套话。</w:t>
      </w:r>
    </w:p>
  </w:comment>
  <w:comment w:id="6" w:author="陈黎" w:date="2025-04-21T17:28:09Z" w:initials="">
    <w:p w14:paraId="28C0E961">
      <w:pPr>
        <w:pStyle w:val="12"/>
        <w:rPr>
          <w:rFonts w:hint="default" w:eastAsia="宋体"/>
          <w:lang w:val="en-US" w:eastAsia="zh-CN"/>
        </w:rPr>
      </w:pPr>
      <w:r>
        <w:rPr>
          <w:rFonts w:hint="eastAsia"/>
          <w:lang w:val="en-US" w:eastAsia="zh-CN"/>
        </w:rPr>
        <w:t>这部分你说人家处理效率低，精度不足，你解决了吗？如果你没有解决，就不要去说人家的问题。</w:t>
      </w:r>
    </w:p>
  </w:comment>
  <w:comment w:id="7" w:author="陈黎" w:date="2025-04-21T17:27:45Z" w:initials="">
    <w:p w14:paraId="0AB78B50">
      <w:pPr>
        <w:pStyle w:val="12"/>
        <w:rPr>
          <w:rFonts w:hint="default" w:eastAsia="宋体"/>
          <w:lang w:val="en-US" w:eastAsia="zh-CN"/>
        </w:rPr>
      </w:pPr>
      <w:r>
        <w:rPr>
          <w:rFonts w:hint="eastAsia"/>
          <w:lang w:val="en-US" w:eastAsia="zh-CN"/>
        </w:rPr>
        <w:t>这部分是你的具体工作，不要再背景里面说</w:t>
      </w:r>
    </w:p>
  </w:comment>
  <w:comment w:id="8" w:author="陈黎" w:date="2025-04-21T17:31:17Z" w:initials="">
    <w:p w14:paraId="532FF6C3">
      <w:pPr>
        <w:pStyle w:val="12"/>
        <w:rPr>
          <w:rFonts w:hint="default" w:eastAsia="宋体"/>
          <w:lang w:val="en-US" w:eastAsia="zh-CN"/>
        </w:rPr>
      </w:pPr>
      <w:r>
        <w:rPr>
          <w:rFonts w:hint="eastAsia"/>
          <w:lang w:val="en-US" w:eastAsia="zh-CN"/>
        </w:rPr>
        <w:t>这些都没有文献引用，每个文献都要文献引用</w:t>
      </w:r>
    </w:p>
  </w:comment>
  <w:comment w:id="9" w:author="陈黎" w:date="2025-04-21T17:31:44Z" w:initials="">
    <w:p w14:paraId="04507F7D">
      <w:pPr>
        <w:pStyle w:val="12"/>
        <w:rPr>
          <w:rFonts w:hint="default" w:eastAsia="宋体"/>
          <w:lang w:val="en-US" w:eastAsia="zh-CN"/>
        </w:rPr>
      </w:pPr>
      <w:r>
        <w:rPr>
          <w:rFonts w:hint="eastAsia"/>
          <w:lang w:val="en-US" w:eastAsia="zh-CN"/>
        </w:rPr>
        <w:t>全部要文献引用</w:t>
      </w:r>
    </w:p>
  </w:comment>
  <w:comment w:id="10" w:author="陈黎" w:date="2025-04-21T17:31:58Z" w:initials="">
    <w:p w14:paraId="3EFD43F6">
      <w:pPr>
        <w:pStyle w:val="12"/>
        <w:rPr>
          <w:rFonts w:hint="default" w:eastAsia="宋体"/>
          <w:lang w:val="en-US" w:eastAsia="zh-CN"/>
        </w:rPr>
      </w:pPr>
      <w:r>
        <w:rPr>
          <w:rFonts w:hint="eastAsia"/>
          <w:lang w:val="en-US" w:eastAsia="zh-CN"/>
        </w:rPr>
        <w:t>你能解决吗？要进行对比的哦</w:t>
      </w:r>
    </w:p>
  </w:comment>
  <w:comment w:id="11" w:author="陈黎" w:date="2025-04-21T17:32:23Z" w:initials="">
    <w:p w14:paraId="21C47E79">
      <w:pPr>
        <w:pStyle w:val="12"/>
        <w:rPr>
          <w:rFonts w:hint="default" w:eastAsia="宋体"/>
          <w:lang w:val="en-US" w:eastAsia="zh-CN"/>
        </w:rPr>
      </w:pPr>
      <w:r>
        <w:rPr>
          <w:rFonts w:hint="eastAsia"/>
          <w:lang w:val="en-US" w:eastAsia="zh-CN"/>
        </w:rPr>
        <w:t>要先说你做的舆情系统能够干什么，才说怎么做的。这里看不出来你做什么。不要加废话，第一句话后半部分就是空话套话</w:t>
      </w:r>
    </w:p>
  </w:comment>
  <w:comment w:id="12" w:author="陈黎" w:date="2025-04-21T17:33:16Z" w:initials="">
    <w:p w14:paraId="4E86CBB6">
      <w:pPr>
        <w:pStyle w:val="12"/>
        <w:rPr>
          <w:rFonts w:hint="eastAsia"/>
          <w:lang w:val="en-US" w:eastAsia="zh-CN"/>
        </w:rPr>
      </w:pPr>
      <w:r>
        <w:rPr>
          <w:rFonts w:hint="eastAsia"/>
          <w:lang w:val="en-US" w:eastAsia="zh-CN"/>
        </w:rPr>
        <w:t>这里不能说本文的，你就说这些技术，例如朴素贝叶斯怎么做的，bert的介绍，</w:t>
      </w:r>
    </w:p>
    <w:p w14:paraId="5622E890">
      <w:pPr>
        <w:pStyle w:val="12"/>
        <w:rPr>
          <w:rFonts w:hint="default"/>
          <w:lang w:val="en-US" w:eastAsia="zh-CN"/>
        </w:rPr>
      </w:pPr>
      <w:r>
        <w:rPr>
          <w:rFonts w:hint="eastAsia"/>
          <w:lang w:val="en-US" w:eastAsia="zh-CN"/>
        </w:rPr>
        <w:t>舆情分析就只有朴素贝叶斯啊？这个说法错误，标题不能这样取</w:t>
      </w:r>
    </w:p>
  </w:comment>
  <w:comment w:id="13" w:author="陈黎" w:date="2025-04-21T17:35:37Z" w:initials="">
    <w:p w14:paraId="6362D8AE">
      <w:pPr>
        <w:pStyle w:val="12"/>
        <w:rPr>
          <w:rFonts w:hint="default" w:eastAsia="宋体"/>
          <w:lang w:val="en-US" w:eastAsia="zh-CN"/>
        </w:rPr>
      </w:pPr>
      <w:r>
        <w:rPr>
          <w:rFonts w:hint="eastAsia"/>
          <w:lang w:val="en-US" w:eastAsia="zh-CN"/>
        </w:rPr>
        <w:t>单独一节</w:t>
      </w:r>
    </w:p>
  </w:comment>
  <w:comment w:id="14" w:author="陈黎" w:date="2025-04-21T17:36:45Z" w:initials="">
    <w:p w14:paraId="2DC46B93">
      <w:pPr>
        <w:pStyle w:val="12"/>
        <w:rPr>
          <w:rFonts w:hint="eastAsia"/>
          <w:lang w:val="en-US" w:eastAsia="zh-CN"/>
        </w:rPr>
      </w:pPr>
      <w:r>
        <w:rPr>
          <w:rFonts w:hint="eastAsia"/>
          <w:lang w:val="en-US" w:eastAsia="zh-CN"/>
        </w:rPr>
        <w:t>这一章和系统完全没有关系，放到那里都可以用</w:t>
      </w:r>
    </w:p>
    <w:p w14:paraId="6E53C985">
      <w:pPr>
        <w:pStyle w:val="12"/>
        <w:rPr>
          <w:rFonts w:hint="default"/>
          <w:lang w:val="en-US" w:eastAsia="zh-CN"/>
        </w:rPr>
      </w:pPr>
      <w:r>
        <w:rPr>
          <w:rFonts w:hint="eastAsia"/>
          <w:lang w:val="en-US" w:eastAsia="zh-CN"/>
        </w:rPr>
        <w:t>结合实际你的系统来写</w:t>
      </w:r>
    </w:p>
  </w:comment>
  <w:comment w:id="16" w:author="陈黎" w:date="2025-04-21T17:36:22Z" w:initials="">
    <w:p w14:paraId="5E78406D">
      <w:pPr>
        <w:pStyle w:val="12"/>
        <w:rPr>
          <w:rFonts w:hint="default" w:eastAsia="宋体"/>
          <w:lang w:val="en-US" w:eastAsia="zh-CN"/>
        </w:rPr>
      </w:pPr>
      <w:r>
        <w:rPr>
          <w:rFonts w:hint="eastAsia"/>
          <w:lang w:val="en-US" w:eastAsia="zh-CN"/>
        </w:rPr>
        <w:t>这个你根本就没有做，不能说精细化管理</w:t>
      </w:r>
    </w:p>
  </w:comment>
  <w:comment w:id="15" w:author="陈黎" w:date="2025-04-21T17:36:05Z" w:initials="">
    <w:p w14:paraId="2E1F7D4A">
      <w:pPr>
        <w:pStyle w:val="12"/>
        <w:rPr>
          <w:rFonts w:hint="default" w:eastAsia="宋体"/>
          <w:lang w:val="en-US" w:eastAsia="zh-CN"/>
        </w:rPr>
      </w:pPr>
      <w:r>
        <w:rPr>
          <w:rFonts w:hint="eastAsia"/>
          <w:lang w:val="en-US" w:eastAsia="zh-CN"/>
        </w:rPr>
        <w:t>这个和舆情有什么关系，完全没有</w:t>
      </w:r>
    </w:p>
  </w:comment>
  <w:comment w:id="17" w:author="陈黎" w:date="2025-04-21T17:37:56Z" w:initials="">
    <w:p w14:paraId="55DF0B2B">
      <w:pPr>
        <w:pStyle w:val="12"/>
        <w:rPr>
          <w:rFonts w:hint="default" w:eastAsia="宋体"/>
          <w:lang w:val="en-US" w:eastAsia="zh-CN"/>
        </w:rPr>
      </w:pPr>
      <w:r>
        <w:rPr>
          <w:rFonts w:hint="eastAsia"/>
          <w:lang w:val="en-US" w:eastAsia="zh-CN"/>
        </w:rPr>
        <w:t>这个地方要单独说明每个表干什么，这里说实话看不出来和舆情有什么关系，这里的search_history有什么用处呢？</w:t>
      </w:r>
    </w:p>
  </w:comment>
  <w:comment w:id="18" w:author="陈黎" w:date="2025-04-21T17:39:06Z" w:initials="">
    <w:p w14:paraId="254125DE">
      <w:pPr>
        <w:pStyle w:val="12"/>
        <w:rPr>
          <w:rFonts w:hint="default" w:eastAsia="宋体"/>
          <w:lang w:val="en-US" w:eastAsia="zh-CN"/>
        </w:rPr>
      </w:pPr>
      <w:r>
        <w:rPr>
          <w:rFonts w:hint="eastAsia"/>
          <w:lang w:val="en-US" w:eastAsia="zh-CN"/>
        </w:rPr>
        <w:t>具体的页面设计应该放到详细设计部分吧</w:t>
      </w:r>
    </w:p>
  </w:comment>
  <w:comment w:id="19" w:author="陈黎" w:date="2025-04-21T17:39:25Z" w:initials="">
    <w:p w14:paraId="14A1D7A4">
      <w:pPr>
        <w:pStyle w:val="12"/>
        <w:rPr>
          <w:rFonts w:hint="default" w:eastAsia="宋体"/>
          <w:lang w:val="en-US" w:eastAsia="zh-CN"/>
        </w:rPr>
      </w:pPr>
      <w:r>
        <w:rPr>
          <w:rFonts w:hint="eastAsia"/>
          <w:lang w:val="en-US" w:eastAsia="zh-CN"/>
        </w:rPr>
        <w:t>Html页面的代码不要给，给出来没有任何意义</w:t>
      </w:r>
    </w:p>
  </w:comment>
  <w:comment w:id="20" w:author="陈黎" w:date="2025-04-21T17:39:45Z" w:initials="">
    <w:p w14:paraId="3D41C8B6">
      <w:pPr>
        <w:pStyle w:val="12"/>
        <w:rPr>
          <w:rFonts w:hint="default" w:eastAsia="宋体"/>
          <w:lang w:val="en-US" w:eastAsia="zh-CN"/>
        </w:rPr>
      </w:pPr>
      <w:r>
        <w:rPr>
          <w:rFonts w:hint="eastAsia"/>
          <w:lang w:val="en-US" w:eastAsia="zh-CN"/>
        </w:rPr>
        <w:t>这个已经不是总体设计了</w:t>
      </w:r>
    </w:p>
  </w:comment>
  <w:comment w:id="21" w:author="陈黎" w:date="2025-04-21T17:40:35Z" w:initials="">
    <w:p w14:paraId="5D778909">
      <w:pPr>
        <w:pStyle w:val="12"/>
        <w:rPr>
          <w:rFonts w:hint="default" w:eastAsia="宋体"/>
          <w:lang w:val="en-US" w:eastAsia="zh-CN"/>
        </w:rPr>
      </w:pPr>
      <w:r>
        <w:rPr>
          <w:rFonts w:hint="eastAsia"/>
          <w:lang w:val="en-US" w:eastAsia="zh-CN"/>
        </w:rPr>
        <w:t>应该加一个总的，说明模块之间的关系，这些应该放到4.5来说，你这里的模块和前面4.5对不起来</w:t>
      </w:r>
    </w:p>
  </w:comment>
  <w:comment w:id="22" w:author="陈黎" w:date="2025-04-21T17:41:02Z" w:initials="">
    <w:p w14:paraId="44BD73B1">
      <w:pPr>
        <w:pStyle w:val="12"/>
        <w:rPr>
          <w:rFonts w:hint="default" w:eastAsia="宋体"/>
          <w:lang w:val="en-US" w:eastAsia="zh-CN"/>
        </w:rPr>
      </w:pPr>
      <w:r>
        <w:rPr>
          <w:rFonts w:hint="eastAsia"/>
          <w:lang w:val="en-US" w:eastAsia="zh-CN"/>
        </w:rPr>
        <w:t>这个是个框架吧，不能加模块吧</w:t>
      </w:r>
    </w:p>
  </w:comment>
  <w:comment w:id="23" w:author="陈黎" w:date="2025-04-21T17:41:26Z" w:initials="">
    <w:p w14:paraId="691C7021">
      <w:pPr>
        <w:pStyle w:val="12"/>
        <w:rPr>
          <w:rFonts w:hint="default" w:eastAsia="宋体"/>
          <w:lang w:val="en-US" w:eastAsia="zh-CN"/>
        </w:rPr>
      </w:pPr>
      <w:r>
        <w:rPr>
          <w:rFonts w:hint="eastAsia"/>
          <w:lang w:val="en-US" w:eastAsia="zh-CN"/>
        </w:rPr>
        <w:t>给部分函数，而不是所有代码</w:t>
      </w:r>
    </w:p>
  </w:comment>
  <w:comment w:id="24" w:author="陈黎" w:date="2025-04-21T17:42:45Z" w:initials="">
    <w:p w14:paraId="077F609B">
      <w:pPr>
        <w:pStyle w:val="12"/>
        <w:rPr>
          <w:rFonts w:hint="default" w:eastAsia="宋体"/>
          <w:lang w:val="en-US" w:eastAsia="zh-CN"/>
        </w:rPr>
      </w:pPr>
      <w:r>
        <w:rPr>
          <w:rFonts w:hint="eastAsia"/>
          <w:lang w:val="en-US" w:eastAsia="zh-CN"/>
        </w:rPr>
        <w:t>这部分写的要不得，要写输入怎么通过bert编码，然后编码的结果怎么输入到朴素贝叶斯的，这些变量要一一对应，上一个公式是下一个公式的输入。不能完全取抄公式哦</w:t>
      </w:r>
    </w:p>
  </w:comment>
  <w:comment w:id="25" w:author="陈黎" w:date="2025-04-21T17:42:16Z" w:initials="">
    <w:p w14:paraId="177C41B0">
      <w:pPr>
        <w:pStyle w:val="12"/>
        <w:rPr>
          <w:rFonts w:hint="default" w:eastAsia="宋体"/>
          <w:lang w:val="en-US" w:eastAsia="zh-CN"/>
        </w:rPr>
      </w:pPr>
      <w:r>
        <w:rPr>
          <w:rFonts w:hint="eastAsia"/>
          <w:lang w:val="en-US" w:eastAsia="zh-CN"/>
        </w:rPr>
        <w:t>这个图放在这里有什么意义，这个应该是最后的结果吧，你公式都没有介绍，怎么就来结果了</w:t>
      </w:r>
    </w:p>
  </w:comment>
  <w:comment w:id="26" w:author="陈黎" w:date="2025-04-21T17:43:38Z" w:initials="">
    <w:p w14:paraId="64B23BD9">
      <w:pPr>
        <w:pStyle w:val="12"/>
        <w:rPr>
          <w:rFonts w:hint="default" w:eastAsia="宋体"/>
          <w:lang w:val="en-US" w:eastAsia="zh-CN"/>
        </w:rPr>
      </w:pPr>
      <w:r>
        <w:rPr>
          <w:rFonts w:hint="eastAsia"/>
          <w:lang w:val="en-US" w:eastAsia="zh-CN"/>
        </w:rPr>
        <w:t>你模型没有训练，没有说明数据集，超参数怎么得到的，都没有就来了，而且你的朴素贝叶斯和bert是什么关系。Bert只是编码，又不能得到概率值，怎么可以和铺子贝叶斯比较。</w:t>
      </w:r>
    </w:p>
  </w:comment>
  <w:comment w:id="27" w:author="陈黎" w:date="2025-04-21T17:44:55Z" w:initials="">
    <w:p w14:paraId="70EF457A">
      <w:pPr>
        <w:pStyle w:val="12"/>
        <w:rPr>
          <w:rFonts w:hint="default" w:eastAsia="宋体"/>
          <w:lang w:val="en-US" w:eastAsia="zh-CN"/>
        </w:rPr>
      </w:pPr>
      <w:r>
        <w:rPr>
          <w:rFonts w:hint="eastAsia"/>
          <w:lang w:val="en-US" w:eastAsia="zh-CN"/>
        </w:rPr>
        <w:t>活跃度评分模型要有公式啊不能只给代码，这种sql代码没有给出的意义</w:t>
      </w:r>
    </w:p>
  </w:comment>
  <w:comment w:id="28" w:author="陈黎" w:date="2025-04-21T17:46:06Z" w:initials="">
    <w:p w14:paraId="10EA2856">
      <w:pPr>
        <w:pStyle w:val="12"/>
        <w:rPr>
          <w:rFonts w:hint="default" w:eastAsia="宋体"/>
          <w:lang w:val="en-US" w:eastAsia="zh-CN"/>
        </w:rPr>
      </w:pPr>
      <w:r>
        <w:rPr>
          <w:rFonts w:hint="eastAsia"/>
          <w:lang w:val="en-US" w:eastAsia="zh-CN"/>
        </w:rPr>
        <w:t>图5-10，中间不能加任何空格，所有图的标识都要改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EC26CCD" w15:done="0"/>
  <w15:commentEx w15:paraId="5B9CDCE3" w15:done="0"/>
  <w15:commentEx w15:paraId="51F05C3A" w15:done="0"/>
  <w15:commentEx w15:paraId="592B3A21" w15:done="0"/>
  <w15:commentEx w15:paraId="5EE65B8D" w15:done="0"/>
  <w15:commentEx w15:paraId="732C96C2" w15:done="0"/>
  <w15:commentEx w15:paraId="28C0E961" w15:done="0"/>
  <w15:commentEx w15:paraId="0AB78B50" w15:done="0"/>
  <w15:commentEx w15:paraId="532FF6C3" w15:done="0"/>
  <w15:commentEx w15:paraId="04507F7D" w15:done="0"/>
  <w15:commentEx w15:paraId="3EFD43F6" w15:done="0"/>
  <w15:commentEx w15:paraId="21C47E79" w15:done="0"/>
  <w15:commentEx w15:paraId="5622E890" w15:done="0"/>
  <w15:commentEx w15:paraId="6362D8AE" w15:done="0"/>
  <w15:commentEx w15:paraId="6E53C985" w15:done="0"/>
  <w15:commentEx w15:paraId="5E78406D" w15:done="0"/>
  <w15:commentEx w15:paraId="2E1F7D4A" w15:done="0"/>
  <w15:commentEx w15:paraId="55DF0B2B" w15:done="0"/>
  <w15:commentEx w15:paraId="254125DE" w15:done="0"/>
  <w15:commentEx w15:paraId="14A1D7A4" w15:done="0"/>
  <w15:commentEx w15:paraId="3D41C8B6" w15:done="0"/>
  <w15:commentEx w15:paraId="5D778909" w15:done="0"/>
  <w15:commentEx w15:paraId="44BD73B1" w15:done="0"/>
  <w15:commentEx w15:paraId="691C7021" w15:done="0"/>
  <w15:commentEx w15:paraId="077F609B" w15:done="0"/>
  <w15:commentEx w15:paraId="177C41B0" w15:done="0"/>
  <w15:commentEx w15:paraId="64B23BD9" w15:done="0"/>
  <w15:commentEx w15:paraId="70EF457A" w15:done="0"/>
  <w15:commentEx w15:paraId="10EA285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7BB4">
    <w:pPr>
      <w:pStyle w:val="21"/>
      <w:rPr>
        <w:rFonts w:ascii="宋体" w:hAnsi="宋体"/>
        <w:kern w:val="0"/>
        <w:sz w:val="21"/>
        <w:szCs w:val="21"/>
      </w:rPr>
    </w:pPr>
    <w:r>
      <w:rPr>
        <w:rFonts w:hint="eastAsia"/>
        <w:kern w:val="0"/>
        <w:szCs w:val="21"/>
      </w:rPr>
      <w:tab/>
    </w:r>
    <w:r>
      <w:rPr>
        <w:rFonts w:hint="eastAsia"/>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84837">
    <w:pPr>
      <w:pStyle w:val="2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27716">
    <w:pPr>
      <w:pStyle w:val="2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22019">
    <w:pPr>
      <w:pStyle w:val="21"/>
      <w:jc w:val="center"/>
      <w:rPr>
        <w:szCs w:val="21"/>
      </w:rPr>
    </w:pPr>
    <w:r>
      <w:rPr>
        <w:rStyle w:val="35"/>
      </w:rPr>
      <w:fldChar w:fldCharType="begin"/>
    </w:r>
    <w:r>
      <w:rPr>
        <w:rStyle w:val="35"/>
      </w:rPr>
      <w:instrText xml:space="preserve"> PAGE </w:instrText>
    </w:r>
    <w:r>
      <w:rPr>
        <w:rStyle w:val="35"/>
      </w:rPr>
      <w:fldChar w:fldCharType="separate"/>
    </w:r>
    <w:r>
      <w:rPr>
        <w:rStyle w:val="35"/>
      </w:rPr>
      <w:t>3</w:t>
    </w:r>
    <w:r>
      <w:rPr>
        <w:rStyle w:val="35"/>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82C30">
    <w:pPr>
      <w:pStyle w:val="21"/>
      <w:jc w:val="center"/>
    </w:pPr>
    <w:r>
      <w:fldChar w:fldCharType="begin"/>
    </w:r>
    <w:r>
      <w:instrText xml:space="preserve">PAGE   \* MERGEFORMAT</w:instrText>
    </w:r>
    <w:r>
      <w:fldChar w:fldCharType="separate"/>
    </w:r>
    <w:r>
      <w:rPr>
        <w:lang w:val="zh-CN"/>
      </w:rPr>
      <w:t>2</w:t>
    </w:r>
    <w:r>
      <w:fldChar w:fldCharType="end"/>
    </w:r>
  </w:p>
  <w:p w14:paraId="67741ECD">
    <w:pPr>
      <w:pStyle w:val="21"/>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77029">
    <w:pPr>
      <w:pStyle w:val="21"/>
      <w:jc w:val="center"/>
    </w:pPr>
    <w:r>
      <w:fldChar w:fldCharType="begin"/>
    </w:r>
    <w:r>
      <w:instrText xml:space="preserve">PAGE   \* MERGEFORMAT</w:instrText>
    </w:r>
    <w:r>
      <w:fldChar w:fldCharType="separate"/>
    </w:r>
    <w:r>
      <w:rPr>
        <w:lang w:val="zh-CN"/>
      </w:rPr>
      <w:t>2</w:t>
    </w:r>
    <w:r>
      <w:fldChar w:fldCharType="end"/>
    </w:r>
  </w:p>
  <w:p w14:paraId="4E86A18C">
    <w:pPr>
      <w:pStyle w:val="2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BDBA">
    <w:pPr>
      <w:pStyle w:val="2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680F">
    <w:pPr>
      <w:pStyle w:val="22"/>
      <w:jc w:val="both"/>
      <w:rPr>
        <w:rFonts w:ascii="宋体" w:hAnsi="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E611A">
    <w:pPr>
      <w:pStyle w:val="22"/>
      <w:tabs>
        <w:tab w:val="right" w:pos="8931"/>
        <w:tab w:val="clear" w:pos="4153"/>
        <w:tab w:val="clear" w:pos="8306"/>
      </w:tabs>
      <w:jc w:val="both"/>
      <w:rPr>
        <w:rFonts w:ascii="宋体" w:hAnsi="宋体"/>
        <w:sz w:val="21"/>
        <w:szCs w:val="21"/>
      </w:rPr>
    </w:pPr>
    <w:r>
      <w:rPr>
        <w:rFonts w:hint="eastAsia" w:ascii="宋体" w:hAnsi="宋体"/>
        <w:kern w:val="0"/>
        <w:sz w:val="21"/>
        <w:szCs w:val="21"/>
      </w:rPr>
      <w:t>四川大学本科毕业论文</w:t>
    </w:r>
    <w:r>
      <w:rPr>
        <w:rFonts w:hint="eastAsia" w:ascii="宋体" w:hAnsi="宋体" w:cs="宋体"/>
        <w:kern w:val="0"/>
        <w:sz w:val="24"/>
      </w:rPr>
      <w:tab/>
    </w:r>
    <w:r>
      <w:rPr>
        <w:rFonts w:hint="eastAsia" w:ascii="宋体" w:hAnsi="宋体" w:cs="宋体"/>
        <w:kern w:val="0"/>
        <w:sz w:val="24"/>
      </w:rPr>
      <w:t xml:space="preserve">                                                     </w:t>
    </w:r>
    <w:r>
      <w:rPr>
        <w:rFonts w:hint="eastAsia" w:ascii="宋体" w:hAnsi="宋体" w:cs="宋体"/>
        <w:kern w:val="0"/>
        <w:sz w:val="21"/>
        <w:szCs w:val="15"/>
      </w:rPr>
      <w:t>题目名称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3665">
    <w:pPr>
      <w:pStyle w:val="22"/>
      <w:tabs>
        <w:tab w:val="right" w:pos="9360"/>
        <w:tab w:val="clear" w:pos="4153"/>
        <w:tab w:val="clear" w:pos="8306"/>
      </w:tabs>
      <w:jc w:val="both"/>
      <w:rPr>
        <w:rFonts w:ascii="宋体" w:hAnsi="宋体"/>
        <w:sz w:val="21"/>
        <w:szCs w:val="21"/>
      </w:rPr>
    </w:pPr>
    <w:r>
      <w:rPr>
        <w:rFonts w:hint="eastAsia" w:ascii="宋体" w:hAnsi="宋体"/>
        <w:kern w:val="0"/>
        <w:sz w:val="21"/>
        <w:szCs w:val="21"/>
      </w:rPr>
      <w:t>四川大学本科毕业论文</w:t>
    </w:r>
    <w:r>
      <w:rPr>
        <w:rFonts w:hint="eastAsia" w:ascii="宋体" w:hAnsi="宋体"/>
        <w:kern w:val="0"/>
        <w:sz w:val="21"/>
        <w:szCs w:val="21"/>
        <w:lang w:val="en-US" w:eastAsia="zh-CN"/>
      </w:rPr>
      <w:t xml:space="preserve">                                 </w:t>
    </w:r>
    <w:r>
      <w:rPr>
        <w:rFonts w:hint="eastAsia" w:ascii="宋体" w:hAnsi="宋体"/>
        <w:kern w:val="0"/>
        <w:sz w:val="21"/>
        <w:szCs w:val="21"/>
      </w:rPr>
      <w:t>基于微博的舆情分析系统设计与实现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6366D">
    <w:pPr>
      <w:pStyle w:val="22"/>
      <w:tabs>
        <w:tab w:val="right" w:pos="9355"/>
        <w:tab w:val="clear" w:pos="4153"/>
        <w:tab w:val="clear" w:pos="8306"/>
      </w:tabs>
      <w:jc w:val="both"/>
      <w:rPr>
        <w:rFonts w:ascii="宋体" w:hAnsi="宋体"/>
        <w:sz w:val="21"/>
        <w:szCs w:val="21"/>
      </w:rPr>
    </w:pPr>
    <w:r>
      <w:rPr>
        <w:rFonts w:hint="eastAsia" w:ascii="宋体" w:hAnsi="宋体"/>
        <w:kern w:val="0"/>
        <w:sz w:val="21"/>
        <w:szCs w:val="21"/>
      </w:rPr>
      <w:t xml:space="preserve">四川大学本科毕业论文                              </w:t>
    </w:r>
    <w:r>
      <w:rPr>
        <w:rFonts w:hint="eastAsia" w:ascii="宋体" w:hAnsi="宋体"/>
        <w:kern w:val="0"/>
        <w:sz w:val="21"/>
        <w:szCs w:val="21"/>
        <w:lang w:val="en-US" w:eastAsia="zh-CN"/>
      </w:rPr>
      <w:t xml:space="preserve">   </w:t>
    </w:r>
    <w:r>
      <w:rPr>
        <w:rFonts w:hint="eastAsia" w:ascii="宋体" w:hAnsi="宋体"/>
        <w:kern w:val="0"/>
        <w:sz w:val="21"/>
        <w:szCs w:val="21"/>
      </w:rPr>
      <w:t>基于微博的舆情分析系统设计与实现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2522D5"/>
    <w:multiLevelType w:val="multilevel"/>
    <w:tmpl w:val="222522D5"/>
    <w:lvl w:ilvl="0" w:tentative="0">
      <w:start w:val="1"/>
      <w:numFmt w:val="decimal"/>
      <w:pStyle w:val="2"/>
      <w:suff w:val="space"/>
      <w:lvlText w:val="%1"/>
      <w:lvlJc w:val="left"/>
      <w:pPr>
        <w:ind w:left="440" w:hanging="440"/>
      </w:pPr>
      <w:rPr>
        <w:rFonts w:hint="eastAsia" w:ascii="黑体" w:hAnsi="黑体" w:eastAsia="黑体"/>
        <w:sz w:val="30"/>
      </w:rPr>
    </w:lvl>
    <w:lvl w:ilvl="1" w:tentative="0">
      <w:start w:val="1"/>
      <w:numFmt w:val="decimal"/>
      <w:pStyle w:val="57"/>
      <w:isLgl/>
      <w:suff w:val="space"/>
      <w:lvlText w:val="%1.%2"/>
      <w:lvlJc w:val="left"/>
      <w:pPr>
        <w:ind w:left="720" w:hanging="720"/>
      </w:pPr>
      <w:rPr>
        <w:rFonts w:hint="eastAsia" w:ascii="黑体" w:hAnsi="黑体" w:eastAsia="黑体"/>
        <w:b/>
        <w:i w:val="0"/>
        <w:sz w:val="28"/>
      </w:rPr>
    </w:lvl>
    <w:lvl w:ilvl="2" w:tentative="0">
      <w:start w:val="1"/>
      <w:numFmt w:val="decimal"/>
      <w:pStyle w:val="60"/>
      <w:isLgl/>
      <w:suff w:val="space"/>
      <w:lvlText w:val="%1.%2.%3"/>
      <w:lvlJc w:val="left"/>
      <w:pPr>
        <w:ind w:left="720" w:hanging="720"/>
      </w:pPr>
      <w:rPr>
        <w:rFonts w:hint="eastAsia" w:ascii="楷体" w:hAnsi="楷体" w:eastAsia="楷体"/>
      </w:rPr>
    </w:lvl>
    <w:lvl w:ilvl="3" w:tentative="0">
      <w:start w:val="1"/>
      <w:numFmt w:val="none"/>
      <w:pStyle w:val="61"/>
      <w:isLgl/>
      <w:suff w:val="space"/>
      <w:lvlText w:val="(%3)"/>
      <w:lvlJc w:val="left"/>
      <w:pPr>
        <w:ind w:left="1080" w:hanging="1080"/>
      </w:pPr>
      <w:rPr>
        <w:rFonts w:hint="default"/>
      </w:rPr>
    </w:lvl>
    <w:lvl w:ilvl="4" w:tentative="0">
      <w:start w:val="1"/>
      <w:numFmt w:val="none"/>
      <w:isLgl/>
      <w:lvlText w:val=""/>
      <w:lvlJc w:val="left"/>
      <w:pPr>
        <w:ind w:left="1440" w:hanging="1440"/>
      </w:pPr>
      <w:rPr>
        <w:rFonts w:hint="default"/>
      </w:rPr>
    </w:lvl>
    <w:lvl w:ilvl="5" w:tentative="0">
      <w:start w:val="1"/>
      <w:numFmt w:val="none"/>
      <w:isLgl/>
      <w:lvlText w:val=""/>
      <w:lvlJc w:val="left"/>
      <w:pPr>
        <w:ind w:left="1800" w:hanging="1800"/>
      </w:pPr>
      <w:rPr>
        <w:rFonts w:hint="default"/>
      </w:rPr>
    </w:lvl>
    <w:lvl w:ilvl="6" w:tentative="0">
      <w:start w:val="1"/>
      <w:numFmt w:val="none"/>
      <w:isLgl/>
      <w:lvlText w:val=""/>
      <w:lvlJc w:val="left"/>
      <w:pPr>
        <w:ind w:left="1800" w:hanging="1800"/>
      </w:pPr>
      <w:rPr>
        <w:rFonts w:hint="default"/>
      </w:rPr>
    </w:lvl>
    <w:lvl w:ilvl="7" w:tentative="0">
      <w:start w:val="1"/>
      <w:numFmt w:val="none"/>
      <w:isLgl/>
      <w:lvlText w:val=""/>
      <w:lvlJc w:val="left"/>
      <w:pPr>
        <w:ind w:left="2160" w:hanging="2160"/>
      </w:pPr>
      <w:rPr>
        <w:rFonts w:hint="default"/>
      </w:rPr>
    </w:lvl>
    <w:lvl w:ilvl="8" w:tentative="0">
      <w:start w:val="1"/>
      <w:numFmt w:val="none"/>
      <w:isLgl/>
      <w:lvlText w:val=""/>
      <w:lvlJc w:val="left"/>
      <w:pPr>
        <w:ind w:left="2520" w:hanging="2520"/>
      </w:pPr>
      <w:rPr>
        <w:rFonts w:hint="default"/>
      </w:rPr>
    </w:lvl>
  </w:abstractNum>
  <w:abstractNum w:abstractNumId="1">
    <w:nsid w:val="23A94267"/>
    <w:multiLevelType w:val="multilevel"/>
    <w:tmpl w:val="23A9426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黎">
    <w15:presenceInfo w15:providerId="WPS Office" w15:userId="18867815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91"/>
  <w:drawingGridVerticalSpacing w:val="29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E96"/>
    <w:rsid w:val="000029A8"/>
    <w:rsid w:val="00011429"/>
    <w:rsid w:val="00011985"/>
    <w:rsid w:val="0003020F"/>
    <w:rsid w:val="00030FBC"/>
    <w:rsid w:val="00062423"/>
    <w:rsid w:val="000B4C38"/>
    <w:rsid w:val="000B5292"/>
    <w:rsid w:val="000B74DA"/>
    <w:rsid w:val="000C061D"/>
    <w:rsid w:val="000C2FC5"/>
    <w:rsid w:val="000F3985"/>
    <w:rsid w:val="00120569"/>
    <w:rsid w:val="001279D7"/>
    <w:rsid w:val="00133185"/>
    <w:rsid w:val="001473F5"/>
    <w:rsid w:val="00155386"/>
    <w:rsid w:val="00172B7C"/>
    <w:rsid w:val="0017770D"/>
    <w:rsid w:val="001A2103"/>
    <w:rsid w:val="001C3476"/>
    <w:rsid w:val="001C3A60"/>
    <w:rsid w:val="001C76B2"/>
    <w:rsid w:val="001E78F7"/>
    <w:rsid w:val="002148C5"/>
    <w:rsid w:val="00214CED"/>
    <w:rsid w:val="0022270E"/>
    <w:rsid w:val="00226B18"/>
    <w:rsid w:val="002330FC"/>
    <w:rsid w:val="00241E82"/>
    <w:rsid w:val="00243882"/>
    <w:rsid w:val="00262B8B"/>
    <w:rsid w:val="0029522B"/>
    <w:rsid w:val="002B240C"/>
    <w:rsid w:val="002D190F"/>
    <w:rsid w:val="002E7832"/>
    <w:rsid w:val="003044EE"/>
    <w:rsid w:val="003044F4"/>
    <w:rsid w:val="003116B7"/>
    <w:rsid w:val="00317751"/>
    <w:rsid w:val="00331920"/>
    <w:rsid w:val="003565E8"/>
    <w:rsid w:val="00384470"/>
    <w:rsid w:val="00384959"/>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22C26"/>
    <w:rsid w:val="00627D74"/>
    <w:rsid w:val="00634EB0"/>
    <w:rsid w:val="006622C6"/>
    <w:rsid w:val="00663205"/>
    <w:rsid w:val="0067281C"/>
    <w:rsid w:val="00680FAF"/>
    <w:rsid w:val="00694C4B"/>
    <w:rsid w:val="006A216B"/>
    <w:rsid w:val="006B7872"/>
    <w:rsid w:val="006E0139"/>
    <w:rsid w:val="00704E82"/>
    <w:rsid w:val="007056E4"/>
    <w:rsid w:val="007059AC"/>
    <w:rsid w:val="007069D0"/>
    <w:rsid w:val="007114FB"/>
    <w:rsid w:val="00716205"/>
    <w:rsid w:val="007216AC"/>
    <w:rsid w:val="00747065"/>
    <w:rsid w:val="00751DDC"/>
    <w:rsid w:val="007544B5"/>
    <w:rsid w:val="007706EF"/>
    <w:rsid w:val="007B4E6B"/>
    <w:rsid w:val="007D69BB"/>
    <w:rsid w:val="007E272F"/>
    <w:rsid w:val="00837813"/>
    <w:rsid w:val="008555F7"/>
    <w:rsid w:val="00862EE0"/>
    <w:rsid w:val="008658AD"/>
    <w:rsid w:val="00872199"/>
    <w:rsid w:val="0088103D"/>
    <w:rsid w:val="008B1524"/>
    <w:rsid w:val="008C3117"/>
    <w:rsid w:val="008D2F78"/>
    <w:rsid w:val="008D3D19"/>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5D6E"/>
    <w:rsid w:val="00A83FAD"/>
    <w:rsid w:val="00A87856"/>
    <w:rsid w:val="00A9618D"/>
    <w:rsid w:val="00A974B9"/>
    <w:rsid w:val="00AA0AC8"/>
    <w:rsid w:val="00AA732B"/>
    <w:rsid w:val="00AB0560"/>
    <w:rsid w:val="00AB0DDC"/>
    <w:rsid w:val="00AC59A9"/>
    <w:rsid w:val="00AD05F6"/>
    <w:rsid w:val="00AD237C"/>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E0014"/>
    <w:rsid w:val="00C02B2C"/>
    <w:rsid w:val="00C409C4"/>
    <w:rsid w:val="00C56714"/>
    <w:rsid w:val="00C75F7F"/>
    <w:rsid w:val="00C80639"/>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621F"/>
    <w:rsid w:val="00D82597"/>
    <w:rsid w:val="00D91965"/>
    <w:rsid w:val="00DC29BB"/>
    <w:rsid w:val="00DD2159"/>
    <w:rsid w:val="00DD5CE9"/>
    <w:rsid w:val="00DE1DB4"/>
    <w:rsid w:val="00DE4616"/>
    <w:rsid w:val="00E17D81"/>
    <w:rsid w:val="00E313B0"/>
    <w:rsid w:val="00E36677"/>
    <w:rsid w:val="00E417B3"/>
    <w:rsid w:val="00E616A4"/>
    <w:rsid w:val="00E811E7"/>
    <w:rsid w:val="00E90208"/>
    <w:rsid w:val="00E9199C"/>
    <w:rsid w:val="00E95D1C"/>
    <w:rsid w:val="00EA5723"/>
    <w:rsid w:val="00EC13A6"/>
    <w:rsid w:val="00EC1444"/>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0C5B6C1B"/>
    <w:rsid w:val="184079C1"/>
    <w:rsid w:val="1E6B7BDF"/>
    <w:rsid w:val="34CA70AF"/>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unhideWhenUsed="0" w:uiPriority="0" w:name="toc 6"/>
    <w:lsdException w:unhideWhenUsed="0" w:uiPriority="0" w:name="toc 7"/>
    <w:lsdException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99"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0"/>
    <w:qFormat/>
    <w:uiPriority w:val="0"/>
    <w:pPr>
      <w:keepNext/>
      <w:keepLines/>
      <w:numPr>
        <w:ilvl w:val="0"/>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3">
    <w:name w:val="heading 2"/>
    <w:basedOn w:val="1"/>
    <w:next w:val="1"/>
    <w:link w:val="72"/>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next w:val="1"/>
    <w:link w:val="74"/>
    <w:autoRedefine/>
    <w:uiPriority w:val="0"/>
    <w:pPr>
      <w:keepNext/>
      <w:keepLines/>
      <w:spacing w:line="415" w:lineRule="auto"/>
      <w:outlineLvl w:val="2"/>
    </w:pPr>
    <w:rPr>
      <w:rFonts w:ascii="Times New Roman" w:hAnsi="Times New Roman" w:eastAsia="楷体" w:cs="Times New Roman"/>
      <w:b/>
      <w:bCs/>
      <w:kern w:val="2"/>
      <w:sz w:val="24"/>
      <w:szCs w:val="32"/>
      <w:lang w:val="en-US" w:eastAsia="zh-CN" w:bidi="ar-SA"/>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semiHidden/>
    <w:uiPriority w:val="0"/>
    <w:pPr>
      <w:ind w:left="1260"/>
      <w:jc w:val="left"/>
    </w:pPr>
    <w:rPr>
      <w:sz w:val="18"/>
      <w:szCs w:val="18"/>
    </w:rPr>
  </w:style>
  <w:style w:type="paragraph" w:styleId="9">
    <w:name w:val="caption"/>
    <w:next w:val="10"/>
    <w:unhideWhenUsed/>
    <w:qFormat/>
    <w:uiPriority w:val="35"/>
    <w:pPr>
      <w:spacing w:line="300" w:lineRule="auto"/>
      <w:jc w:val="center"/>
    </w:pPr>
    <w:rPr>
      <w:rFonts w:ascii="宋体" w:hAnsi="宋体" w:eastAsia="黑体" w:cs="宋体"/>
      <w:kern w:val="2"/>
      <w:sz w:val="21"/>
      <w:lang w:val="en-US" w:eastAsia="zh-CN" w:bidi="ar-SA"/>
    </w:rPr>
  </w:style>
  <w:style w:type="paragraph" w:customStyle="1" w:styleId="10">
    <w:name w:val="a_正文文本"/>
    <w:qFormat/>
    <w:uiPriority w:val="0"/>
    <w:pPr>
      <w:spacing w:line="400" w:lineRule="exact"/>
      <w:ind w:firstLine="442" w:firstLineChars="200"/>
      <w:jc w:val="both"/>
    </w:pPr>
    <w:rPr>
      <w:rFonts w:ascii="Cambria Math" w:hAnsi="Cambria Math" w:eastAsia="宋体" w:cs="宋体"/>
      <w:kern w:val="2"/>
      <w:sz w:val="24"/>
      <w:lang w:val="en-US" w:eastAsia="zh-CN" w:bidi="ar-SA"/>
    </w:rPr>
  </w:style>
  <w:style w:type="paragraph" w:styleId="11">
    <w:name w:val="Document Map"/>
    <w:basedOn w:val="1"/>
    <w:semiHidden/>
    <w:uiPriority w:val="0"/>
    <w:pPr>
      <w:shd w:val="clear" w:color="auto" w:fill="000080"/>
    </w:pPr>
  </w:style>
  <w:style w:type="paragraph" w:styleId="12">
    <w:name w:val="annotation text"/>
    <w:basedOn w:val="1"/>
    <w:link w:val="41"/>
    <w:uiPriority w:val="99"/>
    <w:pPr>
      <w:jc w:val="left"/>
    </w:pPr>
  </w:style>
  <w:style w:type="paragraph" w:styleId="13">
    <w:name w:val="Body Text"/>
    <w:basedOn w:val="1"/>
    <w:link w:val="78"/>
    <w:uiPriority w:val="0"/>
    <w:pPr>
      <w:spacing w:after="120"/>
    </w:pPr>
  </w:style>
  <w:style w:type="paragraph" w:styleId="14">
    <w:name w:val="Body Text Indent"/>
    <w:basedOn w:val="1"/>
    <w:qFormat/>
    <w:uiPriority w:val="0"/>
    <w:pPr>
      <w:ind w:firstLine="480" w:firstLineChars="200"/>
    </w:pPr>
    <w:rPr>
      <w:sz w:val="24"/>
    </w:rPr>
  </w:style>
  <w:style w:type="paragraph" w:styleId="15">
    <w:name w:val="toc 5"/>
    <w:basedOn w:val="1"/>
    <w:next w:val="1"/>
    <w:semiHidden/>
    <w:qFormat/>
    <w:uiPriority w:val="0"/>
    <w:pPr>
      <w:ind w:left="840"/>
      <w:jc w:val="left"/>
    </w:pPr>
    <w:rPr>
      <w:sz w:val="18"/>
      <w:szCs w:val="18"/>
    </w:rPr>
  </w:style>
  <w:style w:type="paragraph" w:styleId="16">
    <w:name w:val="toc 3"/>
    <w:basedOn w:val="1"/>
    <w:next w:val="1"/>
    <w:qFormat/>
    <w:uiPriority w:val="39"/>
    <w:pPr>
      <w:tabs>
        <w:tab w:val="right" w:leader="dot" w:pos="9345"/>
      </w:tabs>
      <w:spacing w:before="60" w:after="60"/>
      <w:ind w:left="420"/>
      <w:jc w:val="left"/>
    </w:pPr>
    <w:rPr>
      <w:rFonts w:eastAsia="楷体"/>
      <w:iCs/>
      <w:sz w:val="24"/>
      <w:szCs w:val="20"/>
    </w:rPr>
  </w:style>
  <w:style w:type="paragraph" w:styleId="17">
    <w:name w:val="Plain Text"/>
    <w:basedOn w:val="1"/>
    <w:qFormat/>
    <w:uiPriority w:val="0"/>
    <w:rPr>
      <w:rFonts w:ascii="宋体" w:hAnsi="Courier New" w:cs="Courier New"/>
      <w:szCs w:val="21"/>
    </w:rPr>
  </w:style>
  <w:style w:type="paragraph" w:styleId="18">
    <w:name w:val="toc 8"/>
    <w:basedOn w:val="1"/>
    <w:next w:val="1"/>
    <w:semiHidden/>
    <w:uiPriority w:val="0"/>
    <w:pPr>
      <w:ind w:left="1470"/>
      <w:jc w:val="left"/>
    </w:pPr>
    <w:rPr>
      <w:sz w:val="18"/>
      <w:szCs w:val="18"/>
    </w:rPr>
  </w:style>
  <w:style w:type="paragraph" w:styleId="19">
    <w:name w:val="Date"/>
    <w:basedOn w:val="1"/>
    <w:next w:val="1"/>
    <w:uiPriority w:val="0"/>
    <w:pPr>
      <w:ind w:left="100" w:leftChars="2500"/>
    </w:pPr>
  </w:style>
  <w:style w:type="paragraph" w:styleId="20">
    <w:name w:val="Balloon Text"/>
    <w:basedOn w:val="1"/>
    <w:semiHidden/>
    <w:uiPriority w:val="0"/>
    <w:rPr>
      <w:sz w:val="18"/>
      <w:szCs w:val="18"/>
    </w:rPr>
  </w:style>
  <w:style w:type="paragraph" w:styleId="21">
    <w:name w:val="footer"/>
    <w:basedOn w:val="1"/>
    <w:link w:val="42"/>
    <w:uiPriority w:val="99"/>
    <w:pPr>
      <w:tabs>
        <w:tab w:val="center" w:pos="4153"/>
        <w:tab w:val="right" w:pos="8306"/>
      </w:tabs>
      <w:snapToGrid w:val="0"/>
      <w:jc w:val="left"/>
    </w:pPr>
    <w:rPr>
      <w:sz w:val="18"/>
      <w:szCs w:val="18"/>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qFormat/>
    <w:uiPriority w:val="39"/>
    <w:pPr>
      <w:tabs>
        <w:tab w:val="right" w:leader="dot" w:pos="9345"/>
      </w:tabs>
      <w:spacing w:before="120" w:after="120" w:line="400" w:lineRule="exact"/>
      <w:jc w:val="left"/>
    </w:pPr>
    <w:rPr>
      <w:rFonts w:ascii="宋体" w:hAnsi="宋体"/>
      <w:b/>
      <w:caps/>
      <w:sz w:val="28"/>
      <w:szCs w:val="28"/>
    </w:rPr>
  </w:style>
  <w:style w:type="paragraph" w:styleId="24">
    <w:name w:val="toc 4"/>
    <w:basedOn w:val="1"/>
    <w:next w:val="1"/>
    <w:semiHidden/>
    <w:qFormat/>
    <w:uiPriority w:val="0"/>
    <w:pPr>
      <w:ind w:left="630"/>
      <w:jc w:val="left"/>
    </w:pPr>
    <w:rPr>
      <w:sz w:val="18"/>
      <w:szCs w:val="18"/>
    </w:rPr>
  </w:style>
  <w:style w:type="paragraph" w:styleId="25">
    <w:name w:val="toc 6"/>
    <w:basedOn w:val="1"/>
    <w:next w:val="1"/>
    <w:semiHidden/>
    <w:uiPriority w:val="0"/>
    <w:pPr>
      <w:ind w:left="1050"/>
      <w:jc w:val="left"/>
    </w:pPr>
    <w:rPr>
      <w:sz w:val="18"/>
      <w:szCs w:val="18"/>
    </w:rPr>
  </w:style>
  <w:style w:type="paragraph" w:styleId="26">
    <w:name w:val="toc 2"/>
    <w:basedOn w:val="1"/>
    <w:next w:val="1"/>
    <w:qFormat/>
    <w:uiPriority w:val="39"/>
    <w:pPr>
      <w:tabs>
        <w:tab w:val="right" w:leader="dot" w:pos="9345"/>
      </w:tabs>
      <w:spacing w:before="60" w:after="60"/>
      <w:ind w:left="210"/>
      <w:jc w:val="left"/>
    </w:pPr>
    <w:rPr>
      <w:rFonts w:ascii="宋体" w:hAnsi="宋体"/>
      <w:smallCaps/>
      <w:sz w:val="28"/>
      <w:szCs w:val="28"/>
    </w:rPr>
  </w:style>
  <w:style w:type="paragraph" w:styleId="27">
    <w:name w:val="toc 9"/>
    <w:basedOn w:val="1"/>
    <w:next w:val="1"/>
    <w:semiHidden/>
    <w:qFormat/>
    <w:uiPriority w:val="0"/>
    <w:pPr>
      <w:ind w:left="1680"/>
      <w:jc w:val="left"/>
    </w:pPr>
    <w:rPr>
      <w:sz w:val="18"/>
      <w:szCs w:val="18"/>
    </w:rPr>
  </w:style>
  <w:style w:type="paragraph" w:styleId="28">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9">
    <w:name w:val="annotation subject"/>
    <w:basedOn w:val="12"/>
    <w:next w:val="12"/>
    <w:semiHidden/>
    <w:uiPriority w:val="0"/>
    <w:rPr>
      <w:b/>
      <w:bCs/>
    </w:rPr>
  </w:style>
  <w:style w:type="paragraph" w:styleId="30">
    <w:name w:val="Body Text First Indent"/>
    <w:basedOn w:val="1"/>
    <w:qFormat/>
    <w:uiPriority w:val="0"/>
    <w:pPr>
      <w:ind w:firstLine="420" w:firstLineChars="200"/>
    </w:pPr>
  </w:style>
  <w:style w:type="table" w:styleId="32">
    <w:name w:val="Table Grid"/>
    <w:basedOn w:val="31"/>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qFormat/>
    <w:uiPriority w:val="0"/>
  </w:style>
  <w:style w:type="character" w:styleId="36">
    <w:name w:val="FollowedHyperlink"/>
    <w:qFormat/>
    <w:uiPriority w:val="0"/>
    <w:rPr>
      <w:color w:val="800080"/>
      <w:u w:val="single"/>
    </w:rPr>
  </w:style>
  <w:style w:type="character" w:styleId="37">
    <w:name w:val="line number"/>
    <w:qFormat/>
    <w:uiPriority w:val="0"/>
  </w:style>
  <w:style w:type="character" w:styleId="38">
    <w:name w:val="Hyperlink"/>
    <w:uiPriority w:val="99"/>
    <w:rPr>
      <w:rFonts w:ascii="宋体" w:hAnsi="宋体" w:eastAsia="宋体"/>
      <w:color w:val="0000FF"/>
      <w:sz w:val="24"/>
      <w:szCs w:val="24"/>
      <w:u w:val="single"/>
    </w:rPr>
  </w:style>
  <w:style w:type="character" w:styleId="39">
    <w:name w:val="HTML Code"/>
    <w:basedOn w:val="33"/>
    <w:unhideWhenUsed/>
    <w:uiPriority w:val="99"/>
    <w:rPr>
      <w:rFonts w:ascii="宋体" w:hAnsi="宋体" w:eastAsia="宋体" w:cs="宋体"/>
      <w:sz w:val="24"/>
      <w:szCs w:val="24"/>
    </w:rPr>
  </w:style>
  <w:style w:type="character" w:styleId="40">
    <w:name w:val="annotation reference"/>
    <w:semiHidden/>
    <w:qFormat/>
    <w:uiPriority w:val="99"/>
    <w:rPr>
      <w:sz w:val="21"/>
      <w:szCs w:val="21"/>
    </w:rPr>
  </w:style>
  <w:style w:type="character" w:customStyle="1" w:styleId="41">
    <w:name w:val="批注文字 字符"/>
    <w:link w:val="12"/>
    <w:semiHidden/>
    <w:uiPriority w:val="0"/>
    <w:rPr>
      <w:kern w:val="2"/>
      <w:sz w:val="21"/>
      <w:szCs w:val="24"/>
    </w:rPr>
  </w:style>
  <w:style w:type="character" w:customStyle="1" w:styleId="42">
    <w:name w:val="页脚 字符"/>
    <w:link w:val="21"/>
    <w:qFormat/>
    <w:uiPriority w:val="99"/>
    <w:rPr>
      <w:kern w:val="2"/>
      <w:sz w:val="18"/>
      <w:szCs w:val="18"/>
    </w:rPr>
  </w:style>
  <w:style w:type="character" w:customStyle="1" w:styleId="43">
    <w:name w:val="h2 Char"/>
    <w:uiPriority w:val="0"/>
    <w:rPr>
      <w:rFonts w:ascii="Arial" w:hAnsi="Arial" w:eastAsia="黑体"/>
      <w:b/>
      <w:bCs/>
      <w:kern w:val="2"/>
      <w:sz w:val="32"/>
      <w:szCs w:val="32"/>
      <w:lang w:val="en-US" w:eastAsia="zh-CN" w:bidi="ar-SA"/>
    </w:rPr>
  </w:style>
  <w:style w:type="character" w:customStyle="1" w:styleId="44">
    <w:name w:val="标题 3 Char Char"/>
    <w:qFormat/>
    <w:uiPriority w:val="0"/>
    <w:rPr>
      <w:rFonts w:eastAsia="宋体"/>
      <w:b/>
      <w:bCs/>
      <w:kern w:val="2"/>
      <w:sz w:val="32"/>
      <w:szCs w:val="32"/>
      <w:lang w:val="en-US" w:eastAsia="zh-CN" w:bidi="ar-SA"/>
    </w:rPr>
  </w:style>
  <w:style w:type="character" w:customStyle="1" w:styleId="45">
    <w:name w:val="search1"/>
    <w:qFormat/>
    <w:uiPriority w:val="0"/>
    <w:rPr>
      <w:rFonts w:hint="default"/>
      <w:sz w:val="18"/>
      <w:szCs w:val="18"/>
    </w:rPr>
  </w:style>
  <w:style w:type="character" w:customStyle="1" w:styleId="46">
    <w:name w:val="search"/>
    <w:qFormat/>
    <w:uiPriority w:val="0"/>
  </w:style>
  <w:style w:type="character" w:customStyle="1" w:styleId="47">
    <w:name w:val="body"/>
    <w:uiPriority w:val="0"/>
    <w:rPr>
      <w:rFonts w:hint="default" w:ascii="Verdana" w:hAnsi="Verdana"/>
      <w:color w:val="000000"/>
      <w:sz w:val="20"/>
      <w:szCs w:val="20"/>
    </w:rPr>
  </w:style>
  <w:style w:type="paragraph" w:customStyle="1" w:styleId="48">
    <w:name w:val="_Style 39"/>
    <w:basedOn w:val="1"/>
    <w:next w:val="17"/>
    <w:uiPriority w:val="0"/>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49">
    <w:name w:val="_Style 40"/>
    <w:basedOn w:val="1"/>
    <w:next w:val="17"/>
    <w:uiPriority w:val="0"/>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50">
    <w:name w:val="_Style 41"/>
    <w:basedOn w:val="1"/>
    <w:uiPriority w:val="0"/>
  </w:style>
  <w:style w:type="paragraph" w:customStyle="1" w:styleId="51">
    <w:name w:val="样式 样式 小四 + 首行缩进:  2 字符 段前: 1 行 段后: 1 行"/>
    <w:basedOn w:val="1"/>
    <w:uiPriority w:val="0"/>
    <w:pPr>
      <w:spacing w:after="240" w:afterLines="100" w:line="400" w:lineRule="exact"/>
      <w:jc w:val="center"/>
    </w:pPr>
    <w:rPr>
      <w:rFonts w:ascii="黑体" w:hAnsi="宋体" w:eastAsia="黑体"/>
      <w:b/>
      <w:szCs w:val="28"/>
    </w:rPr>
  </w:style>
  <w:style w:type="paragraph" w:customStyle="1" w:styleId="52">
    <w:name w:val="_Style 45"/>
    <w:basedOn w:val="1"/>
    <w:uiPriority w:val="0"/>
  </w:style>
  <w:style w:type="paragraph" w:customStyle="1" w:styleId="53">
    <w:name w:val="_Style 46"/>
    <w:basedOn w:val="1"/>
    <w:uiPriority w:val="0"/>
  </w:style>
  <w:style w:type="paragraph" w:customStyle="1" w:styleId="54">
    <w:name w:val="样式1"/>
    <w:basedOn w:val="21"/>
    <w:uiPriority w:val="0"/>
    <w:pPr>
      <w:tabs>
        <w:tab w:val="clear" w:pos="4153"/>
        <w:tab w:val="clear" w:pos="8306"/>
      </w:tabs>
      <w:jc w:val="center"/>
    </w:pPr>
    <w:rPr>
      <w:kern w:val="0"/>
      <w:sz w:val="21"/>
      <w:szCs w:val="21"/>
    </w:rPr>
  </w:style>
  <w:style w:type="paragraph" w:customStyle="1" w:styleId="55">
    <w:name w:val="关键词"/>
    <w:basedOn w:val="1"/>
    <w:uiPriority w:val="0"/>
    <w:pPr>
      <w:spacing w:before="312" w:beforeLines="100" w:after="156" w:afterLines="50" w:line="400" w:lineRule="exact"/>
      <w:jc w:val="left"/>
    </w:pPr>
    <w:rPr>
      <w:bCs/>
      <w:sz w:val="24"/>
    </w:rPr>
  </w:style>
  <w:style w:type="character" w:customStyle="1" w:styleId="56">
    <w:name w:val="批注文字 Char"/>
    <w:qFormat/>
    <w:uiPriority w:val="99"/>
    <w:rPr>
      <w:kern w:val="2"/>
      <w:sz w:val="21"/>
      <w:szCs w:val="24"/>
    </w:rPr>
  </w:style>
  <w:style w:type="paragraph" w:customStyle="1" w:styleId="57">
    <w:name w:val="a_2级标题"/>
    <w:basedOn w:val="3"/>
    <w:next w:val="10"/>
    <w:link w:val="73"/>
    <w:qFormat/>
    <w:uiPriority w:val="0"/>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58">
    <w:name w:val="a_1级标题"/>
    <w:basedOn w:val="2"/>
    <w:next w:val="10"/>
    <w:link w:val="71"/>
    <w:qFormat/>
    <w:uiPriority w:val="0"/>
    <w:rPr>
      <w:rFonts w:ascii="黑体" w:hAnsi="黑体" w:cs="宋体"/>
      <w:szCs w:val="20"/>
    </w:rPr>
  </w:style>
  <w:style w:type="paragraph" w:customStyle="1" w:styleId="59">
    <w:name w:val="样式 标题 3 + 楷体 小四 段后: 0 磅 行距: 1.5 倍行距"/>
    <w:next w:val="10"/>
    <w:autoRedefine/>
    <w:qFormat/>
    <w:uiPriority w:val="0"/>
    <w:pPr>
      <w:spacing w:line="360" w:lineRule="auto"/>
    </w:pPr>
    <w:rPr>
      <w:rFonts w:ascii="楷体" w:hAnsi="楷体" w:eastAsia="楷体" w:cs="宋体"/>
      <w:b/>
      <w:bCs/>
      <w:kern w:val="2"/>
      <w:sz w:val="24"/>
      <w:lang w:val="en-US" w:eastAsia="zh-CN" w:bidi="ar-SA"/>
    </w:rPr>
  </w:style>
  <w:style w:type="paragraph" w:customStyle="1" w:styleId="60">
    <w:name w:val="a_3级标题"/>
    <w:basedOn w:val="4"/>
    <w:next w:val="10"/>
    <w:link w:val="75"/>
    <w:qFormat/>
    <w:uiPriority w:val="0"/>
    <w:pPr>
      <w:numPr>
        <w:ilvl w:val="2"/>
        <w:numId w:val="1"/>
      </w:numPr>
      <w:spacing w:before="291" w:after="100" w:afterAutospacing="1" w:line="400" w:lineRule="exact"/>
      <w:ind w:left="0" w:firstLine="0"/>
      <w:jc w:val="center"/>
    </w:pPr>
    <w:rPr>
      <w:rFonts w:ascii="楷体" w:hAnsi="楷体"/>
      <w:b w:val="0"/>
      <w:szCs w:val="24"/>
    </w:rPr>
  </w:style>
  <w:style w:type="paragraph" w:customStyle="1" w:styleId="61">
    <w:name w:val="a_4级标题"/>
    <w:next w:val="10"/>
    <w:qFormat/>
    <w:uiPriority w:val="0"/>
    <w:pPr>
      <w:numPr>
        <w:ilvl w:val="3"/>
        <w:numId w:val="1"/>
      </w:numPr>
      <w:spacing w:line="400" w:lineRule="exact"/>
    </w:pPr>
    <w:rPr>
      <w:rFonts w:ascii="宋体" w:hAnsi="宋体" w:eastAsia="宋体" w:cs="宋体"/>
      <w:kern w:val="2"/>
      <w:sz w:val="24"/>
      <w:lang w:val="en-US" w:eastAsia="zh-CN" w:bidi="ar-SA"/>
    </w:rPr>
  </w:style>
  <w:style w:type="paragraph" w:customStyle="1" w:styleId="62">
    <w:name w:val="TOC Heading"/>
    <w:basedOn w:val="2"/>
    <w:next w:val="1"/>
    <w:unhideWhenUsed/>
    <w:qFormat/>
    <w:uiPriority w:val="39"/>
    <w:pPr>
      <w:widowControl/>
      <w:spacing w:before="240" w:line="259" w:lineRule="auto"/>
      <w:jc w:val="left"/>
      <w:outlineLvl w:val="9"/>
    </w:pPr>
    <w:rPr>
      <w:rFonts w:ascii="等线 Light" w:hAnsi="等线 Light" w:eastAsia="等线 Light"/>
      <w:b w:val="0"/>
      <w:bCs w:val="0"/>
      <w:color w:val="2F5496"/>
      <w:kern w:val="0"/>
      <w:sz w:val="32"/>
      <w:szCs w:val="32"/>
    </w:rPr>
  </w:style>
  <w:style w:type="character" w:customStyle="1" w:styleId="63">
    <w:name w:val="a_Source Code 字符"/>
    <w:link w:val="64"/>
    <w:uiPriority w:val="0"/>
    <w:rPr>
      <w:rFonts w:ascii="Consolas" w:hAnsi="Consolas"/>
      <w:sz w:val="21"/>
    </w:rPr>
  </w:style>
  <w:style w:type="paragraph" w:customStyle="1" w:styleId="64">
    <w:name w:val="a_Source Code"/>
    <w:basedOn w:val="1"/>
    <w:link w:val="63"/>
    <w:qFormat/>
    <w:uiPriority w:val="0"/>
    <w:pPr>
      <w:widowControl/>
      <w:wordWrap w:val="0"/>
      <w:spacing w:before="100" w:beforeAutospacing="1" w:after="100" w:afterAutospacing="1"/>
      <w:jc w:val="left"/>
    </w:pPr>
    <w:rPr>
      <w:rFonts w:ascii="Consolas" w:hAnsi="Consolas"/>
      <w:kern w:val="0"/>
      <w:szCs w:val="20"/>
    </w:rPr>
  </w:style>
  <w:style w:type="character" w:customStyle="1" w:styleId="65">
    <w:name w:val="KeywordTok"/>
    <w:uiPriority w:val="0"/>
    <w:rPr>
      <w:rFonts w:ascii="Consolas" w:hAnsi="Consolas"/>
      <w:b/>
      <w:color w:val="007020"/>
      <w:sz w:val="21"/>
    </w:rPr>
  </w:style>
  <w:style w:type="character" w:customStyle="1" w:styleId="66">
    <w:name w:val="BuiltInTok"/>
    <w:uiPriority w:val="0"/>
  </w:style>
  <w:style w:type="character" w:customStyle="1" w:styleId="67">
    <w:name w:val="NormalTok"/>
    <w:uiPriority w:val="0"/>
  </w:style>
  <w:style w:type="paragraph" w:customStyle="1" w:styleId="68">
    <w:name w:val="图片"/>
    <w:basedOn w:val="1"/>
    <w:link w:val="69"/>
    <w:qFormat/>
    <w:uiPriority w:val="0"/>
    <w:pPr>
      <w:spacing w:line="300" w:lineRule="auto"/>
      <w:jc w:val="center"/>
    </w:pPr>
    <w:rPr>
      <w:sz w:val="24"/>
    </w:rPr>
  </w:style>
  <w:style w:type="character" w:customStyle="1" w:styleId="69">
    <w:name w:val="图片 字符"/>
    <w:link w:val="68"/>
    <w:uiPriority w:val="0"/>
    <w:rPr>
      <w:kern w:val="2"/>
      <w:sz w:val="24"/>
      <w:szCs w:val="24"/>
    </w:rPr>
  </w:style>
  <w:style w:type="character" w:customStyle="1" w:styleId="70">
    <w:name w:val="标题 1 字符"/>
    <w:basedOn w:val="33"/>
    <w:link w:val="2"/>
    <w:uiPriority w:val="0"/>
    <w:rPr>
      <w:rFonts w:eastAsia="黑体"/>
      <w:b/>
      <w:bCs/>
      <w:kern w:val="44"/>
      <w:sz w:val="30"/>
      <w:szCs w:val="44"/>
    </w:rPr>
  </w:style>
  <w:style w:type="character" w:customStyle="1" w:styleId="71">
    <w:name w:val="a_1级标题 字符"/>
    <w:basedOn w:val="70"/>
    <w:link w:val="58"/>
    <w:qFormat/>
    <w:uiPriority w:val="0"/>
    <w:rPr>
      <w:rFonts w:ascii="黑体" w:hAnsi="黑体" w:eastAsia="黑体" w:cs="宋体"/>
      <w:kern w:val="44"/>
      <w:sz w:val="30"/>
      <w:szCs w:val="44"/>
    </w:rPr>
  </w:style>
  <w:style w:type="character" w:customStyle="1" w:styleId="72">
    <w:name w:val="标题 2 字符"/>
    <w:basedOn w:val="33"/>
    <w:link w:val="3"/>
    <w:qFormat/>
    <w:uiPriority w:val="0"/>
    <w:rPr>
      <w:rFonts w:ascii="Arial" w:hAnsi="Arial" w:eastAsia="黑体"/>
      <w:b/>
      <w:bCs/>
      <w:kern w:val="2"/>
      <w:sz w:val="32"/>
      <w:szCs w:val="32"/>
    </w:rPr>
  </w:style>
  <w:style w:type="character" w:customStyle="1" w:styleId="73">
    <w:name w:val="a_2级标题 字符"/>
    <w:basedOn w:val="72"/>
    <w:link w:val="57"/>
    <w:qFormat/>
    <w:uiPriority w:val="0"/>
    <w:rPr>
      <w:rFonts w:ascii="宋体" w:hAnsi="宋体" w:eastAsia="黑体" w:cs="宋体"/>
      <w:kern w:val="2"/>
      <w:sz w:val="28"/>
      <w:szCs w:val="32"/>
    </w:rPr>
  </w:style>
  <w:style w:type="character" w:customStyle="1" w:styleId="74">
    <w:name w:val="标题 3 字符"/>
    <w:basedOn w:val="33"/>
    <w:link w:val="4"/>
    <w:qFormat/>
    <w:uiPriority w:val="0"/>
    <w:rPr>
      <w:rFonts w:eastAsia="楷体"/>
      <w:b/>
      <w:bCs/>
      <w:kern w:val="2"/>
      <w:sz w:val="24"/>
      <w:szCs w:val="32"/>
    </w:rPr>
  </w:style>
  <w:style w:type="character" w:customStyle="1" w:styleId="75">
    <w:name w:val="a_3级标题 字符"/>
    <w:basedOn w:val="74"/>
    <w:link w:val="60"/>
    <w:qFormat/>
    <w:uiPriority w:val="0"/>
    <w:rPr>
      <w:rFonts w:ascii="楷体" w:hAnsi="楷体" w:eastAsia="楷体"/>
      <w:b w:val="0"/>
      <w:kern w:val="2"/>
      <w:sz w:val="24"/>
      <w:szCs w:val="24"/>
    </w:rPr>
  </w:style>
  <w:style w:type="paragraph" w:customStyle="1" w:styleId="76">
    <w:name w:val="a_表格图注等五号字体"/>
    <w:next w:val="10"/>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77">
    <w:name w:val="md-plain"/>
    <w:basedOn w:val="33"/>
    <w:qFormat/>
    <w:uiPriority w:val="0"/>
  </w:style>
  <w:style w:type="character" w:customStyle="1" w:styleId="78">
    <w:name w:val="正文文本 字符"/>
    <w:basedOn w:val="33"/>
    <w:link w:val="13"/>
    <w:qFormat/>
    <w:uiPriority w:val="0"/>
    <w:rPr>
      <w:kern w:val="2"/>
      <w:sz w:val="21"/>
      <w:szCs w:val="24"/>
    </w:rPr>
  </w:style>
  <w:style w:type="character" w:customStyle="1" w:styleId="79">
    <w:name w:val="Verbatim Char"/>
    <w:basedOn w:val="33"/>
    <w:link w:val="80"/>
    <w:qFormat/>
    <w:uiPriority w:val="0"/>
    <w:rPr>
      <w:rFonts w:ascii="Consolas" w:hAnsi="Consolas"/>
      <w:sz w:val="22"/>
    </w:rPr>
  </w:style>
  <w:style w:type="paragraph" w:customStyle="1" w:styleId="80">
    <w:name w:val="Source Code"/>
    <w:basedOn w:val="1"/>
    <w:link w:val="79"/>
    <w:uiPriority w:val="0"/>
    <w:pPr>
      <w:widowControl/>
      <w:wordWrap w:val="0"/>
      <w:spacing w:after="200"/>
      <w:jc w:val="left"/>
    </w:pPr>
    <w:rPr>
      <w:rFonts w:ascii="Consolas" w:hAnsi="Consolas"/>
      <w:kern w:val="0"/>
      <w:sz w:val="22"/>
      <w:szCs w:val="20"/>
    </w:rPr>
  </w:style>
  <w:style w:type="character" w:customStyle="1" w:styleId="81">
    <w:name w:val="StringTok"/>
    <w:basedOn w:val="79"/>
    <w:qFormat/>
    <w:uiPriority w:val="0"/>
    <w:rPr>
      <w:rFonts w:ascii="Consolas" w:hAnsi="Consolas"/>
      <w:color w:val="4070A0"/>
      <w:sz w:val="22"/>
    </w:rPr>
  </w:style>
  <w:style w:type="character" w:customStyle="1" w:styleId="82">
    <w:name w:val="CommentTok"/>
    <w:basedOn w:val="79"/>
    <w:uiPriority w:val="0"/>
    <w:rPr>
      <w:rFonts w:ascii="Consolas" w:hAnsi="Consolas"/>
      <w:i/>
      <w:color w:val="60A0B0"/>
      <w:sz w:val="22"/>
    </w:rPr>
  </w:style>
  <w:style w:type="character" w:customStyle="1" w:styleId="83">
    <w:name w:val="OperatorTok"/>
    <w:basedOn w:val="79"/>
    <w:qFormat/>
    <w:uiPriority w:val="0"/>
    <w:rPr>
      <w:rFonts w:ascii="Consolas" w:hAnsi="Consolas"/>
      <w:color w:val="666666"/>
      <w:sz w:val="22"/>
    </w:rPr>
  </w:style>
  <w:style w:type="character" w:customStyle="1" w:styleId="84">
    <w:name w:val="OtherTok"/>
    <w:basedOn w:val="33"/>
    <w:qFormat/>
    <w:uiPriority w:val="0"/>
    <w:rPr>
      <w:rFonts w:ascii="Consolas" w:hAnsi="Consolas"/>
      <w:color w:val="007020"/>
      <w:sz w:val="22"/>
    </w:rPr>
  </w:style>
  <w:style w:type="character" w:customStyle="1" w:styleId="85">
    <w:name w:val="DecValTok"/>
    <w:basedOn w:val="79"/>
    <w:uiPriority w:val="0"/>
    <w:rPr>
      <w:rFonts w:ascii="Consolas" w:hAnsi="Consolas"/>
      <w:color w:val="40A070"/>
      <w:sz w:val="22"/>
    </w:rPr>
  </w:style>
  <w:style w:type="character" w:customStyle="1" w:styleId="86">
    <w:name w:val="SpecialCharTok"/>
    <w:basedOn w:val="79"/>
    <w:uiPriority w:val="0"/>
    <w:rPr>
      <w:rFonts w:ascii="Consolas" w:hAnsi="Consolas"/>
      <w:color w:val="4070A0"/>
      <w:sz w:val="22"/>
    </w:rPr>
  </w:style>
  <w:style w:type="character" w:customStyle="1" w:styleId="87">
    <w:name w:val="ImportTok"/>
    <w:basedOn w:val="79"/>
    <w:uiPriority w:val="0"/>
    <w:rPr>
      <w:rFonts w:ascii="Consolas" w:hAnsi="Consolas"/>
      <w:sz w:val="22"/>
    </w:rPr>
  </w:style>
  <w:style w:type="character" w:customStyle="1" w:styleId="88">
    <w:name w:val="VariableTok"/>
    <w:basedOn w:val="79"/>
    <w:uiPriority w:val="0"/>
    <w:rPr>
      <w:rFonts w:ascii="Consolas" w:hAnsi="Consolas"/>
      <w:color w:val="19177C"/>
      <w:sz w:val="22"/>
    </w:rPr>
  </w:style>
  <w:style w:type="character" w:customStyle="1" w:styleId="89">
    <w:name w:val="ControlFlowTok"/>
    <w:basedOn w:val="79"/>
    <w:uiPriority w:val="0"/>
    <w:rPr>
      <w:rFonts w:ascii="Consolas" w:hAnsi="Consolas"/>
      <w:b/>
      <w:color w:val="007020"/>
      <w:sz w:val="22"/>
    </w:rPr>
  </w:style>
  <w:style w:type="character" w:customStyle="1" w:styleId="90">
    <w:name w:val="VerbatimStringTok"/>
    <w:basedOn w:val="33"/>
    <w:uiPriority w:val="0"/>
    <w:rPr>
      <w:rFonts w:ascii="Consolas" w:hAnsi="Consolas"/>
      <w:color w:val="4070A0"/>
      <w:sz w:val="22"/>
    </w:rPr>
  </w:style>
  <w:style w:type="character" w:customStyle="1" w:styleId="91">
    <w:name w:val="SpecialStringTok"/>
    <w:basedOn w:val="33"/>
    <w:uiPriority w:val="0"/>
    <w:rPr>
      <w:rFonts w:ascii="Consolas" w:hAnsi="Consolas"/>
      <w:color w:val="BB6688"/>
      <w:sz w:val="22"/>
    </w:rPr>
  </w:style>
  <w:style w:type="character" w:customStyle="1" w:styleId="92">
    <w:name w:val="PreprocessorTok"/>
    <w:basedOn w:val="33"/>
    <w:uiPriority w:val="0"/>
    <w:rPr>
      <w:rFonts w:ascii="Consolas" w:hAnsi="Consolas"/>
      <w:color w:val="BC7A00"/>
      <w:sz w:val="22"/>
    </w:rPr>
  </w:style>
  <w:style w:type="character" w:styleId="93">
    <w:name w:val="Placeholder Text"/>
    <w:basedOn w:val="33"/>
    <w:unhideWhenUsed/>
    <w:uiPriority w:val="99"/>
    <w:rPr>
      <w:color w:val="666666"/>
    </w:rPr>
  </w:style>
  <w:style w:type="character" w:customStyle="1" w:styleId="94">
    <w:name w:val="mord"/>
    <w:basedOn w:val="33"/>
    <w:uiPriority w:val="0"/>
  </w:style>
  <w:style w:type="character" w:customStyle="1" w:styleId="95">
    <w:name w:val="mrel"/>
    <w:basedOn w:val="33"/>
    <w:uiPriority w:val="0"/>
  </w:style>
  <w:style w:type="character" w:customStyle="1" w:styleId="96">
    <w:name w:val="mbin"/>
    <w:basedOn w:val="33"/>
    <w:uiPriority w:val="0"/>
  </w:style>
  <w:style w:type="character" w:customStyle="1" w:styleId="97">
    <w:name w:val="mopen"/>
    <w:basedOn w:val="33"/>
    <w:uiPriority w:val="0"/>
  </w:style>
  <w:style w:type="character" w:customStyle="1" w:styleId="98">
    <w:name w:val="vlist-s"/>
    <w:basedOn w:val="33"/>
    <w:uiPriority w:val="0"/>
  </w:style>
  <w:style w:type="character" w:customStyle="1" w:styleId="99">
    <w:name w:val="mclose"/>
    <w:basedOn w:val="33"/>
    <w:uiPriority w:val="0"/>
  </w:style>
  <w:style w:type="paragraph" w:customStyle="1" w:styleId="100">
    <w:name w:val="摘要正文"/>
    <w:basedOn w:val="1"/>
    <w:autoRedefine/>
    <w:qFormat/>
    <w:uiPriority w:val="0"/>
    <w:pPr>
      <w:spacing w:before="240"/>
      <w:ind w:firstLine="492" w:firstLineChars="205"/>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datastoreItem>
</file>

<file path=docProps/app.xml><?xml version="1.0" encoding="utf-8"?>
<Properties xmlns="http://schemas.openxmlformats.org/officeDocument/2006/extended-properties" xmlns:vt="http://schemas.openxmlformats.org/officeDocument/2006/docPropsVTypes">
  <Template>Normal.dotm</Template>
  <Company>四川大学</Company>
  <Pages>45</Pages>
  <Words>5322</Words>
  <Characters>6208</Characters>
  <Lines>295</Lines>
  <Paragraphs>83</Paragraphs>
  <TotalTime>27</TotalTime>
  <ScaleCrop>false</ScaleCrop>
  <LinksUpToDate>false</LinksUpToDate>
  <CharactersWithSpaces>6467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2025-04-15T10:42:00Z</dcterms:created>
  <dc:creator>傅世攀</dc:creator>
  <cp:lastModifiedBy>陈黎</cp:lastModifiedBy>
  <dcterms:modified xsi:type="dcterms:W3CDTF">2025-04-21T09:48:20Z</dcterms:modified>
  <dc:title>此处写论文中文题名</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F6529C9A0842461FA5DB6749E2ECFF18_13</vt:lpwstr>
  </property>
  <property fmtid="{D5CDD505-2E9C-101B-9397-08002B2CF9AE}" pid="4" name="KSOTemplateDocerSaveRecord">
    <vt:lpwstr>eyJoZGlkIjoiYWFiOTEzN2JkYTVmNGY3ODA0NGZlMzNjZDdjYWQwMzEiLCJ1c2VySWQiOiIzMTE2ODk0OTQifQ==</vt:lpwstr>
  </property>
</Properties>
</file>