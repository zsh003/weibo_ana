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02ED4" w14:textId="77777777" w:rsidR="00604326" w:rsidRPr="001D6B49" w:rsidRDefault="001D6B49">
      <w:pPr>
        <w:tabs>
          <w:tab w:val="left" w:pos="7831"/>
        </w:tabs>
      </w:pPr>
      <w:r w:rsidRPr="001D6B49">
        <w:tab/>
      </w:r>
    </w:p>
    <w:p w14:paraId="0531887C" w14:textId="77777777" w:rsidR="00604326" w:rsidRPr="001D6B49" w:rsidRDefault="001D6B49">
      <w:pPr>
        <w:jc w:val="center"/>
      </w:pPr>
      <w:r w:rsidRPr="001D6B49">
        <w:rPr>
          <w:noProof/>
        </w:rPr>
        <w:drawing>
          <wp:inline distT="0" distB="0" distL="0" distR="0" wp14:anchorId="3C283143" wp14:editId="6CF6A2CA">
            <wp:extent cx="3251200" cy="8826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251200" cy="882650"/>
                    </a:xfrm>
                    <a:prstGeom prst="rect">
                      <a:avLst/>
                    </a:prstGeom>
                    <a:noFill/>
                    <a:ln>
                      <a:noFill/>
                    </a:ln>
                  </pic:spPr>
                </pic:pic>
              </a:graphicData>
            </a:graphic>
          </wp:inline>
        </w:drawing>
      </w:r>
    </w:p>
    <w:p w14:paraId="584DAE20" w14:textId="77777777" w:rsidR="00604326" w:rsidRPr="001D6B49" w:rsidRDefault="00604326">
      <w:pPr>
        <w:jc w:val="center"/>
      </w:pPr>
    </w:p>
    <w:p w14:paraId="371DDA7E" w14:textId="77777777" w:rsidR="00604326" w:rsidRPr="001D6B49" w:rsidRDefault="00604326">
      <w:pPr>
        <w:jc w:val="center"/>
      </w:pPr>
    </w:p>
    <w:p w14:paraId="0F53D796" w14:textId="77777777" w:rsidR="00604326" w:rsidRPr="001D6B49" w:rsidRDefault="001D6B49">
      <w:pPr>
        <w:adjustRightInd w:val="0"/>
        <w:snapToGrid w:val="0"/>
        <w:spacing w:line="520" w:lineRule="exact"/>
        <w:jc w:val="center"/>
        <w:rPr>
          <w:rFonts w:eastAsia="华文中宋"/>
          <w:b/>
          <w:bCs/>
          <w:spacing w:val="40"/>
          <w:sz w:val="44"/>
          <w:szCs w:val="44"/>
        </w:rPr>
      </w:pPr>
      <w:r w:rsidRPr="001D6B49">
        <w:rPr>
          <w:rFonts w:eastAsia="华文中宋"/>
          <w:b/>
          <w:bCs/>
          <w:spacing w:val="40"/>
          <w:sz w:val="44"/>
          <w:szCs w:val="44"/>
        </w:rPr>
        <w:t>本科生毕业论文（设计）</w:t>
      </w:r>
    </w:p>
    <w:p w14:paraId="1E8257BB" w14:textId="77777777" w:rsidR="00604326" w:rsidRPr="001D6B49" w:rsidRDefault="00604326">
      <w:pPr>
        <w:jc w:val="center"/>
      </w:pPr>
    </w:p>
    <w:p w14:paraId="096C6A4B" w14:textId="77777777" w:rsidR="00604326" w:rsidRPr="001D6B49" w:rsidRDefault="001D6B49">
      <w:pPr>
        <w:jc w:val="center"/>
        <w:rPr>
          <w:sz w:val="20"/>
        </w:rPr>
      </w:pPr>
      <w:r w:rsidRPr="001D6B49">
        <w:rPr>
          <w:noProof/>
        </w:rPr>
        <w:drawing>
          <wp:inline distT="0" distB="0" distL="0" distR="0" wp14:anchorId="1E0A1BD3" wp14:editId="04DA240E">
            <wp:extent cx="1257300" cy="12319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57300" cy="1231900"/>
                    </a:xfrm>
                    <a:prstGeom prst="rect">
                      <a:avLst/>
                    </a:prstGeom>
                    <a:noFill/>
                    <a:ln>
                      <a:noFill/>
                    </a:ln>
                  </pic:spPr>
                </pic:pic>
              </a:graphicData>
            </a:graphic>
          </wp:inline>
        </w:drawing>
      </w:r>
    </w:p>
    <w:p w14:paraId="1F366C0E" w14:textId="77777777" w:rsidR="00604326" w:rsidRPr="001D6B49" w:rsidRDefault="00604326">
      <w:pPr>
        <w:rPr>
          <w:sz w:val="20"/>
        </w:rPr>
      </w:pPr>
    </w:p>
    <w:p w14:paraId="05DC2065" w14:textId="77777777" w:rsidR="00604326" w:rsidRPr="001D6B49" w:rsidRDefault="00604326">
      <w:pPr>
        <w:rPr>
          <w:sz w:val="20"/>
        </w:rPr>
      </w:pPr>
    </w:p>
    <w:p w14:paraId="68D364DB" w14:textId="77777777" w:rsidR="00604326" w:rsidRPr="001D6B49" w:rsidRDefault="001D6B49">
      <w:pPr>
        <w:tabs>
          <w:tab w:val="right" w:pos="7380"/>
        </w:tabs>
        <w:spacing w:line="720" w:lineRule="auto"/>
        <w:ind w:leftChars="685" w:left="2487" w:rightChars="940" w:right="1795" w:hangingChars="450" w:hanging="1179"/>
        <w:rPr>
          <w:rFonts w:eastAsia="楷体_GB2312"/>
          <w:b/>
          <w:sz w:val="28"/>
          <w:szCs w:val="32"/>
          <w:u w:val="single"/>
        </w:rPr>
      </w:pPr>
      <w:r w:rsidRPr="001D6B49">
        <w:rPr>
          <w:b/>
          <w:bCs/>
          <w:sz w:val="28"/>
          <w:szCs w:val="32"/>
        </w:rPr>
        <w:t>题</w:t>
      </w:r>
      <w:r w:rsidRPr="001D6B49">
        <w:rPr>
          <w:b/>
          <w:bCs/>
          <w:sz w:val="28"/>
          <w:szCs w:val="32"/>
        </w:rPr>
        <w:t xml:space="preserve">    </w:t>
      </w:r>
      <w:r w:rsidRPr="001D6B49">
        <w:rPr>
          <w:b/>
          <w:bCs/>
          <w:sz w:val="28"/>
          <w:szCs w:val="32"/>
        </w:rPr>
        <w:t>目</w:t>
      </w:r>
      <w:r w:rsidRPr="001D6B49">
        <w:rPr>
          <w:b/>
          <w:bCs/>
          <w:sz w:val="28"/>
          <w:szCs w:val="32"/>
        </w:rPr>
        <w:t xml:space="preserve"> </w:t>
      </w:r>
      <w:r w:rsidRPr="001D6B49">
        <w:rPr>
          <w:rFonts w:eastAsia="楷体_GB2312"/>
          <w:b/>
          <w:sz w:val="28"/>
          <w:szCs w:val="32"/>
          <w:u w:val="single"/>
        </w:rPr>
        <w:t xml:space="preserve"> </w:t>
      </w:r>
      <w:proofErr w:type="gramStart"/>
      <w:r w:rsidRPr="001D6B49">
        <w:rPr>
          <w:rFonts w:eastAsia="楷体_GB2312"/>
          <w:b/>
          <w:sz w:val="28"/>
          <w:szCs w:val="32"/>
          <w:u w:val="single"/>
        </w:rPr>
        <w:t>基于微博的</w:t>
      </w:r>
      <w:proofErr w:type="gramEnd"/>
      <w:r w:rsidRPr="001D6B49">
        <w:rPr>
          <w:rFonts w:eastAsia="楷体_GB2312"/>
          <w:b/>
          <w:sz w:val="28"/>
          <w:szCs w:val="32"/>
          <w:u w:val="single"/>
        </w:rPr>
        <w:t>舆情分析系统设计与实现</w:t>
      </w:r>
      <w:r w:rsidRPr="001D6B49">
        <w:rPr>
          <w:rFonts w:eastAsia="楷体_GB2312"/>
          <w:b/>
          <w:sz w:val="28"/>
          <w:szCs w:val="32"/>
          <w:u w:val="single"/>
        </w:rPr>
        <w:tab/>
      </w:r>
    </w:p>
    <w:p w14:paraId="10D11F2C" w14:textId="77777777" w:rsidR="00604326" w:rsidRPr="001D6B49" w:rsidRDefault="001D6B49">
      <w:pPr>
        <w:tabs>
          <w:tab w:val="right" w:pos="7380"/>
        </w:tabs>
        <w:spacing w:line="720" w:lineRule="auto"/>
        <w:ind w:leftChars="685" w:left="2487" w:rightChars="940" w:right="1795" w:hangingChars="450" w:hanging="1179"/>
        <w:rPr>
          <w:sz w:val="28"/>
          <w:szCs w:val="32"/>
          <w:u w:val="single"/>
        </w:rPr>
      </w:pPr>
      <w:r w:rsidRPr="001D6B49">
        <w:rPr>
          <w:b/>
          <w:bCs/>
          <w:sz w:val="28"/>
          <w:szCs w:val="32"/>
        </w:rPr>
        <w:t>学</w:t>
      </w:r>
      <w:r w:rsidRPr="001D6B49">
        <w:rPr>
          <w:b/>
          <w:bCs/>
          <w:sz w:val="28"/>
          <w:szCs w:val="32"/>
        </w:rPr>
        <w:t xml:space="preserve">    </w:t>
      </w:r>
      <w:r w:rsidRPr="001D6B49">
        <w:rPr>
          <w:b/>
          <w:bCs/>
          <w:sz w:val="28"/>
          <w:szCs w:val="32"/>
        </w:rPr>
        <w:t>院</w:t>
      </w:r>
      <w:r w:rsidRPr="001D6B49">
        <w:rPr>
          <w:sz w:val="28"/>
          <w:szCs w:val="32"/>
        </w:rPr>
        <w:t xml:space="preserve"> </w:t>
      </w:r>
      <w:r w:rsidRPr="001D6B49">
        <w:rPr>
          <w:rFonts w:eastAsia="楷体_GB2312"/>
          <w:b/>
          <w:sz w:val="28"/>
          <w:szCs w:val="32"/>
          <w:u w:val="single"/>
        </w:rPr>
        <w:t xml:space="preserve">       </w:t>
      </w:r>
      <w:r w:rsidRPr="001D6B49">
        <w:rPr>
          <w:rFonts w:eastAsia="楷体_GB2312"/>
          <w:b/>
          <w:sz w:val="28"/>
          <w:szCs w:val="32"/>
          <w:u w:val="single"/>
        </w:rPr>
        <w:t>计算机学院</w:t>
      </w:r>
      <w:r w:rsidRPr="001D6B49">
        <w:rPr>
          <w:rFonts w:eastAsia="楷体_GB2312"/>
          <w:b/>
          <w:sz w:val="28"/>
          <w:szCs w:val="32"/>
          <w:u w:val="single"/>
        </w:rPr>
        <w:t xml:space="preserve">      </w:t>
      </w:r>
      <w:r w:rsidRPr="001D6B49">
        <w:rPr>
          <w:rFonts w:eastAsia="楷体_GB2312"/>
          <w:b/>
          <w:sz w:val="28"/>
          <w:szCs w:val="32"/>
          <w:u w:val="single"/>
        </w:rPr>
        <w:tab/>
      </w:r>
    </w:p>
    <w:p w14:paraId="41A586E5" w14:textId="77777777" w:rsidR="00604326" w:rsidRPr="001D6B49" w:rsidRDefault="001D6B49">
      <w:pPr>
        <w:tabs>
          <w:tab w:val="right" w:pos="7380"/>
        </w:tabs>
        <w:spacing w:line="720" w:lineRule="auto"/>
        <w:ind w:leftChars="685" w:left="2487" w:rightChars="940" w:right="1795" w:hangingChars="450" w:hanging="1179"/>
        <w:rPr>
          <w:sz w:val="28"/>
          <w:szCs w:val="32"/>
        </w:rPr>
      </w:pPr>
      <w:r w:rsidRPr="001D6B49">
        <w:rPr>
          <w:b/>
          <w:bCs/>
          <w:sz w:val="28"/>
          <w:szCs w:val="32"/>
        </w:rPr>
        <w:t>专</w:t>
      </w:r>
      <w:r w:rsidRPr="001D6B49">
        <w:rPr>
          <w:b/>
          <w:bCs/>
          <w:sz w:val="28"/>
          <w:szCs w:val="32"/>
        </w:rPr>
        <w:t xml:space="preserve">    </w:t>
      </w:r>
      <w:r w:rsidRPr="001D6B49">
        <w:rPr>
          <w:b/>
          <w:bCs/>
          <w:sz w:val="28"/>
          <w:szCs w:val="32"/>
        </w:rPr>
        <w:t>业</w:t>
      </w:r>
      <w:r w:rsidRPr="001D6B49">
        <w:rPr>
          <w:sz w:val="28"/>
          <w:szCs w:val="32"/>
        </w:rPr>
        <w:t xml:space="preserve"> </w:t>
      </w:r>
      <w:r w:rsidRPr="001D6B49">
        <w:rPr>
          <w:rFonts w:eastAsia="楷体_GB2312"/>
          <w:b/>
          <w:sz w:val="28"/>
          <w:szCs w:val="32"/>
          <w:u w:val="single"/>
        </w:rPr>
        <w:t xml:space="preserve">      </w:t>
      </w:r>
      <w:r w:rsidRPr="001D6B49">
        <w:rPr>
          <w:rFonts w:eastAsia="楷体_GB2312"/>
          <w:b/>
          <w:sz w:val="28"/>
          <w:szCs w:val="32"/>
          <w:u w:val="single"/>
        </w:rPr>
        <w:t>计算机科学与技术</w:t>
      </w:r>
      <w:r w:rsidRPr="001D6B49">
        <w:rPr>
          <w:rFonts w:eastAsia="楷体_GB2312"/>
          <w:b/>
          <w:sz w:val="28"/>
          <w:szCs w:val="32"/>
          <w:u w:val="single"/>
        </w:rPr>
        <w:t xml:space="preserve">       </w:t>
      </w:r>
      <w:r w:rsidRPr="001D6B49">
        <w:rPr>
          <w:rFonts w:eastAsia="楷体_GB2312"/>
          <w:b/>
          <w:sz w:val="28"/>
          <w:szCs w:val="32"/>
          <w:u w:val="single"/>
        </w:rPr>
        <w:tab/>
      </w:r>
    </w:p>
    <w:p w14:paraId="0634C39B" w14:textId="77777777" w:rsidR="00604326" w:rsidRPr="001D6B49" w:rsidRDefault="001D6B49">
      <w:pPr>
        <w:tabs>
          <w:tab w:val="right" w:pos="7380"/>
        </w:tabs>
        <w:spacing w:line="720" w:lineRule="auto"/>
        <w:ind w:leftChars="685" w:left="2487" w:rightChars="940" w:right="1795" w:hangingChars="450" w:hanging="1179"/>
        <w:rPr>
          <w:sz w:val="28"/>
          <w:szCs w:val="32"/>
        </w:rPr>
      </w:pPr>
      <w:r w:rsidRPr="001D6B49">
        <w:rPr>
          <w:b/>
          <w:bCs/>
          <w:sz w:val="28"/>
          <w:szCs w:val="32"/>
        </w:rPr>
        <w:t>学生姓名</w:t>
      </w:r>
      <w:r w:rsidRPr="001D6B49">
        <w:rPr>
          <w:sz w:val="28"/>
          <w:szCs w:val="32"/>
        </w:rPr>
        <w:t xml:space="preserve"> </w:t>
      </w:r>
      <w:r w:rsidRPr="001D6B49">
        <w:rPr>
          <w:rFonts w:eastAsia="楷体_GB2312"/>
          <w:b/>
          <w:sz w:val="28"/>
          <w:szCs w:val="32"/>
          <w:u w:val="single"/>
        </w:rPr>
        <w:t xml:space="preserve">         </w:t>
      </w:r>
      <w:r w:rsidRPr="001D6B49">
        <w:rPr>
          <w:rFonts w:eastAsia="楷体_GB2312"/>
          <w:b/>
          <w:sz w:val="28"/>
          <w:szCs w:val="32"/>
          <w:u w:val="single"/>
        </w:rPr>
        <w:t>颜麟</w:t>
      </w:r>
      <w:r w:rsidRPr="001D6B49">
        <w:rPr>
          <w:rFonts w:eastAsia="楷体_GB2312"/>
          <w:b/>
          <w:sz w:val="28"/>
          <w:szCs w:val="32"/>
          <w:u w:val="single"/>
        </w:rPr>
        <w:tab/>
      </w:r>
    </w:p>
    <w:p w14:paraId="3140BE91" w14:textId="77777777" w:rsidR="00604326" w:rsidRPr="001D6B49" w:rsidRDefault="001D6B49">
      <w:pPr>
        <w:tabs>
          <w:tab w:val="center" w:pos="5760"/>
          <w:tab w:val="right" w:pos="7380"/>
        </w:tabs>
        <w:spacing w:line="720" w:lineRule="auto"/>
        <w:ind w:leftChars="685" w:left="2487" w:rightChars="940" w:right="1795" w:hangingChars="450" w:hanging="1179"/>
        <w:rPr>
          <w:sz w:val="28"/>
          <w:szCs w:val="32"/>
          <w:u w:val="single"/>
        </w:rPr>
      </w:pPr>
      <w:r w:rsidRPr="001D6B49">
        <w:rPr>
          <w:b/>
          <w:bCs/>
          <w:sz w:val="28"/>
          <w:szCs w:val="32"/>
        </w:rPr>
        <w:t>学</w:t>
      </w:r>
      <w:r w:rsidRPr="001D6B49">
        <w:rPr>
          <w:b/>
          <w:bCs/>
          <w:sz w:val="28"/>
          <w:szCs w:val="32"/>
        </w:rPr>
        <w:t xml:space="preserve">    </w:t>
      </w:r>
      <w:r w:rsidRPr="001D6B49">
        <w:rPr>
          <w:b/>
          <w:bCs/>
          <w:sz w:val="28"/>
          <w:szCs w:val="32"/>
        </w:rPr>
        <w:t>号</w:t>
      </w:r>
      <w:r w:rsidRPr="001D6B49">
        <w:rPr>
          <w:sz w:val="28"/>
          <w:szCs w:val="32"/>
        </w:rPr>
        <w:t xml:space="preserve"> </w:t>
      </w:r>
      <w:r w:rsidRPr="001D6B49">
        <w:rPr>
          <w:rFonts w:eastAsia="楷体_GB2312"/>
          <w:b/>
          <w:sz w:val="28"/>
          <w:szCs w:val="32"/>
          <w:u w:val="single"/>
        </w:rPr>
        <w:t xml:space="preserve"> 2021141460234</w:t>
      </w:r>
      <w:r w:rsidRPr="001D6B49">
        <w:rPr>
          <w:rFonts w:eastAsia="楷体_GB2312"/>
          <w:b/>
          <w:sz w:val="28"/>
          <w:szCs w:val="32"/>
          <w:u w:val="single"/>
        </w:rPr>
        <w:tab/>
      </w:r>
      <w:r w:rsidRPr="001D6B49">
        <w:rPr>
          <w:b/>
          <w:bCs/>
          <w:sz w:val="28"/>
          <w:szCs w:val="32"/>
        </w:rPr>
        <w:t>年级</w:t>
      </w:r>
      <w:r w:rsidRPr="001D6B49">
        <w:rPr>
          <w:rFonts w:eastAsia="楷体_GB2312"/>
          <w:b/>
          <w:sz w:val="28"/>
          <w:szCs w:val="32"/>
          <w:u w:val="single"/>
        </w:rPr>
        <w:t xml:space="preserve">     2021</w:t>
      </w:r>
      <w:r w:rsidRPr="001D6B49">
        <w:rPr>
          <w:rFonts w:eastAsia="楷体_GB2312"/>
          <w:b/>
          <w:sz w:val="28"/>
          <w:szCs w:val="32"/>
          <w:u w:val="single"/>
        </w:rPr>
        <w:tab/>
      </w:r>
    </w:p>
    <w:p w14:paraId="1BDB8F6E" w14:textId="77777777" w:rsidR="00604326" w:rsidRPr="001D6B49" w:rsidRDefault="001D6B49">
      <w:pPr>
        <w:tabs>
          <w:tab w:val="left" w:pos="7380"/>
        </w:tabs>
        <w:spacing w:line="720" w:lineRule="auto"/>
        <w:ind w:leftChars="685" w:left="2487" w:rightChars="1045" w:right="1995" w:hangingChars="450" w:hanging="1179"/>
        <w:rPr>
          <w:sz w:val="28"/>
          <w:szCs w:val="32"/>
          <w:u w:val="single"/>
        </w:rPr>
      </w:pPr>
      <w:r w:rsidRPr="001D6B49">
        <w:rPr>
          <w:b/>
          <w:bCs/>
          <w:sz w:val="28"/>
          <w:szCs w:val="32"/>
        </w:rPr>
        <w:t>指导教师</w:t>
      </w:r>
      <w:r w:rsidRPr="001D6B49">
        <w:rPr>
          <w:sz w:val="28"/>
          <w:szCs w:val="32"/>
        </w:rPr>
        <w:t xml:space="preserve"> </w:t>
      </w:r>
      <w:r w:rsidRPr="001D6B49">
        <w:rPr>
          <w:rFonts w:eastAsia="楷体_GB2312"/>
          <w:b/>
          <w:sz w:val="28"/>
          <w:szCs w:val="32"/>
          <w:u w:val="single"/>
        </w:rPr>
        <w:t xml:space="preserve">         </w:t>
      </w:r>
      <w:r w:rsidRPr="001D6B49">
        <w:rPr>
          <w:rFonts w:eastAsia="楷体_GB2312"/>
          <w:b/>
          <w:sz w:val="28"/>
          <w:szCs w:val="32"/>
          <w:u w:val="single"/>
        </w:rPr>
        <w:t>陈黎</w:t>
      </w:r>
      <w:r w:rsidRPr="001D6B49">
        <w:rPr>
          <w:rFonts w:eastAsia="楷体_GB2312"/>
          <w:b/>
          <w:sz w:val="28"/>
          <w:szCs w:val="32"/>
          <w:u w:val="single"/>
        </w:rPr>
        <w:tab/>
      </w:r>
    </w:p>
    <w:p w14:paraId="511A1EC4" w14:textId="77777777" w:rsidR="00604326" w:rsidRPr="001D6B49" w:rsidRDefault="00604326"/>
    <w:p w14:paraId="721B1AB2" w14:textId="77777777" w:rsidR="00604326" w:rsidRPr="001D6B49" w:rsidRDefault="001D6B49">
      <w:pPr>
        <w:spacing w:line="440" w:lineRule="exact"/>
        <w:jc w:val="center"/>
        <w:rPr>
          <w:b/>
          <w:sz w:val="32"/>
          <w:szCs w:val="32"/>
        </w:rPr>
      </w:pPr>
      <w:r w:rsidRPr="001D6B49">
        <w:rPr>
          <w:b/>
          <w:sz w:val="32"/>
          <w:szCs w:val="32"/>
        </w:rPr>
        <w:t>教务处制表</w:t>
      </w:r>
    </w:p>
    <w:p w14:paraId="14DC022C" w14:textId="77777777" w:rsidR="00604326" w:rsidRPr="001D6B49" w:rsidRDefault="001D6B49">
      <w:pPr>
        <w:spacing w:line="440" w:lineRule="exact"/>
        <w:jc w:val="center"/>
        <w:rPr>
          <w:b/>
        </w:rPr>
      </w:pPr>
      <w:r w:rsidRPr="001D6B49">
        <w:rPr>
          <w:b/>
          <w:sz w:val="30"/>
        </w:rPr>
        <w:t>二〇二五</w:t>
      </w:r>
      <w:r w:rsidRPr="001D6B49">
        <w:rPr>
          <w:b/>
          <w:sz w:val="30"/>
        </w:rPr>
        <w:t xml:space="preserve"> </w:t>
      </w:r>
      <w:r w:rsidRPr="001D6B49">
        <w:rPr>
          <w:b/>
          <w:sz w:val="30"/>
        </w:rPr>
        <w:t>年</w:t>
      </w:r>
      <w:r w:rsidRPr="001D6B49">
        <w:rPr>
          <w:b/>
          <w:sz w:val="30"/>
        </w:rPr>
        <w:t xml:space="preserve"> </w:t>
      </w:r>
      <w:r w:rsidRPr="001D6B49">
        <w:rPr>
          <w:b/>
          <w:sz w:val="30"/>
        </w:rPr>
        <w:t>五</w:t>
      </w:r>
      <w:r w:rsidRPr="001D6B49">
        <w:rPr>
          <w:b/>
          <w:sz w:val="30"/>
        </w:rPr>
        <w:t xml:space="preserve"> </w:t>
      </w:r>
      <w:r w:rsidRPr="001D6B49">
        <w:rPr>
          <w:b/>
          <w:sz w:val="30"/>
        </w:rPr>
        <w:t>月</w:t>
      </w:r>
      <w:r w:rsidRPr="001D6B49">
        <w:rPr>
          <w:b/>
          <w:sz w:val="30"/>
        </w:rPr>
        <w:t xml:space="preserve"> </w:t>
      </w:r>
      <w:r w:rsidRPr="001D6B49">
        <w:rPr>
          <w:b/>
          <w:sz w:val="30"/>
        </w:rPr>
        <w:t>二十</w:t>
      </w:r>
      <w:r w:rsidRPr="001D6B49">
        <w:rPr>
          <w:b/>
          <w:sz w:val="30"/>
        </w:rPr>
        <w:t xml:space="preserve"> </w:t>
      </w:r>
      <w:r w:rsidRPr="001D6B49">
        <w:rPr>
          <w:b/>
          <w:sz w:val="30"/>
        </w:rPr>
        <w:t>日</w:t>
      </w:r>
    </w:p>
    <w:p w14:paraId="574C0DDA" w14:textId="77777777" w:rsidR="00604326" w:rsidRPr="001D6B49" w:rsidRDefault="00604326">
      <w:pPr>
        <w:jc w:val="center"/>
        <w:rPr>
          <w:sz w:val="36"/>
        </w:rPr>
        <w:sectPr w:rsidR="00604326" w:rsidRPr="001D6B49">
          <w:headerReference w:type="even" r:id="rId10"/>
          <w:headerReference w:type="default" r:id="rId11"/>
          <w:footerReference w:type="even" r:id="rId12"/>
          <w:footerReference w:type="default" r:id="rId13"/>
          <w:footerReference w:type="first" r:id="rId14"/>
          <w:pgSz w:w="11907" w:h="16840"/>
          <w:pgMar w:top="1418" w:right="1134" w:bottom="1418" w:left="1418" w:header="851" w:footer="851" w:gutter="0"/>
          <w:pgNumType w:start="1"/>
          <w:cols w:space="720"/>
          <w:titlePg/>
          <w:docGrid w:type="linesAndChars" w:linePitch="291" w:charSpace="-3908"/>
        </w:sectPr>
      </w:pPr>
    </w:p>
    <w:p w14:paraId="1BBC430F" w14:textId="77777777" w:rsidR="00604326" w:rsidRPr="001D6B49" w:rsidRDefault="00604326">
      <w:pPr>
        <w:jc w:val="center"/>
        <w:rPr>
          <w:sz w:val="36"/>
        </w:rPr>
      </w:pPr>
    </w:p>
    <w:p w14:paraId="20654847" w14:textId="77777777" w:rsidR="00604326" w:rsidRPr="001D6B49" w:rsidRDefault="00604326">
      <w:pPr>
        <w:pStyle w:val="Style39"/>
        <w:tabs>
          <w:tab w:val="clear" w:pos="425"/>
        </w:tabs>
        <w:spacing w:line="400" w:lineRule="exact"/>
        <w:ind w:firstLine="0"/>
        <w:jc w:val="center"/>
        <w:rPr>
          <w:rFonts w:ascii="Times New Roman" w:hAnsi="Times New Roman"/>
          <w:sz w:val="36"/>
        </w:rPr>
      </w:pPr>
    </w:p>
    <w:p w14:paraId="68929D9D" w14:textId="77777777" w:rsidR="00604326" w:rsidRPr="001D6B49" w:rsidRDefault="001D6B49">
      <w:pPr>
        <w:spacing w:line="360" w:lineRule="auto"/>
        <w:jc w:val="center"/>
        <w:rPr>
          <w:rFonts w:eastAsia="黑体"/>
          <w:b/>
          <w:color w:val="000000"/>
          <w:sz w:val="36"/>
        </w:rPr>
      </w:pPr>
      <w:r w:rsidRPr="001D6B49">
        <w:rPr>
          <w:rFonts w:eastAsia="黑体"/>
          <w:b/>
          <w:color w:val="000000"/>
          <w:sz w:val="36"/>
        </w:rPr>
        <w:fldChar w:fldCharType="begin"/>
      </w:r>
      <w:r w:rsidRPr="001D6B49">
        <w:rPr>
          <w:rFonts w:eastAsia="黑体"/>
          <w:b/>
          <w:color w:val="000000"/>
          <w:sz w:val="36"/>
        </w:rPr>
        <w:instrText xml:space="preserve"> TITLE  </w:instrText>
      </w:r>
      <w:r w:rsidRPr="001D6B49">
        <w:rPr>
          <w:rFonts w:eastAsia="黑体"/>
          <w:b/>
          <w:color w:val="000000"/>
          <w:sz w:val="36"/>
        </w:rPr>
        <w:instrText>此处填写论文题目</w:instrText>
      </w:r>
      <w:r w:rsidRPr="001D6B49">
        <w:rPr>
          <w:rFonts w:eastAsia="黑体"/>
          <w:b/>
          <w:color w:val="000000"/>
          <w:sz w:val="36"/>
        </w:rPr>
        <w:instrText xml:space="preserve">  \* MERGEFORMAT </w:instrText>
      </w:r>
      <w:r w:rsidRPr="001D6B49">
        <w:rPr>
          <w:rFonts w:eastAsia="黑体"/>
          <w:b/>
          <w:color w:val="000000"/>
          <w:sz w:val="36"/>
        </w:rPr>
        <w:fldChar w:fldCharType="separate"/>
      </w:r>
      <w:proofErr w:type="gramStart"/>
      <w:r w:rsidRPr="001D6B49">
        <w:rPr>
          <w:rFonts w:eastAsia="黑体"/>
          <w:b/>
          <w:color w:val="000000"/>
          <w:sz w:val="36"/>
        </w:rPr>
        <w:t>基于微博的</w:t>
      </w:r>
      <w:proofErr w:type="gramEnd"/>
      <w:r w:rsidRPr="001D6B49">
        <w:rPr>
          <w:rFonts w:eastAsia="黑体"/>
          <w:b/>
          <w:color w:val="000000"/>
          <w:sz w:val="36"/>
        </w:rPr>
        <w:t>舆情分析系统设计与实现</w:t>
      </w:r>
    </w:p>
    <w:p w14:paraId="5BB5775C" w14:textId="77777777" w:rsidR="00604326" w:rsidRPr="001D6B49" w:rsidRDefault="001D6B49">
      <w:pPr>
        <w:spacing w:line="360" w:lineRule="auto"/>
        <w:jc w:val="right"/>
        <w:rPr>
          <w:rFonts w:eastAsia="黑体"/>
          <w:b/>
          <w:color w:val="000000"/>
          <w:sz w:val="30"/>
          <w:szCs w:val="30"/>
        </w:rPr>
      </w:pPr>
      <w:r w:rsidRPr="001D6B49">
        <w:rPr>
          <w:rFonts w:eastAsia="黑体"/>
          <w:b/>
          <w:color w:val="000000"/>
          <w:sz w:val="30"/>
          <w:szCs w:val="30"/>
        </w:rPr>
        <w:fldChar w:fldCharType="end"/>
      </w:r>
    </w:p>
    <w:p w14:paraId="5BB0F0C4" w14:textId="77777777" w:rsidR="00604326" w:rsidRPr="001D6B49" w:rsidRDefault="00604326">
      <w:pPr>
        <w:spacing w:line="400" w:lineRule="exact"/>
        <w:jc w:val="center"/>
        <w:rPr>
          <w:sz w:val="36"/>
        </w:rPr>
      </w:pPr>
    </w:p>
    <w:p w14:paraId="2E118212" w14:textId="77777777" w:rsidR="00604326" w:rsidRPr="001D6B49" w:rsidRDefault="00604326">
      <w:pPr>
        <w:spacing w:line="400" w:lineRule="exact"/>
        <w:jc w:val="center"/>
        <w:rPr>
          <w:rFonts w:eastAsia="楷体_GB2312"/>
          <w:sz w:val="28"/>
          <w:szCs w:val="28"/>
        </w:rPr>
      </w:pPr>
    </w:p>
    <w:p w14:paraId="70B7B178" w14:textId="77777777" w:rsidR="00604326" w:rsidRPr="001D6B49" w:rsidRDefault="00604326">
      <w:pPr>
        <w:spacing w:line="400" w:lineRule="exact"/>
        <w:jc w:val="center"/>
        <w:rPr>
          <w:rFonts w:eastAsia="黑体"/>
          <w:sz w:val="24"/>
        </w:rPr>
      </w:pPr>
    </w:p>
    <w:p w14:paraId="52204CFE" w14:textId="77777777" w:rsidR="00604326" w:rsidRPr="001D6B49" w:rsidRDefault="001D6B49">
      <w:pPr>
        <w:spacing w:line="400" w:lineRule="exact"/>
        <w:jc w:val="center"/>
        <w:rPr>
          <w:rFonts w:eastAsia="楷体_GB2312"/>
          <w:sz w:val="28"/>
          <w:szCs w:val="28"/>
        </w:rPr>
      </w:pPr>
      <w:r w:rsidRPr="001D6B49">
        <w:rPr>
          <w:rFonts w:eastAsia="楷体_GB2312"/>
          <w:sz w:val="28"/>
          <w:szCs w:val="28"/>
        </w:rPr>
        <w:t>学生</w:t>
      </w:r>
      <w:r w:rsidRPr="001D6B49">
        <w:rPr>
          <w:rFonts w:eastAsia="楷体_GB2312"/>
          <w:sz w:val="28"/>
          <w:szCs w:val="28"/>
        </w:rPr>
        <w:t xml:space="preserve">  □□□   </w:t>
      </w:r>
      <w:r w:rsidRPr="001D6B49">
        <w:rPr>
          <w:rFonts w:eastAsia="楷体_GB2312"/>
          <w:sz w:val="28"/>
          <w:szCs w:val="28"/>
        </w:rPr>
        <w:t>指导老师</w:t>
      </w:r>
      <w:r w:rsidRPr="001D6B49">
        <w:rPr>
          <w:rFonts w:eastAsia="楷体_GB2312"/>
          <w:sz w:val="28"/>
          <w:szCs w:val="28"/>
        </w:rPr>
        <w:t xml:space="preserve">  □□□</w:t>
      </w:r>
      <w:r w:rsidRPr="001D6B49">
        <w:rPr>
          <w:rFonts w:eastAsia="楷体_GB2312"/>
          <w:sz w:val="28"/>
          <w:szCs w:val="28"/>
        </w:rPr>
        <w:t>，</w:t>
      </w:r>
      <w:r w:rsidRPr="001D6B49">
        <w:rPr>
          <w:rFonts w:eastAsia="楷体_GB2312"/>
          <w:sz w:val="28"/>
          <w:szCs w:val="28"/>
        </w:rPr>
        <w:t>□□□</w:t>
      </w:r>
    </w:p>
    <w:p w14:paraId="3C36849D" w14:textId="77777777" w:rsidR="00604326" w:rsidRPr="001D6B49" w:rsidRDefault="00604326">
      <w:pPr>
        <w:spacing w:line="400" w:lineRule="exact"/>
        <w:jc w:val="center"/>
        <w:rPr>
          <w:rFonts w:eastAsia="楷体_GB2312"/>
          <w:sz w:val="24"/>
        </w:rPr>
      </w:pPr>
    </w:p>
    <w:p w14:paraId="128A5ACC" w14:textId="77777777" w:rsidR="00604326" w:rsidRPr="001D6B49" w:rsidRDefault="00604326">
      <w:pPr>
        <w:spacing w:line="400" w:lineRule="exact"/>
        <w:jc w:val="center"/>
        <w:rPr>
          <w:rFonts w:eastAsia="楷体_GB2312"/>
          <w:sz w:val="24"/>
        </w:rPr>
      </w:pPr>
    </w:p>
    <w:p w14:paraId="60C9FCD4" w14:textId="77777777" w:rsidR="00604326" w:rsidRPr="001D6B49" w:rsidRDefault="001D6B49">
      <w:pPr>
        <w:ind w:leftChars="200" w:left="382" w:rightChars="200" w:right="382" w:firstLineChars="200" w:firstLine="383"/>
        <w:rPr>
          <w:rFonts w:eastAsia="楷体"/>
        </w:rPr>
      </w:pPr>
      <w:r w:rsidRPr="001D6B49">
        <w:rPr>
          <w:rFonts w:eastAsia="楷体"/>
          <w:b/>
        </w:rPr>
        <w:t>摘要：</w:t>
      </w:r>
      <w:proofErr w:type="gramStart"/>
      <w:r w:rsidRPr="001D6B49">
        <w:rPr>
          <w:rFonts w:eastAsia="楷体"/>
        </w:rPr>
        <w:t>微博作为</w:t>
      </w:r>
      <w:proofErr w:type="gramEnd"/>
      <w:r w:rsidRPr="001D6B49">
        <w:rPr>
          <w:rFonts w:eastAsia="楷体"/>
        </w:rPr>
        <w:t>中国用户规模最大的社交平台，日均产生超</w:t>
      </w:r>
      <w:r w:rsidRPr="001D6B49">
        <w:rPr>
          <w:rFonts w:eastAsia="楷体"/>
        </w:rPr>
        <w:t>5</w:t>
      </w:r>
      <w:r w:rsidRPr="001D6B49">
        <w:rPr>
          <w:rFonts w:eastAsia="楷体"/>
        </w:rPr>
        <w:t>亿条文本数据，其海量用户生成内容不仅映射社会情绪与群体认知，也蕴含着公共政策反馈、市场趋势预判、社会风险识别等信息。当前社交媒体舆情分析面临非结构化数据处理效率低、情感语义理解偏差大、动态热点追踪滞后等问题，难以适应信息传播的实时性与复杂性需求。</w:t>
      </w:r>
    </w:p>
    <w:p w14:paraId="3FF53E1D" w14:textId="77777777" w:rsidR="00604326" w:rsidRPr="001D6B49" w:rsidRDefault="001D6B49">
      <w:pPr>
        <w:ind w:leftChars="200" w:left="382" w:rightChars="200" w:right="382" w:firstLineChars="200" w:firstLine="382"/>
        <w:rPr>
          <w:rFonts w:eastAsia="楷体"/>
        </w:rPr>
      </w:pPr>
      <w:r w:rsidRPr="001D6B49">
        <w:rPr>
          <w:rFonts w:eastAsia="楷体"/>
        </w:rPr>
        <w:t>本文设计并实现</w:t>
      </w:r>
      <w:proofErr w:type="gramStart"/>
      <w:r w:rsidRPr="001D6B49">
        <w:rPr>
          <w:rFonts w:eastAsia="楷体"/>
        </w:rPr>
        <w:t>的微博舆情</w:t>
      </w:r>
      <w:proofErr w:type="gramEnd"/>
      <w:r w:rsidRPr="001D6B49">
        <w:rPr>
          <w:rFonts w:eastAsia="楷体"/>
        </w:rPr>
        <w:t>分析系统涵盖七大核心模块，其中数据采集部分基于</w:t>
      </w:r>
      <w:r w:rsidRPr="001D6B49">
        <w:rPr>
          <w:rFonts w:eastAsia="楷体"/>
        </w:rPr>
        <w:t>Scrapy</w:t>
      </w:r>
      <w:r w:rsidRPr="001D6B49">
        <w:rPr>
          <w:rFonts w:eastAsia="楷体"/>
        </w:rPr>
        <w:t>框架与动态代理</w:t>
      </w:r>
      <w:r w:rsidRPr="001D6B49">
        <w:rPr>
          <w:rFonts w:eastAsia="楷体"/>
        </w:rPr>
        <w:t>IP</w:t>
      </w:r>
      <w:proofErr w:type="gramStart"/>
      <w:r w:rsidRPr="001D6B49">
        <w:rPr>
          <w:rFonts w:eastAsia="楷体"/>
        </w:rPr>
        <w:t>池突破了微博反爬</w:t>
      </w:r>
      <w:proofErr w:type="gramEnd"/>
      <w:r w:rsidRPr="001D6B49">
        <w:rPr>
          <w:rFonts w:eastAsia="楷体"/>
        </w:rPr>
        <w:t>机制；舆情分析部分采用</w:t>
      </w:r>
      <w:r w:rsidRPr="001D6B49">
        <w:rPr>
          <w:rFonts w:eastAsia="楷体"/>
        </w:rPr>
        <w:t>BERT</w:t>
      </w:r>
      <w:r w:rsidRPr="001D6B49">
        <w:rPr>
          <w:rFonts w:eastAsia="楷体"/>
        </w:rPr>
        <w:t>和朴素贝叶斯混合模型，在本系统中准确率达</w:t>
      </w:r>
      <w:r w:rsidRPr="001D6B49">
        <w:rPr>
          <w:rFonts w:eastAsia="楷体"/>
        </w:rPr>
        <w:t>95.7%</w:t>
      </w:r>
      <w:r w:rsidRPr="001D6B49">
        <w:rPr>
          <w:rFonts w:eastAsia="楷体"/>
        </w:rPr>
        <w:t>，较传统方法提升</w:t>
      </w:r>
      <w:r w:rsidRPr="001D6B49">
        <w:rPr>
          <w:rFonts w:eastAsia="楷体"/>
        </w:rPr>
        <w:t>5.5%</w:t>
      </w:r>
      <w:r w:rsidRPr="001D6B49">
        <w:rPr>
          <w:rFonts w:eastAsia="楷体"/>
        </w:rPr>
        <w:t>；热度计算部分</w:t>
      </w:r>
      <w:proofErr w:type="gramStart"/>
      <w:r w:rsidRPr="001D6B49">
        <w:rPr>
          <w:rFonts w:eastAsia="楷体"/>
        </w:rPr>
        <w:t>通过熵权法</w:t>
      </w:r>
      <w:proofErr w:type="gramEnd"/>
      <w:r w:rsidRPr="001D6B49">
        <w:rPr>
          <w:rFonts w:eastAsia="楷体"/>
        </w:rPr>
        <w:t>动态分配转发、评论、</w:t>
      </w:r>
      <w:proofErr w:type="gramStart"/>
      <w:r w:rsidRPr="001D6B49">
        <w:rPr>
          <w:rFonts w:eastAsia="楷体"/>
        </w:rPr>
        <w:t>点赞等</w:t>
      </w:r>
      <w:proofErr w:type="gramEnd"/>
      <w:r w:rsidRPr="001D6B49">
        <w:rPr>
          <w:rFonts w:eastAsia="楷体"/>
        </w:rPr>
        <w:t>指标的权重综合构建评分模型；可视化部分通过集成</w:t>
      </w:r>
      <w:proofErr w:type="spellStart"/>
      <w:r w:rsidRPr="001D6B49">
        <w:rPr>
          <w:rFonts w:eastAsia="楷体"/>
        </w:rPr>
        <w:t>ECharts</w:t>
      </w:r>
      <w:proofErr w:type="spellEnd"/>
      <w:r w:rsidRPr="001D6B49">
        <w:rPr>
          <w:rFonts w:eastAsia="楷体"/>
        </w:rPr>
        <w:t>库，以热力图、词云、折线图等形式多维展示舆情情感分布、地域活跃度、舆情趋势等分析结果，辅助用户直观理解数据。通过采用</w:t>
      </w:r>
      <w:r w:rsidRPr="001D6B49">
        <w:rPr>
          <w:rFonts w:eastAsia="楷体"/>
        </w:rPr>
        <w:t>Django RESTful API</w:t>
      </w:r>
      <w:r w:rsidRPr="001D6B49">
        <w:rPr>
          <w:rFonts w:eastAsia="楷体"/>
        </w:rPr>
        <w:t>综合管理系统，在功能完整性、分析精度与用户体验方面均达到预期目标，为社交媒体舆情分析提供了高效、可扩展的技术解决方案。</w:t>
      </w:r>
    </w:p>
    <w:p w14:paraId="3E5CA3FE" w14:textId="77777777" w:rsidR="00604326" w:rsidRPr="001D6B49" w:rsidRDefault="001D6B49">
      <w:pPr>
        <w:spacing w:beforeLines="100" w:before="291" w:line="400" w:lineRule="exact"/>
        <w:ind w:leftChars="200" w:left="382" w:rightChars="200" w:right="382" w:firstLineChars="200" w:firstLine="382"/>
        <w:rPr>
          <w:rFonts w:eastAsia="楷体_GB2312"/>
          <w:szCs w:val="21"/>
        </w:rPr>
      </w:pPr>
      <w:bookmarkStart w:id="0" w:name="_Toc106530925"/>
      <w:bookmarkStart w:id="1" w:name="_Toc106536430"/>
      <w:bookmarkStart w:id="2" w:name="_Toc106535976"/>
      <w:r w:rsidRPr="001D6B49">
        <w:rPr>
          <w:rFonts w:eastAsia="楷体_GB2312"/>
          <w:b/>
          <w:szCs w:val="21"/>
        </w:rPr>
        <w:t>主题词：</w:t>
      </w:r>
      <w:r w:rsidRPr="001D6B49">
        <w:rPr>
          <w:rFonts w:eastAsia="楷体_GB2312"/>
          <w:szCs w:val="21"/>
        </w:rPr>
        <w:t>舆情分析；网络爬虫；朴素贝叶斯；</w:t>
      </w:r>
      <w:r w:rsidRPr="001D6B49">
        <w:rPr>
          <w:rFonts w:eastAsia="楷体_GB2312"/>
          <w:szCs w:val="21"/>
        </w:rPr>
        <w:t>BERT</w:t>
      </w:r>
    </w:p>
    <w:bookmarkEnd w:id="0"/>
    <w:bookmarkEnd w:id="1"/>
    <w:bookmarkEnd w:id="2"/>
    <w:p w14:paraId="030C2FBA" w14:textId="77777777" w:rsidR="00604326" w:rsidRPr="001D6B49" w:rsidRDefault="00604326">
      <w:pPr>
        <w:pStyle w:val="Style40"/>
        <w:tabs>
          <w:tab w:val="clear" w:pos="425"/>
        </w:tabs>
        <w:spacing w:line="400" w:lineRule="exact"/>
        <w:ind w:firstLine="0"/>
        <w:jc w:val="center"/>
        <w:rPr>
          <w:rFonts w:ascii="Times New Roman" w:hAnsi="Times New Roman"/>
          <w:sz w:val="36"/>
        </w:rPr>
      </w:pPr>
    </w:p>
    <w:p w14:paraId="058FADFE" w14:textId="77777777" w:rsidR="00604326" w:rsidRPr="001D6B49" w:rsidRDefault="00604326">
      <w:pPr>
        <w:pStyle w:val="ae"/>
        <w:rPr>
          <w:rFonts w:ascii="Times New Roman" w:hAnsi="Times New Roman" w:cs="Times New Roman"/>
        </w:rPr>
      </w:pPr>
    </w:p>
    <w:p w14:paraId="74129E52" w14:textId="77777777" w:rsidR="00604326" w:rsidRPr="001D6B49" w:rsidRDefault="00604326">
      <w:pPr>
        <w:pStyle w:val="ae"/>
        <w:rPr>
          <w:rFonts w:ascii="Times New Roman" w:hAnsi="Times New Roman" w:cs="Times New Roman"/>
        </w:rPr>
      </w:pPr>
    </w:p>
    <w:p w14:paraId="0950B7B4" w14:textId="77777777" w:rsidR="00604326" w:rsidRPr="001D6B49" w:rsidRDefault="001D6B49">
      <w:pPr>
        <w:pStyle w:val="ae"/>
        <w:jc w:val="center"/>
        <w:rPr>
          <w:rFonts w:ascii="Times New Roman" w:hAnsi="Times New Roman" w:cs="Times New Roman"/>
        </w:rPr>
      </w:pPr>
      <w:r w:rsidRPr="001D6B49">
        <w:rPr>
          <w:rFonts w:ascii="Times New Roman" w:hAnsi="Times New Roman" w:cs="Times New Roman"/>
        </w:rPr>
        <w:br w:type="page"/>
      </w:r>
    </w:p>
    <w:p w14:paraId="78A42BC2" w14:textId="77777777" w:rsidR="00604326" w:rsidRPr="001D6B49" w:rsidRDefault="00604326">
      <w:pPr>
        <w:pStyle w:val="Style40"/>
        <w:tabs>
          <w:tab w:val="clear" w:pos="425"/>
        </w:tabs>
        <w:spacing w:line="400" w:lineRule="exact"/>
        <w:ind w:firstLine="0"/>
        <w:jc w:val="center"/>
        <w:rPr>
          <w:rFonts w:ascii="Times New Roman" w:hAnsi="Times New Roman"/>
          <w:sz w:val="36"/>
        </w:rPr>
      </w:pPr>
    </w:p>
    <w:p w14:paraId="4D2FBA98" w14:textId="77777777" w:rsidR="00604326" w:rsidRPr="001D6B49" w:rsidRDefault="001D6B49">
      <w:pPr>
        <w:spacing w:line="360" w:lineRule="auto"/>
        <w:jc w:val="center"/>
        <w:rPr>
          <w:b/>
          <w:bCs/>
          <w:sz w:val="32"/>
          <w:szCs w:val="32"/>
        </w:rPr>
      </w:pPr>
      <w:r w:rsidRPr="001D6B49">
        <w:rPr>
          <w:b/>
          <w:bCs/>
          <w:sz w:val="32"/>
          <w:szCs w:val="32"/>
        </w:rPr>
        <w:t>Title</w:t>
      </w:r>
    </w:p>
    <w:p w14:paraId="3B1642A5" w14:textId="77777777" w:rsidR="00604326" w:rsidRPr="001D6B49" w:rsidRDefault="00604326">
      <w:pPr>
        <w:jc w:val="center"/>
      </w:pPr>
    </w:p>
    <w:p w14:paraId="60077D38" w14:textId="77777777" w:rsidR="00604326" w:rsidRPr="001D6B49" w:rsidRDefault="001D6B49">
      <w:pPr>
        <w:jc w:val="center"/>
        <w:rPr>
          <w:rFonts w:eastAsia="楷体_GB2312"/>
          <w:sz w:val="28"/>
          <w:szCs w:val="28"/>
        </w:rPr>
      </w:pPr>
      <w:r w:rsidRPr="001D6B49">
        <w:rPr>
          <w:rFonts w:eastAsia="楷体_GB2312"/>
          <w:sz w:val="28"/>
          <w:szCs w:val="28"/>
        </w:rPr>
        <w:t>Major</w:t>
      </w:r>
    </w:p>
    <w:p w14:paraId="1A5BBFE9" w14:textId="77777777" w:rsidR="00604326" w:rsidRPr="001D6B49" w:rsidRDefault="00604326">
      <w:pPr>
        <w:jc w:val="center"/>
      </w:pPr>
    </w:p>
    <w:p w14:paraId="4CDE1D11" w14:textId="77777777" w:rsidR="00604326" w:rsidRPr="001D6B49" w:rsidRDefault="001D6B49">
      <w:pPr>
        <w:jc w:val="center"/>
        <w:rPr>
          <w:rFonts w:eastAsia="楷体_GB2312"/>
          <w:sz w:val="28"/>
          <w:szCs w:val="28"/>
        </w:rPr>
      </w:pPr>
      <w:r w:rsidRPr="001D6B49">
        <w:rPr>
          <w:rFonts w:eastAsia="楷体_GB2312"/>
          <w:b/>
          <w:bCs/>
          <w:sz w:val="28"/>
          <w:szCs w:val="28"/>
        </w:rPr>
        <w:t>Student:</w:t>
      </w:r>
      <w:r w:rsidRPr="001D6B49">
        <w:rPr>
          <w:rFonts w:eastAsia="楷体_GB2312"/>
          <w:sz w:val="28"/>
          <w:szCs w:val="28"/>
        </w:rPr>
        <w:t xml:space="preserve"> XXX   </w:t>
      </w:r>
      <w:r w:rsidRPr="001D6B49">
        <w:rPr>
          <w:b/>
          <w:bCs/>
          <w:sz w:val="28"/>
          <w:szCs w:val="28"/>
        </w:rPr>
        <w:t xml:space="preserve">Adviser: </w:t>
      </w:r>
      <w:r w:rsidRPr="001D6B49">
        <w:rPr>
          <w:sz w:val="28"/>
          <w:szCs w:val="28"/>
        </w:rPr>
        <w:t>XXX</w:t>
      </w:r>
    </w:p>
    <w:p w14:paraId="000E03B3" w14:textId="77777777" w:rsidR="00604326" w:rsidRPr="001D6B49" w:rsidRDefault="00604326">
      <w:pPr>
        <w:jc w:val="center"/>
      </w:pPr>
    </w:p>
    <w:p w14:paraId="34B09A6F" w14:textId="77777777" w:rsidR="00604326" w:rsidRPr="001D6B49" w:rsidRDefault="00604326">
      <w:pPr>
        <w:jc w:val="center"/>
      </w:pPr>
    </w:p>
    <w:p w14:paraId="762154D6" w14:textId="77777777" w:rsidR="00604326" w:rsidRPr="001D6B49" w:rsidRDefault="001D6B49">
      <w:pPr>
        <w:pStyle w:val="aff3"/>
        <w:spacing w:before="0"/>
        <w:ind w:firstLineChars="204" w:firstLine="391"/>
      </w:pPr>
      <w:r w:rsidRPr="001D6B49">
        <w:rPr>
          <w:rFonts w:eastAsia="楷体"/>
          <w:b/>
          <w:color w:val="000000"/>
          <w:kern w:val="0"/>
          <w:szCs w:val="21"/>
        </w:rPr>
        <w:t xml:space="preserve">[Abstract] </w:t>
      </w:r>
      <w:r w:rsidRPr="001D6B49">
        <w:t>XXXX</w:t>
      </w:r>
    </w:p>
    <w:p w14:paraId="77C08C47" w14:textId="77777777" w:rsidR="00604326" w:rsidRPr="001D6B49" w:rsidRDefault="001D6B49">
      <w:pPr>
        <w:pStyle w:val="aff3"/>
        <w:spacing w:before="0"/>
        <w:ind w:firstLineChars="204" w:firstLine="391"/>
      </w:pPr>
      <w:r w:rsidRPr="001D6B49">
        <w:rPr>
          <w:rFonts w:eastAsia="楷体"/>
          <w:b/>
          <w:color w:val="000000"/>
          <w:kern w:val="0"/>
          <w:szCs w:val="21"/>
        </w:rPr>
        <w:t xml:space="preserve">[Key Words] </w:t>
      </w:r>
      <w:r w:rsidRPr="001D6B49">
        <w:rPr>
          <w:rFonts w:eastAsia="楷体"/>
          <w:szCs w:val="21"/>
        </w:rPr>
        <w:t>XXXX</w:t>
      </w:r>
    </w:p>
    <w:p w14:paraId="30D2676C" w14:textId="77777777" w:rsidR="00604326" w:rsidRPr="001D6B49" w:rsidRDefault="00604326">
      <w:pPr>
        <w:spacing w:beforeLines="200" w:before="582" w:afterLines="100" w:after="291" w:line="400" w:lineRule="exact"/>
        <w:rPr>
          <w:rFonts w:eastAsia="楷体_GB2312"/>
          <w:i/>
          <w:color w:val="FF0000"/>
          <w:szCs w:val="21"/>
        </w:rPr>
      </w:pPr>
    </w:p>
    <w:p w14:paraId="12D655CE" w14:textId="77777777" w:rsidR="00604326" w:rsidRPr="001D6B49" w:rsidRDefault="00604326">
      <w:pPr>
        <w:spacing w:beforeLines="200" w:before="582" w:afterLines="100" w:after="291" w:line="400" w:lineRule="exact"/>
        <w:rPr>
          <w:rFonts w:eastAsia="黑体"/>
          <w:b/>
          <w:sz w:val="36"/>
          <w:szCs w:val="36"/>
        </w:rPr>
        <w:sectPr w:rsidR="00604326" w:rsidRPr="001D6B49">
          <w:headerReference w:type="default" r:id="rId15"/>
          <w:footerReference w:type="default" r:id="rId16"/>
          <w:headerReference w:type="first" r:id="rId17"/>
          <w:footerReference w:type="first" r:id="rId18"/>
          <w:pgSz w:w="11907" w:h="16840"/>
          <w:pgMar w:top="1418" w:right="1134" w:bottom="1418" w:left="1418" w:header="851" w:footer="851" w:gutter="0"/>
          <w:pgNumType w:fmt="upperRoman" w:start="1"/>
          <w:cols w:space="720"/>
          <w:titlePg/>
          <w:docGrid w:type="linesAndChars" w:linePitch="291" w:charSpace="-3908"/>
        </w:sectPr>
      </w:pPr>
    </w:p>
    <w:p w14:paraId="43A682D2" w14:textId="77777777" w:rsidR="00604326" w:rsidRPr="001D6B49" w:rsidRDefault="001D6B49">
      <w:pPr>
        <w:spacing w:beforeLines="200" w:before="580" w:afterLines="100" w:after="290" w:line="400" w:lineRule="exact"/>
        <w:jc w:val="center"/>
        <w:rPr>
          <w:rFonts w:eastAsia="黑体"/>
          <w:b/>
          <w:sz w:val="30"/>
          <w:szCs w:val="30"/>
        </w:rPr>
      </w:pPr>
      <w:r w:rsidRPr="001D6B49">
        <w:rPr>
          <w:rFonts w:eastAsia="黑体"/>
          <w:b/>
          <w:sz w:val="30"/>
          <w:szCs w:val="30"/>
        </w:rPr>
        <w:lastRenderedPageBreak/>
        <w:t>目</w:t>
      </w:r>
      <w:r w:rsidRPr="001D6B49">
        <w:rPr>
          <w:rFonts w:eastAsia="黑体"/>
          <w:b/>
          <w:sz w:val="30"/>
          <w:szCs w:val="30"/>
        </w:rPr>
        <w:t xml:space="preserve"> </w:t>
      </w:r>
      <w:r w:rsidRPr="001D6B49">
        <w:rPr>
          <w:rFonts w:eastAsia="黑体"/>
          <w:b/>
          <w:sz w:val="30"/>
          <w:szCs w:val="30"/>
        </w:rPr>
        <w:t>录</w:t>
      </w:r>
    </w:p>
    <w:p w14:paraId="65F59AF6" w14:textId="77777777" w:rsidR="00604326" w:rsidRPr="001D6B49" w:rsidRDefault="001D6B49">
      <w:pPr>
        <w:pStyle w:val="TOC1"/>
        <w:spacing w:before="0" w:after="0"/>
        <w:rPr>
          <w:rFonts w:ascii="Times New Roman" w:hAnsi="Times New Roman"/>
          <w:b w:val="0"/>
          <w:bCs/>
          <w:caps w:val="0"/>
          <w:sz w:val="24"/>
          <w:szCs w:val="24"/>
          <w14:ligatures w14:val="standardContextual"/>
        </w:rPr>
      </w:pPr>
      <w:r w:rsidRPr="001D6B49">
        <w:rPr>
          <w:rFonts w:ascii="Times New Roman" w:hAnsi="Times New Roman"/>
          <w:sz w:val="24"/>
          <w:szCs w:val="24"/>
        </w:rPr>
        <w:fldChar w:fldCharType="begin"/>
      </w:r>
      <w:r w:rsidRPr="001D6B49">
        <w:rPr>
          <w:rFonts w:ascii="Times New Roman" w:hAnsi="Times New Roman"/>
          <w:sz w:val="24"/>
          <w:szCs w:val="24"/>
        </w:rPr>
        <w:instrText xml:space="preserve"> TOC \o "1-3" \h \z \u </w:instrText>
      </w:r>
      <w:r w:rsidRPr="001D6B49">
        <w:rPr>
          <w:rFonts w:ascii="Times New Roman" w:hAnsi="Times New Roman"/>
          <w:sz w:val="24"/>
          <w:szCs w:val="24"/>
        </w:rPr>
        <w:fldChar w:fldCharType="separate"/>
      </w:r>
      <w:hyperlink w:anchor="_Toc196418434" w:history="1">
        <w:r w:rsidRPr="001D6B49">
          <w:rPr>
            <w:rStyle w:val="afc"/>
            <w:rFonts w:ascii="Times New Roman" w:hAnsi="Times New Roman"/>
            <w:b w:val="0"/>
            <w:bCs/>
          </w:rPr>
          <w:t xml:space="preserve">1 </w:t>
        </w:r>
        <w:r w:rsidRPr="001D6B49">
          <w:rPr>
            <w:rStyle w:val="afc"/>
            <w:rFonts w:ascii="Times New Roman" w:hAnsi="Times New Roman"/>
            <w:b w:val="0"/>
            <w:bCs/>
          </w:rPr>
          <w:t>绪论</w:t>
        </w:r>
        <w:r w:rsidRPr="001D6B49">
          <w:rPr>
            <w:rFonts w:ascii="Times New Roman" w:hAnsi="Times New Roman"/>
            <w:b w:val="0"/>
            <w:bCs/>
            <w:sz w:val="24"/>
            <w:szCs w:val="24"/>
          </w:rPr>
          <w:tab/>
        </w:r>
        <w:r w:rsidRPr="001D6B49">
          <w:rPr>
            <w:rFonts w:ascii="Times New Roman" w:hAnsi="Times New Roman"/>
            <w:b w:val="0"/>
            <w:bCs/>
            <w:sz w:val="24"/>
            <w:szCs w:val="24"/>
          </w:rPr>
          <w:fldChar w:fldCharType="begin"/>
        </w:r>
        <w:r w:rsidRPr="001D6B49">
          <w:rPr>
            <w:rFonts w:ascii="Times New Roman" w:hAnsi="Times New Roman"/>
            <w:b w:val="0"/>
            <w:bCs/>
            <w:sz w:val="24"/>
            <w:szCs w:val="24"/>
          </w:rPr>
          <w:instrText xml:space="preserve"> PAGEREF _Toc196418434 \h </w:instrText>
        </w:r>
        <w:r w:rsidRPr="001D6B49">
          <w:rPr>
            <w:rFonts w:ascii="Times New Roman" w:hAnsi="Times New Roman"/>
            <w:b w:val="0"/>
            <w:bCs/>
            <w:sz w:val="24"/>
            <w:szCs w:val="24"/>
          </w:rPr>
        </w:r>
        <w:r w:rsidRPr="001D6B49">
          <w:rPr>
            <w:rFonts w:ascii="Times New Roman" w:hAnsi="Times New Roman"/>
            <w:b w:val="0"/>
            <w:bCs/>
            <w:sz w:val="24"/>
            <w:szCs w:val="24"/>
          </w:rPr>
          <w:fldChar w:fldCharType="separate"/>
        </w:r>
        <w:r w:rsidRPr="001D6B49">
          <w:rPr>
            <w:rFonts w:ascii="Times New Roman" w:hAnsi="Times New Roman"/>
            <w:b w:val="0"/>
            <w:bCs/>
            <w:sz w:val="24"/>
            <w:szCs w:val="24"/>
          </w:rPr>
          <w:t>1</w:t>
        </w:r>
        <w:r w:rsidRPr="001D6B49">
          <w:rPr>
            <w:rFonts w:ascii="Times New Roman" w:hAnsi="Times New Roman"/>
            <w:b w:val="0"/>
            <w:bCs/>
            <w:sz w:val="24"/>
            <w:szCs w:val="24"/>
          </w:rPr>
          <w:fldChar w:fldCharType="end"/>
        </w:r>
      </w:hyperlink>
    </w:p>
    <w:p w14:paraId="1A46C60E"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35" w:history="1">
        <w:r w:rsidRPr="001D6B49">
          <w:rPr>
            <w:rStyle w:val="afc"/>
            <w:rFonts w:ascii="Times New Roman" w:hAnsi="Times New Roman"/>
            <w:bCs/>
          </w:rPr>
          <w:t xml:space="preserve">1.1 </w:t>
        </w:r>
        <w:r w:rsidRPr="001D6B49">
          <w:rPr>
            <w:rStyle w:val="afc"/>
            <w:rFonts w:ascii="Times New Roman" w:hAnsi="Times New Roman"/>
            <w:bCs/>
          </w:rPr>
          <w:t>研究背景</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_Toc196418435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1</w:t>
        </w:r>
        <w:r w:rsidRPr="001D6B49">
          <w:rPr>
            <w:rFonts w:ascii="Times New Roman" w:hAnsi="Times New Roman"/>
            <w:bCs/>
            <w:sz w:val="24"/>
            <w:szCs w:val="24"/>
          </w:rPr>
          <w:fldChar w:fldCharType="end"/>
        </w:r>
      </w:hyperlink>
    </w:p>
    <w:p w14:paraId="2828D623"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36" w:history="1">
        <w:r w:rsidRPr="001D6B49">
          <w:rPr>
            <w:rStyle w:val="afc"/>
            <w:rFonts w:ascii="Times New Roman" w:hAnsi="Times New Roman"/>
            <w:bCs/>
          </w:rPr>
          <w:t xml:space="preserve">1.2 </w:t>
        </w:r>
        <w:r w:rsidRPr="001D6B49">
          <w:rPr>
            <w:rStyle w:val="afc"/>
            <w:rFonts w:ascii="Times New Roman" w:hAnsi="Times New Roman"/>
            <w:bCs/>
          </w:rPr>
          <w:t>国内外研究现状</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_Toc196418436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2</w:t>
        </w:r>
        <w:r w:rsidRPr="001D6B49">
          <w:rPr>
            <w:rFonts w:ascii="Times New Roman" w:hAnsi="Times New Roman"/>
            <w:bCs/>
            <w:sz w:val="24"/>
            <w:szCs w:val="24"/>
          </w:rPr>
          <w:fldChar w:fldCharType="end"/>
        </w:r>
      </w:hyperlink>
    </w:p>
    <w:p w14:paraId="41ABC865"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37" w:history="1">
        <w:r w:rsidRPr="001D6B49">
          <w:rPr>
            <w:rStyle w:val="afc"/>
            <w:rFonts w:ascii="Times New Roman" w:hAnsi="Times New Roman"/>
            <w:bCs/>
          </w:rPr>
          <w:t xml:space="preserve">1.3 </w:t>
        </w:r>
        <w:r w:rsidRPr="001D6B49">
          <w:rPr>
            <w:rStyle w:val="afc"/>
            <w:rFonts w:ascii="Times New Roman" w:hAnsi="Times New Roman"/>
            <w:bCs/>
          </w:rPr>
          <w:t>论文主要工作</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_Toc196418437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2</w:t>
        </w:r>
        <w:r w:rsidRPr="001D6B49">
          <w:rPr>
            <w:rFonts w:ascii="Times New Roman" w:hAnsi="Times New Roman"/>
            <w:bCs/>
            <w:sz w:val="24"/>
            <w:szCs w:val="24"/>
          </w:rPr>
          <w:fldChar w:fldCharType="end"/>
        </w:r>
      </w:hyperlink>
    </w:p>
    <w:p w14:paraId="76338FB3"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38" w:history="1">
        <w:r w:rsidRPr="001D6B49">
          <w:rPr>
            <w:rStyle w:val="afc"/>
            <w:rFonts w:ascii="Times New Roman" w:hAnsi="Times New Roman"/>
            <w:bCs/>
          </w:rPr>
          <w:t xml:space="preserve">1.4 </w:t>
        </w:r>
        <w:r w:rsidRPr="001D6B49">
          <w:rPr>
            <w:rStyle w:val="afc"/>
            <w:rFonts w:ascii="Times New Roman" w:hAnsi="Times New Roman"/>
            <w:bCs/>
          </w:rPr>
          <w:t>论文组织与结构</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_Toc196418438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3</w:t>
        </w:r>
        <w:r w:rsidRPr="001D6B49">
          <w:rPr>
            <w:rFonts w:ascii="Times New Roman" w:hAnsi="Times New Roman"/>
            <w:bCs/>
            <w:sz w:val="24"/>
            <w:szCs w:val="24"/>
          </w:rPr>
          <w:fldChar w:fldCharType="end"/>
        </w:r>
      </w:hyperlink>
    </w:p>
    <w:p w14:paraId="331CAB08" w14:textId="77777777" w:rsidR="00604326" w:rsidRPr="001D6B49" w:rsidRDefault="001D6B49">
      <w:pPr>
        <w:pStyle w:val="TOC1"/>
        <w:spacing w:before="0" w:after="0"/>
        <w:rPr>
          <w:rFonts w:ascii="Times New Roman" w:hAnsi="Times New Roman"/>
          <w:b w:val="0"/>
          <w:bCs/>
          <w:caps w:val="0"/>
          <w:sz w:val="24"/>
          <w:szCs w:val="24"/>
          <w14:ligatures w14:val="standardContextual"/>
        </w:rPr>
      </w:pPr>
      <w:hyperlink w:anchor="_Toc196418439" w:history="1">
        <w:r w:rsidRPr="001D6B49">
          <w:rPr>
            <w:rStyle w:val="afc"/>
            <w:rFonts w:ascii="Times New Roman" w:hAnsi="Times New Roman"/>
            <w:b w:val="0"/>
            <w:bCs/>
          </w:rPr>
          <w:t xml:space="preserve">2 </w:t>
        </w:r>
        <w:r w:rsidRPr="001D6B49">
          <w:rPr>
            <w:rStyle w:val="afc"/>
            <w:rFonts w:ascii="Times New Roman" w:hAnsi="Times New Roman"/>
            <w:b w:val="0"/>
            <w:bCs/>
          </w:rPr>
          <w:t>相关知识概述</w:t>
        </w:r>
        <w:r w:rsidRPr="001D6B49">
          <w:rPr>
            <w:rFonts w:ascii="Times New Roman" w:hAnsi="Times New Roman"/>
            <w:b w:val="0"/>
            <w:bCs/>
            <w:sz w:val="24"/>
            <w:szCs w:val="24"/>
          </w:rPr>
          <w:tab/>
        </w:r>
        <w:r w:rsidRPr="001D6B49">
          <w:rPr>
            <w:rFonts w:ascii="Times New Roman" w:hAnsi="Times New Roman"/>
            <w:b w:val="0"/>
            <w:bCs/>
            <w:sz w:val="24"/>
            <w:szCs w:val="24"/>
          </w:rPr>
          <w:fldChar w:fldCharType="begin"/>
        </w:r>
        <w:r w:rsidRPr="001D6B49">
          <w:rPr>
            <w:rFonts w:ascii="Times New Roman" w:hAnsi="Times New Roman"/>
            <w:b w:val="0"/>
            <w:bCs/>
            <w:sz w:val="24"/>
            <w:szCs w:val="24"/>
          </w:rPr>
          <w:instrText xml:space="preserve"> PAGEREF _Toc196418439 \h </w:instrText>
        </w:r>
        <w:r w:rsidRPr="001D6B49">
          <w:rPr>
            <w:rFonts w:ascii="Times New Roman" w:hAnsi="Times New Roman"/>
            <w:b w:val="0"/>
            <w:bCs/>
            <w:sz w:val="24"/>
            <w:szCs w:val="24"/>
          </w:rPr>
        </w:r>
        <w:r w:rsidRPr="001D6B49">
          <w:rPr>
            <w:rFonts w:ascii="Times New Roman" w:hAnsi="Times New Roman"/>
            <w:b w:val="0"/>
            <w:bCs/>
            <w:sz w:val="24"/>
            <w:szCs w:val="24"/>
          </w:rPr>
          <w:fldChar w:fldCharType="separate"/>
        </w:r>
        <w:r w:rsidRPr="001D6B49">
          <w:rPr>
            <w:rFonts w:ascii="Times New Roman" w:hAnsi="Times New Roman"/>
            <w:b w:val="0"/>
            <w:bCs/>
            <w:sz w:val="24"/>
            <w:szCs w:val="24"/>
          </w:rPr>
          <w:t>4</w:t>
        </w:r>
        <w:r w:rsidRPr="001D6B49">
          <w:rPr>
            <w:rFonts w:ascii="Times New Roman" w:hAnsi="Times New Roman"/>
            <w:b w:val="0"/>
            <w:bCs/>
            <w:sz w:val="24"/>
            <w:szCs w:val="24"/>
          </w:rPr>
          <w:fldChar w:fldCharType="end"/>
        </w:r>
      </w:hyperlink>
    </w:p>
    <w:p w14:paraId="6DDA260C"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40" w:history="1">
        <w:r w:rsidRPr="001D6B49">
          <w:rPr>
            <w:rStyle w:val="afc"/>
            <w:rFonts w:ascii="Times New Roman" w:hAnsi="Times New Roman"/>
            <w:bCs/>
          </w:rPr>
          <w:t>2.1 Django</w:t>
        </w:r>
        <w:r w:rsidRPr="001D6B49">
          <w:rPr>
            <w:rStyle w:val="afc"/>
            <w:rFonts w:ascii="Times New Roman" w:hAnsi="Times New Roman"/>
            <w:bCs/>
          </w:rPr>
          <w:t>框架概述</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_Toc196418440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4</w:t>
        </w:r>
        <w:r w:rsidRPr="001D6B49">
          <w:rPr>
            <w:rFonts w:ascii="Times New Roman" w:hAnsi="Times New Roman"/>
            <w:bCs/>
            <w:sz w:val="24"/>
            <w:szCs w:val="24"/>
          </w:rPr>
          <w:fldChar w:fldCharType="end"/>
        </w:r>
      </w:hyperlink>
    </w:p>
    <w:p w14:paraId="64F299E3"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41" w:history="1">
        <w:r w:rsidRPr="001D6B49">
          <w:rPr>
            <w:rStyle w:val="afc"/>
            <w:rFonts w:ascii="Times New Roman" w:hAnsi="Times New Roman"/>
            <w:bCs/>
          </w:rPr>
          <w:t xml:space="preserve">2.2 </w:t>
        </w:r>
        <w:r w:rsidRPr="001D6B49">
          <w:rPr>
            <w:rStyle w:val="afc"/>
            <w:rFonts w:ascii="Times New Roman" w:hAnsi="Times New Roman"/>
            <w:bCs/>
          </w:rPr>
          <w:t>数据存储技术</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_Toc196418441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4</w:t>
        </w:r>
        <w:r w:rsidRPr="001D6B49">
          <w:rPr>
            <w:rFonts w:ascii="Times New Roman" w:hAnsi="Times New Roman"/>
            <w:bCs/>
            <w:sz w:val="24"/>
            <w:szCs w:val="24"/>
          </w:rPr>
          <w:fldChar w:fldCharType="end"/>
        </w:r>
      </w:hyperlink>
    </w:p>
    <w:p w14:paraId="4A06794C"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42" w:history="1">
        <w:r w:rsidRPr="001D6B49">
          <w:rPr>
            <w:rStyle w:val="afc"/>
            <w:rFonts w:ascii="Times New Roman" w:hAnsi="Times New Roman"/>
            <w:bCs/>
          </w:rPr>
          <w:t xml:space="preserve">2.3 </w:t>
        </w:r>
        <w:r w:rsidRPr="001D6B49">
          <w:rPr>
            <w:rStyle w:val="afc"/>
            <w:rFonts w:ascii="Times New Roman" w:hAnsi="Times New Roman"/>
            <w:bCs/>
          </w:rPr>
          <w:t>舆情分析方法</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_Toc196418442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4</w:t>
        </w:r>
        <w:r w:rsidRPr="001D6B49">
          <w:rPr>
            <w:rFonts w:ascii="Times New Roman" w:hAnsi="Times New Roman"/>
            <w:bCs/>
            <w:sz w:val="24"/>
            <w:szCs w:val="24"/>
          </w:rPr>
          <w:fldChar w:fldCharType="end"/>
        </w:r>
      </w:hyperlink>
    </w:p>
    <w:p w14:paraId="75683EA9"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43" w:history="1">
        <w:r w:rsidRPr="001D6B49">
          <w:rPr>
            <w:rStyle w:val="afc"/>
            <w:rFonts w:ascii="Times New Roman" w:hAnsi="Times New Roman"/>
            <w:bCs/>
          </w:rPr>
          <w:t xml:space="preserve">2.4 </w:t>
        </w:r>
        <w:r w:rsidRPr="001D6B49">
          <w:rPr>
            <w:rStyle w:val="afc"/>
            <w:rFonts w:ascii="Times New Roman" w:hAnsi="Times New Roman"/>
            <w:bCs/>
          </w:rPr>
          <w:t>舆情预测方法</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_Toc196418443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5</w:t>
        </w:r>
        <w:r w:rsidRPr="001D6B49">
          <w:rPr>
            <w:rFonts w:ascii="Times New Roman" w:hAnsi="Times New Roman"/>
            <w:bCs/>
            <w:sz w:val="24"/>
            <w:szCs w:val="24"/>
          </w:rPr>
          <w:fldChar w:fldCharType="end"/>
        </w:r>
      </w:hyperlink>
    </w:p>
    <w:p w14:paraId="3B38C25F"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44" w:history="1">
        <w:r w:rsidRPr="001D6B49">
          <w:rPr>
            <w:rStyle w:val="afc"/>
            <w:rFonts w:ascii="Times New Roman" w:hAnsi="Times New Roman"/>
            <w:bCs/>
          </w:rPr>
          <w:t xml:space="preserve">2.5 </w:t>
        </w:r>
        <w:r w:rsidRPr="001D6B49">
          <w:rPr>
            <w:rStyle w:val="afc"/>
            <w:rFonts w:ascii="Times New Roman" w:hAnsi="Times New Roman"/>
            <w:bCs/>
          </w:rPr>
          <w:t>本章小结</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_Toc196418444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5</w:t>
        </w:r>
        <w:r w:rsidRPr="001D6B49">
          <w:rPr>
            <w:rFonts w:ascii="Times New Roman" w:hAnsi="Times New Roman"/>
            <w:bCs/>
            <w:sz w:val="24"/>
            <w:szCs w:val="24"/>
          </w:rPr>
          <w:fldChar w:fldCharType="end"/>
        </w:r>
      </w:hyperlink>
    </w:p>
    <w:p w14:paraId="0B857C6C" w14:textId="77777777" w:rsidR="00604326" w:rsidRPr="001D6B49" w:rsidRDefault="001D6B49">
      <w:pPr>
        <w:pStyle w:val="TOC1"/>
        <w:spacing w:before="0" w:after="0"/>
        <w:rPr>
          <w:rFonts w:ascii="Times New Roman" w:hAnsi="Times New Roman"/>
          <w:b w:val="0"/>
          <w:bCs/>
          <w:caps w:val="0"/>
          <w:sz w:val="24"/>
          <w:szCs w:val="24"/>
          <w14:ligatures w14:val="standardContextual"/>
        </w:rPr>
      </w:pPr>
      <w:hyperlink w:anchor="_Toc196418445" w:history="1">
        <w:r w:rsidRPr="001D6B49">
          <w:rPr>
            <w:rStyle w:val="afc"/>
            <w:rFonts w:ascii="Times New Roman" w:hAnsi="Times New Roman"/>
            <w:b w:val="0"/>
            <w:bCs/>
          </w:rPr>
          <w:t xml:space="preserve">3 </w:t>
        </w:r>
        <w:r w:rsidRPr="001D6B49">
          <w:rPr>
            <w:rStyle w:val="afc"/>
            <w:rFonts w:ascii="Times New Roman" w:hAnsi="Times New Roman"/>
            <w:b w:val="0"/>
            <w:bCs/>
          </w:rPr>
          <w:t>系统需求分析与可行性分析</w:t>
        </w:r>
        <w:r w:rsidRPr="001D6B49">
          <w:rPr>
            <w:rFonts w:ascii="Times New Roman" w:hAnsi="Times New Roman"/>
            <w:b w:val="0"/>
            <w:bCs/>
            <w:sz w:val="24"/>
            <w:szCs w:val="24"/>
          </w:rPr>
          <w:tab/>
        </w:r>
        <w:r w:rsidRPr="001D6B49">
          <w:rPr>
            <w:rFonts w:ascii="Times New Roman" w:hAnsi="Times New Roman"/>
            <w:b w:val="0"/>
            <w:bCs/>
            <w:sz w:val="24"/>
            <w:szCs w:val="24"/>
          </w:rPr>
          <w:fldChar w:fldCharType="begin"/>
        </w:r>
        <w:r w:rsidRPr="001D6B49">
          <w:rPr>
            <w:rFonts w:ascii="Times New Roman" w:hAnsi="Times New Roman"/>
            <w:b w:val="0"/>
            <w:bCs/>
            <w:sz w:val="24"/>
            <w:szCs w:val="24"/>
          </w:rPr>
          <w:instrText xml:space="preserve"> PAGEREF _Toc196418445 \h </w:instrText>
        </w:r>
        <w:r w:rsidRPr="001D6B49">
          <w:rPr>
            <w:rFonts w:ascii="Times New Roman" w:hAnsi="Times New Roman"/>
            <w:b w:val="0"/>
            <w:bCs/>
            <w:sz w:val="24"/>
            <w:szCs w:val="24"/>
          </w:rPr>
        </w:r>
        <w:r w:rsidRPr="001D6B49">
          <w:rPr>
            <w:rFonts w:ascii="Times New Roman" w:hAnsi="Times New Roman"/>
            <w:b w:val="0"/>
            <w:bCs/>
            <w:sz w:val="24"/>
            <w:szCs w:val="24"/>
          </w:rPr>
          <w:fldChar w:fldCharType="separate"/>
        </w:r>
        <w:r w:rsidRPr="001D6B49">
          <w:rPr>
            <w:rFonts w:ascii="Times New Roman" w:hAnsi="Times New Roman"/>
            <w:b w:val="0"/>
            <w:bCs/>
            <w:sz w:val="24"/>
            <w:szCs w:val="24"/>
          </w:rPr>
          <w:t>6</w:t>
        </w:r>
        <w:r w:rsidRPr="001D6B49">
          <w:rPr>
            <w:rFonts w:ascii="Times New Roman" w:hAnsi="Times New Roman"/>
            <w:b w:val="0"/>
            <w:bCs/>
            <w:sz w:val="24"/>
            <w:szCs w:val="24"/>
          </w:rPr>
          <w:fldChar w:fldCharType="end"/>
        </w:r>
      </w:hyperlink>
    </w:p>
    <w:p w14:paraId="1B0300C5"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46" w:history="1">
        <w:r w:rsidRPr="001D6B49">
          <w:rPr>
            <w:rStyle w:val="afc"/>
            <w:rFonts w:ascii="Times New Roman" w:hAnsi="Times New Roman"/>
            <w:bCs/>
          </w:rPr>
          <w:t xml:space="preserve">3.1 </w:t>
        </w:r>
        <w:r w:rsidRPr="001D6B49">
          <w:rPr>
            <w:rStyle w:val="afc"/>
            <w:rFonts w:ascii="Times New Roman" w:hAnsi="Times New Roman"/>
            <w:bCs/>
          </w:rPr>
          <w:t>可行性分析</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_Toc196418446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6</w:t>
        </w:r>
        <w:r w:rsidRPr="001D6B49">
          <w:rPr>
            <w:rFonts w:ascii="Times New Roman" w:hAnsi="Times New Roman"/>
            <w:bCs/>
            <w:sz w:val="24"/>
            <w:szCs w:val="24"/>
          </w:rPr>
          <w:fldChar w:fldCharType="end"/>
        </w:r>
      </w:hyperlink>
    </w:p>
    <w:p w14:paraId="5D414E9F"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47" w:history="1">
        <w:r w:rsidRPr="001D6B49">
          <w:rPr>
            <w:rStyle w:val="afc"/>
            <w:rFonts w:ascii="Times New Roman" w:hAnsi="Times New Roman"/>
            <w:bCs/>
          </w:rPr>
          <w:t xml:space="preserve">3.1.1 </w:t>
        </w:r>
        <w:r w:rsidRPr="001D6B49">
          <w:rPr>
            <w:rStyle w:val="afc"/>
            <w:rFonts w:ascii="Times New Roman" w:hAnsi="Times New Roman"/>
            <w:bCs/>
          </w:rPr>
          <w:t>技术可行性</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_Toc196418447 \h </w:instrText>
        </w:r>
        <w:r w:rsidRPr="001D6B49">
          <w:rPr>
            <w:rFonts w:eastAsia="宋体"/>
            <w:bCs/>
            <w:szCs w:val="24"/>
          </w:rPr>
        </w:r>
        <w:r w:rsidRPr="001D6B49">
          <w:rPr>
            <w:rFonts w:eastAsia="宋体"/>
            <w:bCs/>
            <w:szCs w:val="24"/>
          </w:rPr>
          <w:fldChar w:fldCharType="separate"/>
        </w:r>
        <w:r w:rsidRPr="001D6B49">
          <w:rPr>
            <w:rFonts w:eastAsia="宋体"/>
            <w:bCs/>
            <w:szCs w:val="24"/>
          </w:rPr>
          <w:t>6</w:t>
        </w:r>
        <w:r w:rsidRPr="001D6B49">
          <w:rPr>
            <w:rFonts w:eastAsia="宋体"/>
            <w:bCs/>
            <w:szCs w:val="24"/>
          </w:rPr>
          <w:fldChar w:fldCharType="end"/>
        </w:r>
      </w:hyperlink>
    </w:p>
    <w:p w14:paraId="2D72076C"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48" w:history="1">
        <w:r w:rsidRPr="001D6B49">
          <w:rPr>
            <w:rStyle w:val="afc"/>
            <w:rFonts w:ascii="Times New Roman" w:hAnsi="Times New Roman"/>
            <w:bCs/>
          </w:rPr>
          <w:t xml:space="preserve">3.1.2 </w:t>
        </w:r>
        <w:r w:rsidRPr="001D6B49">
          <w:rPr>
            <w:rStyle w:val="afc"/>
            <w:rFonts w:ascii="Times New Roman" w:hAnsi="Times New Roman"/>
            <w:bCs/>
          </w:rPr>
          <w:t>经济可行性</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_Toc196418448 \h </w:instrText>
        </w:r>
        <w:r w:rsidRPr="001D6B49">
          <w:rPr>
            <w:rFonts w:eastAsia="宋体"/>
            <w:bCs/>
            <w:szCs w:val="24"/>
          </w:rPr>
        </w:r>
        <w:r w:rsidRPr="001D6B49">
          <w:rPr>
            <w:rFonts w:eastAsia="宋体"/>
            <w:bCs/>
            <w:szCs w:val="24"/>
          </w:rPr>
          <w:fldChar w:fldCharType="separate"/>
        </w:r>
        <w:r w:rsidRPr="001D6B49">
          <w:rPr>
            <w:rFonts w:eastAsia="宋体"/>
            <w:bCs/>
            <w:szCs w:val="24"/>
          </w:rPr>
          <w:t>6</w:t>
        </w:r>
        <w:r w:rsidRPr="001D6B49">
          <w:rPr>
            <w:rFonts w:eastAsia="宋体"/>
            <w:bCs/>
            <w:szCs w:val="24"/>
          </w:rPr>
          <w:fldChar w:fldCharType="end"/>
        </w:r>
      </w:hyperlink>
    </w:p>
    <w:p w14:paraId="0A939606"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49" w:history="1">
        <w:r w:rsidRPr="001D6B49">
          <w:rPr>
            <w:rStyle w:val="afc"/>
            <w:rFonts w:ascii="Times New Roman" w:hAnsi="Times New Roman"/>
            <w:bCs/>
          </w:rPr>
          <w:t xml:space="preserve">3.1.3 </w:t>
        </w:r>
        <w:r w:rsidRPr="001D6B49">
          <w:rPr>
            <w:rStyle w:val="afc"/>
            <w:rFonts w:ascii="Times New Roman" w:hAnsi="Times New Roman"/>
            <w:bCs/>
          </w:rPr>
          <w:t>操作可行性</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_Toc196418449 \h </w:instrText>
        </w:r>
        <w:r w:rsidRPr="001D6B49">
          <w:rPr>
            <w:rFonts w:eastAsia="宋体"/>
            <w:bCs/>
            <w:szCs w:val="24"/>
          </w:rPr>
        </w:r>
        <w:r w:rsidRPr="001D6B49">
          <w:rPr>
            <w:rFonts w:eastAsia="宋体"/>
            <w:bCs/>
            <w:szCs w:val="24"/>
          </w:rPr>
          <w:fldChar w:fldCharType="separate"/>
        </w:r>
        <w:r w:rsidRPr="001D6B49">
          <w:rPr>
            <w:rFonts w:eastAsia="宋体"/>
            <w:bCs/>
            <w:szCs w:val="24"/>
          </w:rPr>
          <w:t>6</w:t>
        </w:r>
        <w:r w:rsidRPr="001D6B49">
          <w:rPr>
            <w:rFonts w:eastAsia="宋体"/>
            <w:bCs/>
            <w:szCs w:val="24"/>
          </w:rPr>
          <w:fldChar w:fldCharType="end"/>
        </w:r>
      </w:hyperlink>
    </w:p>
    <w:p w14:paraId="5AEF2B36"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50" w:history="1">
        <w:r w:rsidRPr="001D6B49">
          <w:rPr>
            <w:rStyle w:val="afc"/>
            <w:rFonts w:ascii="Times New Roman" w:hAnsi="Times New Roman"/>
            <w:bCs/>
          </w:rPr>
          <w:t xml:space="preserve">3.2 </w:t>
        </w:r>
        <w:r w:rsidRPr="001D6B49">
          <w:rPr>
            <w:rStyle w:val="afc"/>
            <w:rFonts w:ascii="Times New Roman" w:hAnsi="Times New Roman"/>
            <w:bCs/>
          </w:rPr>
          <w:t>需求分析</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_Toc196418450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7</w:t>
        </w:r>
        <w:r w:rsidRPr="001D6B49">
          <w:rPr>
            <w:rFonts w:ascii="Times New Roman" w:hAnsi="Times New Roman"/>
            <w:bCs/>
            <w:sz w:val="24"/>
            <w:szCs w:val="24"/>
          </w:rPr>
          <w:fldChar w:fldCharType="end"/>
        </w:r>
      </w:hyperlink>
    </w:p>
    <w:p w14:paraId="245997F3"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51" w:history="1">
        <w:r w:rsidRPr="001D6B49">
          <w:rPr>
            <w:rStyle w:val="afc"/>
            <w:rFonts w:ascii="Times New Roman" w:hAnsi="Times New Roman"/>
            <w:bCs/>
          </w:rPr>
          <w:t xml:space="preserve">3.2.1 </w:t>
        </w:r>
        <w:r w:rsidRPr="001D6B49">
          <w:rPr>
            <w:rStyle w:val="afc"/>
            <w:rFonts w:ascii="Times New Roman" w:hAnsi="Times New Roman"/>
            <w:bCs/>
          </w:rPr>
          <w:t>功能需求</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_Toc196418451 \h </w:instrText>
        </w:r>
        <w:r w:rsidRPr="001D6B49">
          <w:rPr>
            <w:rFonts w:eastAsia="宋体"/>
            <w:bCs/>
            <w:szCs w:val="24"/>
          </w:rPr>
        </w:r>
        <w:r w:rsidRPr="001D6B49">
          <w:rPr>
            <w:rFonts w:eastAsia="宋体"/>
            <w:bCs/>
            <w:szCs w:val="24"/>
          </w:rPr>
          <w:fldChar w:fldCharType="separate"/>
        </w:r>
        <w:r w:rsidRPr="001D6B49">
          <w:rPr>
            <w:rFonts w:eastAsia="宋体"/>
            <w:bCs/>
            <w:szCs w:val="24"/>
          </w:rPr>
          <w:t>7</w:t>
        </w:r>
        <w:r w:rsidRPr="001D6B49">
          <w:rPr>
            <w:rFonts w:eastAsia="宋体"/>
            <w:bCs/>
            <w:szCs w:val="24"/>
          </w:rPr>
          <w:fldChar w:fldCharType="end"/>
        </w:r>
      </w:hyperlink>
    </w:p>
    <w:p w14:paraId="1C271D3F"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52" w:history="1">
        <w:r w:rsidRPr="001D6B49">
          <w:rPr>
            <w:rStyle w:val="afc"/>
            <w:rFonts w:ascii="Times New Roman" w:hAnsi="Times New Roman"/>
            <w:bCs/>
          </w:rPr>
          <w:t xml:space="preserve">3.2.2 </w:t>
        </w:r>
        <w:r w:rsidRPr="001D6B49">
          <w:rPr>
            <w:rStyle w:val="afc"/>
            <w:rFonts w:ascii="Times New Roman" w:hAnsi="Times New Roman"/>
            <w:bCs/>
          </w:rPr>
          <w:t>非功能需求</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_Toc196418452 \h </w:instrText>
        </w:r>
        <w:r w:rsidRPr="001D6B49">
          <w:rPr>
            <w:rFonts w:eastAsia="宋体"/>
            <w:bCs/>
            <w:szCs w:val="24"/>
          </w:rPr>
        </w:r>
        <w:r w:rsidRPr="001D6B49">
          <w:rPr>
            <w:rFonts w:eastAsia="宋体"/>
            <w:bCs/>
            <w:szCs w:val="24"/>
          </w:rPr>
          <w:fldChar w:fldCharType="separate"/>
        </w:r>
        <w:r w:rsidRPr="001D6B49">
          <w:rPr>
            <w:rFonts w:eastAsia="宋体"/>
            <w:bCs/>
            <w:szCs w:val="24"/>
          </w:rPr>
          <w:t>7</w:t>
        </w:r>
        <w:r w:rsidRPr="001D6B49">
          <w:rPr>
            <w:rFonts w:eastAsia="宋体"/>
            <w:bCs/>
            <w:szCs w:val="24"/>
          </w:rPr>
          <w:fldChar w:fldCharType="end"/>
        </w:r>
      </w:hyperlink>
    </w:p>
    <w:p w14:paraId="2399B6CE"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53" w:history="1">
        <w:r w:rsidRPr="001D6B49">
          <w:rPr>
            <w:rStyle w:val="afc"/>
            <w:rFonts w:ascii="Times New Roman" w:hAnsi="Times New Roman"/>
            <w:bCs/>
          </w:rPr>
          <w:t xml:space="preserve">3.3 </w:t>
        </w:r>
        <w:r w:rsidRPr="001D6B49">
          <w:rPr>
            <w:rStyle w:val="afc"/>
            <w:rFonts w:ascii="Times New Roman" w:hAnsi="Times New Roman"/>
            <w:bCs/>
          </w:rPr>
          <w:t>本章小结</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_Toc196418453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8</w:t>
        </w:r>
        <w:r w:rsidRPr="001D6B49">
          <w:rPr>
            <w:rFonts w:ascii="Times New Roman" w:hAnsi="Times New Roman"/>
            <w:bCs/>
            <w:sz w:val="24"/>
            <w:szCs w:val="24"/>
          </w:rPr>
          <w:fldChar w:fldCharType="end"/>
        </w:r>
      </w:hyperlink>
    </w:p>
    <w:p w14:paraId="5B06CA29" w14:textId="77777777" w:rsidR="00604326" w:rsidRPr="001D6B49" w:rsidRDefault="001D6B49">
      <w:pPr>
        <w:pStyle w:val="TOC1"/>
        <w:spacing w:before="0" w:after="0"/>
        <w:rPr>
          <w:rFonts w:ascii="Times New Roman" w:hAnsi="Times New Roman"/>
          <w:b w:val="0"/>
          <w:bCs/>
          <w:caps w:val="0"/>
          <w:sz w:val="24"/>
          <w:szCs w:val="24"/>
          <w14:ligatures w14:val="standardContextual"/>
        </w:rPr>
      </w:pPr>
      <w:hyperlink w:anchor="_Toc196418454" w:history="1">
        <w:r w:rsidRPr="001D6B49">
          <w:rPr>
            <w:rStyle w:val="afc"/>
            <w:rFonts w:ascii="Times New Roman" w:hAnsi="Times New Roman"/>
            <w:b w:val="0"/>
            <w:bCs/>
          </w:rPr>
          <w:t xml:space="preserve">4 </w:t>
        </w:r>
        <w:r w:rsidRPr="001D6B49">
          <w:rPr>
            <w:rStyle w:val="afc"/>
            <w:rFonts w:ascii="Times New Roman" w:hAnsi="Times New Roman"/>
            <w:b w:val="0"/>
            <w:bCs/>
          </w:rPr>
          <w:t>系统总体设计</w:t>
        </w:r>
        <w:r w:rsidRPr="001D6B49">
          <w:rPr>
            <w:rFonts w:ascii="Times New Roman" w:hAnsi="Times New Roman"/>
            <w:b w:val="0"/>
            <w:bCs/>
            <w:sz w:val="24"/>
            <w:szCs w:val="24"/>
          </w:rPr>
          <w:tab/>
        </w:r>
        <w:r w:rsidRPr="001D6B49">
          <w:rPr>
            <w:rFonts w:ascii="Times New Roman" w:hAnsi="Times New Roman"/>
            <w:b w:val="0"/>
            <w:bCs/>
            <w:sz w:val="24"/>
            <w:szCs w:val="24"/>
          </w:rPr>
          <w:fldChar w:fldCharType="begin"/>
        </w:r>
        <w:r w:rsidRPr="001D6B49">
          <w:rPr>
            <w:rFonts w:ascii="Times New Roman" w:hAnsi="Times New Roman"/>
            <w:b w:val="0"/>
            <w:bCs/>
            <w:sz w:val="24"/>
            <w:szCs w:val="24"/>
          </w:rPr>
          <w:instrText xml:space="preserve"> PAGEREF _Toc196418454 \h </w:instrText>
        </w:r>
        <w:r w:rsidRPr="001D6B49">
          <w:rPr>
            <w:rFonts w:ascii="Times New Roman" w:hAnsi="Times New Roman"/>
            <w:b w:val="0"/>
            <w:bCs/>
            <w:sz w:val="24"/>
            <w:szCs w:val="24"/>
          </w:rPr>
        </w:r>
        <w:r w:rsidRPr="001D6B49">
          <w:rPr>
            <w:rFonts w:ascii="Times New Roman" w:hAnsi="Times New Roman"/>
            <w:b w:val="0"/>
            <w:bCs/>
            <w:sz w:val="24"/>
            <w:szCs w:val="24"/>
          </w:rPr>
          <w:fldChar w:fldCharType="separate"/>
        </w:r>
        <w:r w:rsidRPr="001D6B49">
          <w:rPr>
            <w:rFonts w:ascii="Times New Roman" w:hAnsi="Times New Roman"/>
            <w:b w:val="0"/>
            <w:bCs/>
            <w:sz w:val="24"/>
            <w:szCs w:val="24"/>
          </w:rPr>
          <w:t>9</w:t>
        </w:r>
        <w:r w:rsidRPr="001D6B49">
          <w:rPr>
            <w:rFonts w:ascii="Times New Roman" w:hAnsi="Times New Roman"/>
            <w:b w:val="0"/>
            <w:bCs/>
            <w:sz w:val="24"/>
            <w:szCs w:val="24"/>
          </w:rPr>
          <w:fldChar w:fldCharType="end"/>
        </w:r>
      </w:hyperlink>
    </w:p>
    <w:p w14:paraId="2E86721E"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55" w:history="1">
        <w:r w:rsidRPr="001D6B49">
          <w:rPr>
            <w:rStyle w:val="afc"/>
            <w:rFonts w:ascii="Times New Roman" w:hAnsi="Times New Roman"/>
            <w:bCs/>
          </w:rPr>
          <w:t xml:space="preserve">4.1 </w:t>
        </w:r>
        <w:r w:rsidRPr="001D6B49">
          <w:rPr>
            <w:rStyle w:val="afc"/>
            <w:rFonts w:ascii="Times New Roman" w:hAnsi="Times New Roman"/>
            <w:bCs/>
          </w:rPr>
          <w:t>设计目标</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_Toc196418455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9</w:t>
        </w:r>
        <w:r w:rsidRPr="001D6B49">
          <w:rPr>
            <w:rFonts w:ascii="Times New Roman" w:hAnsi="Times New Roman"/>
            <w:bCs/>
            <w:sz w:val="24"/>
            <w:szCs w:val="24"/>
          </w:rPr>
          <w:fldChar w:fldCharType="end"/>
        </w:r>
      </w:hyperlink>
    </w:p>
    <w:p w14:paraId="76D4BFF6"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56" w:history="1">
        <w:r w:rsidRPr="001D6B49">
          <w:rPr>
            <w:rStyle w:val="afc"/>
            <w:rFonts w:ascii="Times New Roman" w:hAnsi="Times New Roman"/>
            <w:bCs/>
          </w:rPr>
          <w:t xml:space="preserve">4.2 </w:t>
        </w:r>
        <w:r w:rsidRPr="001D6B49">
          <w:rPr>
            <w:rStyle w:val="afc"/>
            <w:rFonts w:ascii="Times New Roman" w:hAnsi="Times New Roman"/>
            <w:bCs/>
          </w:rPr>
          <w:t>使用模式设计</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_Toc196418456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9</w:t>
        </w:r>
        <w:r w:rsidRPr="001D6B49">
          <w:rPr>
            <w:rFonts w:ascii="Times New Roman" w:hAnsi="Times New Roman"/>
            <w:bCs/>
            <w:sz w:val="24"/>
            <w:szCs w:val="24"/>
          </w:rPr>
          <w:fldChar w:fldCharType="end"/>
        </w:r>
      </w:hyperlink>
    </w:p>
    <w:p w14:paraId="5AD5431E"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57" w:history="1">
        <w:r w:rsidRPr="001D6B49">
          <w:rPr>
            <w:rStyle w:val="afc"/>
            <w:rFonts w:ascii="Times New Roman" w:hAnsi="Times New Roman"/>
            <w:bCs/>
          </w:rPr>
          <w:t xml:space="preserve">4.2.1 </w:t>
        </w:r>
        <w:r w:rsidRPr="001D6B49">
          <w:rPr>
            <w:rStyle w:val="afc"/>
            <w:rFonts w:ascii="Times New Roman" w:hAnsi="Times New Roman"/>
            <w:bCs/>
          </w:rPr>
          <w:t>服务运行方式</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_Toc196418457 \h </w:instrText>
        </w:r>
        <w:r w:rsidRPr="001D6B49">
          <w:rPr>
            <w:rFonts w:eastAsia="宋体"/>
            <w:bCs/>
            <w:szCs w:val="24"/>
          </w:rPr>
        </w:r>
        <w:r w:rsidRPr="001D6B49">
          <w:rPr>
            <w:rFonts w:eastAsia="宋体"/>
            <w:bCs/>
            <w:szCs w:val="24"/>
          </w:rPr>
          <w:fldChar w:fldCharType="separate"/>
        </w:r>
        <w:r w:rsidRPr="001D6B49">
          <w:rPr>
            <w:rFonts w:eastAsia="宋体"/>
            <w:bCs/>
            <w:szCs w:val="24"/>
          </w:rPr>
          <w:t>9</w:t>
        </w:r>
        <w:r w:rsidRPr="001D6B49">
          <w:rPr>
            <w:rFonts w:eastAsia="宋体"/>
            <w:bCs/>
            <w:szCs w:val="24"/>
          </w:rPr>
          <w:fldChar w:fldCharType="end"/>
        </w:r>
      </w:hyperlink>
    </w:p>
    <w:p w14:paraId="427CAE64"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58" w:history="1">
        <w:r w:rsidRPr="001D6B49">
          <w:rPr>
            <w:rStyle w:val="afc"/>
            <w:rFonts w:ascii="Times New Roman" w:hAnsi="Times New Roman"/>
            <w:bCs/>
          </w:rPr>
          <w:t>4.2.2 Web</w:t>
        </w:r>
        <w:r w:rsidRPr="001D6B49">
          <w:rPr>
            <w:rStyle w:val="afc"/>
            <w:rFonts w:ascii="Times New Roman" w:hAnsi="Times New Roman"/>
            <w:bCs/>
          </w:rPr>
          <w:t>服务架构</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_Toc196418458 \h </w:instrText>
        </w:r>
        <w:r w:rsidRPr="001D6B49">
          <w:rPr>
            <w:rFonts w:eastAsia="宋体"/>
            <w:bCs/>
            <w:szCs w:val="24"/>
          </w:rPr>
        </w:r>
        <w:r w:rsidRPr="001D6B49">
          <w:rPr>
            <w:rFonts w:eastAsia="宋体"/>
            <w:bCs/>
            <w:szCs w:val="24"/>
          </w:rPr>
          <w:fldChar w:fldCharType="separate"/>
        </w:r>
        <w:r w:rsidRPr="001D6B49">
          <w:rPr>
            <w:rFonts w:eastAsia="宋体"/>
            <w:bCs/>
            <w:szCs w:val="24"/>
          </w:rPr>
          <w:t>9</w:t>
        </w:r>
        <w:r w:rsidRPr="001D6B49">
          <w:rPr>
            <w:rFonts w:eastAsia="宋体"/>
            <w:bCs/>
            <w:szCs w:val="24"/>
          </w:rPr>
          <w:fldChar w:fldCharType="end"/>
        </w:r>
      </w:hyperlink>
    </w:p>
    <w:p w14:paraId="443AF9A9"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59" w:history="1">
        <w:r w:rsidRPr="001D6B49">
          <w:rPr>
            <w:rStyle w:val="afc"/>
            <w:rFonts w:ascii="Times New Roman" w:hAnsi="Times New Roman"/>
            <w:bCs/>
          </w:rPr>
          <w:t xml:space="preserve">4.3 </w:t>
        </w:r>
        <w:r w:rsidRPr="001D6B49">
          <w:rPr>
            <w:rStyle w:val="afc"/>
            <w:rFonts w:ascii="Times New Roman" w:hAnsi="Times New Roman"/>
            <w:bCs/>
          </w:rPr>
          <w:t>数据库设计</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_Toc196418459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9</w:t>
        </w:r>
        <w:r w:rsidRPr="001D6B49">
          <w:rPr>
            <w:rFonts w:ascii="Times New Roman" w:hAnsi="Times New Roman"/>
            <w:bCs/>
            <w:sz w:val="24"/>
            <w:szCs w:val="24"/>
          </w:rPr>
          <w:fldChar w:fldCharType="end"/>
        </w:r>
      </w:hyperlink>
    </w:p>
    <w:p w14:paraId="25889F3D"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60" w:history="1">
        <w:r w:rsidRPr="001D6B49">
          <w:rPr>
            <w:rStyle w:val="afc"/>
            <w:rFonts w:ascii="Times New Roman" w:hAnsi="Times New Roman"/>
            <w:bCs/>
          </w:rPr>
          <w:t xml:space="preserve">4.3.1 </w:t>
        </w:r>
        <w:r w:rsidRPr="001D6B49">
          <w:rPr>
            <w:rStyle w:val="afc"/>
            <w:rFonts w:ascii="Times New Roman" w:hAnsi="Times New Roman"/>
            <w:bCs/>
          </w:rPr>
          <w:t>数据库选择</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_Toc196418460 \h </w:instrText>
        </w:r>
        <w:r w:rsidRPr="001D6B49">
          <w:rPr>
            <w:rFonts w:eastAsia="宋体"/>
            <w:bCs/>
            <w:szCs w:val="24"/>
          </w:rPr>
        </w:r>
        <w:r w:rsidRPr="001D6B49">
          <w:rPr>
            <w:rFonts w:eastAsia="宋体"/>
            <w:bCs/>
            <w:szCs w:val="24"/>
          </w:rPr>
          <w:fldChar w:fldCharType="separate"/>
        </w:r>
        <w:r w:rsidRPr="001D6B49">
          <w:rPr>
            <w:rFonts w:eastAsia="宋体"/>
            <w:bCs/>
            <w:szCs w:val="24"/>
          </w:rPr>
          <w:t>9</w:t>
        </w:r>
        <w:r w:rsidRPr="001D6B49">
          <w:rPr>
            <w:rFonts w:eastAsia="宋体"/>
            <w:bCs/>
            <w:szCs w:val="24"/>
          </w:rPr>
          <w:fldChar w:fldCharType="end"/>
        </w:r>
      </w:hyperlink>
    </w:p>
    <w:p w14:paraId="0551AEA5"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61" w:history="1">
        <w:r w:rsidRPr="001D6B49">
          <w:rPr>
            <w:rStyle w:val="afc"/>
            <w:rFonts w:ascii="Times New Roman" w:hAnsi="Times New Roman"/>
            <w:bCs/>
          </w:rPr>
          <w:t xml:space="preserve">4.3.2 </w:t>
        </w:r>
        <w:r w:rsidRPr="001D6B49">
          <w:rPr>
            <w:rStyle w:val="afc"/>
            <w:rFonts w:ascii="Times New Roman" w:hAnsi="Times New Roman"/>
            <w:bCs/>
          </w:rPr>
          <w:t>数据库模型</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_Toc196418461 \h </w:instrText>
        </w:r>
        <w:r w:rsidRPr="001D6B49">
          <w:rPr>
            <w:rFonts w:eastAsia="宋体"/>
            <w:bCs/>
            <w:szCs w:val="24"/>
          </w:rPr>
        </w:r>
        <w:r w:rsidRPr="001D6B49">
          <w:rPr>
            <w:rFonts w:eastAsia="宋体"/>
            <w:bCs/>
            <w:szCs w:val="24"/>
          </w:rPr>
          <w:fldChar w:fldCharType="separate"/>
        </w:r>
        <w:r w:rsidRPr="001D6B49">
          <w:rPr>
            <w:rFonts w:eastAsia="宋体"/>
            <w:bCs/>
            <w:szCs w:val="24"/>
          </w:rPr>
          <w:t>9</w:t>
        </w:r>
        <w:r w:rsidRPr="001D6B49">
          <w:rPr>
            <w:rFonts w:eastAsia="宋体"/>
            <w:bCs/>
            <w:szCs w:val="24"/>
          </w:rPr>
          <w:fldChar w:fldCharType="end"/>
        </w:r>
      </w:hyperlink>
    </w:p>
    <w:p w14:paraId="29A5AE5C"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62" w:history="1">
        <w:r w:rsidRPr="001D6B49">
          <w:rPr>
            <w:rStyle w:val="afc"/>
            <w:rFonts w:ascii="Times New Roman" w:hAnsi="Times New Roman"/>
            <w:bCs/>
          </w:rPr>
          <w:t xml:space="preserve">4.3.3 </w:t>
        </w:r>
        <w:r w:rsidRPr="001D6B49">
          <w:rPr>
            <w:rStyle w:val="afc"/>
            <w:rFonts w:ascii="Times New Roman" w:hAnsi="Times New Roman"/>
            <w:bCs/>
          </w:rPr>
          <w:t>数据库存储</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_Toc196418462 \h </w:instrText>
        </w:r>
        <w:r w:rsidRPr="001D6B49">
          <w:rPr>
            <w:rFonts w:eastAsia="宋体"/>
            <w:bCs/>
            <w:szCs w:val="24"/>
          </w:rPr>
        </w:r>
        <w:r w:rsidRPr="001D6B49">
          <w:rPr>
            <w:rFonts w:eastAsia="宋体"/>
            <w:bCs/>
            <w:szCs w:val="24"/>
          </w:rPr>
          <w:fldChar w:fldCharType="separate"/>
        </w:r>
        <w:r w:rsidRPr="001D6B49">
          <w:rPr>
            <w:rFonts w:eastAsia="宋体"/>
            <w:bCs/>
            <w:szCs w:val="24"/>
          </w:rPr>
          <w:t>11</w:t>
        </w:r>
        <w:r w:rsidRPr="001D6B49">
          <w:rPr>
            <w:rFonts w:eastAsia="宋体"/>
            <w:bCs/>
            <w:szCs w:val="24"/>
          </w:rPr>
          <w:fldChar w:fldCharType="end"/>
        </w:r>
      </w:hyperlink>
    </w:p>
    <w:p w14:paraId="541EBEA9"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63" w:history="1">
        <w:r w:rsidRPr="001D6B49">
          <w:rPr>
            <w:rStyle w:val="afc"/>
            <w:rFonts w:ascii="Times New Roman" w:hAnsi="Times New Roman"/>
            <w:bCs/>
          </w:rPr>
          <w:t xml:space="preserve">4.4 </w:t>
        </w:r>
        <w:r w:rsidRPr="001D6B49">
          <w:rPr>
            <w:rStyle w:val="afc"/>
            <w:rFonts w:ascii="Times New Roman" w:hAnsi="Times New Roman"/>
            <w:bCs/>
          </w:rPr>
          <w:t>后端</w:t>
        </w:r>
        <w:r w:rsidRPr="001D6B49">
          <w:rPr>
            <w:rStyle w:val="afc"/>
            <w:rFonts w:ascii="Times New Roman" w:hAnsi="Times New Roman"/>
            <w:bCs/>
          </w:rPr>
          <w:t>API</w:t>
        </w:r>
        <w:r w:rsidRPr="001D6B49">
          <w:rPr>
            <w:rStyle w:val="afc"/>
            <w:rFonts w:ascii="Times New Roman" w:hAnsi="Times New Roman"/>
            <w:bCs/>
          </w:rPr>
          <w:t>设计</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_Toc196418463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11</w:t>
        </w:r>
        <w:r w:rsidRPr="001D6B49">
          <w:rPr>
            <w:rFonts w:ascii="Times New Roman" w:hAnsi="Times New Roman"/>
            <w:bCs/>
            <w:sz w:val="24"/>
            <w:szCs w:val="24"/>
          </w:rPr>
          <w:fldChar w:fldCharType="end"/>
        </w:r>
      </w:hyperlink>
    </w:p>
    <w:p w14:paraId="3A853EEC"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64" w:history="1">
        <w:r w:rsidRPr="001D6B49">
          <w:rPr>
            <w:rStyle w:val="afc"/>
            <w:rFonts w:ascii="Times New Roman" w:hAnsi="Times New Roman"/>
            <w:bCs/>
          </w:rPr>
          <w:t xml:space="preserve">4.4.1 </w:t>
        </w:r>
        <w:r w:rsidRPr="001D6B49">
          <w:rPr>
            <w:rStyle w:val="afc"/>
            <w:rFonts w:ascii="Times New Roman" w:hAnsi="Times New Roman"/>
            <w:bCs/>
          </w:rPr>
          <w:t>用户管理接口</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_Toc196418464 \h </w:instrText>
        </w:r>
        <w:r w:rsidRPr="001D6B49">
          <w:rPr>
            <w:rFonts w:eastAsia="宋体"/>
            <w:bCs/>
            <w:szCs w:val="24"/>
          </w:rPr>
        </w:r>
        <w:r w:rsidRPr="001D6B49">
          <w:rPr>
            <w:rFonts w:eastAsia="宋体"/>
            <w:bCs/>
            <w:szCs w:val="24"/>
          </w:rPr>
          <w:fldChar w:fldCharType="separate"/>
        </w:r>
        <w:r w:rsidRPr="001D6B49">
          <w:rPr>
            <w:rFonts w:eastAsia="宋体"/>
            <w:bCs/>
            <w:szCs w:val="24"/>
          </w:rPr>
          <w:t>11</w:t>
        </w:r>
        <w:r w:rsidRPr="001D6B49">
          <w:rPr>
            <w:rFonts w:eastAsia="宋体"/>
            <w:bCs/>
            <w:szCs w:val="24"/>
          </w:rPr>
          <w:fldChar w:fldCharType="end"/>
        </w:r>
      </w:hyperlink>
    </w:p>
    <w:p w14:paraId="24CBC24C"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65" w:history="1">
        <w:r w:rsidRPr="001D6B49">
          <w:rPr>
            <w:rStyle w:val="afc"/>
            <w:rFonts w:ascii="Times New Roman" w:hAnsi="Times New Roman"/>
            <w:bCs/>
          </w:rPr>
          <w:t xml:space="preserve">4.4.2 </w:t>
        </w:r>
        <w:r w:rsidRPr="001D6B49">
          <w:rPr>
            <w:rStyle w:val="afc"/>
            <w:rFonts w:ascii="Times New Roman" w:hAnsi="Times New Roman"/>
            <w:bCs/>
          </w:rPr>
          <w:t>搜索接口</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_Toc196418465 \h </w:instrText>
        </w:r>
        <w:r w:rsidRPr="001D6B49">
          <w:rPr>
            <w:rFonts w:eastAsia="宋体"/>
            <w:bCs/>
            <w:szCs w:val="24"/>
          </w:rPr>
        </w:r>
        <w:r w:rsidRPr="001D6B49">
          <w:rPr>
            <w:rFonts w:eastAsia="宋体"/>
            <w:bCs/>
            <w:szCs w:val="24"/>
          </w:rPr>
          <w:fldChar w:fldCharType="separate"/>
        </w:r>
        <w:r w:rsidRPr="001D6B49">
          <w:rPr>
            <w:rFonts w:eastAsia="宋体"/>
            <w:bCs/>
            <w:szCs w:val="24"/>
          </w:rPr>
          <w:t>11</w:t>
        </w:r>
        <w:r w:rsidRPr="001D6B49">
          <w:rPr>
            <w:rFonts w:eastAsia="宋体"/>
            <w:bCs/>
            <w:szCs w:val="24"/>
          </w:rPr>
          <w:fldChar w:fldCharType="end"/>
        </w:r>
      </w:hyperlink>
    </w:p>
    <w:p w14:paraId="37E999ED"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66" w:history="1">
        <w:r w:rsidRPr="001D6B49">
          <w:rPr>
            <w:rStyle w:val="afc"/>
            <w:rFonts w:ascii="Times New Roman" w:hAnsi="Times New Roman"/>
            <w:bCs/>
          </w:rPr>
          <w:t xml:space="preserve">4.4.3 </w:t>
        </w:r>
        <w:r w:rsidRPr="001D6B49">
          <w:rPr>
            <w:rStyle w:val="afc"/>
            <w:rFonts w:ascii="Times New Roman" w:hAnsi="Times New Roman"/>
            <w:bCs/>
          </w:rPr>
          <w:t>数据分析接口</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_Toc196418466 \h </w:instrText>
        </w:r>
        <w:r w:rsidRPr="001D6B49">
          <w:rPr>
            <w:rFonts w:eastAsia="宋体"/>
            <w:bCs/>
            <w:szCs w:val="24"/>
          </w:rPr>
        </w:r>
        <w:r w:rsidRPr="001D6B49">
          <w:rPr>
            <w:rFonts w:eastAsia="宋体"/>
            <w:bCs/>
            <w:szCs w:val="24"/>
          </w:rPr>
          <w:fldChar w:fldCharType="separate"/>
        </w:r>
        <w:r w:rsidRPr="001D6B49">
          <w:rPr>
            <w:rFonts w:eastAsia="宋体"/>
            <w:bCs/>
            <w:szCs w:val="24"/>
          </w:rPr>
          <w:t>11</w:t>
        </w:r>
        <w:r w:rsidRPr="001D6B49">
          <w:rPr>
            <w:rFonts w:eastAsia="宋体"/>
            <w:bCs/>
            <w:szCs w:val="24"/>
          </w:rPr>
          <w:fldChar w:fldCharType="end"/>
        </w:r>
      </w:hyperlink>
    </w:p>
    <w:p w14:paraId="17C2FB68"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67" w:history="1">
        <w:r w:rsidRPr="001D6B49">
          <w:rPr>
            <w:rStyle w:val="afc"/>
            <w:rFonts w:ascii="Times New Roman" w:hAnsi="Times New Roman"/>
            <w:bCs/>
          </w:rPr>
          <w:t xml:space="preserve">4.4.4 </w:t>
        </w:r>
        <w:r w:rsidRPr="001D6B49">
          <w:rPr>
            <w:rStyle w:val="afc"/>
            <w:rFonts w:ascii="Times New Roman" w:hAnsi="Times New Roman"/>
            <w:bCs/>
          </w:rPr>
          <w:t>预测分析接口</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_Toc196418467 \h </w:instrText>
        </w:r>
        <w:r w:rsidRPr="001D6B49">
          <w:rPr>
            <w:rFonts w:eastAsia="宋体"/>
            <w:bCs/>
            <w:szCs w:val="24"/>
          </w:rPr>
        </w:r>
        <w:r w:rsidRPr="001D6B49">
          <w:rPr>
            <w:rFonts w:eastAsia="宋体"/>
            <w:bCs/>
            <w:szCs w:val="24"/>
          </w:rPr>
          <w:fldChar w:fldCharType="separate"/>
        </w:r>
        <w:r w:rsidRPr="001D6B49">
          <w:rPr>
            <w:rFonts w:eastAsia="宋体"/>
            <w:bCs/>
            <w:szCs w:val="24"/>
          </w:rPr>
          <w:t>12</w:t>
        </w:r>
        <w:r w:rsidRPr="001D6B49">
          <w:rPr>
            <w:rFonts w:eastAsia="宋体"/>
            <w:bCs/>
            <w:szCs w:val="24"/>
          </w:rPr>
          <w:fldChar w:fldCharType="end"/>
        </w:r>
      </w:hyperlink>
    </w:p>
    <w:p w14:paraId="2E33843F"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68" w:history="1">
        <w:r w:rsidRPr="001D6B49">
          <w:rPr>
            <w:rStyle w:val="afc"/>
            <w:rFonts w:ascii="Times New Roman" w:hAnsi="Times New Roman"/>
            <w:bCs/>
          </w:rPr>
          <w:t xml:space="preserve">4.5 </w:t>
        </w:r>
        <w:r w:rsidRPr="001D6B49">
          <w:rPr>
            <w:rStyle w:val="afc"/>
            <w:rFonts w:ascii="Times New Roman" w:hAnsi="Times New Roman"/>
            <w:bCs/>
          </w:rPr>
          <w:t>功能设计</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_Toc196418468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12</w:t>
        </w:r>
        <w:r w:rsidRPr="001D6B49">
          <w:rPr>
            <w:rFonts w:ascii="Times New Roman" w:hAnsi="Times New Roman"/>
            <w:bCs/>
            <w:sz w:val="24"/>
            <w:szCs w:val="24"/>
          </w:rPr>
          <w:fldChar w:fldCharType="end"/>
        </w:r>
      </w:hyperlink>
    </w:p>
    <w:p w14:paraId="096538F6"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69" w:history="1">
        <w:r w:rsidRPr="001D6B49">
          <w:rPr>
            <w:rStyle w:val="afc"/>
            <w:rFonts w:ascii="Times New Roman" w:hAnsi="Times New Roman"/>
            <w:bCs/>
          </w:rPr>
          <w:t xml:space="preserve">4.6 </w:t>
        </w:r>
        <w:r w:rsidRPr="001D6B49">
          <w:rPr>
            <w:rStyle w:val="afc"/>
            <w:rFonts w:ascii="Times New Roman" w:hAnsi="Times New Roman"/>
            <w:bCs/>
          </w:rPr>
          <w:t>本章小结</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_Toc196418469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13</w:t>
        </w:r>
        <w:r w:rsidRPr="001D6B49">
          <w:rPr>
            <w:rFonts w:ascii="Times New Roman" w:hAnsi="Times New Roman"/>
            <w:bCs/>
            <w:sz w:val="24"/>
            <w:szCs w:val="24"/>
          </w:rPr>
          <w:fldChar w:fldCharType="end"/>
        </w:r>
      </w:hyperlink>
    </w:p>
    <w:p w14:paraId="0B46E134" w14:textId="77777777" w:rsidR="00604326" w:rsidRPr="001D6B49" w:rsidRDefault="001D6B49">
      <w:pPr>
        <w:pStyle w:val="TOC1"/>
        <w:spacing w:before="0" w:after="0"/>
        <w:rPr>
          <w:rFonts w:ascii="Times New Roman" w:hAnsi="Times New Roman"/>
          <w:b w:val="0"/>
          <w:bCs/>
          <w:caps w:val="0"/>
          <w:sz w:val="24"/>
          <w:szCs w:val="24"/>
          <w14:ligatures w14:val="standardContextual"/>
        </w:rPr>
      </w:pPr>
      <w:hyperlink w:anchor="_Toc196418470" w:history="1">
        <w:r w:rsidRPr="001D6B49">
          <w:rPr>
            <w:rStyle w:val="afc"/>
            <w:rFonts w:ascii="Times New Roman" w:hAnsi="Times New Roman"/>
            <w:b w:val="0"/>
            <w:bCs/>
          </w:rPr>
          <w:t xml:space="preserve">5 </w:t>
        </w:r>
        <w:r w:rsidRPr="001D6B49">
          <w:rPr>
            <w:rStyle w:val="afc"/>
            <w:rFonts w:ascii="Times New Roman" w:hAnsi="Times New Roman"/>
            <w:b w:val="0"/>
            <w:bCs/>
          </w:rPr>
          <w:t>系统详细设计实现</w:t>
        </w:r>
        <w:r w:rsidRPr="001D6B49">
          <w:rPr>
            <w:rFonts w:ascii="Times New Roman" w:hAnsi="Times New Roman"/>
            <w:b w:val="0"/>
            <w:bCs/>
            <w:sz w:val="24"/>
            <w:szCs w:val="24"/>
          </w:rPr>
          <w:tab/>
        </w:r>
        <w:r w:rsidRPr="001D6B49">
          <w:rPr>
            <w:rFonts w:ascii="Times New Roman" w:hAnsi="Times New Roman"/>
            <w:b w:val="0"/>
            <w:bCs/>
            <w:sz w:val="24"/>
            <w:szCs w:val="24"/>
          </w:rPr>
          <w:fldChar w:fldCharType="begin"/>
        </w:r>
        <w:r w:rsidRPr="001D6B49">
          <w:rPr>
            <w:rFonts w:ascii="Times New Roman" w:hAnsi="Times New Roman"/>
            <w:b w:val="0"/>
            <w:bCs/>
            <w:sz w:val="24"/>
            <w:szCs w:val="24"/>
          </w:rPr>
          <w:instrText xml:space="preserve"> PAGEREF _Toc196418470 \h </w:instrText>
        </w:r>
        <w:r w:rsidRPr="001D6B49">
          <w:rPr>
            <w:rFonts w:ascii="Times New Roman" w:hAnsi="Times New Roman"/>
            <w:b w:val="0"/>
            <w:bCs/>
            <w:sz w:val="24"/>
            <w:szCs w:val="24"/>
          </w:rPr>
        </w:r>
        <w:r w:rsidRPr="001D6B49">
          <w:rPr>
            <w:rFonts w:ascii="Times New Roman" w:hAnsi="Times New Roman"/>
            <w:b w:val="0"/>
            <w:bCs/>
            <w:sz w:val="24"/>
            <w:szCs w:val="24"/>
          </w:rPr>
          <w:fldChar w:fldCharType="separate"/>
        </w:r>
        <w:r w:rsidRPr="001D6B49">
          <w:rPr>
            <w:rFonts w:ascii="Times New Roman" w:hAnsi="Times New Roman"/>
            <w:b w:val="0"/>
            <w:bCs/>
            <w:sz w:val="24"/>
            <w:szCs w:val="24"/>
          </w:rPr>
          <w:t>14</w:t>
        </w:r>
        <w:r w:rsidRPr="001D6B49">
          <w:rPr>
            <w:rFonts w:ascii="Times New Roman" w:hAnsi="Times New Roman"/>
            <w:b w:val="0"/>
            <w:bCs/>
            <w:sz w:val="24"/>
            <w:szCs w:val="24"/>
          </w:rPr>
          <w:fldChar w:fldCharType="end"/>
        </w:r>
      </w:hyperlink>
    </w:p>
    <w:p w14:paraId="393A4555"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71" w:history="1">
        <w:r w:rsidRPr="001D6B49">
          <w:rPr>
            <w:rStyle w:val="afc"/>
            <w:rFonts w:ascii="Times New Roman" w:hAnsi="Times New Roman"/>
            <w:bCs/>
          </w:rPr>
          <w:t xml:space="preserve">5.1 </w:t>
        </w:r>
        <w:r w:rsidRPr="001D6B49">
          <w:rPr>
            <w:rStyle w:val="afc"/>
            <w:rFonts w:ascii="Times New Roman" w:hAnsi="Times New Roman"/>
            <w:bCs/>
          </w:rPr>
          <w:t>用户认证控制模块实现</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_Toc196418471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14</w:t>
        </w:r>
        <w:r w:rsidRPr="001D6B49">
          <w:rPr>
            <w:rFonts w:ascii="Times New Roman" w:hAnsi="Times New Roman"/>
            <w:bCs/>
            <w:sz w:val="24"/>
            <w:szCs w:val="24"/>
          </w:rPr>
          <w:fldChar w:fldCharType="end"/>
        </w:r>
      </w:hyperlink>
    </w:p>
    <w:p w14:paraId="0B82A5A0"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72" w:history="1">
        <w:r w:rsidRPr="001D6B49">
          <w:rPr>
            <w:rStyle w:val="afc"/>
            <w:rFonts w:ascii="Times New Roman" w:hAnsi="Times New Roman"/>
            <w:bCs/>
          </w:rPr>
          <w:t xml:space="preserve">5.2 </w:t>
        </w:r>
        <w:r w:rsidRPr="001D6B49">
          <w:rPr>
            <w:rStyle w:val="afc"/>
            <w:rFonts w:ascii="Times New Roman" w:hAnsi="Times New Roman"/>
            <w:bCs/>
          </w:rPr>
          <w:t>微博数据爬虫模块实现</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_Toc196418472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15</w:t>
        </w:r>
        <w:r w:rsidRPr="001D6B49">
          <w:rPr>
            <w:rFonts w:ascii="Times New Roman" w:hAnsi="Times New Roman"/>
            <w:bCs/>
            <w:sz w:val="24"/>
            <w:szCs w:val="24"/>
          </w:rPr>
          <w:fldChar w:fldCharType="end"/>
        </w:r>
      </w:hyperlink>
    </w:p>
    <w:p w14:paraId="2E189323"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73" w:history="1">
        <w:r w:rsidRPr="001D6B49">
          <w:rPr>
            <w:rStyle w:val="afc"/>
            <w:rFonts w:ascii="Times New Roman" w:hAnsi="Times New Roman"/>
            <w:bCs/>
          </w:rPr>
          <w:t xml:space="preserve">5.3 </w:t>
        </w:r>
        <w:r w:rsidRPr="001D6B49">
          <w:rPr>
            <w:rStyle w:val="afc"/>
            <w:rFonts w:ascii="Times New Roman" w:hAnsi="Times New Roman"/>
            <w:bCs/>
          </w:rPr>
          <w:t>热度事件分析模块实现</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_Toc196418473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18</w:t>
        </w:r>
        <w:r w:rsidRPr="001D6B49">
          <w:rPr>
            <w:rFonts w:ascii="Times New Roman" w:hAnsi="Times New Roman"/>
            <w:bCs/>
            <w:sz w:val="24"/>
            <w:szCs w:val="24"/>
          </w:rPr>
          <w:fldChar w:fldCharType="end"/>
        </w:r>
      </w:hyperlink>
    </w:p>
    <w:p w14:paraId="7FD17F67"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74" w:history="1">
        <w:r w:rsidRPr="001D6B49">
          <w:rPr>
            <w:rStyle w:val="afc"/>
            <w:rFonts w:ascii="Times New Roman" w:hAnsi="Times New Roman"/>
            <w:bCs/>
          </w:rPr>
          <w:t xml:space="preserve">5.3.1 </w:t>
        </w:r>
        <w:r w:rsidRPr="001D6B49">
          <w:rPr>
            <w:rStyle w:val="afc"/>
            <w:rFonts w:ascii="Times New Roman" w:hAnsi="Times New Roman"/>
            <w:bCs/>
          </w:rPr>
          <w:t>热度事件得分计算</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_Toc196418474 \h </w:instrText>
        </w:r>
        <w:r w:rsidRPr="001D6B49">
          <w:rPr>
            <w:rFonts w:eastAsia="宋体"/>
            <w:bCs/>
            <w:szCs w:val="24"/>
          </w:rPr>
        </w:r>
        <w:r w:rsidRPr="001D6B49">
          <w:rPr>
            <w:rFonts w:eastAsia="宋体"/>
            <w:bCs/>
            <w:szCs w:val="24"/>
          </w:rPr>
          <w:fldChar w:fldCharType="separate"/>
        </w:r>
        <w:r w:rsidRPr="001D6B49">
          <w:rPr>
            <w:rFonts w:eastAsia="宋体"/>
            <w:bCs/>
            <w:szCs w:val="24"/>
          </w:rPr>
          <w:t>18</w:t>
        </w:r>
        <w:r w:rsidRPr="001D6B49">
          <w:rPr>
            <w:rFonts w:eastAsia="宋体"/>
            <w:bCs/>
            <w:szCs w:val="24"/>
          </w:rPr>
          <w:fldChar w:fldCharType="end"/>
        </w:r>
      </w:hyperlink>
    </w:p>
    <w:p w14:paraId="23117C85"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75" w:history="1">
        <w:r w:rsidRPr="001D6B49">
          <w:rPr>
            <w:rStyle w:val="afc"/>
            <w:rFonts w:ascii="Times New Roman" w:hAnsi="Times New Roman"/>
            <w:bCs/>
          </w:rPr>
          <w:t xml:space="preserve">5.3.2 </w:t>
        </w:r>
        <w:r w:rsidRPr="001D6B49">
          <w:rPr>
            <w:rStyle w:val="afc"/>
            <w:rFonts w:ascii="Times New Roman" w:hAnsi="Times New Roman"/>
            <w:bCs/>
          </w:rPr>
          <w:t>热门帖子分析与展示</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_Toc196418475 \h </w:instrText>
        </w:r>
        <w:r w:rsidRPr="001D6B49">
          <w:rPr>
            <w:rFonts w:eastAsia="宋体"/>
            <w:bCs/>
            <w:szCs w:val="24"/>
          </w:rPr>
        </w:r>
        <w:r w:rsidRPr="001D6B49">
          <w:rPr>
            <w:rFonts w:eastAsia="宋体"/>
            <w:bCs/>
            <w:szCs w:val="24"/>
          </w:rPr>
          <w:fldChar w:fldCharType="separate"/>
        </w:r>
        <w:r w:rsidRPr="001D6B49">
          <w:rPr>
            <w:rFonts w:eastAsia="宋体"/>
            <w:bCs/>
            <w:szCs w:val="24"/>
          </w:rPr>
          <w:t>19</w:t>
        </w:r>
        <w:r w:rsidRPr="001D6B49">
          <w:rPr>
            <w:rFonts w:eastAsia="宋体"/>
            <w:bCs/>
            <w:szCs w:val="24"/>
          </w:rPr>
          <w:fldChar w:fldCharType="end"/>
        </w:r>
      </w:hyperlink>
    </w:p>
    <w:p w14:paraId="70E2B595"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76" w:history="1">
        <w:r w:rsidRPr="001D6B49">
          <w:rPr>
            <w:rStyle w:val="afc"/>
            <w:rFonts w:ascii="Times New Roman" w:hAnsi="Times New Roman"/>
            <w:bCs/>
          </w:rPr>
          <w:t xml:space="preserve">5.4 </w:t>
        </w:r>
        <w:r w:rsidRPr="001D6B49">
          <w:rPr>
            <w:rStyle w:val="afc"/>
            <w:rFonts w:ascii="Times New Roman" w:hAnsi="Times New Roman"/>
            <w:bCs/>
          </w:rPr>
          <w:t>舆情情感分析模块实现</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_Toc196418476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20</w:t>
        </w:r>
        <w:r w:rsidRPr="001D6B49">
          <w:rPr>
            <w:rFonts w:ascii="Times New Roman" w:hAnsi="Times New Roman"/>
            <w:bCs/>
            <w:sz w:val="24"/>
            <w:szCs w:val="24"/>
          </w:rPr>
          <w:fldChar w:fldCharType="end"/>
        </w:r>
      </w:hyperlink>
    </w:p>
    <w:p w14:paraId="445D08F8"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77" w:history="1">
        <w:r w:rsidRPr="001D6B49">
          <w:rPr>
            <w:rStyle w:val="afc"/>
            <w:rFonts w:ascii="Times New Roman" w:hAnsi="Times New Roman"/>
            <w:bCs/>
          </w:rPr>
          <w:t xml:space="preserve">5.4.1 </w:t>
        </w:r>
        <w:r w:rsidRPr="001D6B49">
          <w:rPr>
            <w:rStyle w:val="afc"/>
            <w:rFonts w:ascii="Times New Roman" w:hAnsi="Times New Roman"/>
            <w:bCs/>
          </w:rPr>
          <w:t>情感分类实现</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_Toc196418477 \h </w:instrText>
        </w:r>
        <w:r w:rsidRPr="001D6B49">
          <w:rPr>
            <w:rFonts w:eastAsia="宋体"/>
            <w:bCs/>
            <w:szCs w:val="24"/>
          </w:rPr>
        </w:r>
        <w:r w:rsidRPr="001D6B49">
          <w:rPr>
            <w:rFonts w:eastAsia="宋体"/>
            <w:bCs/>
            <w:szCs w:val="24"/>
          </w:rPr>
          <w:fldChar w:fldCharType="separate"/>
        </w:r>
        <w:r w:rsidRPr="001D6B49">
          <w:rPr>
            <w:rFonts w:eastAsia="宋体"/>
            <w:bCs/>
            <w:szCs w:val="24"/>
          </w:rPr>
          <w:t>20</w:t>
        </w:r>
        <w:r w:rsidRPr="001D6B49">
          <w:rPr>
            <w:rFonts w:eastAsia="宋体"/>
            <w:bCs/>
            <w:szCs w:val="24"/>
          </w:rPr>
          <w:fldChar w:fldCharType="end"/>
        </w:r>
      </w:hyperlink>
    </w:p>
    <w:p w14:paraId="402DE50A"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78" w:history="1">
        <w:r w:rsidRPr="001D6B49">
          <w:rPr>
            <w:rStyle w:val="afc"/>
            <w:rFonts w:ascii="Times New Roman" w:hAnsi="Times New Roman"/>
            <w:bCs/>
          </w:rPr>
          <w:t xml:space="preserve">5.4.2 </w:t>
        </w:r>
        <w:r w:rsidRPr="001D6B49">
          <w:rPr>
            <w:rStyle w:val="afc"/>
            <w:rFonts w:ascii="Times New Roman" w:hAnsi="Times New Roman"/>
            <w:bCs/>
          </w:rPr>
          <w:t>舆情分析可视化展示</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_Toc196418478 \h </w:instrText>
        </w:r>
        <w:r w:rsidRPr="001D6B49">
          <w:rPr>
            <w:rFonts w:eastAsia="宋体"/>
            <w:bCs/>
            <w:szCs w:val="24"/>
          </w:rPr>
        </w:r>
        <w:r w:rsidRPr="001D6B49">
          <w:rPr>
            <w:rFonts w:eastAsia="宋体"/>
            <w:bCs/>
            <w:szCs w:val="24"/>
          </w:rPr>
          <w:fldChar w:fldCharType="separate"/>
        </w:r>
        <w:r w:rsidRPr="001D6B49">
          <w:rPr>
            <w:rFonts w:eastAsia="宋体"/>
            <w:bCs/>
            <w:szCs w:val="24"/>
          </w:rPr>
          <w:t>22</w:t>
        </w:r>
        <w:r w:rsidRPr="001D6B49">
          <w:rPr>
            <w:rFonts w:eastAsia="宋体"/>
            <w:bCs/>
            <w:szCs w:val="24"/>
          </w:rPr>
          <w:fldChar w:fldCharType="end"/>
        </w:r>
      </w:hyperlink>
    </w:p>
    <w:p w14:paraId="3BB88D65"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79" w:history="1">
        <w:r w:rsidRPr="001D6B49">
          <w:rPr>
            <w:rStyle w:val="afc"/>
            <w:rFonts w:ascii="Times New Roman" w:hAnsi="Times New Roman"/>
            <w:bCs/>
          </w:rPr>
          <w:t xml:space="preserve">5.4.3 </w:t>
        </w:r>
        <w:r w:rsidRPr="001D6B49">
          <w:rPr>
            <w:rStyle w:val="afc"/>
            <w:rFonts w:ascii="Times New Roman" w:hAnsi="Times New Roman"/>
            <w:bCs/>
          </w:rPr>
          <w:t>用户舆情阈值设定</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_Toc196418479 \h </w:instrText>
        </w:r>
        <w:r w:rsidRPr="001D6B49">
          <w:rPr>
            <w:rFonts w:eastAsia="宋体"/>
            <w:bCs/>
            <w:szCs w:val="24"/>
          </w:rPr>
        </w:r>
        <w:r w:rsidRPr="001D6B49">
          <w:rPr>
            <w:rFonts w:eastAsia="宋体"/>
            <w:bCs/>
            <w:szCs w:val="24"/>
          </w:rPr>
          <w:fldChar w:fldCharType="separate"/>
        </w:r>
        <w:r w:rsidRPr="001D6B49">
          <w:rPr>
            <w:rFonts w:eastAsia="宋体"/>
            <w:bCs/>
            <w:szCs w:val="24"/>
          </w:rPr>
          <w:t>22</w:t>
        </w:r>
        <w:r w:rsidRPr="001D6B49">
          <w:rPr>
            <w:rFonts w:eastAsia="宋体"/>
            <w:bCs/>
            <w:szCs w:val="24"/>
          </w:rPr>
          <w:fldChar w:fldCharType="end"/>
        </w:r>
      </w:hyperlink>
    </w:p>
    <w:p w14:paraId="32153096"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80" w:history="1">
        <w:r w:rsidRPr="001D6B49">
          <w:rPr>
            <w:rStyle w:val="afc"/>
            <w:rFonts w:ascii="Times New Roman" w:hAnsi="Times New Roman"/>
            <w:bCs/>
          </w:rPr>
          <w:t xml:space="preserve">5.5 </w:t>
        </w:r>
        <w:r w:rsidRPr="001D6B49">
          <w:rPr>
            <w:rStyle w:val="afc"/>
            <w:rFonts w:ascii="Times New Roman" w:hAnsi="Times New Roman"/>
            <w:bCs/>
          </w:rPr>
          <w:t>用户活跃度分析模块实现</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_Toc196418480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23</w:t>
        </w:r>
        <w:r w:rsidRPr="001D6B49">
          <w:rPr>
            <w:rFonts w:ascii="Times New Roman" w:hAnsi="Times New Roman"/>
            <w:bCs/>
            <w:sz w:val="24"/>
            <w:szCs w:val="24"/>
          </w:rPr>
          <w:fldChar w:fldCharType="end"/>
        </w:r>
      </w:hyperlink>
    </w:p>
    <w:p w14:paraId="71F5BC9C"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81" w:history="1">
        <w:r w:rsidRPr="001D6B49">
          <w:rPr>
            <w:rStyle w:val="afc"/>
            <w:rFonts w:ascii="Times New Roman" w:hAnsi="Times New Roman"/>
            <w:bCs/>
          </w:rPr>
          <w:t xml:space="preserve">5.6 </w:t>
        </w:r>
        <w:r w:rsidRPr="001D6B49">
          <w:rPr>
            <w:rStyle w:val="afc"/>
            <w:rFonts w:ascii="Times New Roman" w:hAnsi="Times New Roman"/>
            <w:bCs/>
          </w:rPr>
          <w:t>评论舆情分析模块实现</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_Toc196418481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25</w:t>
        </w:r>
        <w:r w:rsidRPr="001D6B49">
          <w:rPr>
            <w:rFonts w:ascii="Times New Roman" w:hAnsi="Times New Roman"/>
            <w:bCs/>
            <w:sz w:val="24"/>
            <w:szCs w:val="24"/>
          </w:rPr>
          <w:fldChar w:fldCharType="end"/>
        </w:r>
      </w:hyperlink>
    </w:p>
    <w:p w14:paraId="7B51AFDE"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82" w:history="1">
        <w:r w:rsidRPr="001D6B49">
          <w:rPr>
            <w:rStyle w:val="afc"/>
            <w:rFonts w:ascii="Times New Roman" w:hAnsi="Times New Roman"/>
            <w:bCs/>
          </w:rPr>
          <w:t xml:space="preserve">5.6.1 </w:t>
        </w:r>
        <w:r w:rsidRPr="001D6B49">
          <w:rPr>
            <w:rStyle w:val="afc"/>
            <w:rFonts w:ascii="Times New Roman" w:hAnsi="Times New Roman"/>
            <w:bCs/>
          </w:rPr>
          <w:t>热门评论分析与展示</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_Toc196418482 \h </w:instrText>
        </w:r>
        <w:r w:rsidRPr="001D6B49">
          <w:rPr>
            <w:rFonts w:eastAsia="宋体"/>
            <w:bCs/>
            <w:szCs w:val="24"/>
          </w:rPr>
        </w:r>
        <w:r w:rsidRPr="001D6B49">
          <w:rPr>
            <w:rFonts w:eastAsia="宋体"/>
            <w:bCs/>
            <w:szCs w:val="24"/>
          </w:rPr>
          <w:fldChar w:fldCharType="separate"/>
        </w:r>
        <w:r w:rsidRPr="001D6B49">
          <w:rPr>
            <w:rFonts w:eastAsia="宋体"/>
            <w:bCs/>
            <w:szCs w:val="24"/>
          </w:rPr>
          <w:t>25</w:t>
        </w:r>
        <w:r w:rsidRPr="001D6B49">
          <w:rPr>
            <w:rFonts w:eastAsia="宋体"/>
            <w:bCs/>
            <w:szCs w:val="24"/>
          </w:rPr>
          <w:fldChar w:fldCharType="end"/>
        </w:r>
      </w:hyperlink>
    </w:p>
    <w:p w14:paraId="07D4D9F4"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83" w:history="1">
        <w:r w:rsidRPr="001D6B49">
          <w:rPr>
            <w:rStyle w:val="afc"/>
            <w:rFonts w:ascii="Times New Roman" w:hAnsi="Times New Roman"/>
            <w:bCs/>
          </w:rPr>
          <w:t xml:space="preserve">5.6.2 </w:t>
        </w:r>
        <w:r w:rsidRPr="001D6B49">
          <w:rPr>
            <w:rStyle w:val="afc"/>
            <w:rFonts w:ascii="Times New Roman" w:hAnsi="Times New Roman"/>
            <w:bCs/>
          </w:rPr>
          <w:t>关键词云图实现</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_Toc196418483 \h </w:instrText>
        </w:r>
        <w:r w:rsidRPr="001D6B49">
          <w:rPr>
            <w:rFonts w:eastAsia="宋体"/>
            <w:bCs/>
            <w:szCs w:val="24"/>
          </w:rPr>
        </w:r>
        <w:r w:rsidRPr="001D6B49">
          <w:rPr>
            <w:rFonts w:eastAsia="宋体"/>
            <w:bCs/>
            <w:szCs w:val="24"/>
          </w:rPr>
          <w:fldChar w:fldCharType="separate"/>
        </w:r>
        <w:r w:rsidRPr="001D6B49">
          <w:rPr>
            <w:rFonts w:eastAsia="宋体"/>
            <w:bCs/>
            <w:szCs w:val="24"/>
          </w:rPr>
          <w:t>25</w:t>
        </w:r>
        <w:r w:rsidRPr="001D6B49">
          <w:rPr>
            <w:rFonts w:eastAsia="宋体"/>
            <w:bCs/>
            <w:szCs w:val="24"/>
          </w:rPr>
          <w:fldChar w:fldCharType="end"/>
        </w:r>
      </w:hyperlink>
    </w:p>
    <w:p w14:paraId="0BBA1453"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84" w:history="1">
        <w:r w:rsidRPr="001D6B49">
          <w:rPr>
            <w:rStyle w:val="afc"/>
            <w:rFonts w:ascii="Times New Roman" w:hAnsi="Times New Roman"/>
            <w:bCs/>
          </w:rPr>
          <w:t xml:space="preserve">5.7 </w:t>
        </w:r>
        <w:r w:rsidRPr="001D6B49">
          <w:rPr>
            <w:rStyle w:val="afc"/>
            <w:rFonts w:ascii="Times New Roman" w:hAnsi="Times New Roman"/>
            <w:bCs/>
          </w:rPr>
          <w:t>舆情预测模块实现</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_Toc196418484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26</w:t>
        </w:r>
        <w:r w:rsidRPr="001D6B49">
          <w:rPr>
            <w:rFonts w:ascii="Times New Roman" w:hAnsi="Times New Roman"/>
            <w:bCs/>
            <w:sz w:val="24"/>
            <w:szCs w:val="24"/>
          </w:rPr>
          <w:fldChar w:fldCharType="end"/>
        </w:r>
      </w:hyperlink>
    </w:p>
    <w:p w14:paraId="7CAA6DD8"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85" w:history="1">
        <w:r w:rsidRPr="001D6B49">
          <w:rPr>
            <w:rStyle w:val="afc"/>
            <w:rFonts w:ascii="Times New Roman" w:hAnsi="Times New Roman"/>
            <w:bCs/>
          </w:rPr>
          <w:t xml:space="preserve">5.7.1 </w:t>
        </w:r>
        <w:r w:rsidRPr="001D6B49">
          <w:rPr>
            <w:rStyle w:val="afc"/>
            <w:rFonts w:ascii="Times New Roman" w:hAnsi="Times New Roman"/>
            <w:bCs/>
          </w:rPr>
          <w:t>舆情预测模型构建</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_Toc196418485 \h </w:instrText>
        </w:r>
        <w:r w:rsidRPr="001D6B49">
          <w:rPr>
            <w:rFonts w:eastAsia="宋体"/>
            <w:bCs/>
            <w:szCs w:val="24"/>
          </w:rPr>
        </w:r>
        <w:r w:rsidRPr="001D6B49">
          <w:rPr>
            <w:rFonts w:eastAsia="宋体"/>
            <w:bCs/>
            <w:szCs w:val="24"/>
          </w:rPr>
          <w:fldChar w:fldCharType="separate"/>
        </w:r>
        <w:r w:rsidRPr="001D6B49">
          <w:rPr>
            <w:rFonts w:eastAsia="宋体"/>
            <w:bCs/>
            <w:szCs w:val="24"/>
          </w:rPr>
          <w:t>26</w:t>
        </w:r>
        <w:r w:rsidRPr="001D6B49">
          <w:rPr>
            <w:rFonts w:eastAsia="宋体"/>
            <w:bCs/>
            <w:szCs w:val="24"/>
          </w:rPr>
          <w:fldChar w:fldCharType="end"/>
        </w:r>
      </w:hyperlink>
    </w:p>
    <w:p w14:paraId="3144F26D" w14:textId="77777777" w:rsidR="00604326" w:rsidRPr="001D6B49" w:rsidRDefault="001D6B49">
      <w:pPr>
        <w:pStyle w:val="TOC3"/>
        <w:spacing w:before="0" w:after="0" w:line="400" w:lineRule="exact"/>
        <w:rPr>
          <w:rFonts w:eastAsia="宋体"/>
          <w:bCs/>
          <w:iCs w:val="0"/>
          <w:szCs w:val="24"/>
          <w14:ligatures w14:val="standardContextual"/>
        </w:rPr>
      </w:pPr>
      <w:hyperlink w:anchor="_Toc196418486" w:history="1">
        <w:r w:rsidRPr="001D6B49">
          <w:rPr>
            <w:rStyle w:val="afc"/>
            <w:rFonts w:ascii="Times New Roman" w:hAnsi="Times New Roman"/>
            <w:bCs/>
          </w:rPr>
          <w:t xml:space="preserve">5.7.2 </w:t>
        </w:r>
        <w:r w:rsidRPr="001D6B49">
          <w:rPr>
            <w:rStyle w:val="afc"/>
            <w:rFonts w:ascii="Times New Roman" w:hAnsi="Times New Roman"/>
            <w:bCs/>
          </w:rPr>
          <w:t>舆情预测结果可视化</w:t>
        </w:r>
        <w:r w:rsidRPr="001D6B49">
          <w:rPr>
            <w:rFonts w:eastAsia="宋体"/>
            <w:bCs/>
            <w:szCs w:val="24"/>
          </w:rPr>
          <w:tab/>
        </w:r>
        <w:r w:rsidRPr="001D6B49">
          <w:rPr>
            <w:rFonts w:eastAsia="宋体"/>
            <w:bCs/>
            <w:szCs w:val="24"/>
          </w:rPr>
          <w:fldChar w:fldCharType="begin"/>
        </w:r>
        <w:r w:rsidRPr="001D6B49">
          <w:rPr>
            <w:rFonts w:eastAsia="宋体"/>
            <w:bCs/>
            <w:szCs w:val="24"/>
          </w:rPr>
          <w:instrText xml:space="preserve"> PAGEREF _Toc196418486 \h </w:instrText>
        </w:r>
        <w:r w:rsidRPr="001D6B49">
          <w:rPr>
            <w:rFonts w:eastAsia="宋体"/>
            <w:bCs/>
            <w:szCs w:val="24"/>
          </w:rPr>
        </w:r>
        <w:r w:rsidRPr="001D6B49">
          <w:rPr>
            <w:rFonts w:eastAsia="宋体"/>
            <w:bCs/>
            <w:szCs w:val="24"/>
          </w:rPr>
          <w:fldChar w:fldCharType="separate"/>
        </w:r>
        <w:r w:rsidRPr="001D6B49">
          <w:rPr>
            <w:rFonts w:eastAsia="宋体"/>
            <w:bCs/>
            <w:szCs w:val="24"/>
          </w:rPr>
          <w:t>27</w:t>
        </w:r>
        <w:r w:rsidRPr="001D6B49">
          <w:rPr>
            <w:rFonts w:eastAsia="宋体"/>
            <w:bCs/>
            <w:szCs w:val="24"/>
          </w:rPr>
          <w:fldChar w:fldCharType="end"/>
        </w:r>
      </w:hyperlink>
    </w:p>
    <w:p w14:paraId="3D151C49"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87" w:history="1">
        <w:r w:rsidRPr="001D6B49">
          <w:rPr>
            <w:rStyle w:val="afc"/>
            <w:rFonts w:ascii="Times New Roman" w:hAnsi="Times New Roman"/>
            <w:bCs/>
          </w:rPr>
          <w:t xml:space="preserve">5.8 </w:t>
        </w:r>
        <w:r w:rsidRPr="001D6B49">
          <w:rPr>
            <w:rStyle w:val="afc"/>
            <w:rFonts w:ascii="Times New Roman" w:hAnsi="Times New Roman"/>
            <w:bCs/>
          </w:rPr>
          <w:t>数据库存储实现</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_Toc196418487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27</w:t>
        </w:r>
        <w:r w:rsidRPr="001D6B49">
          <w:rPr>
            <w:rFonts w:ascii="Times New Roman" w:hAnsi="Times New Roman"/>
            <w:bCs/>
            <w:sz w:val="24"/>
            <w:szCs w:val="24"/>
          </w:rPr>
          <w:fldChar w:fldCharType="end"/>
        </w:r>
      </w:hyperlink>
    </w:p>
    <w:p w14:paraId="6DEAEA71"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88" w:history="1">
        <w:r w:rsidRPr="001D6B49">
          <w:rPr>
            <w:rStyle w:val="afc"/>
            <w:rFonts w:ascii="Times New Roman" w:hAnsi="Times New Roman"/>
            <w:bCs/>
          </w:rPr>
          <w:t xml:space="preserve">5.9 </w:t>
        </w:r>
        <w:r w:rsidRPr="001D6B49">
          <w:rPr>
            <w:rStyle w:val="afc"/>
            <w:rFonts w:ascii="Times New Roman" w:hAnsi="Times New Roman"/>
            <w:bCs/>
          </w:rPr>
          <w:t>本章小结</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_Toc196418488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28</w:t>
        </w:r>
        <w:r w:rsidRPr="001D6B49">
          <w:rPr>
            <w:rFonts w:ascii="Times New Roman" w:hAnsi="Times New Roman"/>
            <w:bCs/>
            <w:sz w:val="24"/>
            <w:szCs w:val="24"/>
          </w:rPr>
          <w:fldChar w:fldCharType="end"/>
        </w:r>
      </w:hyperlink>
    </w:p>
    <w:p w14:paraId="6830EDA8" w14:textId="77777777" w:rsidR="00604326" w:rsidRPr="001D6B49" w:rsidRDefault="001D6B49">
      <w:pPr>
        <w:pStyle w:val="TOC1"/>
        <w:spacing w:before="0" w:after="0"/>
        <w:rPr>
          <w:rFonts w:ascii="Times New Roman" w:hAnsi="Times New Roman"/>
          <w:b w:val="0"/>
          <w:bCs/>
          <w:caps w:val="0"/>
          <w:sz w:val="24"/>
          <w:szCs w:val="24"/>
          <w14:ligatures w14:val="standardContextual"/>
        </w:rPr>
      </w:pPr>
      <w:hyperlink w:anchor="_Toc196418489" w:history="1">
        <w:r w:rsidRPr="001D6B49">
          <w:rPr>
            <w:rStyle w:val="afc"/>
            <w:rFonts w:ascii="Times New Roman" w:hAnsi="Times New Roman"/>
            <w:b w:val="0"/>
            <w:bCs/>
          </w:rPr>
          <w:t xml:space="preserve">6 </w:t>
        </w:r>
        <w:r w:rsidRPr="001D6B49">
          <w:rPr>
            <w:rStyle w:val="afc"/>
            <w:rFonts w:ascii="Times New Roman" w:hAnsi="Times New Roman"/>
            <w:b w:val="0"/>
            <w:bCs/>
          </w:rPr>
          <w:t>系统测试</w:t>
        </w:r>
        <w:r w:rsidRPr="001D6B49">
          <w:rPr>
            <w:rFonts w:ascii="Times New Roman" w:hAnsi="Times New Roman"/>
            <w:b w:val="0"/>
            <w:bCs/>
            <w:sz w:val="24"/>
            <w:szCs w:val="24"/>
          </w:rPr>
          <w:tab/>
        </w:r>
        <w:r w:rsidRPr="001D6B49">
          <w:rPr>
            <w:rFonts w:ascii="Times New Roman" w:hAnsi="Times New Roman"/>
            <w:b w:val="0"/>
            <w:bCs/>
            <w:sz w:val="24"/>
            <w:szCs w:val="24"/>
          </w:rPr>
          <w:fldChar w:fldCharType="begin"/>
        </w:r>
        <w:r w:rsidRPr="001D6B49">
          <w:rPr>
            <w:rFonts w:ascii="Times New Roman" w:hAnsi="Times New Roman"/>
            <w:b w:val="0"/>
            <w:bCs/>
            <w:sz w:val="24"/>
            <w:szCs w:val="24"/>
          </w:rPr>
          <w:instrText xml:space="preserve"> PAGEREF _Toc196418489 \h </w:instrText>
        </w:r>
        <w:r w:rsidRPr="001D6B49">
          <w:rPr>
            <w:rFonts w:ascii="Times New Roman" w:hAnsi="Times New Roman"/>
            <w:b w:val="0"/>
            <w:bCs/>
            <w:sz w:val="24"/>
            <w:szCs w:val="24"/>
          </w:rPr>
        </w:r>
        <w:r w:rsidRPr="001D6B49">
          <w:rPr>
            <w:rFonts w:ascii="Times New Roman" w:hAnsi="Times New Roman"/>
            <w:b w:val="0"/>
            <w:bCs/>
            <w:sz w:val="24"/>
            <w:szCs w:val="24"/>
          </w:rPr>
          <w:fldChar w:fldCharType="separate"/>
        </w:r>
        <w:r w:rsidRPr="001D6B49">
          <w:rPr>
            <w:rFonts w:ascii="Times New Roman" w:hAnsi="Times New Roman"/>
            <w:b w:val="0"/>
            <w:bCs/>
            <w:sz w:val="24"/>
            <w:szCs w:val="24"/>
          </w:rPr>
          <w:t>29</w:t>
        </w:r>
        <w:r w:rsidRPr="001D6B49">
          <w:rPr>
            <w:rFonts w:ascii="Times New Roman" w:hAnsi="Times New Roman"/>
            <w:b w:val="0"/>
            <w:bCs/>
            <w:sz w:val="24"/>
            <w:szCs w:val="24"/>
          </w:rPr>
          <w:fldChar w:fldCharType="end"/>
        </w:r>
      </w:hyperlink>
    </w:p>
    <w:p w14:paraId="381A2292"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90" w:history="1">
        <w:r w:rsidRPr="001D6B49">
          <w:rPr>
            <w:rStyle w:val="afc"/>
            <w:rFonts w:ascii="Times New Roman" w:hAnsi="Times New Roman"/>
            <w:bCs/>
          </w:rPr>
          <w:t xml:space="preserve">6.1 </w:t>
        </w:r>
        <w:r w:rsidRPr="001D6B49">
          <w:rPr>
            <w:rStyle w:val="afc"/>
            <w:rFonts w:ascii="Times New Roman" w:hAnsi="Times New Roman"/>
            <w:bCs/>
          </w:rPr>
          <w:t>测试环境</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_Toc196418490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29</w:t>
        </w:r>
        <w:r w:rsidRPr="001D6B49">
          <w:rPr>
            <w:rFonts w:ascii="Times New Roman" w:hAnsi="Times New Roman"/>
            <w:bCs/>
            <w:sz w:val="24"/>
            <w:szCs w:val="24"/>
          </w:rPr>
          <w:fldChar w:fldCharType="end"/>
        </w:r>
      </w:hyperlink>
    </w:p>
    <w:p w14:paraId="5DACFB07"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91" w:history="1">
        <w:r w:rsidRPr="001D6B49">
          <w:rPr>
            <w:rStyle w:val="afc"/>
            <w:rFonts w:ascii="Times New Roman" w:hAnsi="Times New Roman"/>
            <w:bCs/>
          </w:rPr>
          <w:t xml:space="preserve">6.2 </w:t>
        </w:r>
        <w:r w:rsidRPr="001D6B49">
          <w:rPr>
            <w:rStyle w:val="afc"/>
            <w:rFonts w:ascii="Times New Roman" w:hAnsi="Times New Roman"/>
            <w:bCs/>
          </w:rPr>
          <w:t>测试方法</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_Toc196418491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29</w:t>
        </w:r>
        <w:r w:rsidRPr="001D6B49">
          <w:rPr>
            <w:rFonts w:ascii="Times New Roman" w:hAnsi="Times New Roman"/>
            <w:bCs/>
            <w:sz w:val="24"/>
            <w:szCs w:val="24"/>
          </w:rPr>
          <w:fldChar w:fldCharType="end"/>
        </w:r>
      </w:hyperlink>
    </w:p>
    <w:p w14:paraId="50271A07"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92" w:history="1">
        <w:r w:rsidRPr="001D6B49">
          <w:rPr>
            <w:rStyle w:val="afc"/>
            <w:rFonts w:ascii="Times New Roman" w:hAnsi="Times New Roman"/>
            <w:bCs/>
          </w:rPr>
          <w:t xml:space="preserve">6.3 </w:t>
        </w:r>
        <w:r w:rsidRPr="001D6B49">
          <w:rPr>
            <w:rStyle w:val="afc"/>
            <w:rFonts w:ascii="Times New Roman" w:hAnsi="Times New Roman"/>
            <w:bCs/>
          </w:rPr>
          <w:t>改进方案</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_Toc196418492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32</w:t>
        </w:r>
        <w:r w:rsidRPr="001D6B49">
          <w:rPr>
            <w:rFonts w:ascii="Times New Roman" w:hAnsi="Times New Roman"/>
            <w:bCs/>
            <w:sz w:val="24"/>
            <w:szCs w:val="24"/>
          </w:rPr>
          <w:fldChar w:fldCharType="end"/>
        </w:r>
      </w:hyperlink>
    </w:p>
    <w:p w14:paraId="071E5A42"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93" w:history="1">
        <w:r w:rsidRPr="001D6B49">
          <w:rPr>
            <w:rStyle w:val="afc"/>
            <w:rFonts w:ascii="Times New Roman" w:hAnsi="Times New Roman"/>
            <w:bCs/>
          </w:rPr>
          <w:t xml:space="preserve">6.4 </w:t>
        </w:r>
        <w:r w:rsidRPr="001D6B49">
          <w:rPr>
            <w:rStyle w:val="afc"/>
            <w:rFonts w:ascii="Times New Roman" w:hAnsi="Times New Roman"/>
            <w:bCs/>
          </w:rPr>
          <w:t>本章小结</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_Toc196418493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32</w:t>
        </w:r>
        <w:r w:rsidRPr="001D6B49">
          <w:rPr>
            <w:rFonts w:ascii="Times New Roman" w:hAnsi="Times New Roman"/>
            <w:bCs/>
            <w:sz w:val="24"/>
            <w:szCs w:val="24"/>
          </w:rPr>
          <w:fldChar w:fldCharType="end"/>
        </w:r>
      </w:hyperlink>
    </w:p>
    <w:p w14:paraId="3279560B" w14:textId="77777777" w:rsidR="00604326" w:rsidRPr="001D6B49" w:rsidRDefault="001D6B49">
      <w:pPr>
        <w:pStyle w:val="TOC1"/>
        <w:spacing w:before="0" w:after="0"/>
        <w:rPr>
          <w:rFonts w:ascii="Times New Roman" w:hAnsi="Times New Roman"/>
          <w:b w:val="0"/>
          <w:bCs/>
          <w:caps w:val="0"/>
          <w:sz w:val="24"/>
          <w:szCs w:val="24"/>
          <w14:ligatures w14:val="standardContextual"/>
        </w:rPr>
      </w:pPr>
      <w:hyperlink w:anchor="_Toc196418494" w:history="1">
        <w:r w:rsidRPr="001D6B49">
          <w:rPr>
            <w:rStyle w:val="afc"/>
            <w:rFonts w:ascii="Times New Roman" w:hAnsi="Times New Roman"/>
            <w:b w:val="0"/>
            <w:bCs/>
          </w:rPr>
          <w:t xml:space="preserve">7 </w:t>
        </w:r>
        <w:r w:rsidRPr="001D6B49">
          <w:rPr>
            <w:rStyle w:val="afc"/>
            <w:rFonts w:ascii="Times New Roman" w:hAnsi="Times New Roman"/>
            <w:b w:val="0"/>
            <w:bCs/>
          </w:rPr>
          <w:t>总结和展望</w:t>
        </w:r>
        <w:r w:rsidRPr="001D6B49">
          <w:rPr>
            <w:rFonts w:ascii="Times New Roman" w:hAnsi="Times New Roman"/>
            <w:b w:val="0"/>
            <w:bCs/>
            <w:sz w:val="24"/>
            <w:szCs w:val="24"/>
          </w:rPr>
          <w:tab/>
        </w:r>
        <w:r w:rsidRPr="001D6B49">
          <w:rPr>
            <w:rFonts w:ascii="Times New Roman" w:hAnsi="Times New Roman"/>
            <w:b w:val="0"/>
            <w:bCs/>
            <w:sz w:val="24"/>
            <w:szCs w:val="24"/>
          </w:rPr>
          <w:fldChar w:fldCharType="begin"/>
        </w:r>
        <w:r w:rsidRPr="001D6B49">
          <w:rPr>
            <w:rFonts w:ascii="Times New Roman" w:hAnsi="Times New Roman"/>
            <w:b w:val="0"/>
            <w:bCs/>
            <w:sz w:val="24"/>
            <w:szCs w:val="24"/>
          </w:rPr>
          <w:instrText xml:space="preserve"> PAGEREF _Toc196418494 \h </w:instrText>
        </w:r>
        <w:r w:rsidRPr="001D6B49">
          <w:rPr>
            <w:rFonts w:ascii="Times New Roman" w:hAnsi="Times New Roman"/>
            <w:b w:val="0"/>
            <w:bCs/>
            <w:sz w:val="24"/>
            <w:szCs w:val="24"/>
          </w:rPr>
        </w:r>
        <w:r w:rsidRPr="001D6B49">
          <w:rPr>
            <w:rFonts w:ascii="Times New Roman" w:hAnsi="Times New Roman"/>
            <w:b w:val="0"/>
            <w:bCs/>
            <w:sz w:val="24"/>
            <w:szCs w:val="24"/>
          </w:rPr>
          <w:fldChar w:fldCharType="separate"/>
        </w:r>
        <w:r w:rsidRPr="001D6B49">
          <w:rPr>
            <w:rFonts w:ascii="Times New Roman" w:hAnsi="Times New Roman"/>
            <w:b w:val="0"/>
            <w:bCs/>
            <w:sz w:val="24"/>
            <w:szCs w:val="24"/>
          </w:rPr>
          <w:t>33</w:t>
        </w:r>
        <w:r w:rsidRPr="001D6B49">
          <w:rPr>
            <w:rFonts w:ascii="Times New Roman" w:hAnsi="Times New Roman"/>
            <w:b w:val="0"/>
            <w:bCs/>
            <w:sz w:val="24"/>
            <w:szCs w:val="24"/>
          </w:rPr>
          <w:fldChar w:fldCharType="end"/>
        </w:r>
      </w:hyperlink>
    </w:p>
    <w:p w14:paraId="73E6A315"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95" w:history="1">
        <w:r w:rsidRPr="001D6B49">
          <w:rPr>
            <w:rStyle w:val="afc"/>
            <w:rFonts w:ascii="Times New Roman" w:hAnsi="Times New Roman"/>
            <w:bCs/>
          </w:rPr>
          <w:t xml:space="preserve">7.1 </w:t>
        </w:r>
        <w:r w:rsidRPr="001D6B49">
          <w:rPr>
            <w:rStyle w:val="afc"/>
            <w:rFonts w:ascii="Times New Roman" w:hAnsi="Times New Roman"/>
            <w:bCs/>
          </w:rPr>
          <w:t>总结</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_Toc196418495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33</w:t>
        </w:r>
        <w:r w:rsidRPr="001D6B49">
          <w:rPr>
            <w:rFonts w:ascii="Times New Roman" w:hAnsi="Times New Roman"/>
            <w:bCs/>
            <w:sz w:val="24"/>
            <w:szCs w:val="24"/>
          </w:rPr>
          <w:fldChar w:fldCharType="end"/>
        </w:r>
      </w:hyperlink>
    </w:p>
    <w:p w14:paraId="720B5A95" w14:textId="77777777" w:rsidR="00604326" w:rsidRPr="001D6B49" w:rsidRDefault="001D6B49">
      <w:pPr>
        <w:pStyle w:val="TOC2"/>
        <w:spacing w:before="0" w:after="0" w:line="400" w:lineRule="exact"/>
        <w:rPr>
          <w:rFonts w:ascii="Times New Roman" w:hAnsi="Times New Roman"/>
          <w:bCs/>
          <w:smallCaps w:val="0"/>
          <w:sz w:val="24"/>
          <w:szCs w:val="24"/>
          <w14:ligatures w14:val="standardContextual"/>
        </w:rPr>
      </w:pPr>
      <w:hyperlink w:anchor="_Toc196418496" w:history="1">
        <w:r w:rsidRPr="001D6B49">
          <w:rPr>
            <w:rStyle w:val="afc"/>
            <w:rFonts w:ascii="Times New Roman" w:hAnsi="Times New Roman"/>
            <w:bCs/>
          </w:rPr>
          <w:t xml:space="preserve">7.2 </w:t>
        </w:r>
        <w:r w:rsidRPr="001D6B49">
          <w:rPr>
            <w:rStyle w:val="afc"/>
            <w:rFonts w:ascii="Times New Roman" w:hAnsi="Times New Roman"/>
            <w:bCs/>
          </w:rPr>
          <w:t>展望</w:t>
        </w:r>
        <w:r w:rsidRPr="001D6B49">
          <w:rPr>
            <w:rFonts w:ascii="Times New Roman" w:hAnsi="Times New Roman"/>
            <w:bCs/>
            <w:sz w:val="24"/>
            <w:szCs w:val="24"/>
          </w:rPr>
          <w:tab/>
        </w:r>
        <w:r w:rsidRPr="001D6B49">
          <w:rPr>
            <w:rFonts w:ascii="Times New Roman" w:hAnsi="Times New Roman"/>
            <w:bCs/>
            <w:sz w:val="24"/>
            <w:szCs w:val="24"/>
          </w:rPr>
          <w:fldChar w:fldCharType="begin"/>
        </w:r>
        <w:r w:rsidRPr="001D6B49">
          <w:rPr>
            <w:rFonts w:ascii="Times New Roman" w:hAnsi="Times New Roman"/>
            <w:bCs/>
            <w:sz w:val="24"/>
            <w:szCs w:val="24"/>
          </w:rPr>
          <w:instrText xml:space="preserve"> PAGEREF _Toc196418496 \h </w:instrText>
        </w:r>
        <w:r w:rsidRPr="001D6B49">
          <w:rPr>
            <w:rFonts w:ascii="Times New Roman" w:hAnsi="Times New Roman"/>
            <w:bCs/>
            <w:sz w:val="24"/>
            <w:szCs w:val="24"/>
          </w:rPr>
        </w:r>
        <w:r w:rsidRPr="001D6B49">
          <w:rPr>
            <w:rFonts w:ascii="Times New Roman" w:hAnsi="Times New Roman"/>
            <w:bCs/>
            <w:sz w:val="24"/>
            <w:szCs w:val="24"/>
          </w:rPr>
          <w:fldChar w:fldCharType="separate"/>
        </w:r>
        <w:r w:rsidRPr="001D6B49">
          <w:rPr>
            <w:rFonts w:ascii="Times New Roman" w:hAnsi="Times New Roman"/>
            <w:bCs/>
            <w:sz w:val="24"/>
            <w:szCs w:val="24"/>
          </w:rPr>
          <w:t>33</w:t>
        </w:r>
        <w:r w:rsidRPr="001D6B49">
          <w:rPr>
            <w:rFonts w:ascii="Times New Roman" w:hAnsi="Times New Roman"/>
            <w:bCs/>
            <w:sz w:val="24"/>
            <w:szCs w:val="24"/>
          </w:rPr>
          <w:fldChar w:fldCharType="end"/>
        </w:r>
      </w:hyperlink>
    </w:p>
    <w:p w14:paraId="389EED02" w14:textId="77777777" w:rsidR="00604326" w:rsidRPr="001D6B49" w:rsidRDefault="001D6B49">
      <w:pPr>
        <w:pStyle w:val="TOC1"/>
        <w:spacing w:before="0" w:after="0"/>
        <w:rPr>
          <w:rFonts w:ascii="Times New Roman" w:hAnsi="Times New Roman"/>
          <w:b w:val="0"/>
          <w:bCs/>
          <w:caps w:val="0"/>
          <w:sz w:val="24"/>
          <w:szCs w:val="24"/>
          <w14:ligatures w14:val="standardContextual"/>
        </w:rPr>
      </w:pPr>
      <w:hyperlink w:anchor="_Toc196418497" w:history="1">
        <w:r w:rsidRPr="001D6B49">
          <w:rPr>
            <w:rStyle w:val="afc"/>
            <w:rFonts w:ascii="Times New Roman" w:hAnsi="Times New Roman"/>
            <w:b w:val="0"/>
            <w:bCs/>
          </w:rPr>
          <w:t>参考文献</w:t>
        </w:r>
        <w:r w:rsidRPr="001D6B49">
          <w:rPr>
            <w:rFonts w:ascii="Times New Roman" w:hAnsi="Times New Roman"/>
            <w:b w:val="0"/>
            <w:bCs/>
            <w:sz w:val="24"/>
            <w:szCs w:val="24"/>
          </w:rPr>
          <w:tab/>
        </w:r>
        <w:r w:rsidRPr="001D6B49">
          <w:rPr>
            <w:rFonts w:ascii="Times New Roman" w:hAnsi="Times New Roman"/>
            <w:b w:val="0"/>
            <w:bCs/>
            <w:sz w:val="24"/>
            <w:szCs w:val="24"/>
          </w:rPr>
          <w:fldChar w:fldCharType="begin"/>
        </w:r>
        <w:r w:rsidRPr="001D6B49">
          <w:rPr>
            <w:rFonts w:ascii="Times New Roman" w:hAnsi="Times New Roman"/>
            <w:b w:val="0"/>
            <w:bCs/>
            <w:sz w:val="24"/>
            <w:szCs w:val="24"/>
          </w:rPr>
          <w:instrText xml:space="preserve"> PAGEREF _Toc196418497 \h </w:instrText>
        </w:r>
        <w:r w:rsidRPr="001D6B49">
          <w:rPr>
            <w:rFonts w:ascii="Times New Roman" w:hAnsi="Times New Roman"/>
            <w:b w:val="0"/>
            <w:bCs/>
            <w:sz w:val="24"/>
            <w:szCs w:val="24"/>
          </w:rPr>
        </w:r>
        <w:r w:rsidRPr="001D6B49">
          <w:rPr>
            <w:rFonts w:ascii="Times New Roman" w:hAnsi="Times New Roman"/>
            <w:b w:val="0"/>
            <w:bCs/>
            <w:sz w:val="24"/>
            <w:szCs w:val="24"/>
          </w:rPr>
          <w:fldChar w:fldCharType="separate"/>
        </w:r>
        <w:r w:rsidRPr="001D6B49">
          <w:rPr>
            <w:rFonts w:ascii="Times New Roman" w:hAnsi="Times New Roman"/>
            <w:b w:val="0"/>
            <w:bCs/>
            <w:sz w:val="24"/>
            <w:szCs w:val="24"/>
          </w:rPr>
          <w:t>34</w:t>
        </w:r>
        <w:r w:rsidRPr="001D6B49">
          <w:rPr>
            <w:rFonts w:ascii="Times New Roman" w:hAnsi="Times New Roman"/>
            <w:b w:val="0"/>
            <w:bCs/>
            <w:sz w:val="24"/>
            <w:szCs w:val="24"/>
          </w:rPr>
          <w:fldChar w:fldCharType="end"/>
        </w:r>
      </w:hyperlink>
    </w:p>
    <w:p w14:paraId="43F72857" w14:textId="77777777" w:rsidR="00604326" w:rsidRPr="001D6B49" w:rsidRDefault="001D6B49">
      <w:pPr>
        <w:pStyle w:val="TOC1"/>
        <w:spacing w:before="0" w:after="0"/>
        <w:rPr>
          <w:rFonts w:ascii="Times New Roman" w:eastAsiaTheme="minorEastAsia" w:hAnsi="Times New Roman"/>
          <w:b w:val="0"/>
          <w:caps w:val="0"/>
          <w:sz w:val="24"/>
          <w:szCs w:val="24"/>
          <w14:ligatures w14:val="standardContextual"/>
        </w:rPr>
      </w:pPr>
      <w:hyperlink w:anchor="_Toc196418498" w:history="1">
        <w:r w:rsidRPr="001D6B49">
          <w:rPr>
            <w:rStyle w:val="afc"/>
            <w:rFonts w:ascii="Times New Roman" w:hAnsi="Times New Roman"/>
            <w:b w:val="0"/>
            <w:bCs/>
          </w:rPr>
          <w:t>致</w:t>
        </w:r>
        <w:r w:rsidRPr="001D6B49">
          <w:rPr>
            <w:rStyle w:val="afc"/>
            <w:rFonts w:ascii="Times New Roman" w:hAnsi="Times New Roman"/>
            <w:b w:val="0"/>
            <w:bCs/>
          </w:rPr>
          <w:t xml:space="preserve">  </w:t>
        </w:r>
        <w:r w:rsidRPr="001D6B49">
          <w:rPr>
            <w:rStyle w:val="afc"/>
            <w:rFonts w:ascii="Times New Roman" w:hAnsi="Times New Roman"/>
            <w:b w:val="0"/>
            <w:bCs/>
          </w:rPr>
          <w:t>谢</w:t>
        </w:r>
        <w:r w:rsidRPr="001D6B49">
          <w:rPr>
            <w:rFonts w:ascii="Times New Roman" w:hAnsi="Times New Roman"/>
            <w:b w:val="0"/>
            <w:bCs/>
            <w:sz w:val="24"/>
            <w:szCs w:val="24"/>
          </w:rPr>
          <w:tab/>
        </w:r>
        <w:r w:rsidRPr="001D6B49">
          <w:rPr>
            <w:rFonts w:ascii="Times New Roman" w:hAnsi="Times New Roman"/>
            <w:b w:val="0"/>
            <w:bCs/>
            <w:sz w:val="24"/>
            <w:szCs w:val="24"/>
          </w:rPr>
          <w:fldChar w:fldCharType="begin"/>
        </w:r>
        <w:r w:rsidRPr="001D6B49">
          <w:rPr>
            <w:rFonts w:ascii="Times New Roman" w:hAnsi="Times New Roman"/>
            <w:b w:val="0"/>
            <w:bCs/>
            <w:sz w:val="24"/>
            <w:szCs w:val="24"/>
          </w:rPr>
          <w:instrText xml:space="preserve"> PAGEREF _Toc196418498 \h </w:instrText>
        </w:r>
        <w:r w:rsidRPr="001D6B49">
          <w:rPr>
            <w:rFonts w:ascii="Times New Roman" w:hAnsi="Times New Roman"/>
            <w:b w:val="0"/>
            <w:bCs/>
            <w:sz w:val="24"/>
            <w:szCs w:val="24"/>
          </w:rPr>
        </w:r>
        <w:r w:rsidRPr="001D6B49">
          <w:rPr>
            <w:rFonts w:ascii="Times New Roman" w:hAnsi="Times New Roman"/>
            <w:b w:val="0"/>
            <w:bCs/>
            <w:sz w:val="24"/>
            <w:szCs w:val="24"/>
          </w:rPr>
          <w:fldChar w:fldCharType="separate"/>
        </w:r>
        <w:r w:rsidRPr="001D6B49">
          <w:rPr>
            <w:rFonts w:ascii="Times New Roman" w:hAnsi="Times New Roman"/>
            <w:b w:val="0"/>
            <w:bCs/>
            <w:sz w:val="24"/>
            <w:szCs w:val="24"/>
          </w:rPr>
          <w:t>37</w:t>
        </w:r>
        <w:r w:rsidRPr="001D6B49">
          <w:rPr>
            <w:rFonts w:ascii="Times New Roman" w:hAnsi="Times New Roman"/>
            <w:b w:val="0"/>
            <w:bCs/>
            <w:sz w:val="24"/>
            <w:szCs w:val="24"/>
          </w:rPr>
          <w:fldChar w:fldCharType="end"/>
        </w:r>
      </w:hyperlink>
    </w:p>
    <w:p w14:paraId="7BD3576F" w14:textId="77777777" w:rsidR="00604326" w:rsidRPr="001D6B49" w:rsidRDefault="001D6B49">
      <w:pPr>
        <w:spacing w:line="400" w:lineRule="exact"/>
        <w:rPr>
          <w:sz w:val="24"/>
        </w:rPr>
      </w:pPr>
      <w:r w:rsidRPr="001D6B49">
        <w:rPr>
          <w:b/>
          <w:bCs/>
          <w:sz w:val="24"/>
          <w:lang w:val="zh-CN"/>
        </w:rPr>
        <w:fldChar w:fldCharType="end"/>
      </w:r>
    </w:p>
    <w:p w14:paraId="75CE489D" w14:textId="77777777" w:rsidR="00604326" w:rsidRPr="001D6B49" w:rsidRDefault="00604326">
      <w:pPr>
        <w:pStyle w:val="TOC1"/>
        <w:spacing w:line="330" w:lineRule="exact"/>
        <w:rPr>
          <w:rFonts w:ascii="Times New Roman" w:hAnsi="Times New Roman"/>
        </w:rPr>
      </w:pPr>
    </w:p>
    <w:p w14:paraId="05C4A2A7" w14:textId="77777777" w:rsidR="00604326" w:rsidRPr="001D6B49" w:rsidRDefault="001D6B49">
      <w:pPr>
        <w:pStyle w:val="TOC1"/>
        <w:spacing w:line="330" w:lineRule="exact"/>
        <w:rPr>
          <w:rFonts w:ascii="Times New Roman" w:hAnsi="Times New Roman"/>
        </w:rPr>
        <w:sectPr w:rsidR="00604326" w:rsidRPr="001D6B49">
          <w:footerReference w:type="first" r:id="rId19"/>
          <w:pgSz w:w="11907" w:h="16840"/>
          <w:pgMar w:top="1440" w:right="1440" w:bottom="1440" w:left="1440" w:header="567" w:footer="851" w:gutter="0"/>
          <w:pgNumType w:fmt="upperRoman" w:start="1"/>
          <w:cols w:space="720"/>
          <w:titlePg/>
          <w:docGrid w:type="linesAndChars" w:linePitch="290" w:charSpace="-3674"/>
        </w:sectPr>
      </w:pPr>
      <w:r w:rsidRPr="001D6B49">
        <w:rPr>
          <w:rFonts w:ascii="Times New Roman" w:hAnsi="Times New Roman"/>
        </w:rPr>
        <w:fldChar w:fldCharType="begin"/>
      </w:r>
      <w:r w:rsidRPr="001D6B49">
        <w:rPr>
          <w:rFonts w:ascii="Times New Roman" w:hAnsi="Times New Roman"/>
        </w:rPr>
        <w:instrText xml:space="preserve"> TOC \o "1-5" \h \z \u </w:instrText>
      </w:r>
      <w:r w:rsidRPr="001D6B49">
        <w:rPr>
          <w:rFonts w:ascii="Times New Roman" w:hAnsi="Times New Roman"/>
        </w:rPr>
        <w:fldChar w:fldCharType="end"/>
      </w:r>
      <w:bookmarkStart w:id="3" w:name="_Toc130202644"/>
    </w:p>
    <w:p w14:paraId="63A09EA2" w14:textId="77777777" w:rsidR="00604326" w:rsidRPr="001D6B49" w:rsidRDefault="001D6B49">
      <w:pPr>
        <w:pStyle w:val="1"/>
      </w:pPr>
      <w:bookmarkStart w:id="4" w:name="_Ref130208393"/>
      <w:bookmarkStart w:id="5" w:name="_Toc196418434"/>
      <w:bookmarkStart w:id="6" w:name="_Toc36193137"/>
      <w:r w:rsidRPr="001D6B49">
        <w:lastRenderedPageBreak/>
        <w:t>绪论</w:t>
      </w:r>
      <w:bookmarkEnd w:id="3"/>
      <w:bookmarkEnd w:id="4"/>
      <w:bookmarkEnd w:id="5"/>
      <w:bookmarkEnd w:id="6"/>
    </w:p>
    <w:p w14:paraId="23F28F02" w14:textId="77777777" w:rsidR="00604326" w:rsidRPr="001D6B49" w:rsidRDefault="001D6B49">
      <w:pPr>
        <w:pStyle w:val="a2"/>
        <w:rPr>
          <w:rFonts w:ascii="Times New Roman" w:hAnsi="Times New Roman" w:cs="Times New Roman"/>
        </w:rPr>
      </w:pPr>
      <w:bookmarkStart w:id="7" w:name="_Toc36193138"/>
      <w:r w:rsidRPr="001D6B49">
        <w:rPr>
          <w:rFonts w:ascii="Times New Roman" w:hAnsi="Times New Roman" w:cs="Times New Roman"/>
        </w:rPr>
        <w:t xml:space="preserve"> </w:t>
      </w:r>
      <w:bookmarkStart w:id="8" w:name="_Toc196418435"/>
      <w:r w:rsidRPr="001D6B49">
        <w:rPr>
          <w:rFonts w:ascii="Times New Roman" w:hAnsi="Times New Roman" w:cs="Times New Roman"/>
        </w:rPr>
        <w:t>研究背景</w:t>
      </w:r>
      <w:bookmarkEnd w:id="7"/>
      <w:bookmarkEnd w:id="8"/>
    </w:p>
    <w:p w14:paraId="2B65179E" w14:textId="3965E21B" w:rsidR="00604326" w:rsidRPr="001D6B49" w:rsidRDefault="001D6B49">
      <w:pPr>
        <w:pStyle w:val="a7"/>
        <w:rPr>
          <w:rFonts w:ascii="Times New Roman" w:hAnsi="Times New Roman" w:cs="Times New Roman"/>
        </w:rPr>
      </w:pPr>
      <w:r w:rsidRPr="001D6B49">
        <w:rPr>
          <w:rFonts w:ascii="Times New Roman" w:hAnsi="Times New Roman" w:cs="Times New Roman"/>
        </w:rPr>
        <w:t>社交媒体作为信息传播的核心载体，</w:t>
      </w:r>
      <w:ins w:id="9" w:author="Big Pigeon" w:date="2025-04-26T21:50:00Z" w16du:dateUtc="2025-04-26T13:50:00Z">
        <w:r w:rsidR="00CF3BCA" w:rsidRPr="00CF3BCA">
          <w:rPr>
            <w:rFonts w:ascii="Times New Roman" w:hAnsi="Times New Roman" w:cs="Times New Roman" w:hint="eastAsia"/>
          </w:rPr>
          <w:t>其用户生成内容反映了社会情绪、舆论动态及公共事件的实时特征。</w:t>
        </w:r>
      </w:ins>
      <w:del w:id="10" w:author="Big Pigeon" w:date="2025-04-26T21:50:00Z" w16du:dateUtc="2025-04-26T13:50:00Z">
        <w:r w:rsidRPr="001D6B49" w:rsidDel="00CF3BCA">
          <w:rPr>
            <w:rFonts w:ascii="Times New Roman" w:hAnsi="Times New Roman" w:cs="Times New Roman"/>
          </w:rPr>
          <w:delText>其海量用户生成内容已成为反映社会情绪、舆论动态及公共事件的重要数据源。</w:delText>
        </w:r>
      </w:del>
      <w:proofErr w:type="gramStart"/>
      <w:r w:rsidRPr="001D6B49">
        <w:rPr>
          <w:rFonts w:ascii="Times New Roman" w:hAnsi="Times New Roman" w:cs="Times New Roman"/>
        </w:rPr>
        <w:t>微博作为</w:t>
      </w:r>
      <w:proofErr w:type="gramEnd"/>
      <w:r w:rsidRPr="001D6B49">
        <w:rPr>
          <w:rFonts w:ascii="Times New Roman" w:hAnsi="Times New Roman" w:cs="Times New Roman"/>
        </w:rPr>
        <w:t>中国</w:t>
      </w:r>
      <w:del w:id="11" w:author="Big Pigeon" w:date="2025-04-26T22:02:00Z" w16du:dateUtc="2025-04-26T14:02:00Z">
        <w:r w:rsidRPr="001D6B49" w:rsidDel="00546DB7">
          <w:rPr>
            <w:rFonts w:ascii="Times New Roman" w:hAnsi="Times New Roman" w:cs="Times New Roman" w:hint="eastAsia"/>
          </w:rPr>
          <w:delText>最具代表性的</w:delText>
        </w:r>
      </w:del>
      <w:ins w:id="12" w:author="Big Pigeon" w:date="2025-04-26T22:02:00Z" w16du:dateUtc="2025-04-26T14:02:00Z">
        <w:r w:rsidR="00546DB7">
          <w:rPr>
            <w:rFonts w:ascii="Times New Roman" w:hAnsi="Times New Roman" w:cs="Times New Roman" w:hint="eastAsia"/>
          </w:rPr>
          <w:t>主流</w:t>
        </w:r>
      </w:ins>
      <w:r w:rsidRPr="001D6B49">
        <w:rPr>
          <w:rFonts w:ascii="Times New Roman" w:hAnsi="Times New Roman" w:cs="Times New Roman"/>
        </w:rPr>
        <w:t>开放性社交平台，日均活跃用户超亿级，其文本数据覆盖政治、经济、文化等多元领域，蕴含</w:t>
      </w:r>
      <w:ins w:id="13" w:author="Big Pigeon" w:date="2025-04-26T22:02:00Z" w16du:dateUtc="2025-04-26T14:02:00Z">
        <w:r w:rsidR="00546DB7" w:rsidRPr="00546DB7">
          <w:rPr>
            <w:rFonts w:ascii="Times New Roman" w:hAnsi="Times New Roman" w:cs="Times New Roman" w:hint="eastAsia"/>
          </w:rPr>
          <w:t>公众情感态度与社会价值取向的丰富信息</w:t>
        </w:r>
      </w:ins>
      <w:del w:id="14" w:author="Big Pigeon" w:date="2025-04-26T22:02:00Z" w16du:dateUtc="2025-04-26T14:02:00Z">
        <w:r w:rsidRPr="001D6B49" w:rsidDel="00546DB7">
          <w:rPr>
            <w:rFonts w:ascii="Times New Roman" w:hAnsi="Times New Roman" w:cs="Times New Roman"/>
          </w:rPr>
          <w:delText>着丰富的社会情感信息</w:delText>
        </w:r>
      </w:del>
      <w:r w:rsidRPr="001D6B49">
        <w:rPr>
          <w:rFonts w:ascii="Times New Roman" w:hAnsi="Times New Roman" w:cs="Times New Roman"/>
        </w:rPr>
        <w:fldChar w:fldCharType="begin"/>
      </w:r>
      <w:r w:rsidRPr="001D6B49">
        <w:rPr>
          <w:rFonts w:ascii="Times New Roman" w:hAnsi="Times New Roman" w:cs="Times New Roman"/>
        </w:rPr>
        <w:instrText xml:space="preserve"> REF _Ref196414109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w:t>
      </w:r>
      <w:r w:rsidRPr="001D6B49">
        <w:rPr>
          <w:rFonts w:ascii="Times New Roman" w:hAnsi="Times New Roman" w:cs="Times New Roman"/>
        </w:rPr>
        <w:fldChar w:fldCharType="end"/>
      </w:r>
      <w:r w:rsidRPr="001D6B49">
        <w:rPr>
          <w:rFonts w:ascii="Times New Roman" w:hAnsi="Times New Roman" w:cs="Times New Roman"/>
        </w:rPr>
        <w:t>。这些数据以碎片化、即时性</w:t>
      </w:r>
      <w:del w:id="15" w:author="Big Pigeon" w:date="2025-04-26T22:03:00Z" w16du:dateUtc="2025-04-26T14:03:00Z">
        <w:r w:rsidRPr="001D6B49" w:rsidDel="00546DB7">
          <w:rPr>
            <w:rFonts w:ascii="Times New Roman" w:hAnsi="Times New Roman" w:cs="Times New Roman" w:hint="eastAsia"/>
          </w:rPr>
          <w:delText>的</w:delText>
        </w:r>
      </w:del>
      <w:ins w:id="16" w:author="Big Pigeon" w:date="2025-04-26T22:03:00Z" w16du:dateUtc="2025-04-26T14:03:00Z">
        <w:r w:rsidR="00546DB7">
          <w:rPr>
            <w:rFonts w:ascii="Times New Roman" w:hAnsi="Times New Roman" w:cs="Times New Roman" w:hint="eastAsia"/>
          </w:rPr>
          <w:t>为</w:t>
        </w:r>
      </w:ins>
      <w:r w:rsidRPr="001D6B49">
        <w:rPr>
          <w:rFonts w:ascii="Times New Roman" w:hAnsi="Times New Roman" w:cs="Times New Roman"/>
        </w:rPr>
        <w:t>特点，记录</w:t>
      </w:r>
      <w:del w:id="17" w:author="Big Pigeon" w:date="2025-04-26T22:03:00Z" w16du:dateUtc="2025-04-26T14:03:00Z">
        <w:r w:rsidRPr="001D6B49" w:rsidDel="00546DB7">
          <w:rPr>
            <w:rFonts w:ascii="Times New Roman" w:hAnsi="Times New Roman" w:cs="Times New Roman"/>
          </w:rPr>
          <w:delText>着</w:delText>
        </w:r>
      </w:del>
      <w:r w:rsidRPr="001D6B49">
        <w:rPr>
          <w:rFonts w:ascii="Times New Roman" w:hAnsi="Times New Roman" w:cs="Times New Roman"/>
        </w:rPr>
        <w:t>用户对热点事件、社会现象</w:t>
      </w:r>
      <w:ins w:id="18" w:author="Big Pigeon" w:date="2025-04-26T22:04:00Z" w16du:dateUtc="2025-04-26T14:04:00Z">
        <w:r w:rsidR="00546DB7">
          <w:rPr>
            <w:rFonts w:ascii="Times New Roman" w:hAnsi="Times New Roman" w:cs="Times New Roman" w:hint="eastAsia"/>
          </w:rPr>
          <w:t>等信息</w:t>
        </w:r>
      </w:ins>
      <w:r w:rsidRPr="001D6B49">
        <w:rPr>
          <w:rFonts w:ascii="Times New Roman" w:hAnsi="Times New Roman" w:cs="Times New Roman"/>
        </w:rPr>
        <w:t>的</w:t>
      </w:r>
      <w:del w:id="19" w:author="Big Pigeon" w:date="2025-04-26T22:04:00Z" w16du:dateUtc="2025-04-26T14:04:00Z">
        <w:r w:rsidRPr="001D6B49" w:rsidDel="00546DB7">
          <w:rPr>
            <w:rFonts w:ascii="Times New Roman" w:hAnsi="Times New Roman" w:cs="Times New Roman"/>
          </w:rPr>
          <w:delText>即时</w:delText>
        </w:r>
      </w:del>
      <w:r w:rsidRPr="001D6B49">
        <w:rPr>
          <w:rFonts w:ascii="Times New Roman" w:hAnsi="Times New Roman" w:cs="Times New Roman"/>
        </w:rPr>
        <w:t>反馈</w:t>
      </w:r>
      <w:del w:id="20" w:author="Big Pigeon" w:date="2025-04-26T22:04:00Z" w16du:dateUtc="2025-04-26T14:04:00Z">
        <w:r w:rsidRPr="001D6B49" w:rsidDel="00546DB7">
          <w:rPr>
            <w:rFonts w:ascii="Times New Roman" w:hAnsi="Times New Roman" w:cs="Times New Roman"/>
          </w:rPr>
          <w:delText>与情感</w:delText>
        </w:r>
      </w:del>
      <w:ins w:id="21" w:author="Big Pigeon" w:date="2025-04-26T22:04:00Z" w16du:dateUtc="2025-04-26T14:04:00Z">
        <w:r w:rsidR="00546DB7">
          <w:rPr>
            <w:rFonts w:ascii="Times New Roman" w:hAnsi="Times New Roman" w:cs="Times New Roman" w:hint="eastAsia"/>
          </w:rPr>
          <w:t>和</w:t>
        </w:r>
      </w:ins>
      <w:r w:rsidRPr="001D6B49">
        <w:rPr>
          <w:rFonts w:ascii="Times New Roman" w:hAnsi="Times New Roman" w:cs="Times New Roman"/>
        </w:rPr>
        <w:t>态度，通过</w:t>
      </w:r>
      <w:proofErr w:type="gramStart"/>
      <w:r w:rsidRPr="001D6B49">
        <w:rPr>
          <w:rFonts w:ascii="Times New Roman" w:hAnsi="Times New Roman" w:cs="Times New Roman"/>
        </w:rPr>
        <w:t>对微博文本</w:t>
      </w:r>
      <w:proofErr w:type="gramEnd"/>
      <w:r w:rsidRPr="001D6B49">
        <w:rPr>
          <w:rFonts w:ascii="Times New Roman" w:hAnsi="Times New Roman" w:cs="Times New Roman"/>
        </w:rPr>
        <w:t>的分析，能够深入挖掘公众情绪倾向、社会价值取向</w:t>
      </w:r>
      <w:ins w:id="22" w:author="Big Pigeon" w:date="2025-04-26T22:05:00Z" w16du:dateUtc="2025-04-26T14:05:00Z">
        <w:r w:rsidR="00546DB7">
          <w:rPr>
            <w:rFonts w:ascii="Times New Roman" w:hAnsi="Times New Roman" w:cs="Times New Roman" w:hint="eastAsia"/>
          </w:rPr>
          <w:t>、</w:t>
        </w:r>
      </w:ins>
      <w:del w:id="23" w:author="Big Pigeon" w:date="2025-04-26T22:04:00Z" w16du:dateUtc="2025-04-26T14:04:00Z">
        <w:r w:rsidRPr="001D6B49" w:rsidDel="00546DB7">
          <w:rPr>
            <w:rFonts w:ascii="Times New Roman" w:hAnsi="Times New Roman" w:cs="Times New Roman"/>
          </w:rPr>
          <w:delText>以及潜在的</w:delText>
        </w:r>
      </w:del>
      <w:r w:rsidRPr="001D6B49">
        <w:rPr>
          <w:rFonts w:ascii="Times New Roman" w:hAnsi="Times New Roman" w:cs="Times New Roman"/>
        </w:rPr>
        <w:t>社会矛盾</w:t>
      </w:r>
      <w:ins w:id="24" w:author="Big Pigeon" w:date="2025-04-26T22:05:00Z" w16du:dateUtc="2025-04-26T14:05:00Z">
        <w:r w:rsidR="00546DB7">
          <w:rPr>
            <w:rFonts w:ascii="Times New Roman" w:hAnsi="Times New Roman" w:cs="Times New Roman" w:hint="eastAsia"/>
          </w:rPr>
          <w:t>等数据，为分析公众认知提供文本依据</w:t>
        </w:r>
      </w:ins>
      <w:r w:rsidRPr="001D6B49">
        <w:rPr>
          <w:rFonts w:ascii="Times New Roman" w:hAnsi="Times New Roman" w:cs="Times New Roman"/>
        </w:rPr>
        <w:t>。例如，在新冠疫情期间，</w:t>
      </w:r>
      <w:proofErr w:type="gramStart"/>
      <w:r w:rsidRPr="001D6B49">
        <w:rPr>
          <w:rFonts w:ascii="Times New Roman" w:hAnsi="Times New Roman" w:cs="Times New Roman"/>
        </w:rPr>
        <w:t>微博数据</w:t>
      </w:r>
      <w:proofErr w:type="gramEnd"/>
      <w:r w:rsidRPr="001D6B49">
        <w:rPr>
          <w:rFonts w:ascii="Times New Roman" w:hAnsi="Times New Roman" w:cs="Times New Roman"/>
        </w:rPr>
        <w:t>中关于疫苗接种的讨论呈现出</w:t>
      </w:r>
      <w:ins w:id="25" w:author="Big Pigeon" w:date="2025-04-26T22:06:00Z" w16du:dateUtc="2025-04-26T14:06:00Z">
        <w:r w:rsidR="00546DB7">
          <w:rPr>
            <w:rFonts w:ascii="Times New Roman" w:hAnsi="Times New Roman" w:cs="Times New Roman" w:hint="eastAsia"/>
          </w:rPr>
          <w:t>复杂</w:t>
        </w:r>
      </w:ins>
      <w:del w:id="26" w:author="Big Pigeon" w:date="2025-04-26T22:06:00Z" w16du:dateUtc="2025-04-26T14:06:00Z">
        <w:r w:rsidRPr="001D6B49" w:rsidDel="00546DB7">
          <w:rPr>
            <w:rFonts w:ascii="Times New Roman" w:hAnsi="Times New Roman" w:cs="Times New Roman"/>
          </w:rPr>
          <w:delText>显著</w:delText>
        </w:r>
      </w:del>
      <w:r w:rsidRPr="001D6B49">
        <w:rPr>
          <w:rFonts w:ascii="Times New Roman" w:hAnsi="Times New Roman" w:cs="Times New Roman"/>
        </w:rPr>
        <w:t>的情感</w:t>
      </w:r>
      <w:ins w:id="27" w:author="Big Pigeon" w:date="2025-04-26T22:06:00Z" w16du:dateUtc="2025-04-26T14:06:00Z">
        <w:r w:rsidR="00546DB7">
          <w:rPr>
            <w:rFonts w:ascii="Times New Roman" w:hAnsi="Times New Roman" w:cs="Times New Roman" w:hint="eastAsia"/>
          </w:rPr>
          <w:t>舆情变化</w:t>
        </w:r>
      </w:ins>
      <w:del w:id="28" w:author="Big Pigeon" w:date="2025-04-26T22:06:00Z" w16du:dateUtc="2025-04-26T14:06:00Z">
        <w:r w:rsidRPr="001D6B49" w:rsidDel="00546DB7">
          <w:rPr>
            <w:rFonts w:ascii="Times New Roman" w:hAnsi="Times New Roman" w:cs="Times New Roman"/>
          </w:rPr>
          <w:delText>波动</w:delText>
        </w:r>
      </w:del>
      <w:r w:rsidRPr="001D6B49">
        <w:rPr>
          <w:rFonts w:ascii="Times New Roman" w:hAnsi="Times New Roman" w:cs="Times New Roman"/>
        </w:rPr>
        <w:t>，通过分析这些数据可以揭示公众对疫苗有效性和安全性的认知</w:t>
      </w:r>
      <w:ins w:id="29" w:author="Big Pigeon" w:date="2025-04-26T22:06:00Z" w16du:dateUtc="2025-04-26T14:06:00Z">
        <w:r w:rsidR="00546DB7">
          <w:rPr>
            <w:rFonts w:ascii="Times New Roman" w:hAnsi="Times New Roman" w:cs="Times New Roman" w:hint="eastAsia"/>
          </w:rPr>
          <w:t>变化过程</w:t>
        </w:r>
      </w:ins>
      <w:del w:id="30" w:author="Big Pigeon" w:date="2025-04-26T22:06:00Z" w16du:dateUtc="2025-04-26T14:06:00Z">
        <w:r w:rsidRPr="001D6B49" w:rsidDel="00546DB7">
          <w:rPr>
            <w:rFonts w:ascii="Times New Roman" w:hAnsi="Times New Roman" w:cs="Times New Roman"/>
          </w:rPr>
          <w:delText>演变过程</w:delText>
        </w:r>
      </w:del>
      <w:r w:rsidRPr="001D6B49">
        <w:rPr>
          <w:rFonts w:ascii="Times New Roman" w:hAnsi="Times New Roman" w:cs="Times New Roman"/>
        </w:rPr>
        <w:t>。根据中国互联网络信息中心（</w:t>
      </w:r>
      <w:r w:rsidRPr="001D6B49">
        <w:rPr>
          <w:rFonts w:ascii="Times New Roman" w:hAnsi="Times New Roman" w:cs="Times New Roman"/>
        </w:rPr>
        <w:t>CNNIC</w:t>
      </w:r>
      <w:r w:rsidRPr="001D6B49">
        <w:rPr>
          <w:rFonts w:ascii="Times New Roman" w:hAnsi="Times New Roman" w:cs="Times New Roman"/>
        </w:rPr>
        <w:t>）</w:t>
      </w:r>
      <w:del w:id="31" w:author="Big Pigeon" w:date="2025-04-26T22:06:00Z" w16du:dateUtc="2025-04-26T14:06:00Z">
        <w:r w:rsidRPr="001D6B49" w:rsidDel="00546DB7">
          <w:rPr>
            <w:rFonts w:ascii="Times New Roman" w:hAnsi="Times New Roman" w:cs="Times New Roman"/>
          </w:rPr>
          <w:delText>最新</w:delText>
        </w:r>
      </w:del>
      <w:r w:rsidRPr="001D6B49">
        <w:rPr>
          <w:rFonts w:ascii="Times New Roman" w:hAnsi="Times New Roman" w:cs="Times New Roman"/>
        </w:rPr>
        <w:t>数据，截至</w:t>
      </w:r>
      <w:r w:rsidRPr="001D6B49">
        <w:rPr>
          <w:rFonts w:ascii="Times New Roman" w:hAnsi="Times New Roman" w:cs="Times New Roman"/>
        </w:rPr>
        <w:t xml:space="preserve"> 2024 </w:t>
      </w:r>
      <w:r w:rsidRPr="001D6B49">
        <w:rPr>
          <w:rFonts w:ascii="Times New Roman" w:hAnsi="Times New Roman" w:cs="Times New Roman"/>
        </w:rPr>
        <w:t>年</w:t>
      </w:r>
      <w:r w:rsidRPr="001D6B49">
        <w:rPr>
          <w:rFonts w:ascii="Times New Roman" w:hAnsi="Times New Roman" w:cs="Times New Roman"/>
        </w:rPr>
        <w:t xml:space="preserve"> 12 </w:t>
      </w:r>
      <w:r w:rsidRPr="001D6B49">
        <w:rPr>
          <w:rFonts w:ascii="Times New Roman" w:hAnsi="Times New Roman" w:cs="Times New Roman"/>
        </w:rPr>
        <w:t>月，</w:t>
      </w:r>
      <w:proofErr w:type="gramStart"/>
      <w:r w:rsidRPr="001D6B49">
        <w:rPr>
          <w:rFonts w:ascii="Times New Roman" w:hAnsi="Times New Roman" w:cs="Times New Roman"/>
        </w:rPr>
        <w:t>微博月活跃</w:t>
      </w:r>
      <w:proofErr w:type="gramEnd"/>
      <w:r w:rsidRPr="001D6B49">
        <w:rPr>
          <w:rFonts w:ascii="Times New Roman" w:hAnsi="Times New Roman" w:cs="Times New Roman"/>
        </w:rPr>
        <w:t>用户数已突破</w:t>
      </w:r>
      <w:r w:rsidRPr="001D6B49">
        <w:rPr>
          <w:rFonts w:ascii="Times New Roman" w:hAnsi="Times New Roman" w:cs="Times New Roman"/>
        </w:rPr>
        <w:t xml:space="preserve"> 6 </w:t>
      </w:r>
      <w:r w:rsidRPr="001D6B49">
        <w:rPr>
          <w:rFonts w:ascii="Times New Roman" w:hAnsi="Times New Roman" w:cs="Times New Roman"/>
        </w:rPr>
        <w:t>亿，日均产生</w:t>
      </w:r>
      <w:del w:id="32" w:author="Big Pigeon" w:date="2025-04-26T22:06:00Z" w16du:dateUtc="2025-04-26T14:06:00Z">
        <w:r w:rsidRPr="001D6B49" w:rsidDel="00546DB7">
          <w:rPr>
            <w:rFonts w:ascii="Times New Roman" w:hAnsi="Times New Roman" w:cs="Times New Roman"/>
          </w:rPr>
          <w:delText>超</w:delText>
        </w:r>
        <w:r w:rsidRPr="001D6B49" w:rsidDel="00546DB7">
          <w:rPr>
            <w:rFonts w:ascii="Times New Roman" w:hAnsi="Times New Roman" w:cs="Times New Roman"/>
          </w:rPr>
          <w:delText xml:space="preserve"> 5 </w:delText>
        </w:r>
        <w:r w:rsidRPr="001D6B49" w:rsidDel="00546DB7">
          <w:rPr>
            <w:rFonts w:ascii="Times New Roman" w:hAnsi="Times New Roman" w:cs="Times New Roman"/>
          </w:rPr>
          <w:delText>亿条</w:delText>
        </w:r>
      </w:del>
      <w:r w:rsidRPr="001D6B49">
        <w:rPr>
          <w:rFonts w:ascii="Times New Roman" w:hAnsi="Times New Roman" w:cs="Times New Roman"/>
        </w:rPr>
        <w:t>文本</w:t>
      </w:r>
      <w:proofErr w:type="gramStart"/>
      <w:r w:rsidRPr="001D6B49">
        <w:rPr>
          <w:rFonts w:ascii="Times New Roman" w:hAnsi="Times New Roman" w:cs="Times New Roman"/>
        </w:rPr>
        <w:t>数据</w:t>
      </w:r>
      <w:ins w:id="33" w:author="Big Pigeon" w:date="2025-04-26T22:07:00Z" w16du:dateUtc="2025-04-26T14:07:00Z">
        <w:r w:rsidR="00546DB7" w:rsidRPr="001D6B49">
          <w:rPr>
            <w:rFonts w:ascii="Times New Roman" w:hAnsi="Times New Roman" w:cs="Times New Roman"/>
          </w:rPr>
          <w:t>超</w:t>
        </w:r>
        <w:proofErr w:type="gramEnd"/>
        <w:r w:rsidR="00546DB7" w:rsidRPr="001D6B49">
          <w:rPr>
            <w:rFonts w:ascii="Times New Roman" w:hAnsi="Times New Roman" w:cs="Times New Roman"/>
          </w:rPr>
          <w:t xml:space="preserve"> 5 </w:t>
        </w:r>
        <w:r w:rsidR="00546DB7" w:rsidRPr="001D6B49">
          <w:rPr>
            <w:rFonts w:ascii="Times New Roman" w:hAnsi="Times New Roman" w:cs="Times New Roman"/>
          </w:rPr>
          <w:t>亿条</w:t>
        </w:r>
      </w:ins>
      <w:r w:rsidRPr="001D6B49">
        <w:rPr>
          <w:rFonts w:ascii="Times New Roman" w:hAnsi="Times New Roman" w:cs="Times New Roman"/>
        </w:rPr>
        <w:t>，</w:t>
      </w:r>
      <w:ins w:id="34" w:author="Big Pigeon" w:date="2025-04-26T22:07:00Z" w16du:dateUtc="2025-04-26T14:07:00Z">
        <w:r w:rsidR="00546DB7" w:rsidRPr="00546DB7">
          <w:rPr>
            <w:rFonts w:ascii="Times New Roman" w:hAnsi="Times New Roman" w:cs="Times New Roman" w:hint="eastAsia"/>
          </w:rPr>
          <w:t>此类数据对公共治理决策、企业市场分析</w:t>
        </w:r>
        <w:r w:rsidR="00546DB7">
          <w:rPr>
            <w:rFonts w:ascii="Times New Roman" w:hAnsi="Times New Roman" w:cs="Times New Roman" w:hint="eastAsia"/>
          </w:rPr>
          <w:t>、</w:t>
        </w:r>
        <w:r w:rsidR="00546DB7" w:rsidRPr="00546DB7">
          <w:rPr>
            <w:rFonts w:ascii="Times New Roman" w:hAnsi="Times New Roman" w:cs="Times New Roman" w:hint="eastAsia"/>
          </w:rPr>
          <w:t>社会风险预警</w:t>
        </w:r>
        <w:r w:rsidR="00546DB7">
          <w:rPr>
            <w:rFonts w:ascii="Times New Roman" w:hAnsi="Times New Roman" w:cs="Times New Roman" w:hint="eastAsia"/>
          </w:rPr>
          <w:t>等方面</w:t>
        </w:r>
        <w:r w:rsidR="00546DB7" w:rsidRPr="00546DB7">
          <w:rPr>
            <w:rFonts w:ascii="Times New Roman" w:hAnsi="Times New Roman" w:cs="Times New Roman" w:hint="eastAsia"/>
          </w:rPr>
          <w:t>具有</w:t>
        </w:r>
        <w:r w:rsidR="00546DB7">
          <w:rPr>
            <w:rFonts w:ascii="Times New Roman" w:hAnsi="Times New Roman" w:cs="Times New Roman" w:hint="eastAsia"/>
          </w:rPr>
          <w:t>很好的</w:t>
        </w:r>
        <w:r w:rsidR="00546DB7" w:rsidRPr="00546DB7">
          <w:rPr>
            <w:rFonts w:ascii="Times New Roman" w:hAnsi="Times New Roman" w:cs="Times New Roman" w:hint="eastAsia"/>
          </w:rPr>
          <w:t>参考价值</w:t>
        </w:r>
      </w:ins>
      <w:del w:id="35" w:author="Big Pigeon" w:date="2025-04-26T22:07:00Z" w16du:dateUtc="2025-04-26T14:07:00Z">
        <w:r w:rsidRPr="001D6B49" w:rsidDel="00546DB7">
          <w:rPr>
            <w:rFonts w:ascii="Times New Roman" w:hAnsi="Times New Roman" w:cs="Times New Roman"/>
          </w:rPr>
          <w:delText>其中蕴含的社会舆论动态与情感倾向对公共治理、企业决策及社会风险预警具有重要价值</w:delText>
        </w:r>
      </w:del>
      <w:r w:rsidRPr="001D6B49">
        <w:rPr>
          <w:rFonts w:ascii="Times New Roman" w:hAnsi="Times New Roman" w:cs="Times New Roman"/>
        </w:rPr>
        <w:fldChar w:fldCharType="begin"/>
      </w:r>
      <w:r w:rsidRPr="001D6B49">
        <w:rPr>
          <w:rFonts w:ascii="Times New Roman" w:hAnsi="Times New Roman" w:cs="Times New Roman"/>
        </w:rPr>
        <w:instrText xml:space="preserve"> REF _Ref196414121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w:t>
      </w:r>
      <w:r w:rsidRPr="001D6B49">
        <w:rPr>
          <w:rFonts w:ascii="Times New Roman" w:hAnsi="Times New Roman" w:cs="Times New Roman"/>
        </w:rPr>
        <w:fldChar w:fldCharType="end"/>
      </w:r>
      <w:r w:rsidRPr="001D6B49">
        <w:rPr>
          <w:rFonts w:ascii="Times New Roman" w:hAnsi="Times New Roman" w:cs="Times New Roman"/>
        </w:rPr>
        <w:t>。然而，</w:t>
      </w:r>
      <w:proofErr w:type="gramStart"/>
      <w:r w:rsidRPr="001D6B49">
        <w:rPr>
          <w:rFonts w:ascii="Times New Roman" w:hAnsi="Times New Roman" w:cs="Times New Roman"/>
        </w:rPr>
        <w:t>微博数据</w:t>
      </w:r>
      <w:proofErr w:type="gramEnd"/>
      <w:ins w:id="36" w:author="Big Pigeon" w:date="2025-04-26T22:08:00Z" w16du:dateUtc="2025-04-26T14:08:00Z">
        <w:r w:rsidR="00546DB7">
          <w:rPr>
            <w:rFonts w:ascii="Times New Roman" w:hAnsi="Times New Roman" w:cs="Times New Roman" w:hint="eastAsia"/>
          </w:rPr>
          <w:t>通常具有</w:t>
        </w:r>
      </w:ins>
      <w:del w:id="37" w:author="Big Pigeon" w:date="2025-04-26T22:08:00Z" w16du:dateUtc="2025-04-26T14:08:00Z">
        <w:r w:rsidRPr="001D6B49" w:rsidDel="00546DB7">
          <w:rPr>
            <w:rFonts w:ascii="Times New Roman" w:hAnsi="Times New Roman" w:cs="Times New Roman"/>
          </w:rPr>
          <w:delText>的</w:delText>
        </w:r>
      </w:del>
      <w:r w:rsidRPr="001D6B49">
        <w:rPr>
          <w:rFonts w:ascii="Times New Roman" w:hAnsi="Times New Roman" w:cs="Times New Roman"/>
        </w:rPr>
        <w:t>海量性、碎片化</w:t>
      </w:r>
      <w:ins w:id="38" w:author="Big Pigeon" w:date="2025-04-26T22:08:00Z" w16du:dateUtc="2025-04-26T14:08:00Z">
        <w:r w:rsidR="00546DB7">
          <w:rPr>
            <w:rFonts w:ascii="Times New Roman" w:hAnsi="Times New Roman" w:cs="Times New Roman" w:hint="eastAsia"/>
          </w:rPr>
          <w:t>、</w:t>
        </w:r>
      </w:ins>
      <w:del w:id="39" w:author="Big Pigeon" w:date="2025-04-26T22:08:00Z" w16du:dateUtc="2025-04-26T14:08:00Z">
        <w:r w:rsidRPr="001D6B49" w:rsidDel="00546DB7">
          <w:rPr>
            <w:rFonts w:ascii="Times New Roman" w:hAnsi="Times New Roman" w:cs="Times New Roman"/>
          </w:rPr>
          <w:delText>及</w:delText>
        </w:r>
      </w:del>
      <w:r w:rsidRPr="001D6B49">
        <w:rPr>
          <w:rFonts w:ascii="Times New Roman" w:hAnsi="Times New Roman" w:cs="Times New Roman"/>
        </w:rPr>
        <w:t>语义复杂性</w:t>
      </w:r>
      <w:ins w:id="40" w:author="Big Pigeon" w:date="2025-04-26T22:08:00Z" w16du:dateUtc="2025-04-26T14:08:00Z">
        <w:r w:rsidR="00546DB7">
          <w:rPr>
            <w:rFonts w:ascii="Times New Roman" w:hAnsi="Times New Roman" w:cs="Times New Roman" w:hint="eastAsia"/>
          </w:rPr>
          <w:t>等特征，</w:t>
        </w:r>
      </w:ins>
      <w:del w:id="41" w:author="Big Pigeon" w:date="2025-04-26T22:08:00Z" w16du:dateUtc="2025-04-26T14:08:00Z">
        <w:r w:rsidRPr="001D6B49" w:rsidDel="00546DB7">
          <w:rPr>
            <w:rFonts w:ascii="Times New Roman" w:hAnsi="Times New Roman" w:cs="Times New Roman"/>
          </w:rPr>
          <w:delText>导致</w:delText>
        </w:r>
      </w:del>
      <w:ins w:id="42" w:author="Big Pigeon" w:date="2025-04-26T22:09:00Z" w16du:dateUtc="2025-04-26T14:09:00Z">
        <w:r w:rsidR="00546DB7">
          <w:rPr>
            <w:rFonts w:ascii="Times New Roman" w:hAnsi="Times New Roman" w:cs="Times New Roman" w:hint="eastAsia"/>
          </w:rPr>
          <w:t>而</w:t>
        </w:r>
      </w:ins>
      <w:r w:rsidRPr="001D6B49">
        <w:rPr>
          <w:rFonts w:ascii="Times New Roman" w:hAnsi="Times New Roman" w:cs="Times New Roman"/>
        </w:rPr>
        <w:t>传统舆情分析方法</w:t>
      </w:r>
      <w:ins w:id="43" w:author="Big Pigeon" w:date="2025-04-26T22:09:00Z" w16du:dateUtc="2025-04-26T14:09:00Z">
        <w:r w:rsidR="00546DB7">
          <w:rPr>
            <w:rFonts w:ascii="Times New Roman" w:hAnsi="Times New Roman" w:cs="Times New Roman" w:hint="eastAsia"/>
          </w:rPr>
          <w:t>在处理效率、语义识别精度上还有待提升</w:t>
        </w:r>
      </w:ins>
      <w:del w:id="44" w:author="Big Pigeon" w:date="2025-04-26T22:09:00Z" w16du:dateUtc="2025-04-26T14:09:00Z">
        <w:r w:rsidRPr="001D6B49" w:rsidDel="00546DB7">
          <w:rPr>
            <w:rFonts w:ascii="Times New Roman" w:hAnsi="Times New Roman" w:cs="Times New Roman"/>
          </w:rPr>
          <w:delText>面临处理效率低、情感识别精度不足等瓶颈</w:delText>
        </w:r>
      </w:del>
      <w:r w:rsidRPr="001D6B49">
        <w:rPr>
          <w:rFonts w:ascii="Times New Roman" w:hAnsi="Times New Roman" w:cs="Times New Roman"/>
        </w:rPr>
        <w:t>，例如网络用语的模糊性</w:t>
      </w:r>
      <w:ins w:id="45" w:author="Big Pigeon" w:date="2025-04-26T22:10:00Z" w16du:dateUtc="2025-04-26T14:10:00Z">
        <w:r w:rsidR="00546DB7">
          <w:rPr>
            <w:rFonts w:ascii="Times New Roman" w:hAnsi="Times New Roman" w:cs="Times New Roman" w:hint="eastAsia"/>
          </w:rPr>
          <w:t>、</w:t>
        </w:r>
      </w:ins>
      <w:del w:id="46" w:author="Big Pigeon" w:date="2025-04-26T22:10:00Z" w16du:dateUtc="2025-04-26T14:10:00Z">
        <w:r w:rsidRPr="001D6B49" w:rsidDel="00546DB7">
          <w:rPr>
            <w:rFonts w:ascii="Times New Roman" w:hAnsi="Times New Roman" w:cs="Times New Roman"/>
          </w:rPr>
          <w:delText>和</w:delText>
        </w:r>
      </w:del>
      <w:r w:rsidRPr="001D6B49">
        <w:rPr>
          <w:rFonts w:ascii="Times New Roman" w:hAnsi="Times New Roman" w:cs="Times New Roman"/>
        </w:rPr>
        <w:t>讽刺语境的识别</w:t>
      </w:r>
      <w:ins w:id="47" w:author="Big Pigeon" w:date="2025-04-26T22:10:00Z" w16du:dateUtc="2025-04-26T14:10:00Z">
        <w:r w:rsidR="00546DB7">
          <w:rPr>
            <w:rFonts w:ascii="Times New Roman" w:hAnsi="Times New Roman" w:cs="Times New Roman" w:hint="eastAsia"/>
          </w:rPr>
          <w:t>问题等</w:t>
        </w:r>
      </w:ins>
      <w:del w:id="48" w:author="Big Pigeon" w:date="2025-04-26T22:10:00Z" w16du:dateUtc="2025-04-26T14:10:00Z">
        <w:r w:rsidRPr="001D6B49" w:rsidDel="00546DB7">
          <w:rPr>
            <w:rFonts w:ascii="Times New Roman" w:hAnsi="Times New Roman" w:cs="Times New Roman"/>
          </w:rPr>
          <w:delText>难题</w:delText>
        </w:r>
      </w:del>
      <w:r w:rsidRPr="001D6B49">
        <w:rPr>
          <w:rFonts w:ascii="Times New Roman" w:hAnsi="Times New Roman" w:cs="Times New Roman"/>
        </w:rPr>
        <w:t>，需要结合深度学习技术提升语义理解能力。</w:t>
      </w:r>
    </w:p>
    <w:p w14:paraId="6047E4B5" w14:textId="4A0746E2" w:rsidR="00604326" w:rsidRPr="001D6B49" w:rsidRDefault="001D6B49">
      <w:pPr>
        <w:pStyle w:val="a7"/>
        <w:rPr>
          <w:rFonts w:ascii="Times New Roman" w:hAnsi="Times New Roman" w:cs="Times New Roman"/>
        </w:rPr>
      </w:pPr>
      <w:del w:id="49" w:author="Big Pigeon" w:date="2025-04-26T22:10:00Z" w16du:dateUtc="2025-04-26T14:10:00Z">
        <w:r w:rsidRPr="001D6B49" w:rsidDel="00546DB7">
          <w:rPr>
            <w:rFonts w:ascii="Times New Roman" w:hAnsi="Times New Roman" w:cs="Times New Roman"/>
          </w:rPr>
          <w:delText>正是由于微博数据所蕴含的重要价值，舆情监测系统的构建显得尤为关键。</w:delText>
        </w:r>
      </w:del>
      <w:r w:rsidRPr="001D6B49">
        <w:rPr>
          <w:rFonts w:ascii="Times New Roman" w:hAnsi="Times New Roman" w:cs="Times New Roman"/>
        </w:rPr>
        <w:t>舆情监测系统通过</w:t>
      </w:r>
      <w:proofErr w:type="gramStart"/>
      <w:r w:rsidRPr="001D6B49">
        <w:rPr>
          <w:rFonts w:ascii="Times New Roman" w:hAnsi="Times New Roman" w:cs="Times New Roman"/>
        </w:rPr>
        <w:t>对微博海量</w:t>
      </w:r>
      <w:proofErr w:type="gramEnd"/>
      <w:r w:rsidRPr="001D6B49">
        <w:rPr>
          <w:rFonts w:ascii="Times New Roman" w:hAnsi="Times New Roman" w:cs="Times New Roman"/>
        </w:rPr>
        <w:t>文本数据的实时抓取、清洗与分析，能够及时发现社会舆论的热点趋势，捕捉公众情绪的微妙变化。借助舆情监测系统，政府部门可洞察社情民意，为政策制定与公共治理提供依据；企业能够把握消费者需求与市场动态，优化营销策略；同时，系统还能对突发事件中的舆情走向进行预警，助力相关方提前采取措施，降低负面舆情的扩散风险，维护社会稳定。例如，在</w:t>
      </w:r>
      <w:r w:rsidRPr="001D6B49">
        <w:rPr>
          <w:rFonts w:ascii="Times New Roman" w:hAnsi="Times New Roman" w:cs="Times New Roman"/>
        </w:rPr>
        <w:t xml:space="preserve"> 2024 </w:t>
      </w:r>
      <w:r w:rsidRPr="001D6B49">
        <w:rPr>
          <w:rFonts w:ascii="Times New Roman" w:hAnsi="Times New Roman" w:cs="Times New Roman"/>
        </w:rPr>
        <w:t>年某城市交通政策调整引发的舆情事件中，舆情监测系统通过分析</w:t>
      </w:r>
      <w:proofErr w:type="gramStart"/>
      <w:r w:rsidRPr="001D6B49">
        <w:rPr>
          <w:rFonts w:ascii="Times New Roman" w:hAnsi="Times New Roman" w:cs="Times New Roman"/>
        </w:rPr>
        <w:t>微博用户</w:t>
      </w:r>
      <w:proofErr w:type="gramEnd"/>
      <w:r w:rsidRPr="001D6B49">
        <w:rPr>
          <w:rFonts w:ascii="Times New Roman" w:hAnsi="Times New Roman" w:cs="Times New Roman"/>
        </w:rPr>
        <w:t>的评论和转发行为，及时发现公众对政策执行细节的不满情绪，并通过关键词敏感度阈值触发预警机制，帮助政府部门快速调整沟通策略，避免了舆情的进一步恶化</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_Ref196414125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[3]</w:t>
      </w:r>
      <w:r w:rsidRPr="001D6B49">
        <w:rPr>
          <w:rFonts w:ascii="Times New Roman" w:hAnsi="Times New Roman" w:cs="Times New Roman"/>
        </w:rPr>
        <w:fldChar w:fldCharType="end"/>
      </w:r>
      <w:r w:rsidRPr="001D6B49">
        <w:rPr>
          <w:rFonts w:ascii="Times New Roman" w:hAnsi="Times New Roman" w:cs="Times New Roman"/>
        </w:rPr>
        <w:t>。系统的技术实现通常整合了数据采集、预处理、模型构建及可视化展示等模块，例如</w:t>
      </w:r>
      <w:r w:rsidRPr="001D6B49">
        <w:rPr>
          <w:rFonts w:ascii="Times New Roman" w:hAnsi="Times New Roman" w:cs="Times New Roman"/>
        </w:rPr>
        <w:t xml:space="preserve"> Scrapy </w:t>
      </w:r>
      <w:r w:rsidRPr="001D6B49">
        <w:rPr>
          <w:rFonts w:ascii="Times New Roman" w:hAnsi="Times New Roman" w:cs="Times New Roman"/>
        </w:rPr>
        <w:t>框架可突破</w:t>
      </w:r>
      <w:proofErr w:type="gramStart"/>
      <w:r w:rsidRPr="001D6B49">
        <w:rPr>
          <w:rFonts w:ascii="Times New Roman" w:hAnsi="Times New Roman" w:cs="Times New Roman"/>
        </w:rPr>
        <w:t>反爬机制</w:t>
      </w:r>
      <w:proofErr w:type="gramEnd"/>
      <w:r w:rsidRPr="001D6B49">
        <w:rPr>
          <w:rFonts w:ascii="Times New Roman" w:hAnsi="Times New Roman" w:cs="Times New Roman"/>
        </w:rPr>
        <w:t>实现高效数据抓取，而</w:t>
      </w:r>
      <w:r w:rsidRPr="001D6B49">
        <w:rPr>
          <w:rFonts w:ascii="Times New Roman" w:hAnsi="Times New Roman" w:cs="Times New Roman"/>
        </w:rPr>
        <w:t xml:space="preserve"> LSTM </w:t>
      </w:r>
      <w:r w:rsidRPr="001D6B49">
        <w:rPr>
          <w:rFonts w:ascii="Times New Roman" w:hAnsi="Times New Roman" w:cs="Times New Roman"/>
        </w:rPr>
        <w:t>模型能动态追踪舆情演变趋势</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_Ref196414133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[4]</w:t>
      </w:r>
      <w:r w:rsidRPr="001D6B49">
        <w:rPr>
          <w:rFonts w:ascii="Times New Roman" w:hAnsi="Times New Roman" w:cs="Times New Roman"/>
        </w:rPr>
        <w:fldChar w:fldCharType="end"/>
      </w:r>
      <w:r w:rsidRPr="001D6B49">
        <w:rPr>
          <w:rFonts w:ascii="Times New Roman" w:hAnsi="Times New Roman" w:cs="Times New Roman"/>
        </w:rPr>
        <w:t>。此外，舆情监测系统还需应对数据隐私保护、跨平台数据整合等挑战，确保在合</w:t>
      </w:r>
      <w:proofErr w:type="gramStart"/>
      <w:r w:rsidRPr="001D6B49">
        <w:rPr>
          <w:rFonts w:ascii="Times New Roman" w:hAnsi="Times New Roman" w:cs="Times New Roman"/>
        </w:rPr>
        <w:t>规</w:t>
      </w:r>
      <w:proofErr w:type="gramEnd"/>
      <w:r w:rsidRPr="001D6B49">
        <w:rPr>
          <w:rFonts w:ascii="Times New Roman" w:hAnsi="Times New Roman" w:cs="Times New Roman"/>
        </w:rPr>
        <w:t>框架下实现数据价值的最大化利用。</w:t>
      </w:r>
    </w:p>
    <w:p w14:paraId="411DEB91"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本</w:t>
      </w:r>
      <w:r>
        <w:rPr>
          <w:rFonts w:ascii="Times New Roman" w:hAnsi="Times New Roman" w:cs="Times New Roman" w:hint="eastAsia"/>
        </w:rPr>
        <w:t>文</w:t>
      </w:r>
      <w:r w:rsidRPr="001D6B49">
        <w:rPr>
          <w:rFonts w:ascii="Times New Roman" w:hAnsi="Times New Roman" w:cs="Times New Roman"/>
        </w:rPr>
        <w:t>聚焦</w:t>
      </w:r>
      <w:proofErr w:type="gramStart"/>
      <w:r w:rsidRPr="001D6B49">
        <w:rPr>
          <w:rFonts w:ascii="Times New Roman" w:hAnsi="Times New Roman" w:cs="Times New Roman"/>
        </w:rPr>
        <w:t>于微博平台</w:t>
      </w:r>
      <w:proofErr w:type="gramEnd"/>
      <w:r w:rsidRPr="001D6B49">
        <w:rPr>
          <w:rFonts w:ascii="Times New Roman" w:hAnsi="Times New Roman" w:cs="Times New Roman"/>
        </w:rPr>
        <w:t>的舆情分析，基于</w:t>
      </w:r>
      <w:r w:rsidRPr="001D6B49">
        <w:rPr>
          <w:rFonts w:ascii="Times New Roman" w:hAnsi="Times New Roman" w:cs="Times New Roman"/>
        </w:rPr>
        <w:t xml:space="preserve"> Python </w:t>
      </w:r>
      <w:r w:rsidRPr="001D6B49">
        <w:rPr>
          <w:rFonts w:ascii="Times New Roman" w:hAnsi="Times New Roman" w:cs="Times New Roman"/>
        </w:rPr>
        <w:t>构建了一套具备完整流程的舆情分析系统。系统涵盖数据采集、文本预处理、情感分析及可视化展示等模块，面向舆情监测的实时性、复杂性需求，提供了一种自动化处理路径。该系统集成</w:t>
      </w:r>
      <w:r w:rsidRPr="001D6B49">
        <w:rPr>
          <w:rFonts w:ascii="Times New Roman" w:hAnsi="Times New Roman" w:cs="Times New Roman"/>
        </w:rPr>
        <w:t xml:space="preserve"> </w:t>
      </w:r>
      <w:proofErr w:type="spellStart"/>
      <w:r w:rsidRPr="001D6B49">
        <w:rPr>
          <w:rFonts w:ascii="Times New Roman" w:hAnsi="Times New Roman" w:cs="Times New Roman"/>
        </w:rPr>
        <w:t>jieba</w:t>
      </w:r>
      <w:proofErr w:type="spellEnd"/>
      <w:r w:rsidRPr="001D6B49">
        <w:rPr>
          <w:rFonts w:ascii="Times New Roman" w:hAnsi="Times New Roman" w:cs="Times New Roman"/>
        </w:rPr>
        <w:t xml:space="preserve"> </w:t>
      </w:r>
      <w:r w:rsidRPr="001D6B49">
        <w:rPr>
          <w:rFonts w:ascii="Times New Roman" w:hAnsi="Times New Roman" w:cs="Times New Roman"/>
        </w:rPr>
        <w:t>分词工具与</w:t>
      </w:r>
      <w:r w:rsidRPr="001D6B49">
        <w:rPr>
          <w:rFonts w:ascii="Times New Roman" w:hAnsi="Times New Roman" w:cs="Times New Roman"/>
        </w:rPr>
        <w:t xml:space="preserve"> </w:t>
      </w:r>
      <w:proofErr w:type="spellStart"/>
      <w:r w:rsidRPr="001D6B49">
        <w:rPr>
          <w:rFonts w:ascii="Times New Roman" w:hAnsi="Times New Roman" w:cs="Times New Roman"/>
        </w:rPr>
        <w:t>ECharts</w:t>
      </w:r>
      <w:proofErr w:type="spellEnd"/>
      <w:r w:rsidRPr="001D6B49">
        <w:rPr>
          <w:rFonts w:ascii="Times New Roman" w:hAnsi="Times New Roman" w:cs="Times New Roman"/>
        </w:rPr>
        <w:t xml:space="preserve"> </w:t>
      </w:r>
      <w:r w:rsidRPr="001D6B49">
        <w:rPr>
          <w:rFonts w:ascii="Times New Roman" w:hAnsi="Times New Roman" w:cs="Times New Roman"/>
        </w:rPr>
        <w:t>可视化库，实现了包括情感分布饼图、地域热力图与趋势折线图等在内的多维展示形式，有效提升了数据的可读性与解读效率。在模型设计方面，引入</w:t>
      </w:r>
      <w:r w:rsidRPr="001D6B49">
        <w:rPr>
          <w:rFonts w:ascii="Times New Roman" w:hAnsi="Times New Roman" w:cs="Times New Roman"/>
        </w:rPr>
        <w:t xml:space="preserve"> BERT </w:t>
      </w:r>
      <w:r w:rsidRPr="001D6B49">
        <w:rPr>
          <w:rFonts w:ascii="Times New Roman" w:hAnsi="Times New Roman" w:cs="Times New Roman"/>
        </w:rPr>
        <w:t>深度学习模型以提升情感分类精度，结合用户历史发言特</w:t>
      </w:r>
      <w:r w:rsidRPr="001D6B49">
        <w:rPr>
          <w:rFonts w:ascii="Times New Roman" w:hAnsi="Times New Roman" w:cs="Times New Roman"/>
        </w:rPr>
        <w:lastRenderedPageBreak/>
        <w:t>征对语义倾向进行个性化微调，增强了特定语境下的分析能力。此外，系统构建了预警模块，通过设定敏感词阈值动态监测舆情变化，能够在情绪极化初现时及时预警，具备一定的干预与管理能力，适用于公共治理与企业舆情管理等实际场景。尽管系统在多项任务中表现出良好的适应性与效果，但仍存在若干技术瓶颈。例如，对网络用语、讽刺表达等非字面语义的识别能力仍显不足，情感分类模型在面对非线性舆情演变过程时的泛化能力亦有待提升。</w:t>
      </w:r>
    </w:p>
    <w:p w14:paraId="33E2DE29" w14:textId="77777777" w:rsidR="00604326" w:rsidRPr="001D6B49" w:rsidRDefault="00604326">
      <w:pPr>
        <w:pStyle w:val="a7"/>
        <w:rPr>
          <w:rFonts w:ascii="Times New Roman" w:hAnsi="Times New Roman" w:cs="Times New Roman"/>
        </w:rPr>
      </w:pPr>
    </w:p>
    <w:p w14:paraId="2171A57C" w14:textId="77777777" w:rsidR="00604326" w:rsidRPr="001D6B49" w:rsidRDefault="001D6B49">
      <w:pPr>
        <w:pStyle w:val="a2"/>
        <w:rPr>
          <w:rFonts w:ascii="Times New Roman" w:hAnsi="Times New Roman" w:cs="Times New Roman"/>
        </w:rPr>
      </w:pPr>
      <w:bookmarkStart w:id="50" w:name="_Toc196418436"/>
      <w:r w:rsidRPr="001D6B49">
        <w:rPr>
          <w:rFonts w:ascii="Times New Roman" w:hAnsi="Times New Roman" w:cs="Times New Roman"/>
        </w:rPr>
        <w:t>国内外研究现状</w:t>
      </w:r>
      <w:bookmarkEnd w:id="50"/>
    </w:p>
    <w:p w14:paraId="1FE650A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在舆情分析技术领域，国内外学者针对社交媒体平台特性展开了多维度探索。国内研究早期聚焦于传播学理论框架构建，李明德团队基于</w:t>
      </w:r>
      <w:r w:rsidRPr="001D6B49">
        <w:rPr>
          <w:rFonts w:ascii="Times New Roman" w:hAnsi="Times New Roman" w:cs="Times New Roman"/>
        </w:rPr>
        <w:t>5W</w:t>
      </w:r>
      <w:r w:rsidRPr="001D6B49">
        <w:rPr>
          <w:rFonts w:ascii="Times New Roman" w:hAnsi="Times New Roman" w:cs="Times New Roman"/>
        </w:rPr>
        <w:t>传播模式提出的四类舆情传播结构，揭示</w:t>
      </w:r>
      <w:proofErr w:type="gramStart"/>
      <w:r w:rsidRPr="001D6B49">
        <w:rPr>
          <w:rFonts w:ascii="Times New Roman" w:hAnsi="Times New Roman" w:cs="Times New Roman"/>
        </w:rPr>
        <w:t>了微博舆情</w:t>
      </w:r>
      <w:proofErr w:type="gramEnd"/>
      <w:r w:rsidRPr="001D6B49">
        <w:rPr>
          <w:rFonts w:ascii="Times New Roman" w:hAnsi="Times New Roman" w:cs="Times New Roman"/>
        </w:rPr>
        <w:t>传播的路径分异特征，其构建的时空关联模型在交通政策调整事件中成功捕捉到</w:t>
      </w:r>
      <w:r w:rsidRPr="001D6B49">
        <w:rPr>
          <w:rFonts w:ascii="Times New Roman" w:hAnsi="Times New Roman" w:cs="Times New Roman"/>
        </w:rPr>
        <w:t>87%</w:t>
      </w:r>
      <w:r w:rsidRPr="001D6B49">
        <w:rPr>
          <w:rFonts w:ascii="Times New Roman" w:hAnsi="Times New Roman" w:cs="Times New Roman"/>
        </w:rPr>
        <w:t>的争议焦点</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_Ref196414170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[5]</w:t>
      </w:r>
      <w:r w:rsidRPr="001D6B49">
        <w:rPr>
          <w:rFonts w:ascii="Times New Roman" w:hAnsi="Times New Roman" w:cs="Times New Roman"/>
        </w:rPr>
        <w:fldChar w:fldCharType="end"/>
      </w:r>
      <w:r w:rsidRPr="001D6B49">
        <w:rPr>
          <w:rFonts w:ascii="Times New Roman" w:hAnsi="Times New Roman" w:cs="Times New Roman"/>
        </w:rPr>
        <w:t>。随着深度学习技术的渗透，苏小英等人开发的神经网络情感分析结构模型通过上下文语义嵌入技术，将情感极性识别准确率提升至</w:t>
      </w:r>
      <w:r w:rsidRPr="001D6B49">
        <w:rPr>
          <w:rFonts w:ascii="Times New Roman" w:hAnsi="Times New Roman" w:cs="Times New Roman"/>
        </w:rPr>
        <w:t>78.6%</w:t>
      </w:r>
      <w:r w:rsidRPr="001D6B49">
        <w:rPr>
          <w:rFonts w:ascii="Times New Roman" w:hAnsi="Times New Roman" w:cs="Times New Roman"/>
        </w:rPr>
        <w:t>，有效解决了网络用语的多义性难题</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_Ref196414175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[6]</w:t>
      </w:r>
      <w:r w:rsidRPr="001D6B49">
        <w:rPr>
          <w:rFonts w:ascii="Times New Roman" w:hAnsi="Times New Roman" w:cs="Times New Roman"/>
        </w:rPr>
        <w:fldChar w:fldCharType="end"/>
      </w:r>
      <w:r w:rsidRPr="001D6B49">
        <w:rPr>
          <w:rFonts w:ascii="Times New Roman" w:hAnsi="Times New Roman" w:cs="Times New Roman"/>
        </w:rPr>
        <w:t>。值得关注的是，杨冠超提出的迭代式语义分析模型通过用户角色权重与话题热度预测算法的协同优化，在突发事件检测中将</w:t>
      </w:r>
      <w:r w:rsidRPr="001D6B49">
        <w:rPr>
          <w:rFonts w:ascii="Times New Roman" w:hAnsi="Times New Roman" w:cs="Times New Roman"/>
        </w:rPr>
        <w:t>MAE</w:t>
      </w:r>
      <w:r w:rsidRPr="001D6B49">
        <w:rPr>
          <w:rFonts w:ascii="Times New Roman" w:hAnsi="Times New Roman" w:cs="Times New Roman"/>
        </w:rPr>
        <w:t>值降低至</w:t>
      </w:r>
      <w:r w:rsidRPr="001D6B49">
        <w:rPr>
          <w:rFonts w:ascii="Times New Roman" w:hAnsi="Times New Roman" w:cs="Times New Roman"/>
        </w:rPr>
        <w:t>0.13</w:t>
      </w:r>
      <w:r w:rsidRPr="001D6B49">
        <w:rPr>
          <w:rFonts w:ascii="Times New Roman" w:hAnsi="Times New Roman" w:cs="Times New Roman"/>
        </w:rPr>
        <w:t>，其构建的传播链路图谱可提前</w:t>
      </w:r>
      <w:r w:rsidRPr="001D6B49">
        <w:rPr>
          <w:rFonts w:ascii="Times New Roman" w:hAnsi="Times New Roman" w:cs="Times New Roman"/>
        </w:rPr>
        <w:t>4</w:t>
      </w:r>
      <w:r w:rsidRPr="001D6B49">
        <w:rPr>
          <w:rFonts w:ascii="Times New Roman" w:hAnsi="Times New Roman" w:cs="Times New Roman"/>
        </w:rPr>
        <w:t>小时识别舆情拐点</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_Ref196414183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[7]</w:t>
      </w:r>
      <w:r w:rsidRPr="001D6B49">
        <w:rPr>
          <w:rFonts w:ascii="Times New Roman" w:hAnsi="Times New Roman" w:cs="Times New Roman"/>
        </w:rPr>
        <w:fldChar w:fldCharType="end"/>
      </w:r>
      <w:r w:rsidRPr="001D6B49">
        <w:rPr>
          <w:rFonts w:ascii="Times New Roman" w:hAnsi="Times New Roman" w:cs="Times New Roman"/>
        </w:rPr>
        <w:t>。</w:t>
      </w:r>
    </w:p>
    <w:p w14:paraId="61B1D36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技术方法层面，国内研究呈现从特征工程向深度学习的范式转型。张霞团队构建的</w:t>
      </w:r>
      <w:r w:rsidRPr="001D6B49">
        <w:rPr>
          <w:rFonts w:ascii="Times New Roman" w:hAnsi="Times New Roman" w:cs="Times New Roman"/>
        </w:rPr>
        <w:t>BP</w:t>
      </w:r>
      <w:r w:rsidRPr="001D6B49">
        <w:rPr>
          <w:rFonts w:ascii="Times New Roman" w:hAnsi="Times New Roman" w:cs="Times New Roman"/>
        </w:rPr>
        <w:t>神经网络预警模型引入领域自适应机制，在社群突发舆情检测中</w:t>
      </w:r>
      <w:r w:rsidRPr="001D6B49">
        <w:rPr>
          <w:rFonts w:ascii="Times New Roman" w:hAnsi="Times New Roman" w:cs="Times New Roman"/>
        </w:rPr>
        <w:t>AUC</w:t>
      </w:r>
      <w:r w:rsidRPr="001D6B49">
        <w:rPr>
          <w:rFonts w:ascii="Times New Roman" w:hAnsi="Times New Roman" w:cs="Times New Roman"/>
        </w:rPr>
        <w:t>值达</w:t>
      </w:r>
      <w:r w:rsidRPr="001D6B49">
        <w:rPr>
          <w:rFonts w:ascii="Times New Roman" w:hAnsi="Times New Roman" w:cs="Times New Roman"/>
        </w:rPr>
        <w:t>0.93</w:t>
      </w:r>
      <w:r w:rsidRPr="001D6B49">
        <w:rPr>
          <w:rFonts w:ascii="Times New Roman" w:hAnsi="Times New Roman" w:cs="Times New Roman"/>
        </w:rPr>
        <w:t>，较传统统计方法提升</w:t>
      </w:r>
      <w:r w:rsidRPr="001D6B49">
        <w:rPr>
          <w:rFonts w:ascii="Times New Roman" w:hAnsi="Times New Roman" w:cs="Times New Roman"/>
        </w:rPr>
        <w:t>21</w:t>
      </w:r>
      <w:r w:rsidRPr="001D6B49">
        <w:rPr>
          <w:rFonts w:ascii="Times New Roman" w:hAnsi="Times New Roman" w:cs="Times New Roman"/>
        </w:rPr>
        <w:t>个百分点</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_Ref196414187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[8]</w:t>
      </w:r>
      <w:r w:rsidRPr="001D6B49">
        <w:rPr>
          <w:rFonts w:ascii="Times New Roman" w:hAnsi="Times New Roman" w:cs="Times New Roman"/>
        </w:rPr>
        <w:fldChar w:fldCharType="end"/>
      </w:r>
      <w:r w:rsidRPr="001D6B49">
        <w:rPr>
          <w:rFonts w:ascii="Times New Roman" w:hAnsi="Times New Roman" w:cs="Times New Roman"/>
        </w:rPr>
        <w:t>。</w:t>
      </w:r>
      <w:proofErr w:type="gramStart"/>
      <w:r w:rsidRPr="001D6B49">
        <w:rPr>
          <w:rFonts w:ascii="Times New Roman" w:hAnsi="Times New Roman" w:cs="Times New Roman"/>
        </w:rPr>
        <w:t>针对微博短文</w:t>
      </w:r>
      <w:proofErr w:type="gramEnd"/>
      <w:r w:rsidRPr="001D6B49">
        <w:rPr>
          <w:rFonts w:ascii="Times New Roman" w:hAnsi="Times New Roman" w:cs="Times New Roman"/>
        </w:rPr>
        <w:t>本特性，王恒静提出的搭配聚类方法通过词类模型与</w:t>
      </w:r>
      <w:r w:rsidRPr="001D6B49">
        <w:rPr>
          <w:rFonts w:ascii="Times New Roman" w:hAnsi="Times New Roman" w:cs="Times New Roman"/>
        </w:rPr>
        <w:t>LDA</w:t>
      </w:r>
      <w:r w:rsidRPr="001D6B49">
        <w:rPr>
          <w:rFonts w:ascii="Times New Roman" w:hAnsi="Times New Roman" w:cs="Times New Roman"/>
        </w:rPr>
        <w:t>主题模型协同优化，将语义密度提升</w:t>
      </w:r>
      <w:r w:rsidRPr="001D6B49">
        <w:rPr>
          <w:rFonts w:ascii="Times New Roman" w:hAnsi="Times New Roman" w:cs="Times New Roman"/>
        </w:rPr>
        <w:t>43%</w:t>
      </w:r>
      <w:r w:rsidRPr="001D6B49">
        <w:rPr>
          <w:rFonts w:ascii="Times New Roman" w:hAnsi="Times New Roman" w:cs="Times New Roman"/>
        </w:rPr>
        <w:t>，为热点话题识别提供了新路径</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_Ref196414191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[9]</w:t>
      </w:r>
      <w:r w:rsidRPr="001D6B49">
        <w:rPr>
          <w:rFonts w:ascii="Times New Roman" w:hAnsi="Times New Roman" w:cs="Times New Roman"/>
        </w:rPr>
        <w:fldChar w:fldCharType="end"/>
      </w:r>
      <w:r w:rsidRPr="001D6B49">
        <w:rPr>
          <w:rFonts w:ascii="Times New Roman" w:hAnsi="Times New Roman" w:cs="Times New Roman"/>
        </w:rPr>
        <w:t>。在系统架构方面，分布式存储与并行处理技术的应用取得突破，基于</w:t>
      </w:r>
      <w:r w:rsidRPr="001D6B49">
        <w:rPr>
          <w:rFonts w:ascii="Times New Roman" w:hAnsi="Times New Roman" w:cs="Times New Roman"/>
        </w:rPr>
        <w:t>Celery</w:t>
      </w:r>
      <w:r w:rsidRPr="001D6B49">
        <w:rPr>
          <w:rFonts w:ascii="Times New Roman" w:hAnsi="Times New Roman" w:cs="Times New Roman"/>
        </w:rPr>
        <w:t>分布式任务队列的</w:t>
      </w:r>
      <w:r w:rsidRPr="001D6B49">
        <w:rPr>
          <w:rFonts w:ascii="Times New Roman" w:hAnsi="Times New Roman" w:cs="Times New Roman"/>
        </w:rPr>
        <w:t>MTV</w:t>
      </w:r>
      <w:r w:rsidRPr="001D6B49">
        <w:rPr>
          <w:rFonts w:ascii="Times New Roman" w:hAnsi="Times New Roman" w:cs="Times New Roman"/>
        </w:rPr>
        <w:t>架构优化方案使</w:t>
      </w:r>
      <w:proofErr w:type="gramStart"/>
      <w:r w:rsidRPr="001D6B49">
        <w:rPr>
          <w:rFonts w:ascii="Times New Roman" w:hAnsi="Times New Roman" w:cs="Times New Roman"/>
        </w:rPr>
        <w:t>数据爬取效率</w:t>
      </w:r>
      <w:proofErr w:type="gramEnd"/>
      <w:r w:rsidRPr="001D6B49">
        <w:rPr>
          <w:rFonts w:ascii="Times New Roman" w:hAnsi="Times New Roman" w:cs="Times New Roman"/>
        </w:rPr>
        <w:t>提升</w:t>
      </w:r>
      <w:r w:rsidRPr="001D6B49">
        <w:rPr>
          <w:rFonts w:ascii="Times New Roman" w:hAnsi="Times New Roman" w:cs="Times New Roman"/>
        </w:rPr>
        <w:t>3</w:t>
      </w:r>
      <w:r w:rsidRPr="001D6B49">
        <w:rPr>
          <w:rFonts w:ascii="Times New Roman" w:hAnsi="Times New Roman" w:cs="Times New Roman"/>
        </w:rPr>
        <w:t>倍，日均处理能力突破</w:t>
      </w:r>
      <w:r w:rsidRPr="001D6B49">
        <w:rPr>
          <w:rFonts w:ascii="Times New Roman" w:hAnsi="Times New Roman" w:cs="Times New Roman"/>
        </w:rPr>
        <w:t>5</w:t>
      </w:r>
      <w:r w:rsidRPr="001D6B49">
        <w:rPr>
          <w:rFonts w:ascii="Times New Roman" w:hAnsi="Times New Roman" w:cs="Times New Roman"/>
        </w:rPr>
        <w:t>亿条文本</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_Ref196414194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[10]</w:t>
      </w:r>
      <w:r w:rsidRPr="001D6B49">
        <w:rPr>
          <w:rFonts w:ascii="Times New Roman" w:hAnsi="Times New Roman" w:cs="Times New Roman"/>
        </w:rPr>
        <w:fldChar w:fldCharType="end"/>
      </w:r>
      <w:r w:rsidRPr="001D6B49">
        <w:rPr>
          <w:rFonts w:ascii="Times New Roman" w:hAnsi="Times New Roman" w:cs="Times New Roman"/>
        </w:rPr>
        <w:t>。</w:t>
      </w:r>
    </w:p>
    <w:p w14:paraId="7E07754C"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国际学界更侧重技术融合与跨文化比较研究。</w:t>
      </w:r>
      <w:proofErr w:type="spellStart"/>
      <w:r w:rsidRPr="001D6B49">
        <w:rPr>
          <w:rFonts w:ascii="Times New Roman" w:hAnsi="Times New Roman" w:cs="Times New Roman"/>
        </w:rPr>
        <w:t>Phuvipadawat</w:t>
      </w:r>
      <w:proofErr w:type="spellEnd"/>
      <w:r w:rsidRPr="001D6B49">
        <w:rPr>
          <w:rFonts w:ascii="Times New Roman" w:hAnsi="Times New Roman" w:cs="Times New Roman"/>
        </w:rPr>
        <w:t>团队开发的增量聚类算法</w:t>
      </w:r>
      <w:proofErr w:type="gramStart"/>
      <w:r w:rsidRPr="001D6B49">
        <w:rPr>
          <w:rFonts w:ascii="Times New Roman" w:hAnsi="Times New Roman" w:cs="Times New Roman"/>
        </w:rPr>
        <w:t>通过推文相似性</w:t>
      </w:r>
      <w:proofErr w:type="gramEnd"/>
      <w:r w:rsidRPr="001D6B49">
        <w:rPr>
          <w:rFonts w:ascii="Times New Roman" w:hAnsi="Times New Roman" w:cs="Times New Roman"/>
        </w:rPr>
        <w:t>实时度量，将突发事件检测延迟缩短至</w:t>
      </w:r>
      <w:r w:rsidRPr="001D6B49">
        <w:rPr>
          <w:rFonts w:ascii="Times New Roman" w:hAnsi="Times New Roman" w:cs="Times New Roman"/>
        </w:rPr>
        <w:t>5</w:t>
      </w:r>
      <w:r w:rsidRPr="001D6B49">
        <w:rPr>
          <w:rFonts w:ascii="Times New Roman" w:hAnsi="Times New Roman" w:cs="Times New Roman"/>
        </w:rPr>
        <w:t>分钟内，其构建的动态阈值模型在</w:t>
      </w:r>
      <w:r w:rsidRPr="001D6B49">
        <w:rPr>
          <w:rFonts w:ascii="Times New Roman" w:hAnsi="Times New Roman" w:cs="Times New Roman"/>
        </w:rPr>
        <w:t>Twitter</w:t>
      </w:r>
      <w:r w:rsidRPr="001D6B49">
        <w:rPr>
          <w:rFonts w:ascii="Times New Roman" w:hAnsi="Times New Roman" w:cs="Times New Roman"/>
        </w:rPr>
        <w:t>数据集上实现</w:t>
      </w:r>
      <w:r w:rsidRPr="001D6B49">
        <w:rPr>
          <w:rFonts w:ascii="Times New Roman" w:hAnsi="Times New Roman" w:cs="Times New Roman"/>
        </w:rPr>
        <w:t>89%</w:t>
      </w:r>
      <w:r w:rsidRPr="001D6B49">
        <w:rPr>
          <w:rFonts w:ascii="Times New Roman" w:hAnsi="Times New Roman" w:cs="Times New Roman"/>
        </w:rPr>
        <w:t>的召回率</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_Ref196414199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[11]</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t xml:space="preserve">Lara </w:t>
      </w:r>
      <w:proofErr w:type="spellStart"/>
      <w:r w:rsidRPr="001D6B49">
        <w:rPr>
          <w:rFonts w:ascii="Times New Roman" w:hAnsi="Times New Roman" w:cs="Times New Roman"/>
        </w:rPr>
        <w:t>Tavoschi</w:t>
      </w:r>
      <w:proofErr w:type="spellEnd"/>
      <w:r w:rsidRPr="001D6B49">
        <w:rPr>
          <w:rFonts w:ascii="Times New Roman" w:hAnsi="Times New Roman" w:cs="Times New Roman"/>
        </w:rPr>
        <w:t>基于</w:t>
      </w:r>
      <w:r w:rsidRPr="001D6B49">
        <w:rPr>
          <w:rFonts w:ascii="Times New Roman" w:hAnsi="Times New Roman" w:cs="Times New Roman"/>
        </w:rPr>
        <w:t>Hawkes</w:t>
      </w:r>
      <w:r w:rsidRPr="001D6B49">
        <w:rPr>
          <w:rFonts w:ascii="Times New Roman" w:hAnsi="Times New Roman" w:cs="Times New Roman"/>
        </w:rPr>
        <w:t>过程模型构建的疫苗情感分析框架，捕捉到发达国家与发展中国家舆情演化存在显著差异（</w:t>
      </w:r>
      <w:r w:rsidRPr="001D6B49">
        <w:rPr>
          <w:rFonts w:ascii="Times New Roman" w:hAnsi="Times New Roman" w:cs="Times New Roman"/>
        </w:rPr>
        <w:t>p&lt;0.01</w:t>
      </w:r>
      <w:r w:rsidRPr="001D6B49">
        <w:rPr>
          <w:rFonts w:ascii="Times New Roman" w:hAnsi="Times New Roman" w:cs="Times New Roman"/>
        </w:rPr>
        <w:t>），揭示了文化背景对情感传播的调节效应</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_Ref196414202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[12]</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t>Choi</w:t>
      </w:r>
      <w:r w:rsidRPr="001D6B49">
        <w:rPr>
          <w:rFonts w:ascii="Times New Roman" w:hAnsi="Times New Roman" w:cs="Times New Roman"/>
        </w:rPr>
        <w:t>等人提出的时序追踪模型虽在初始话题关联性判断上取得进展，但</w:t>
      </w:r>
      <w:proofErr w:type="gramStart"/>
      <w:r w:rsidRPr="001D6B49">
        <w:rPr>
          <w:rFonts w:ascii="Times New Roman" w:hAnsi="Times New Roman" w:cs="Times New Roman"/>
        </w:rPr>
        <w:t>面对微博非线性</w:t>
      </w:r>
      <w:proofErr w:type="gramEnd"/>
      <w:r w:rsidRPr="001D6B49">
        <w:rPr>
          <w:rFonts w:ascii="Times New Roman" w:hAnsi="Times New Roman" w:cs="Times New Roman"/>
        </w:rPr>
        <w:t>传播特性时仍存在</w:t>
      </w:r>
      <w:r w:rsidRPr="001D6B49">
        <w:rPr>
          <w:rFonts w:ascii="Times New Roman" w:hAnsi="Times New Roman" w:cs="Times New Roman"/>
        </w:rPr>
        <w:t>18.4%</w:t>
      </w:r>
      <w:r w:rsidRPr="001D6B49">
        <w:rPr>
          <w:rFonts w:ascii="Times New Roman" w:hAnsi="Times New Roman" w:cs="Times New Roman"/>
        </w:rPr>
        <w:t>的误判率，凸显跨平台模型迁移的局限性</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_Ref196414206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[13]</w:t>
      </w:r>
      <w:r w:rsidRPr="001D6B49">
        <w:rPr>
          <w:rFonts w:ascii="Times New Roman" w:hAnsi="Times New Roman" w:cs="Times New Roman"/>
        </w:rPr>
        <w:fldChar w:fldCharType="end"/>
      </w:r>
      <w:r w:rsidRPr="001D6B49">
        <w:rPr>
          <w:rFonts w:ascii="Times New Roman" w:hAnsi="Times New Roman" w:cs="Times New Roman"/>
        </w:rPr>
        <w:t>。</w:t>
      </w:r>
    </w:p>
    <w:p w14:paraId="7F2BD9D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当前研究前沿集中于多模态融合与实时性提升。</w:t>
      </w:r>
      <w:r w:rsidRPr="001D6B49">
        <w:rPr>
          <w:rFonts w:ascii="Times New Roman" w:hAnsi="Times New Roman" w:cs="Times New Roman"/>
        </w:rPr>
        <w:t>Chen</w:t>
      </w:r>
      <w:r w:rsidRPr="001D6B49">
        <w:rPr>
          <w:rFonts w:ascii="Times New Roman" w:hAnsi="Times New Roman" w:cs="Times New Roman"/>
        </w:rPr>
        <w:t>等人开发的多模态情感分析框架整合文本、表情符号与图像特征，在讽刺语境识别中将</w:t>
      </w:r>
      <w:r w:rsidRPr="001D6B49">
        <w:rPr>
          <w:rFonts w:ascii="Times New Roman" w:hAnsi="Times New Roman" w:cs="Times New Roman"/>
        </w:rPr>
        <w:t>F1</w:t>
      </w:r>
      <w:r w:rsidRPr="001D6B49">
        <w:rPr>
          <w:rFonts w:ascii="Times New Roman" w:hAnsi="Times New Roman" w:cs="Times New Roman"/>
        </w:rPr>
        <w:t>值提升至</w:t>
      </w:r>
      <w:r w:rsidRPr="001D6B49">
        <w:rPr>
          <w:rFonts w:ascii="Times New Roman" w:hAnsi="Times New Roman" w:cs="Times New Roman"/>
        </w:rPr>
        <w:t>0.82</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_Ref196414209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[14]</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t>Kumar</w:t>
      </w:r>
      <w:r w:rsidRPr="001D6B49">
        <w:rPr>
          <w:rFonts w:ascii="Times New Roman" w:hAnsi="Times New Roman" w:cs="Times New Roman"/>
        </w:rPr>
        <w:t>团队构建的危机沟通策略模型通过实时社交数据流分析，为企业创造黄金</w:t>
      </w:r>
      <w:r w:rsidRPr="001D6B49">
        <w:rPr>
          <w:rFonts w:ascii="Times New Roman" w:hAnsi="Times New Roman" w:cs="Times New Roman"/>
        </w:rPr>
        <w:t>4</w:t>
      </w:r>
      <w:r w:rsidRPr="001D6B49">
        <w:rPr>
          <w:rFonts w:ascii="Times New Roman" w:hAnsi="Times New Roman" w:cs="Times New Roman"/>
        </w:rPr>
        <w:t>小时应急响应窗口，其动态阈值预警机制在品牌危机事件中降低</w:t>
      </w:r>
      <w:r w:rsidRPr="001D6B49">
        <w:rPr>
          <w:rFonts w:ascii="Times New Roman" w:hAnsi="Times New Roman" w:cs="Times New Roman"/>
        </w:rPr>
        <w:t>32%</w:t>
      </w:r>
      <w:r w:rsidRPr="001D6B49">
        <w:rPr>
          <w:rFonts w:ascii="Times New Roman" w:hAnsi="Times New Roman" w:cs="Times New Roman"/>
        </w:rPr>
        <w:t>的负面舆情扩散风险</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_Ref196414214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[15]</w:t>
      </w:r>
      <w:r w:rsidRPr="001D6B49">
        <w:rPr>
          <w:rFonts w:ascii="Times New Roman" w:hAnsi="Times New Roman" w:cs="Times New Roman"/>
        </w:rPr>
        <w:fldChar w:fldCharType="end"/>
      </w:r>
      <w:r w:rsidRPr="001D6B49">
        <w:rPr>
          <w:rFonts w:ascii="Times New Roman" w:hAnsi="Times New Roman" w:cs="Times New Roman"/>
        </w:rPr>
        <w:t>。然而，现有技术仍面临双重挑战：其一，网络用语动态演化导致语义消解困难，如表情符号的多义性使情感误判率高达</w:t>
      </w:r>
      <w:r w:rsidRPr="001D6B49">
        <w:rPr>
          <w:rFonts w:ascii="Times New Roman" w:hAnsi="Times New Roman" w:cs="Times New Roman"/>
        </w:rPr>
        <w:t>15%</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_Ref196414220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[16]</w:t>
      </w:r>
      <w:r w:rsidRPr="001D6B49">
        <w:rPr>
          <w:rFonts w:ascii="Times New Roman" w:hAnsi="Times New Roman" w:cs="Times New Roman"/>
        </w:rPr>
        <w:fldChar w:fldCharType="end"/>
      </w:r>
      <w:r w:rsidRPr="001D6B49">
        <w:rPr>
          <w:rFonts w:ascii="Times New Roman" w:hAnsi="Times New Roman" w:cs="Times New Roman"/>
        </w:rPr>
        <w:t>；其二，预测模型对非线性舆情演变的泛化能力不足，在跨领域事件中的预测误差波动幅度超过</w:t>
      </w:r>
      <w:r w:rsidRPr="001D6B49">
        <w:rPr>
          <w:rFonts w:ascii="Times New Roman" w:hAnsi="Times New Roman" w:cs="Times New Roman"/>
        </w:rPr>
        <w:t>20%</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_Ref196414224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[17]</w:t>
      </w:r>
      <w:r w:rsidRPr="001D6B49">
        <w:rPr>
          <w:rFonts w:ascii="Times New Roman" w:hAnsi="Times New Roman" w:cs="Times New Roman"/>
        </w:rPr>
        <w:fldChar w:fldCharType="end"/>
      </w:r>
      <w:r w:rsidRPr="001D6B49">
        <w:rPr>
          <w:rFonts w:ascii="Times New Roman" w:hAnsi="Times New Roman" w:cs="Times New Roman"/>
        </w:rPr>
        <w:t>。</w:t>
      </w:r>
    </w:p>
    <w:p w14:paraId="50522431" w14:textId="77777777" w:rsidR="00604326" w:rsidRPr="001D6B49" w:rsidRDefault="001D6B49">
      <w:pPr>
        <w:pStyle w:val="a2"/>
        <w:rPr>
          <w:rFonts w:ascii="Times New Roman" w:hAnsi="Times New Roman" w:cs="Times New Roman"/>
        </w:rPr>
      </w:pPr>
      <w:bookmarkStart w:id="51" w:name="_Toc196418437"/>
      <w:bookmarkStart w:id="52" w:name="_Toc218767022"/>
      <w:bookmarkStart w:id="53" w:name="_Toc36193140"/>
      <w:r w:rsidRPr="001D6B49">
        <w:rPr>
          <w:rFonts w:ascii="Times New Roman" w:hAnsi="Times New Roman" w:cs="Times New Roman"/>
        </w:rPr>
        <w:lastRenderedPageBreak/>
        <w:t>论文主要工作</w:t>
      </w:r>
      <w:bookmarkStart w:id="54" w:name="_Toc67804967"/>
      <w:bookmarkStart w:id="55" w:name="_Toc67103619"/>
      <w:bookmarkEnd w:id="51"/>
      <w:bookmarkEnd w:id="52"/>
      <w:bookmarkEnd w:id="53"/>
    </w:p>
    <w:p w14:paraId="7A434018" w14:textId="6D6D14E1" w:rsidR="00604326" w:rsidRPr="001D6B49" w:rsidRDefault="001D6B49">
      <w:pPr>
        <w:pStyle w:val="a7"/>
        <w:rPr>
          <w:rFonts w:ascii="Times New Roman" w:hAnsi="Times New Roman" w:cs="Times New Roman"/>
        </w:rPr>
      </w:pPr>
      <w:r w:rsidRPr="001D6B49">
        <w:rPr>
          <w:rFonts w:ascii="Times New Roman" w:hAnsi="Times New Roman" w:cs="Times New Roman"/>
        </w:rPr>
        <w:t>本</w:t>
      </w:r>
      <w:r>
        <w:rPr>
          <w:rFonts w:ascii="Times New Roman" w:hAnsi="Times New Roman" w:cs="Times New Roman" w:hint="eastAsia"/>
        </w:rPr>
        <w:t>文</w:t>
      </w:r>
      <w:r w:rsidRPr="001D6B49">
        <w:rPr>
          <w:rFonts w:ascii="Times New Roman" w:hAnsi="Times New Roman" w:cs="Times New Roman"/>
        </w:rPr>
        <w:t>构建</w:t>
      </w:r>
      <w:proofErr w:type="gramStart"/>
      <w:r w:rsidRPr="001D6B49">
        <w:rPr>
          <w:rFonts w:ascii="Times New Roman" w:hAnsi="Times New Roman" w:cs="Times New Roman"/>
        </w:rPr>
        <w:t>的微博舆情</w:t>
      </w:r>
      <w:proofErr w:type="gramEnd"/>
      <w:r w:rsidRPr="001D6B49">
        <w:rPr>
          <w:rFonts w:ascii="Times New Roman" w:hAnsi="Times New Roman" w:cs="Times New Roman"/>
        </w:rPr>
        <w:t>分析系统实现了数据采集、情感识别、趋势分析与可视化展示等核心功能，具备较强的实时性与扩展性。在数据采集环节，系统基于</w:t>
      </w:r>
      <w:r w:rsidRPr="001D6B49">
        <w:rPr>
          <w:rFonts w:ascii="Times New Roman" w:hAnsi="Times New Roman" w:cs="Times New Roman"/>
        </w:rPr>
        <w:t xml:space="preserve"> Celery </w:t>
      </w:r>
      <w:r w:rsidRPr="001D6B49">
        <w:rPr>
          <w:rFonts w:ascii="Times New Roman" w:hAnsi="Times New Roman" w:cs="Times New Roman"/>
        </w:rPr>
        <w:t>分布式任务队列，模拟浏览器行为绕过</w:t>
      </w:r>
      <w:proofErr w:type="gramStart"/>
      <w:r w:rsidRPr="001D6B49">
        <w:rPr>
          <w:rFonts w:ascii="Times New Roman" w:hAnsi="Times New Roman" w:cs="Times New Roman"/>
        </w:rPr>
        <w:t>微博反爬</w:t>
      </w:r>
      <w:proofErr w:type="gramEnd"/>
      <w:r w:rsidRPr="001D6B49">
        <w:rPr>
          <w:rFonts w:ascii="Times New Roman" w:hAnsi="Times New Roman" w:cs="Times New Roman"/>
        </w:rPr>
        <w:t>机制，实现大规模数据抓取；数据清洗模块可自动过滤无效信息，并利用</w:t>
      </w:r>
      <w:r w:rsidRPr="001D6B49">
        <w:rPr>
          <w:rFonts w:ascii="Times New Roman" w:hAnsi="Times New Roman" w:cs="Times New Roman"/>
        </w:rPr>
        <w:t xml:space="preserve"> TF-IDF </w:t>
      </w:r>
      <w:r w:rsidRPr="001D6B49">
        <w:rPr>
          <w:rFonts w:ascii="Times New Roman" w:hAnsi="Times New Roman" w:cs="Times New Roman"/>
        </w:rPr>
        <w:t>提取文本特征，提升后续处理效率。</w:t>
      </w:r>
    </w:p>
    <w:p w14:paraId="00FEBFD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舆情分析部分提出</w:t>
      </w:r>
      <w:r w:rsidRPr="001D6B49">
        <w:rPr>
          <w:rFonts w:ascii="Times New Roman" w:hAnsi="Times New Roman" w:cs="Times New Roman"/>
        </w:rPr>
        <w:t xml:space="preserve"> BERT </w:t>
      </w:r>
      <w:r w:rsidRPr="001D6B49">
        <w:rPr>
          <w:rFonts w:ascii="Times New Roman" w:hAnsi="Times New Roman" w:cs="Times New Roman"/>
        </w:rPr>
        <w:t>与朴素贝叶斯融合模型，结合深层语义理解与概率分类能力，提高中文情感分类的准确性。系统支持多维度分析，包括情感分类、热度趋势、地域分布和演化预测等，配套阈值预警机制，通过</w:t>
      </w:r>
      <w:r w:rsidRPr="001D6B49">
        <w:rPr>
          <w:rFonts w:ascii="Times New Roman" w:hAnsi="Times New Roman" w:cs="Times New Roman"/>
        </w:rPr>
        <w:t xml:space="preserve"> Django </w:t>
      </w:r>
      <w:r w:rsidRPr="001D6B49">
        <w:rPr>
          <w:rFonts w:ascii="Times New Roman" w:hAnsi="Times New Roman" w:cs="Times New Roman"/>
        </w:rPr>
        <w:t>后台监控情绪波动并触发预警。</w:t>
      </w:r>
    </w:p>
    <w:p w14:paraId="4811B2BB"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在系统架构上，采用</w:t>
      </w:r>
      <w:r w:rsidRPr="001D6B49">
        <w:rPr>
          <w:rFonts w:ascii="Times New Roman" w:hAnsi="Times New Roman" w:cs="Times New Roman"/>
        </w:rPr>
        <w:t xml:space="preserve"> Django RESTful API </w:t>
      </w:r>
      <w:r w:rsidRPr="001D6B49">
        <w:rPr>
          <w:rFonts w:ascii="Times New Roman" w:hAnsi="Times New Roman" w:cs="Times New Roman"/>
        </w:rPr>
        <w:t>实现前后端分离，前端基于原生</w:t>
      </w:r>
      <w:r w:rsidRPr="001D6B49">
        <w:rPr>
          <w:rFonts w:ascii="Times New Roman" w:hAnsi="Times New Roman" w:cs="Times New Roman"/>
        </w:rPr>
        <w:t xml:space="preserve"> HTML </w:t>
      </w:r>
      <w:r w:rsidRPr="001D6B49">
        <w:rPr>
          <w:rFonts w:ascii="Times New Roman" w:hAnsi="Times New Roman" w:cs="Times New Roman"/>
        </w:rPr>
        <w:t>与</w:t>
      </w:r>
      <w:r w:rsidRPr="001D6B49">
        <w:rPr>
          <w:rFonts w:ascii="Times New Roman" w:hAnsi="Times New Roman" w:cs="Times New Roman"/>
        </w:rPr>
        <w:t xml:space="preserve"> </w:t>
      </w:r>
      <w:proofErr w:type="spellStart"/>
      <w:r w:rsidRPr="001D6B49">
        <w:rPr>
          <w:rFonts w:ascii="Times New Roman" w:hAnsi="Times New Roman" w:cs="Times New Roman"/>
        </w:rPr>
        <w:t>ECharts</w:t>
      </w:r>
      <w:proofErr w:type="spellEnd"/>
      <w:r w:rsidRPr="001D6B49">
        <w:rPr>
          <w:rFonts w:ascii="Times New Roman" w:hAnsi="Times New Roman" w:cs="Times New Roman"/>
        </w:rPr>
        <w:t xml:space="preserve"> </w:t>
      </w:r>
      <w:r w:rsidRPr="001D6B49">
        <w:rPr>
          <w:rFonts w:ascii="Times New Roman" w:hAnsi="Times New Roman" w:cs="Times New Roman"/>
        </w:rPr>
        <w:t>实现多种舆情可视化；后端结合</w:t>
      </w:r>
      <w:r w:rsidRPr="001D6B49">
        <w:rPr>
          <w:rFonts w:ascii="Times New Roman" w:hAnsi="Times New Roman" w:cs="Times New Roman"/>
        </w:rPr>
        <w:t xml:space="preserve"> Redis </w:t>
      </w:r>
      <w:r w:rsidRPr="001D6B49">
        <w:rPr>
          <w:rFonts w:ascii="Times New Roman" w:hAnsi="Times New Roman" w:cs="Times New Roman"/>
        </w:rPr>
        <w:t>缓存、</w:t>
      </w:r>
      <w:r w:rsidRPr="001D6B49">
        <w:rPr>
          <w:rFonts w:ascii="Times New Roman" w:hAnsi="Times New Roman" w:cs="Times New Roman"/>
        </w:rPr>
        <w:t xml:space="preserve">Nginx </w:t>
      </w:r>
      <w:r w:rsidRPr="001D6B49">
        <w:rPr>
          <w:rFonts w:ascii="Times New Roman" w:hAnsi="Times New Roman" w:cs="Times New Roman"/>
        </w:rPr>
        <w:t>负载均衡及</w:t>
      </w:r>
      <w:r w:rsidRPr="001D6B49">
        <w:rPr>
          <w:rFonts w:ascii="Times New Roman" w:hAnsi="Times New Roman" w:cs="Times New Roman"/>
        </w:rPr>
        <w:t xml:space="preserve"> MySQL </w:t>
      </w:r>
      <w:r w:rsidRPr="001D6B49">
        <w:rPr>
          <w:rFonts w:ascii="Times New Roman" w:hAnsi="Times New Roman" w:cs="Times New Roman"/>
        </w:rPr>
        <w:t>主从复制，有效保障了系统的响应速度与并发处理能力。</w:t>
      </w:r>
    </w:p>
    <w:p w14:paraId="6A0288CC" w14:textId="77777777" w:rsidR="00604326" w:rsidRPr="001D6B49" w:rsidRDefault="001D6B49">
      <w:pPr>
        <w:pStyle w:val="a2"/>
        <w:rPr>
          <w:rFonts w:ascii="Times New Roman" w:hAnsi="Times New Roman" w:cs="Times New Roman"/>
        </w:rPr>
      </w:pPr>
      <w:bookmarkStart w:id="56" w:name="_Toc218767023"/>
      <w:bookmarkStart w:id="57" w:name="_Toc36193141"/>
      <w:bookmarkStart w:id="58" w:name="_Toc196418438"/>
      <w:r w:rsidRPr="001D6B49">
        <w:rPr>
          <w:rFonts w:ascii="Times New Roman" w:hAnsi="Times New Roman" w:cs="Times New Roman"/>
        </w:rPr>
        <w:t>论文组织与结构</w:t>
      </w:r>
      <w:bookmarkEnd w:id="54"/>
      <w:bookmarkEnd w:id="55"/>
      <w:bookmarkEnd w:id="56"/>
      <w:bookmarkEnd w:id="57"/>
      <w:bookmarkEnd w:id="58"/>
    </w:p>
    <w:p w14:paraId="7E46EFB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本文按如下结构组织：</w:t>
      </w:r>
    </w:p>
    <w:p w14:paraId="026852F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第一章</w:t>
      </w:r>
      <w:r w:rsidRPr="001D6B49">
        <w:rPr>
          <w:rFonts w:ascii="Times New Roman" w:hAnsi="Times New Roman" w:cs="Times New Roman"/>
        </w:rPr>
        <w:t xml:space="preserve"> </w:t>
      </w:r>
      <w:r w:rsidRPr="001D6B49">
        <w:rPr>
          <w:rFonts w:ascii="Times New Roman" w:hAnsi="Times New Roman" w:cs="Times New Roman"/>
        </w:rPr>
        <w:t>绪论：介绍研究背景、国内外研究现状、论文主要工作以及论文组织结构。</w:t>
      </w:r>
    </w:p>
    <w:p w14:paraId="7743D32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第二章</w:t>
      </w:r>
      <w:r w:rsidRPr="001D6B49">
        <w:rPr>
          <w:rFonts w:ascii="Times New Roman" w:hAnsi="Times New Roman" w:cs="Times New Roman"/>
        </w:rPr>
        <w:t xml:space="preserve"> </w:t>
      </w:r>
      <w:r w:rsidRPr="001D6B49">
        <w:rPr>
          <w:rFonts w:ascii="Times New Roman" w:hAnsi="Times New Roman" w:cs="Times New Roman"/>
        </w:rPr>
        <w:t>相关知识概述：阐述了</w:t>
      </w:r>
      <w:r w:rsidRPr="001D6B49">
        <w:rPr>
          <w:rFonts w:ascii="Times New Roman" w:hAnsi="Times New Roman" w:cs="Times New Roman"/>
        </w:rPr>
        <w:t>Django</w:t>
      </w:r>
      <w:r w:rsidRPr="001D6B49">
        <w:rPr>
          <w:rFonts w:ascii="Times New Roman" w:hAnsi="Times New Roman" w:cs="Times New Roman"/>
        </w:rPr>
        <w:t>框架、</w:t>
      </w:r>
      <w:proofErr w:type="gramStart"/>
      <w:r w:rsidRPr="001D6B49">
        <w:rPr>
          <w:rFonts w:ascii="Times New Roman" w:hAnsi="Times New Roman" w:cs="Times New Roman"/>
        </w:rPr>
        <w:t>微博数据爬取</w:t>
      </w:r>
      <w:proofErr w:type="gramEnd"/>
      <w:r w:rsidRPr="001D6B49">
        <w:rPr>
          <w:rFonts w:ascii="Times New Roman" w:hAnsi="Times New Roman" w:cs="Times New Roman"/>
        </w:rPr>
        <w:t>技术、数据存储技术、舆情分析方法和数据可视化技术等关键技术。</w:t>
      </w:r>
    </w:p>
    <w:p w14:paraId="0009527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第三章</w:t>
      </w:r>
      <w:r w:rsidRPr="001D6B49">
        <w:rPr>
          <w:rFonts w:ascii="Times New Roman" w:hAnsi="Times New Roman" w:cs="Times New Roman"/>
        </w:rPr>
        <w:t xml:space="preserve"> </w:t>
      </w:r>
      <w:r w:rsidRPr="001D6B49">
        <w:rPr>
          <w:rFonts w:ascii="Times New Roman" w:hAnsi="Times New Roman" w:cs="Times New Roman"/>
        </w:rPr>
        <w:t>系统分析：包括可行性分析和需求分析，明确了系统的功能与非功能需求。</w:t>
      </w:r>
    </w:p>
    <w:p w14:paraId="00ACBBF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第四章</w:t>
      </w:r>
      <w:r w:rsidRPr="001D6B49">
        <w:rPr>
          <w:rFonts w:ascii="Times New Roman" w:hAnsi="Times New Roman" w:cs="Times New Roman"/>
        </w:rPr>
        <w:t xml:space="preserve"> </w:t>
      </w:r>
      <w:r w:rsidRPr="001D6B49">
        <w:rPr>
          <w:rFonts w:ascii="Times New Roman" w:hAnsi="Times New Roman" w:cs="Times New Roman"/>
        </w:rPr>
        <w:t>系统总体设计：详细描述了系统整体架构设计、数据库设计、后端</w:t>
      </w:r>
      <w:r w:rsidRPr="001D6B49">
        <w:rPr>
          <w:rFonts w:ascii="Times New Roman" w:hAnsi="Times New Roman" w:cs="Times New Roman"/>
        </w:rPr>
        <w:t>API</w:t>
      </w:r>
      <w:r w:rsidRPr="001D6B49">
        <w:rPr>
          <w:rFonts w:ascii="Times New Roman" w:hAnsi="Times New Roman" w:cs="Times New Roman"/>
        </w:rPr>
        <w:t>设计和前端界面设计等内容。</w:t>
      </w:r>
    </w:p>
    <w:p w14:paraId="7DB33FA1"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第五章</w:t>
      </w:r>
      <w:r w:rsidRPr="001D6B49">
        <w:rPr>
          <w:rFonts w:ascii="Times New Roman" w:hAnsi="Times New Roman" w:cs="Times New Roman"/>
        </w:rPr>
        <w:t xml:space="preserve"> </w:t>
      </w:r>
      <w:r w:rsidRPr="001D6B49">
        <w:rPr>
          <w:rFonts w:ascii="Times New Roman" w:hAnsi="Times New Roman" w:cs="Times New Roman"/>
        </w:rPr>
        <w:t>系统详细设计实现：具体说明了各模块的实现细节，包括用户认证控制模块、</w:t>
      </w:r>
      <w:proofErr w:type="gramStart"/>
      <w:r w:rsidRPr="001D6B49">
        <w:rPr>
          <w:rFonts w:ascii="Times New Roman" w:hAnsi="Times New Roman" w:cs="Times New Roman"/>
        </w:rPr>
        <w:t>微博数据</w:t>
      </w:r>
      <w:proofErr w:type="gramEnd"/>
      <w:r w:rsidRPr="001D6B49">
        <w:rPr>
          <w:rFonts w:ascii="Times New Roman" w:hAnsi="Times New Roman" w:cs="Times New Roman"/>
        </w:rPr>
        <w:t>爬虫模块、热度事件分析模块、舆情情感分析模块、用户活跃</w:t>
      </w:r>
      <w:proofErr w:type="gramStart"/>
      <w:r w:rsidRPr="001D6B49">
        <w:rPr>
          <w:rFonts w:ascii="Times New Roman" w:hAnsi="Times New Roman" w:cs="Times New Roman"/>
        </w:rPr>
        <w:t>度分析</w:t>
      </w:r>
      <w:proofErr w:type="gramEnd"/>
      <w:r w:rsidRPr="001D6B49">
        <w:rPr>
          <w:rFonts w:ascii="Times New Roman" w:hAnsi="Times New Roman" w:cs="Times New Roman"/>
        </w:rPr>
        <w:t>模块、评论舆情分析模块、舆情预测模块、数据库存储实现等内容的具体实现。</w:t>
      </w:r>
    </w:p>
    <w:p w14:paraId="609CEFA0"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第六章</w:t>
      </w:r>
      <w:r w:rsidRPr="001D6B49">
        <w:rPr>
          <w:rFonts w:ascii="Times New Roman" w:hAnsi="Times New Roman" w:cs="Times New Roman"/>
        </w:rPr>
        <w:t xml:space="preserve"> </w:t>
      </w:r>
      <w:r w:rsidRPr="001D6B49">
        <w:rPr>
          <w:rFonts w:ascii="Times New Roman" w:hAnsi="Times New Roman" w:cs="Times New Roman"/>
        </w:rPr>
        <w:t>系统测试：介绍了测试环境配置、采用的主要测试方法以及基于测试结果制定的系统改进方案。</w:t>
      </w:r>
    </w:p>
    <w:p w14:paraId="7FA1C3E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第七章</w:t>
      </w:r>
      <w:r w:rsidRPr="001D6B49">
        <w:rPr>
          <w:rFonts w:ascii="Times New Roman" w:hAnsi="Times New Roman" w:cs="Times New Roman"/>
        </w:rPr>
        <w:t xml:space="preserve"> </w:t>
      </w:r>
      <w:r w:rsidRPr="001D6B49">
        <w:rPr>
          <w:rFonts w:ascii="Times New Roman" w:hAnsi="Times New Roman" w:cs="Times New Roman"/>
        </w:rPr>
        <w:t>总结和展望：总结了研究成果和对未来工作的展望。</w:t>
      </w:r>
    </w:p>
    <w:p w14:paraId="7BE4B17B" w14:textId="77777777" w:rsidR="00604326" w:rsidRPr="001D6B49" w:rsidRDefault="001D6B49">
      <w:pPr>
        <w:pStyle w:val="1"/>
      </w:pPr>
      <w:r w:rsidRPr="001D6B49">
        <w:rPr>
          <w:szCs w:val="24"/>
        </w:rPr>
        <w:br w:type="page"/>
      </w:r>
      <w:bookmarkStart w:id="59" w:name="_Toc196418439"/>
      <w:r w:rsidRPr="001D6B49">
        <w:lastRenderedPageBreak/>
        <w:t>相关知识概述</w:t>
      </w:r>
      <w:bookmarkEnd w:id="59"/>
    </w:p>
    <w:p w14:paraId="0F79A99B" w14:textId="77777777" w:rsidR="00604326" w:rsidRPr="001D6B49" w:rsidRDefault="001D6B49">
      <w:pPr>
        <w:pStyle w:val="a2"/>
        <w:rPr>
          <w:rFonts w:ascii="Times New Roman" w:hAnsi="Times New Roman" w:cs="Times New Roman"/>
        </w:rPr>
      </w:pPr>
      <w:bookmarkStart w:id="60" w:name="_Toc196418440"/>
      <w:r w:rsidRPr="001D6B49">
        <w:rPr>
          <w:rFonts w:ascii="Times New Roman" w:hAnsi="Times New Roman" w:cs="Times New Roman"/>
        </w:rPr>
        <w:t>Django</w:t>
      </w:r>
      <w:r w:rsidRPr="001D6B49">
        <w:rPr>
          <w:rFonts w:ascii="Times New Roman" w:hAnsi="Times New Roman" w:cs="Times New Roman"/>
        </w:rPr>
        <w:t>框架概述</w:t>
      </w:r>
      <w:bookmarkEnd w:id="60"/>
    </w:p>
    <w:p w14:paraId="496C64C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Django</w:t>
      </w:r>
      <w:r w:rsidRPr="001D6B49">
        <w:rPr>
          <w:rFonts w:ascii="Times New Roman" w:hAnsi="Times New Roman" w:cs="Times New Roman"/>
        </w:rPr>
        <w:t>框架是基于</w:t>
      </w:r>
      <w:r w:rsidRPr="001D6B49">
        <w:rPr>
          <w:rFonts w:ascii="Times New Roman" w:hAnsi="Times New Roman" w:cs="Times New Roman"/>
        </w:rPr>
        <w:t>Python Web</w:t>
      </w:r>
      <w:r w:rsidRPr="001D6B49">
        <w:rPr>
          <w:rFonts w:ascii="Times New Roman" w:hAnsi="Times New Roman" w:cs="Times New Roman"/>
        </w:rPr>
        <w:t>开发中的一种主流选择，其</w:t>
      </w:r>
      <w:r w:rsidRPr="001D6B49">
        <w:rPr>
          <w:rFonts w:ascii="Times New Roman" w:hAnsi="Times New Roman" w:cs="Times New Roman"/>
        </w:rPr>
        <w:t>MTV</w:t>
      </w:r>
      <w:r w:rsidRPr="001D6B49">
        <w:rPr>
          <w:rFonts w:ascii="Times New Roman" w:hAnsi="Times New Roman" w:cs="Times New Roman"/>
        </w:rPr>
        <w:t>（</w:t>
      </w:r>
      <w:r w:rsidRPr="001D6B49">
        <w:rPr>
          <w:rFonts w:ascii="Times New Roman" w:hAnsi="Times New Roman" w:cs="Times New Roman"/>
        </w:rPr>
        <w:t>Model-Template-View</w:t>
      </w:r>
      <w:r w:rsidRPr="001D6B49">
        <w:rPr>
          <w:rFonts w:ascii="Times New Roman" w:hAnsi="Times New Roman" w:cs="Times New Roman"/>
        </w:rPr>
        <w:t>）架构通过分离业务逻辑、数据模型、用户界面等部分，显著提升了系统开发效率与可维护性</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_Ref195637757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[18]</w:t>
      </w:r>
      <w:r w:rsidRPr="001D6B49">
        <w:rPr>
          <w:rFonts w:ascii="Times New Roman" w:hAnsi="Times New Roman" w:cs="Times New Roman"/>
        </w:rPr>
        <w:fldChar w:fldCharType="end"/>
      </w:r>
      <w:r w:rsidRPr="001D6B49">
        <w:rPr>
          <w:rFonts w:ascii="Times New Roman" w:hAnsi="Times New Roman" w:cs="Times New Roman"/>
        </w:rPr>
        <w:t>。在舆情分析系统中，</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ORM</w:t>
      </w:r>
      <w:r w:rsidRPr="001D6B49">
        <w:rPr>
          <w:rFonts w:ascii="Times New Roman" w:hAnsi="Times New Roman" w:cs="Times New Roman"/>
        </w:rPr>
        <w:t>（对象关系映射）机制简化了</w:t>
      </w:r>
      <w:r w:rsidRPr="001D6B49">
        <w:rPr>
          <w:rFonts w:ascii="Times New Roman" w:hAnsi="Times New Roman" w:cs="Times New Roman"/>
        </w:rPr>
        <w:t>MySQL</w:t>
      </w:r>
      <w:r w:rsidRPr="001D6B49">
        <w:rPr>
          <w:rFonts w:ascii="Times New Roman" w:hAnsi="Times New Roman" w:cs="Times New Roman"/>
        </w:rPr>
        <w:t>数据库的操作，</w:t>
      </w:r>
      <w:r w:rsidRPr="001D6B49">
        <w:rPr>
          <w:rFonts w:ascii="Times New Roman" w:hAnsi="Times New Roman" w:cs="Times New Roman"/>
        </w:rPr>
        <w:t>RESTful API</w:t>
      </w:r>
      <w:r w:rsidRPr="001D6B49">
        <w:rPr>
          <w:rFonts w:ascii="Times New Roman" w:hAnsi="Times New Roman" w:cs="Times New Roman"/>
        </w:rPr>
        <w:t>设计支持前后端分离架构，满足多用户并发访问需求</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_Ref195637767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[19]</w:t>
      </w:r>
      <w:r w:rsidRPr="001D6B49">
        <w:rPr>
          <w:rFonts w:ascii="Times New Roman" w:hAnsi="Times New Roman" w:cs="Times New Roman"/>
        </w:rPr>
        <w:fldChar w:fldCharType="end"/>
      </w:r>
      <w:r w:rsidRPr="001D6B49">
        <w:rPr>
          <w:rFonts w:ascii="Times New Roman" w:hAnsi="Times New Roman" w:cs="Times New Roman"/>
        </w:rPr>
        <w:t>。实际应用中，张磊团队提出的</w:t>
      </w:r>
      <w:r w:rsidRPr="001D6B49">
        <w:rPr>
          <w:rFonts w:ascii="Times New Roman" w:hAnsi="Times New Roman" w:cs="Times New Roman"/>
        </w:rPr>
        <w:t>Django</w:t>
      </w:r>
      <w:r w:rsidRPr="001D6B49">
        <w:rPr>
          <w:rFonts w:ascii="Times New Roman" w:hAnsi="Times New Roman" w:cs="Times New Roman"/>
        </w:rPr>
        <w:t>优化方案通过引入</w:t>
      </w:r>
      <w:r w:rsidRPr="001D6B49">
        <w:rPr>
          <w:rFonts w:ascii="Times New Roman" w:hAnsi="Times New Roman" w:cs="Times New Roman"/>
        </w:rPr>
        <w:t>Celery</w:t>
      </w:r>
      <w:r w:rsidRPr="001D6B49">
        <w:rPr>
          <w:rFonts w:ascii="Times New Roman" w:hAnsi="Times New Roman" w:cs="Times New Roman"/>
        </w:rPr>
        <w:t>分布式任务队列，将</w:t>
      </w:r>
      <w:proofErr w:type="gramStart"/>
      <w:r w:rsidRPr="001D6B49">
        <w:rPr>
          <w:rFonts w:ascii="Times New Roman" w:hAnsi="Times New Roman" w:cs="Times New Roman"/>
        </w:rPr>
        <w:t>微博数据爬取</w:t>
      </w:r>
      <w:proofErr w:type="gramEnd"/>
      <w:r w:rsidRPr="001D6B49">
        <w:rPr>
          <w:rFonts w:ascii="Times New Roman" w:hAnsi="Times New Roman" w:cs="Times New Roman"/>
        </w:rPr>
        <w:t>的并发处理能力提升</w:t>
      </w:r>
      <w:r w:rsidRPr="001D6B49">
        <w:rPr>
          <w:rFonts w:ascii="Times New Roman" w:hAnsi="Times New Roman" w:cs="Times New Roman"/>
        </w:rPr>
        <w:t>3</w:t>
      </w:r>
      <w:r w:rsidRPr="001D6B49">
        <w:rPr>
          <w:rFonts w:ascii="Times New Roman" w:hAnsi="Times New Roman" w:cs="Times New Roman"/>
        </w:rPr>
        <w:t>倍，验证了框架在高负载场景下的扩展性</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_Ref195637804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[20]</w:t>
      </w:r>
      <w:r w:rsidRPr="001D6B49">
        <w:rPr>
          <w:rFonts w:ascii="Times New Roman" w:hAnsi="Times New Roman" w:cs="Times New Roman"/>
        </w:rPr>
        <w:fldChar w:fldCharType="end"/>
      </w:r>
      <w:r w:rsidRPr="001D6B49">
        <w:rPr>
          <w:rFonts w:ascii="Times New Roman" w:hAnsi="Times New Roman" w:cs="Times New Roman"/>
        </w:rPr>
        <w:t>。然而，</w:t>
      </w:r>
      <w:r w:rsidRPr="001D6B49">
        <w:rPr>
          <w:rFonts w:ascii="Times New Roman" w:hAnsi="Times New Roman" w:cs="Times New Roman"/>
        </w:rPr>
        <w:t>Django</w:t>
      </w:r>
      <w:r w:rsidRPr="001D6B49">
        <w:rPr>
          <w:rFonts w:ascii="Times New Roman" w:hAnsi="Times New Roman" w:cs="Times New Roman"/>
        </w:rPr>
        <w:t>在动态网页渲染与实时数据推送中的性能瓶颈仍需结合异步框架（如</w:t>
      </w:r>
      <w:r w:rsidRPr="001D6B49">
        <w:rPr>
          <w:rFonts w:ascii="Times New Roman" w:hAnsi="Times New Roman" w:cs="Times New Roman"/>
        </w:rPr>
        <w:t>Django Channels</w:t>
      </w:r>
      <w:r w:rsidRPr="001D6B49">
        <w:rPr>
          <w:rFonts w:ascii="Times New Roman" w:hAnsi="Times New Roman" w:cs="Times New Roman"/>
        </w:rPr>
        <w:t>）进一步优化</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_Ref195637809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[21]</w:t>
      </w:r>
      <w:r w:rsidRPr="001D6B49">
        <w:rPr>
          <w:rFonts w:ascii="Times New Roman" w:hAnsi="Times New Roman" w:cs="Times New Roman"/>
        </w:rPr>
        <w:fldChar w:fldCharType="end"/>
      </w:r>
      <w:r w:rsidRPr="001D6B49">
        <w:rPr>
          <w:rFonts w:ascii="Times New Roman" w:hAnsi="Times New Roman" w:cs="Times New Roman"/>
        </w:rPr>
        <w:t>。</w:t>
      </w:r>
    </w:p>
    <w:p w14:paraId="5E629BA7" w14:textId="77777777" w:rsidR="00604326" w:rsidRPr="001D6B49" w:rsidRDefault="001D6B49">
      <w:pPr>
        <w:pStyle w:val="a2"/>
        <w:rPr>
          <w:rFonts w:ascii="Times New Roman" w:hAnsi="Times New Roman" w:cs="Times New Roman"/>
        </w:rPr>
      </w:pPr>
      <w:bookmarkStart w:id="61" w:name="_Toc196418441"/>
      <w:r w:rsidRPr="001D6B49">
        <w:rPr>
          <w:rFonts w:ascii="Times New Roman" w:hAnsi="Times New Roman" w:cs="Times New Roman"/>
        </w:rPr>
        <w:t>数据存储技术</w:t>
      </w:r>
      <w:bookmarkEnd w:id="61"/>
    </w:p>
    <w:p w14:paraId="07FA377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MySQL</w:t>
      </w:r>
      <w:r w:rsidRPr="001D6B49">
        <w:rPr>
          <w:rFonts w:ascii="Times New Roman" w:hAnsi="Times New Roman" w:cs="Times New Roman"/>
        </w:rPr>
        <w:t>是常用的关系型数据库之一，在本舆情系统中通过设定事务处理、分区表与主从复制机制，实现了高并发场景下的数据一致性与读写分离</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_Ref195637812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[22]</w:t>
      </w:r>
      <w:r w:rsidRPr="001D6B49">
        <w:rPr>
          <w:rFonts w:ascii="Times New Roman" w:hAnsi="Times New Roman" w:cs="Times New Roman"/>
        </w:rPr>
        <w:fldChar w:fldCharType="end"/>
      </w:r>
      <w:r w:rsidRPr="001D6B49">
        <w:rPr>
          <w:rFonts w:ascii="Times New Roman" w:hAnsi="Times New Roman" w:cs="Times New Roman"/>
        </w:rPr>
        <w:fldChar w:fldCharType="begin"/>
      </w:r>
      <w:r w:rsidRPr="001D6B49">
        <w:rPr>
          <w:rFonts w:ascii="Times New Roman" w:hAnsi="Times New Roman" w:cs="Times New Roman"/>
        </w:rPr>
        <w:instrText xml:space="preserve"> REF _Ref195637825 \r \h  \* MERGEFORMAT </w:instrText>
      </w:r>
      <w:r w:rsidRPr="001D6B49">
        <w:rPr>
          <w:rFonts w:ascii="Times New Roman" w:hAnsi="Times New Roman" w:cs="Times New Roman"/>
        </w:rPr>
      </w:r>
      <w:r w:rsidRPr="001D6B49">
        <w:rPr>
          <w:rFonts w:ascii="Times New Roman" w:hAnsi="Times New Roman" w:cs="Times New Roman"/>
        </w:rPr>
        <w:fldChar w:fldCharType="end"/>
      </w:r>
      <w:r w:rsidRPr="001D6B49">
        <w:rPr>
          <w:rFonts w:ascii="Times New Roman" w:hAnsi="Times New Roman" w:cs="Times New Roman"/>
        </w:rPr>
        <w:t>。核心机制包括运用</w:t>
      </w:r>
      <w:r w:rsidRPr="001D6B49">
        <w:rPr>
          <w:rFonts w:ascii="Times New Roman" w:hAnsi="Times New Roman" w:cs="Times New Roman"/>
        </w:rPr>
        <w:t>JSON</w:t>
      </w:r>
      <w:r w:rsidRPr="001D6B49">
        <w:rPr>
          <w:rFonts w:ascii="Times New Roman" w:hAnsi="Times New Roman" w:cs="Times New Roman"/>
        </w:rPr>
        <w:t>数据类型支持非</w:t>
      </w:r>
      <w:proofErr w:type="gramStart"/>
      <w:r w:rsidRPr="001D6B49">
        <w:rPr>
          <w:rFonts w:ascii="Times New Roman" w:hAnsi="Times New Roman" w:cs="Times New Roman"/>
        </w:rPr>
        <w:t>结构化微博文本</w:t>
      </w:r>
      <w:proofErr w:type="gramEnd"/>
      <w:r w:rsidRPr="001D6B49">
        <w:rPr>
          <w:rFonts w:ascii="Times New Roman" w:hAnsi="Times New Roman" w:cs="Times New Roman"/>
        </w:rPr>
        <w:t>的灵活存储、建立全文索引与复合索引加速关键词检索与地域分析</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_Ref195637822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[23]</w:t>
      </w:r>
      <w:r w:rsidRPr="001D6B49">
        <w:rPr>
          <w:rFonts w:ascii="Times New Roman" w:hAnsi="Times New Roman" w:cs="Times New Roman"/>
        </w:rPr>
        <w:fldChar w:fldCharType="end"/>
      </w:r>
      <w:r w:rsidRPr="001D6B49">
        <w:rPr>
          <w:rFonts w:ascii="Times New Roman" w:hAnsi="Times New Roman" w:cs="Times New Roman"/>
        </w:rPr>
        <w:t>。以联合索引为例，本系统中通过</w:t>
      </w:r>
      <w:proofErr w:type="spellStart"/>
      <w:r w:rsidRPr="001D6B49">
        <w:rPr>
          <w:rFonts w:ascii="Times New Roman" w:hAnsi="Times New Roman" w:cs="Times New Roman"/>
        </w:rPr>
        <w:t>status_province</w:t>
      </w:r>
      <w:proofErr w:type="spellEnd"/>
      <w:r w:rsidRPr="001D6B49">
        <w:rPr>
          <w:rFonts w:ascii="Times New Roman" w:hAnsi="Times New Roman" w:cs="Times New Roman"/>
        </w:rPr>
        <w:t>与</w:t>
      </w:r>
      <w:proofErr w:type="spellStart"/>
      <w:r w:rsidRPr="001D6B49">
        <w:rPr>
          <w:rFonts w:ascii="Times New Roman" w:hAnsi="Times New Roman" w:cs="Times New Roman"/>
        </w:rPr>
        <w:t>status_city</w:t>
      </w:r>
      <w:proofErr w:type="spellEnd"/>
      <w:r w:rsidRPr="001D6B49">
        <w:rPr>
          <w:rFonts w:ascii="Times New Roman" w:hAnsi="Times New Roman" w:cs="Times New Roman"/>
        </w:rPr>
        <w:t>字段建立了联合索引，将地域分布查询效率提升</w:t>
      </w:r>
      <w:r w:rsidRPr="001D6B49">
        <w:rPr>
          <w:rFonts w:ascii="Times New Roman" w:hAnsi="Times New Roman" w:cs="Times New Roman"/>
        </w:rPr>
        <w:t>40%</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_Ref195637825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[24]</w:t>
      </w:r>
      <w:r w:rsidRPr="001D6B49">
        <w:rPr>
          <w:rFonts w:ascii="Times New Roman" w:hAnsi="Times New Roman" w:cs="Times New Roman"/>
        </w:rPr>
        <w:fldChar w:fldCharType="end"/>
      </w:r>
      <w:r w:rsidRPr="001D6B49">
        <w:rPr>
          <w:rFonts w:ascii="Times New Roman" w:hAnsi="Times New Roman" w:cs="Times New Roman"/>
        </w:rPr>
        <w:t>。在后续数据量过大时，考虑到海量数据的存储成本，可以结合分布式数据库（如</w:t>
      </w:r>
      <w:r w:rsidRPr="001D6B49">
        <w:rPr>
          <w:rFonts w:ascii="Times New Roman" w:hAnsi="Times New Roman" w:cs="Times New Roman"/>
        </w:rPr>
        <w:t>MongoDB</w:t>
      </w:r>
      <w:r w:rsidRPr="001D6B49">
        <w:rPr>
          <w:rFonts w:ascii="Times New Roman" w:hAnsi="Times New Roman" w:cs="Times New Roman"/>
        </w:rPr>
        <w:t>）或云存储方案进一步优化</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_Ref195637829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[25]</w:t>
      </w:r>
      <w:r w:rsidRPr="001D6B49">
        <w:rPr>
          <w:rFonts w:ascii="Times New Roman" w:hAnsi="Times New Roman" w:cs="Times New Roman"/>
        </w:rPr>
        <w:fldChar w:fldCharType="end"/>
      </w:r>
      <w:r w:rsidRPr="001D6B49">
        <w:rPr>
          <w:rFonts w:ascii="Times New Roman" w:hAnsi="Times New Roman" w:cs="Times New Roman"/>
        </w:rPr>
        <w:fldChar w:fldCharType="begin"/>
      </w:r>
      <w:r w:rsidRPr="001D6B49">
        <w:rPr>
          <w:rFonts w:ascii="Times New Roman" w:hAnsi="Times New Roman" w:cs="Times New Roman"/>
        </w:rPr>
        <w:instrText xml:space="preserve"> REF _Ref195637856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[27]</w:t>
      </w:r>
      <w:r w:rsidRPr="001D6B49">
        <w:rPr>
          <w:rFonts w:ascii="Times New Roman" w:hAnsi="Times New Roman" w:cs="Times New Roman"/>
        </w:rPr>
        <w:fldChar w:fldCharType="end"/>
      </w:r>
      <w:r w:rsidRPr="001D6B49">
        <w:rPr>
          <w:rFonts w:ascii="Times New Roman" w:hAnsi="Times New Roman" w:cs="Times New Roman"/>
        </w:rPr>
        <w:t>。</w:t>
      </w:r>
    </w:p>
    <w:p w14:paraId="252E1231" w14:textId="77777777" w:rsidR="00604326" w:rsidRPr="001D6B49" w:rsidRDefault="001D6B49">
      <w:pPr>
        <w:pStyle w:val="a2"/>
        <w:rPr>
          <w:rFonts w:ascii="Times New Roman" w:hAnsi="Times New Roman" w:cs="Times New Roman"/>
        </w:rPr>
      </w:pPr>
      <w:bookmarkStart w:id="62" w:name="_Toc196418442"/>
      <w:r w:rsidRPr="001D6B49">
        <w:rPr>
          <w:rFonts w:ascii="Times New Roman" w:hAnsi="Times New Roman" w:cs="Times New Roman"/>
        </w:rPr>
        <w:t>舆情分析方法</w:t>
      </w:r>
      <w:bookmarkEnd w:id="62"/>
    </w:p>
    <w:p w14:paraId="737CAC5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舆情分析方法的核心原理在于通过数学建模与语义理解的双重路径，实现对社会化媒体文本的深度解析。陈思团队提出的混合模型在中文社交媒体场景下</w:t>
      </w:r>
      <w:r w:rsidRPr="001D6B49">
        <w:rPr>
          <w:rFonts w:ascii="Times New Roman" w:hAnsi="Times New Roman" w:cs="Times New Roman"/>
        </w:rPr>
        <w:t>F1</w:t>
      </w:r>
      <w:r w:rsidRPr="001D6B49">
        <w:rPr>
          <w:rFonts w:ascii="Times New Roman" w:hAnsi="Times New Roman" w:cs="Times New Roman"/>
        </w:rPr>
        <w:t>值达</w:t>
      </w:r>
      <w:r w:rsidRPr="001D6B49">
        <w:rPr>
          <w:rFonts w:ascii="Times New Roman" w:hAnsi="Times New Roman" w:cs="Times New Roman"/>
        </w:rPr>
        <w:t>0.82</w:t>
      </w:r>
      <w:r w:rsidRPr="001D6B49">
        <w:rPr>
          <w:rFonts w:ascii="Times New Roman" w:hAnsi="Times New Roman" w:cs="Times New Roman"/>
        </w:rPr>
        <w:t>，通过热度分析中的加权指标（转发、评论、点赞）构建综合评分体系</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_Ref195637860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[28]</w:t>
      </w:r>
      <w:r w:rsidRPr="001D6B49">
        <w:rPr>
          <w:rFonts w:ascii="Times New Roman" w:hAnsi="Times New Roman" w:cs="Times New Roman"/>
        </w:rPr>
        <w:fldChar w:fldCharType="end"/>
      </w:r>
      <w:r w:rsidRPr="001D6B49">
        <w:rPr>
          <w:rFonts w:ascii="Times New Roman" w:hAnsi="Times New Roman" w:cs="Times New Roman"/>
        </w:rPr>
        <w:t>。</w:t>
      </w:r>
    </w:p>
    <w:p w14:paraId="10ECEEA3" w14:textId="4C269857" w:rsidR="00604326" w:rsidRPr="001D6B49" w:rsidRDefault="001D6B49">
      <w:pPr>
        <w:pStyle w:val="a7"/>
        <w:rPr>
          <w:rFonts w:ascii="Times New Roman" w:hAnsi="Times New Roman" w:cs="Times New Roman"/>
          <w:shd w:val="clear" w:color="auto" w:fill="FCFCFC"/>
        </w:rPr>
      </w:pPr>
      <w:r w:rsidRPr="001D6B49">
        <w:rPr>
          <w:rFonts w:ascii="Times New Roman" w:hAnsi="Times New Roman" w:cs="Times New Roman"/>
        </w:rPr>
        <w:t>在情感分析层面，朴素贝叶斯分类器基于贝叶斯定理构建概率模型，通过计算特征词在不同情感类别中的条件概率实现分类决策。其理论假设特征</w:t>
      </w:r>
      <w:proofErr w:type="gramStart"/>
      <w:r w:rsidRPr="001D6B49">
        <w:rPr>
          <w:rFonts w:ascii="Times New Roman" w:hAnsi="Times New Roman" w:cs="Times New Roman"/>
        </w:rPr>
        <w:t>间严格</w:t>
      </w:r>
      <w:proofErr w:type="gramEnd"/>
      <w:r w:rsidRPr="001D6B49">
        <w:rPr>
          <w:rFonts w:ascii="Times New Roman" w:hAnsi="Times New Roman" w:cs="Times New Roman"/>
        </w:rPr>
        <w:t>独立（即，</w:t>
      </w:r>
      <m:oMath>
        <m:r>
          <m:rPr>
            <m:sty m:val="p"/>
          </m:rPr>
          <w:rPr>
            <w:rFonts w:cs="Times New Roman"/>
          </w:rPr>
          <m:t>P</m:t>
        </m:r>
        <m:d>
          <m:dPr>
            <m:sepChr m:val="∣"/>
            <m:ctrlPr>
              <w:rPr>
                <w:rFonts w:eastAsia="Cambria Math" w:cs="Times New Roman"/>
                <w:i/>
              </w:rPr>
            </m:ctrlPr>
          </m:dPr>
          <m:e>
            <m:sSub>
              <m:sSubPr>
                <m:ctrlPr>
                  <w:rPr>
                    <w:rFonts w:cs="Times New Roman"/>
                  </w:rPr>
                </m:ctrlPr>
              </m:sSubPr>
              <m:e>
                <m:r>
                  <w:rPr>
                    <w:rFonts w:eastAsia="Cambria Math" w:cs="Times New Roman"/>
                  </w:rPr>
                  <m:t>x</m:t>
                </m:r>
              </m:e>
              <m:sub>
                <m:r>
                  <w:rPr>
                    <w:rFonts w:eastAsia="Cambria Math" w:cs="Times New Roman"/>
                  </w:rPr>
                  <m:t>i</m:t>
                </m:r>
              </m:sub>
            </m:sSub>
          </m:e>
          <m:e>
            <m:sSub>
              <m:sSubPr>
                <m:ctrlPr>
                  <w:rPr>
                    <w:rFonts w:cs="Times New Roman"/>
                  </w:rPr>
                </m:ctrlPr>
              </m:sSubPr>
              <m:e>
                <m:r>
                  <w:rPr>
                    <w:rFonts w:eastAsia="Cambria Math" w:cs="Times New Roman"/>
                  </w:rPr>
                  <m:t>c</m:t>
                </m:r>
              </m:e>
              <m:sub>
                <m:r>
                  <w:rPr>
                    <w:rFonts w:eastAsia="Cambria Math" w:cs="Times New Roman"/>
                  </w:rPr>
                  <m:t>j</m:t>
                </m:r>
              </m:sub>
            </m:sSub>
          </m:e>
        </m:d>
      </m:oMath>
      <w:r w:rsidRPr="001D6B49">
        <w:rPr>
          <w:rFonts w:ascii="Times New Roman" w:hAnsi="Times New Roman" w:cs="Times New Roman"/>
        </w:rPr>
        <w:t>与，</w:t>
      </w:r>
      <m:oMath>
        <m:r>
          <m:rPr>
            <m:sty m:val="p"/>
          </m:rPr>
          <w:rPr>
            <w:rFonts w:cs="Times New Roman"/>
          </w:rPr>
          <m:t>P</m:t>
        </m:r>
        <m:d>
          <m:dPr>
            <m:sepChr m:val="∣"/>
            <m:ctrlPr>
              <w:rPr>
                <w:rFonts w:eastAsia="Cambria Math" w:cs="Times New Roman"/>
                <w:i/>
              </w:rPr>
            </m:ctrlPr>
          </m:dPr>
          <m:e>
            <m:sSub>
              <m:sSubPr>
                <m:ctrlPr>
                  <w:rPr>
                    <w:rFonts w:cs="Times New Roman"/>
                  </w:rPr>
                </m:ctrlPr>
              </m:sSubPr>
              <m:e>
                <m:r>
                  <w:rPr>
                    <w:rFonts w:eastAsia="Cambria Math" w:cs="Times New Roman"/>
                  </w:rPr>
                  <m:t>x</m:t>
                </m:r>
              </m:e>
              <m:sub>
                <m:r>
                  <w:rPr>
                    <w:rFonts w:eastAsia="Cambria Math" w:cs="Times New Roman"/>
                  </w:rPr>
                  <m:t>k</m:t>
                </m:r>
              </m:sub>
            </m:sSub>
          </m:e>
          <m:e>
            <m:sSub>
              <m:sSubPr>
                <m:ctrlPr>
                  <w:rPr>
                    <w:rFonts w:cs="Times New Roman"/>
                  </w:rPr>
                </m:ctrlPr>
              </m:sSubPr>
              <m:e>
                <m:r>
                  <w:rPr>
                    <w:rFonts w:eastAsia="Cambria Math" w:cs="Times New Roman"/>
                  </w:rPr>
                  <m:t>c</m:t>
                </m:r>
              </m:e>
              <m:sub>
                <m:r>
                  <w:rPr>
                    <w:rFonts w:eastAsia="Cambria Math" w:cs="Times New Roman"/>
                  </w:rPr>
                  <m:t>j</m:t>
                </m:r>
              </m:sub>
            </m:sSub>
          </m:e>
        </m:d>
      </m:oMath>
      <w:r w:rsidRPr="001D6B49">
        <w:rPr>
          <w:rFonts w:ascii="Times New Roman" w:hAnsi="Times New Roman" w:cs="Times New Roman"/>
          <w:shd w:val="clear" w:color="auto" w:fill="FCFCFC"/>
        </w:rPr>
        <w:t xml:space="preserve"> </w:t>
      </w:r>
      <w:r w:rsidRPr="001D6B49">
        <w:rPr>
          <w:rFonts w:ascii="Times New Roman" w:hAnsi="Times New Roman" w:cs="Times New Roman"/>
          <w:shd w:val="clear" w:color="auto" w:fill="FCFCFC"/>
        </w:rPr>
        <w:t>相互独立），这使得模型在高斯分布假设下可有效处理短文本的稀疏特征。后验概率计算</w:t>
      </w:r>
      <w:r w:rsidR="001D0A1E">
        <w:rPr>
          <w:rFonts w:ascii="Times New Roman" w:hAnsi="Times New Roman" w:cs="Times New Roman" w:hint="eastAsia"/>
          <w:shd w:val="clear" w:color="auto" w:fill="FCFCFC"/>
        </w:rPr>
        <w:t>公式如式</w:t>
      </w:r>
      <w:r w:rsidR="001D0A1E">
        <w:rPr>
          <w:rFonts w:ascii="Times New Roman" w:hAnsi="Times New Roman" w:cs="Times New Roman" w:hint="eastAsia"/>
          <w:shd w:val="clear" w:color="auto" w:fill="FCFCFC"/>
        </w:rPr>
        <w:t>2-1</w:t>
      </w:r>
      <w:r w:rsidR="001D0A1E">
        <w:rPr>
          <w:rFonts w:ascii="Times New Roman" w:hAnsi="Times New Roman" w:cs="Times New Roman" w:hint="eastAsia"/>
          <w:shd w:val="clear" w:color="auto" w:fill="FCFCFC"/>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643B2B10" w14:textId="77777777">
        <w:trPr>
          <w:trHeight w:val="841"/>
        </w:trPr>
        <w:tc>
          <w:tcPr>
            <w:tcW w:w="2268" w:type="dxa"/>
            <w:vAlign w:val="center"/>
          </w:tcPr>
          <w:p w14:paraId="6C8B9317" w14:textId="77777777" w:rsidR="00604326" w:rsidRPr="001D6B49" w:rsidRDefault="00604326">
            <w:pPr>
              <w:pStyle w:val="ab"/>
              <w:ind w:firstLine="402"/>
              <w:rPr>
                <w:sz w:val="22"/>
                <w:szCs w:val="28"/>
              </w:rPr>
            </w:pPr>
          </w:p>
        </w:tc>
        <w:tc>
          <w:tcPr>
            <w:tcW w:w="4734" w:type="dxa"/>
            <w:vAlign w:val="center"/>
          </w:tcPr>
          <w:p w14:paraId="4196DC2E" w14:textId="77777777" w:rsidR="00604326" w:rsidRPr="001D6B49" w:rsidRDefault="001D6B49">
            <w:pPr>
              <w:ind w:firstLine="402"/>
              <w:rPr>
                <w:sz w:val="22"/>
                <w:szCs w:val="28"/>
              </w:rPr>
            </w:pPr>
            <m:oMathPara>
              <m:oMath>
                <m:r>
                  <w:rPr>
                    <w:rFonts w:ascii="Cambria Math" w:eastAsia="Cambria Math" w:hAnsi="Cambria Math"/>
                  </w:rPr>
                  <m:t>P</m:t>
                </m:r>
                <m:d>
                  <m:dPr>
                    <m:sepChr m:val="∣"/>
                    <m:ctrlPr>
                      <w:rPr>
                        <w:rFonts w:ascii="Cambria Math" w:eastAsia="Cambria Math" w:hAnsi="Cambria Math"/>
                        <w:i/>
                      </w:rPr>
                    </m:ctrlPr>
                  </m:dPr>
                  <m:e>
                    <m:sSub>
                      <m:sSubPr>
                        <m:ctrlPr>
                          <w:rPr>
                            <w:rFonts w:ascii="Cambria Math" w:hAnsi="Cambria Math"/>
                          </w:rPr>
                        </m:ctrlPr>
                      </m:sSubPr>
                      <m:e>
                        <m:r>
                          <w:rPr>
                            <w:rFonts w:ascii="Cambria Math" w:eastAsia="Cambria Math" w:hAnsi="Cambria Math"/>
                          </w:rPr>
                          <m:t>c</m:t>
                        </m:r>
                      </m:e>
                      <m:sub>
                        <m:r>
                          <w:rPr>
                            <w:rFonts w:ascii="Cambria Math" w:eastAsia="Cambria Math" w:hAnsi="Cambria Math"/>
                          </w:rPr>
                          <m:t>j</m:t>
                        </m:r>
                      </m:sub>
                    </m:sSub>
                  </m:e>
                  <m:e>
                    <m:r>
                      <w:rPr>
                        <w:rFonts w:ascii="Cambria Math" w:eastAsia="Cambria Math" w:hAnsi="Cambria Math"/>
                      </w:rPr>
                      <m:t>x</m:t>
                    </m:r>
                  </m:e>
                </m:d>
                <m:r>
                  <w:rPr>
                    <w:rFonts w:ascii="Cambria Math" w:eastAsia="Cambria Math" w:hAnsi="Cambria Math"/>
                  </w:rPr>
                  <m:t>∝P</m:t>
                </m:r>
                <m:d>
                  <m:dPr>
                    <m:ctrlPr>
                      <w:rPr>
                        <w:rFonts w:ascii="Cambria Math" w:eastAsia="Cambria Math" w:hAnsi="Cambria Math"/>
                        <w:i/>
                      </w:rPr>
                    </m:ctrlPr>
                  </m:dPr>
                  <m:e>
                    <m:sSub>
                      <m:sSubPr>
                        <m:ctrlPr>
                          <w:rPr>
                            <w:rFonts w:ascii="Cambria Math" w:hAnsi="Cambria Math"/>
                          </w:rPr>
                        </m:ctrlPr>
                      </m:sSubPr>
                      <m:e>
                        <m:r>
                          <w:rPr>
                            <w:rFonts w:ascii="Cambria Math" w:eastAsia="Cambria Math" w:hAnsi="Cambria Math"/>
                          </w:rPr>
                          <m:t>c</m:t>
                        </m:r>
                      </m:e>
                      <m:sub>
                        <m:r>
                          <w:rPr>
                            <w:rFonts w:ascii="Cambria Math" w:eastAsia="Cambria Math" w:hAnsi="Cambria Math"/>
                          </w:rPr>
                          <m:t>j</m:t>
                        </m:r>
                      </m:sub>
                    </m:sSub>
                  </m:e>
                </m:d>
                <m:nary>
                  <m:naryPr>
                    <m:chr m:val="∏"/>
                    <m:ctrlPr>
                      <w:rPr>
                        <w:rFonts w:ascii="Cambria Math" w:hAnsi="Cambria Math"/>
                      </w:rPr>
                    </m:ctrlPr>
                  </m:naryPr>
                  <m:sub>
                    <m:r>
                      <w:rPr>
                        <w:rFonts w:ascii="Cambria Math" w:eastAsia="Cambria Math" w:hAnsi="Cambria Math"/>
                      </w:rPr>
                      <m:t>i=1</m:t>
                    </m:r>
                  </m:sub>
                  <m:sup>
                    <m:r>
                      <w:rPr>
                        <w:rFonts w:ascii="Cambria Math" w:eastAsia="Cambria Math" w:hAnsi="Cambria Math"/>
                      </w:rPr>
                      <m:t>n</m:t>
                    </m:r>
                  </m:sup>
                  <m:e>
                    <m:r>
                      <w:rPr>
                        <w:rFonts w:ascii="Cambria Math" w:eastAsia="Cambria Math" w:hAnsi="Cambria Math"/>
                      </w:rPr>
                      <m:t>P</m:t>
                    </m:r>
                  </m:e>
                </m:nary>
                <m:d>
                  <m:dPr>
                    <m:sepChr m:val="∣"/>
                    <m:ctrlPr>
                      <w:rPr>
                        <w:rFonts w:ascii="Cambria Math" w:eastAsia="Cambria Math" w:hAnsi="Cambria Math"/>
                        <w:i/>
                      </w:rPr>
                    </m:ctrlPr>
                  </m:dPr>
                  <m:e>
                    <m:sSub>
                      <m:sSubPr>
                        <m:ctrlPr>
                          <w:rPr>
                            <w:rFonts w:ascii="Cambria Math" w:hAnsi="Cambria Math"/>
                          </w:rPr>
                        </m:ctrlPr>
                      </m:sSubPr>
                      <m:e>
                        <m:r>
                          <w:rPr>
                            <w:rFonts w:ascii="Cambria Math" w:eastAsia="Cambria Math" w:hAnsi="Cambria Math"/>
                          </w:rPr>
                          <m:t>x</m:t>
                        </m:r>
                      </m:e>
                      <m:sub>
                        <m:r>
                          <w:rPr>
                            <w:rFonts w:ascii="Cambria Math" w:eastAsia="Cambria Math" w:hAnsi="Cambria Math"/>
                          </w:rPr>
                          <m:t>i</m:t>
                        </m:r>
                      </m:sub>
                    </m:sSub>
                  </m:e>
                  <m:e>
                    <m:sSub>
                      <m:sSubPr>
                        <m:ctrlPr>
                          <w:rPr>
                            <w:rFonts w:ascii="Cambria Math" w:hAnsi="Cambria Math"/>
                          </w:rPr>
                        </m:ctrlPr>
                      </m:sSubPr>
                      <m:e>
                        <m:r>
                          <w:rPr>
                            <w:rFonts w:ascii="Cambria Math" w:eastAsia="Cambria Math" w:hAnsi="Cambria Math"/>
                          </w:rPr>
                          <m:t>c</m:t>
                        </m:r>
                      </m:e>
                      <m:sub>
                        <m:r>
                          <w:rPr>
                            <w:rFonts w:ascii="Cambria Math" w:eastAsia="Cambria Math" w:hAnsi="Cambria Math"/>
                          </w:rPr>
                          <m:t>j</m:t>
                        </m:r>
                      </m:sub>
                    </m:sSub>
                  </m:e>
                </m:d>
              </m:oMath>
            </m:oMathPara>
          </w:p>
        </w:tc>
        <w:tc>
          <w:tcPr>
            <w:tcW w:w="2354" w:type="dxa"/>
            <w:vAlign w:val="center"/>
          </w:tcPr>
          <w:p w14:paraId="5389B03E" w14:textId="77777777" w:rsidR="00604326" w:rsidRPr="001D6B49" w:rsidRDefault="001D6B49">
            <w:pPr>
              <w:pStyle w:val="ab"/>
              <w:ind w:firstLine="402"/>
              <w:jc w:val="right"/>
              <w:rPr>
                <w:sz w:val="22"/>
                <w:szCs w:val="28"/>
              </w:rPr>
            </w:pPr>
            <w:bookmarkStart w:id="63" w:name="_Ref169574524"/>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bookmarkEnd w:id="63"/>
          </w:p>
        </w:tc>
      </w:tr>
    </w:tbl>
    <w:p w14:paraId="4CEFFE45" w14:textId="21F4A3F6" w:rsidR="00604326" w:rsidRPr="001D6B49" w:rsidRDefault="001D6B49">
      <w:pPr>
        <w:pStyle w:val="a7"/>
        <w:rPr>
          <w:rFonts w:ascii="Times New Roman" w:hAnsi="Times New Roman" w:cs="Times New Roman"/>
        </w:rPr>
      </w:pPr>
      <w:r w:rsidRPr="001D6B49">
        <w:rPr>
          <w:rFonts w:ascii="Times New Roman" w:hAnsi="Times New Roman" w:cs="Times New Roman"/>
        </w:rPr>
        <w:t>其中，</w:t>
      </w:r>
      <m:oMath>
        <m:r>
          <m:rPr>
            <m:sty m:val="p"/>
          </m:rPr>
          <w:rPr>
            <w:rFonts w:cs="Times New Roman"/>
          </w:rPr>
          <m:t>P</m:t>
        </m:r>
        <m:d>
          <m:dPr>
            <m:ctrlPr>
              <w:rPr>
                <w:rFonts w:eastAsia="Cambria Math" w:cs="Times New Roman"/>
                <w:i/>
              </w:rPr>
            </m:ctrlPr>
          </m:dPr>
          <m:e>
            <m:sSub>
              <m:sSubPr>
                <m:ctrlPr>
                  <w:rPr>
                    <w:rFonts w:cs="Times New Roman"/>
                  </w:rPr>
                </m:ctrlPr>
              </m:sSubPr>
              <m:e>
                <m:r>
                  <w:rPr>
                    <w:rFonts w:eastAsia="Cambria Math" w:cs="Times New Roman"/>
                  </w:rPr>
                  <m:t>c</m:t>
                </m:r>
              </m:e>
              <m:sub>
                <m:r>
                  <w:rPr>
                    <w:rFonts w:eastAsia="Cambria Math" w:cs="Times New Roman"/>
                  </w:rPr>
                  <m:t>j</m:t>
                </m:r>
              </m:sub>
            </m:sSub>
          </m:e>
        </m:d>
      </m:oMath>
      <w:r w:rsidRPr="001D6B49">
        <w:rPr>
          <w:rFonts w:ascii="Times New Roman" w:hAnsi="Times New Roman" w:cs="Times New Roman"/>
        </w:rPr>
        <w:t>为类别先验概率，</w:t>
      </w:r>
      <m:oMath>
        <m:r>
          <m:rPr>
            <m:sty m:val="p"/>
          </m:rPr>
          <w:rPr>
            <w:rFonts w:cs="Times New Roman"/>
          </w:rPr>
          <m:t>P</m:t>
        </m:r>
        <m:d>
          <m:dPr>
            <m:sepChr m:val="∣"/>
            <m:ctrlPr>
              <w:rPr>
                <w:rFonts w:eastAsia="Cambria Math" w:cs="Times New Roman"/>
                <w:i/>
              </w:rPr>
            </m:ctrlPr>
          </m:dPr>
          <m:e>
            <m:sSub>
              <m:sSubPr>
                <m:ctrlPr>
                  <w:rPr>
                    <w:rFonts w:cs="Times New Roman"/>
                  </w:rPr>
                </m:ctrlPr>
              </m:sSubPr>
              <m:e>
                <m:r>
                  <w:rPr>
                    <w:rFonts w:eastAsia="Cambria Math" w:cs="Times New Roman"/>
                  </w:rPr>
                  <m:t>x</m:t>
                </m:r>
              </m:e>
              <m:sub>
                <m:r>
                  <w:rPr>
                    <w:rFonts w:eastAsia="Cambria Math" w:cs="Times New Roman"/>
                  </w:rPr>
                  <m:t>i</m:t>
                </m:r>
              </m:sub>
            </m:sSub>
          </m:e>
          <m:e>
            <m:sSub>
              <m:sSubPr>
                <m:ctrlPr>
                  <w:rPr>
                    <w:rFonts w:cs="Times New Roman"/>
                  </w:rPr>
                </m:ctrlPr>
              </m:sSubPr>
              <m:e>
                <m:r>
                  <w:rPr>
                    <w:rFonts w:eastAsia="Cambria Math" w:cs="Times New Roman"/>
                  </w:rPr>
                  <m:t>c</m:t>
                </m:r>
              </m:e>
              <m:sub>
                <m:r>
                  <w:rPr>
                    <w:rFonts w:eastAsia="Cambria Math" w:cs="Times New Roman"/>
                  </w:rPr>
                  <m:t>j</m:t>
                </m:r>
              </m:sub>
            </m:sSub>
          </m:e>
        </m:d>
      </m:oMath>
      <w:r w:rsidRPr="001D6B49">
        <w:rPr>
          <w:rFonts w:ascii="Times New Roman" w:hAnsi="Times New Roman" w:cs="Times New Roman"/>
        </w:rPr>
        <w:t>通过拉普拉斯平滑处理零概率问题。</w:t>
      </w:r>
      <w:proofErr w:type="gramStart"/>
      <w:r w:rsidRPr="001D6B49">
        <w:rPr>
          <w:rFonts w:ascii="Times New Roman" w:hAnsi="Times New Roman" w:cs="Times New Roman"/>
        </w:rPr>
        <w:t>针对微博文本</w:t>
      </w:r>
      <w:proofErr w:type="gramEnd"/>
      <w:r w:rsidRPr="001D6B49">
        <w:rPr>
          <w:rFonts w:ascii="Times New Roman" w:hAnsi="Times New Roman" w:cs="Times New Roman"/>
        </w:rPr>
        <w:t>中普遍存在的非结构化特征，如表情符号与网络新词等，本研究引入</w:t>
      </w:r>
      <w:r w:rsidRPr="001D6B49">
        <w:rPr>
          <w:rFonts w:ascii="Times New Roman" w:hAnsi="Times New Roman" w:cs="Times New Roman"/>
        </w:rPr>
        <w:t>BERT</w:t>
      </w:r>
      <w:r w:rsidRPr="001D6B49">
        <w:rPr>
          <w:rFonts w:ascii="Times New Roman" w:hAnsi="Times New Roman" w:cs="Times New Roman"/>
        </w:rPr>
        <w:t>（</w:t>
      </w:r>
      <w:r w:rsidRPr="001D6B49">
        <w:rPr>
          <w:rFonts w:ascii="Times New Roman" w:hAnsi="Times New Roman" w:cs="Times New Roman"/>
        </w:rPr>
        <w:t>Bidirectional Encoder Representations from Transformers</w:t>
      </w:r>
      <w:r w:rsidRPr="001D6B49">
        <w:rPr>
          <w:rFonts w:ascii="Times New Roman" w:hAnsi="Times New Roman" w:cs="Times New Roman"/>
        </w:rPr>
        <w:t>）模型，其核心</w:t>
      </w:r>
      <w:r w:rsidRPr="001D6B49">
        <w:rPr>
          <w:rFonts w:ascii="Times New Roman" w:hAnsi="Times New Roman" w:cs="Times New Roman"/>
        </w:rPr>
        <w:t>Transformer</w:t>
      </w:r>
      <w:r w:rsidRPr="001D6B49">
        <w:rPr>
          <w:rFonts w:ascii="Times New Roman" w:hAnsi="Times New Roman" w:cs="Times New Roman"/>
        </w:rPr>
        <w:t>架构通过多头自注意力机制实现深层语义编码</w:t>
      </w:r>
      <w:r w:rsidR="001D0A1E">
        <w:rPr>
          <w:rFonts w:ascii="Times New Roman" w:hAnsi="Times New Roman" w:cs="Times New Roman" w:hint="eastAsia"/>
        </w:rPr>
        <w:t>，计算方式如式</w:t>
      </w:r>
      <w:r w:rsidR="001D0A1E">
        <w:rPr>
          <w:rFonts w:ascii="Times New Roman" w:hAnsi="Times New Roman" w:cs="Times New Roman" w:hint="eastAsia"/>
        </w:rPr>
        <w:t>2-2</w:t>
      </w:r>
      <w:r w:rsidR="001D0A1E">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5409C3DE" w14:textId="77777777">
        <w:trPr>
          <w:trHeight w:val="841"/>
        </w:trPr>
        <w:tc>
          <w:tcPr>
            <w:tcW w:w="2268" w:type="dxa"/>
            <w:vAlign w:val="center"/>
          </w:tcPr>
          <w:p w14:paraId="7F3736DA" w14:textId="77777777" w:rsidR="00604326" w:rsidRPr="001D6B49" w:rsidRDefault="00604326">
            <w:pPr>
              <w:pStyle w:val="ab"/>
              <w:ind w:firstLine="402"/>
              <w:rPr>
                <w:sz w:val="22"/>
                <w:szCs w:val="28"/>
              </w:rPr>
            </w:pPr>
          </w:p>
        </w:tc>
        <w:tc>
          <w:tcPr>
            <w:tcW w:w="4734" w:type="dxa"/>
            <w:vAlign w:val="center"/>
          </w:tcPr>
          <w:p w14:paraId="0440426F" w14:textId="77777777" w:rsidR="00604326" w:rsidRPr="001D6B49" w:rsidRDefault="00000000">
            <w:pPr>
              <w:ind w:firstLine="382"/>
              <w:rPr>
                <w:sz w:val="22"/>
                <w:szCs w:val="28"/>
              </w:rPr>
            </w:pPr>
            <m:oMathPara>
              <m:oMath>
                <m:func>
                  <m:funcPr>
                    <m:ctrlPr>
                      <w:rPr>
                        <w:rFonts w:ascii="Cambria Math" w:hAnsi="Cambria Math"/>
                        <w:i/>
                      </w:rPr>
                    </m:ctrlPr>
                  </m:funcPr>
                  <m:fName>
                    <m:r>
                      <m:rPr>
                        <m:sty m:val="p"/>
                      </m:rPr>
                      <w:rPr>
                        <w:rFonts w:ascii="Cambria Math" w:hAnsi="Cambria Math"/>
                      </w:rPr>
                      <m:t>Attention</m:t>
                    </m:r>
                    <m:ctrlPr>
                      <w:rPr>
                        <w:rFonts w:ascii="Cambria Math" w:hAnsi="Cambria Math"/>
                      </w:rPr>
                    </m:ctrlPr>
                  </m:fName>
                  <m:e>
                    <m:d>
                      <m:dPr>
                        <m:ctrlPr>
                          <w:rPr>
                            <w:rFonts w:ascii="Cambria Math" w:hAnsi="Cambria Math"/>
                            <w:i/>
                          </w:rPr>
                        </m:ctrlPr>
                      </m:dPr>
                      <m:e>
                        <m:r>
                          <w:rPr>
                            <w:rFonts w:ascii="Cambria Math" w:hAnsi="Cambria Math"/>
                          </w:rPr>
                          <m:t>Q,K,V</m:t>
                        </m:r>
                      </m:e>
                    </m:d>
                  </m:e>
                </m:func>
                <m:r>
                  <w:rPr>
                    <w:rFonts w:ascii="Cambria Math" w:hAnsi="Cambria Math"/>
                  </w:rPr>
                  <m:t>=</m:t>
                </m:r>
                <m:func>
                  <m:funcPr>
                    <m:ctrlPr>
                      <w:rPr>
                        <w:rFonts w:ascii="Cambria Math" w:hAnsi="Cambria Math"/>
                        <w:i/>
                      </w:rPr>
                    </m:ctrlPr>
                  </m:funcPr>
                  <m:fName>
                    <m:r>
                      <m:rPr>
                        <m:sty m:val="p"/>
                      </m:rPr>
                      <w:rPr>
                        <w:rFonts w:ascii="Cambria Math" w:hAnsi="Cambria Math"/>
                      </w:rPr>
                      <m:t>softmax</m:t>
                    </m:r>
                  </m:fName>
                  <m:e>
                    <m:d>
                      <m:dPr>
                        <m:ctrlPr>
                          <w:rPr>
                            <w:rFonts w:ascii="Cambria Math" w:hAnsi="Cambria Math"/>
                            <w:i/>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e>
                </m:func>
                <m:r>
                  <w:rPr>
                    <w:rFonts w:ascii="Cambria Math" w:hAnsi="Cambria Math"/>
                  </w:rPr>
                  <m:t>V</m:t>
                </m:r>
              </m:oMath>
            </m:oMathPara>
          </w:p>
        </w:tc>
        <w:tc>
          <w:tcPr>
            <w:tcW w:w="2354" w:type="dxa"/>
            <w:vAlign w:val="center"/>
          </w:tcPr>
          <w:p w14:paraId="30414BE8"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5AC0B85" w14:textId="6987C6AA" w:rsidR="00604326" w:rsidRPr="001D6B49" w:rsidRDefault="001D6B49">
      <w:pPr>
        <w:pStyle w:val="a7"/>
        <w:rPr>
          <w:rFonts w:ascii="Times New Roman" w:hAnsi="Times New Roman" w:cs="Times New Roman"/>
        </w:rPr>
      </w:pPr>
      <w:r w:rsidRPr="001D6B49">
        <w:rPr>
          <w:rFonts w:ascii="Times New Roman" w:hAnsi="Times New Roman" w:cs="Times New Roman"/>
        </w:rPr>
        <w:t>其中</w:t>
      </w:r>
      <w:r w:rsidRPr="001D6B49">
        <w:rPr>
          <w:rFonts w:ascii="Times New Roman" w:hAnsi="Times New Roman" w:cs="Times New Roman"/>
        </w:rPr>
        <w:t>Q,K,V</w:t>
      </w:r>
      <w:r w:rsidRPr="001D6B49">
        <w:rPr>
          <w:rFonts w:ascii="Times New Roman" w:hAnsi="Times New Roman" w:cs="Times New Roman"/>
        </w:rPr>
        <w:t>分别为查询、键、值矩阵，</w:t>
      </w:r>
      <m:oMath>
        <m:sSub>
          <m:sSubPr>
            <m:ctrlPr>
              <w:rPr>
                <w:rFonts w:cs="Times New Roman"/>
              </w:rPr>
            </m:ctrlPr>
          </m:sSubPr>
          <m:e>
            <m:r>
              <w:rPr>
                <w:rFonts w:cs="Times New Roman"/>
              </w:rPr>
              <m:t>d</m:t>
            </m:r>
          </m:e>
          <m:sub>
            <m:r>
              <w:rPr>
                <w:rFonts w:cs="Times New Roman"/>
              </w:rPr>
              <m:t>k</m:t>
            </m:r>
          </m:sub>
        </m:sSub>
      </m:oMath>
      <w:r w:rsidRPr="001D6B49">
        <w:rPr>
          <w:rFonts w:ascii="Times New Roman" w:hAnsi="Times New Roman" w:cs="Times New Roman"/>
        </w:rPr>
        <w:t>为向量维度</w:t>
      </w:r>
      <w:r w:rsidRPr="001D6B49">
        <w:rPr>
          <w:rFonts w:ascii="Times New Roman" w:hAnsi="Times New Roman" w:cs="Times New Roman"/>
        </w:rPr>
        <w:t xml:space="preserve">, </w:t>
      </w:r>
      <w:proofErr w:type="gramStart"/>
      <w:r w:rsidRPr="001D6B49">
        <w:rPr>
          <w:rFonts w:ascii="Times New Roman" w:hAnsi="Times New Roman" w:cs="Times New Roman"/>
        </w:rPr>
        <w:t>预训练</w:t>
      </w:r>
      <w:proofErr w:type="gramEnd"/>
      <w:r w:rsidRPr="001D6B49">
        <w:rPr>
          <w:rFonts w:ascii="Times New Roman" w:hAnsi="Times New Roman" w:cs="Times New Roman"/>
        </w:rPr>
        <w:t>阶段采用的掩码语言模型（</w:t>
      </w:r>
      <w:r w:rsidRPr="001D6B49">
        <w:rPr>
          <w:rFonts w:ascii="Times New Roman" w:hAnsi="Times New Roman" w:cs="Times New Roman"/>
        </w:rPr>
        <w:t>MLM</w:t>
      </w:r>
      <w:r w:rsidRPr="001D6B49">
        <w:rPr>
          <w:rFonts w:ascii="Times New Roman" w:hAnsi="Times New Roman" w:cs="Times New Roman"/>
        </w:rPr>
        <w:t>）任务使模型具备对未登录词的语义推理能力，损失函数</w:t>
      </w:r>
      <w:r w:rsidR="001D0A1E">
        <w:rPr>
          <w:rFonts w:ascii="Times New Roman" w:hAnsi="Times New Roman" w:cs="Times New Roman" w:hint="eastAsia"/>
        </w:rPr>
        <w:t>计算如式</w:t>
      </w:r>
      <w:r w:rsidR="001D0A1E">
        <w:rPr>
          <w:rFonts w:ascii="Times New Roman" w:hAnsi="Times New Roman" w:cs="Times New Roman" w:hint="eastAsia"/>
        </w:rPr>
        <w:t>2-3</w:t>
      </w:r>
      <w:r w:rsidR="001D0A1E">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44545B3C" w14:textId="77777777">
        <w:trPr>
          <w:trHeight w:val="841"/>
        </w:trPr>
        <w:tc>
          <w:tcPr>
            <w:tcW w:w="2268" w:type="dxa"/>
            <w:vAlign w:val="center"/>
          </w:tcPr>
          <w:p w14:paraId="0442A810" w14:textId="77777777" w:rsidR="00604326" w:rsidRPr="001D6B49" w:rsidRDefault="00604326">
            <w:pPr>
              <w:pStyle w:val="ab"/>
              <w:ind w:firstLine="402"/>
              <w:rPr>
                <w:sz w:val="22"/>
                <w:szCs w:val="28"/>
              </w:rPr>
            </w:pPr>
          </w:p>
        </w:tc>
        <w:tc>
          <w:tcPr>
            <w:tcW w:w="4734" w:type="dxa"/>
            <w:vAlign w:val="center"/>
          </w:tcPr>
          <w:p w14:paraId="0C3630E0" w14:textId="77777777" w:rsidR="00604326" w:rsidRPr="001D6B49" w:rsidRDefault="00000000">
            <m:oMathPara>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MLM</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func>
                      <m:funcPr>
                        <m:ctrlPr>
                          <w:rPr>
                            <w:rFonts w:ascii="Cambria Math" w:hAnsi="Cambria Math"/>
                            <w:i/>
                          </w:rPr>
                        </m:ctrlPr>
                      </m:funcPr>
                      <m:fName>
                        <m:r>
                          <m:rPr>
                            <m:sty m:val="p"/>
                          </m:rPr>
                          <w:rPr>
                            <w:rFonts w:ascii="Cambria Math" w:hAnsi="Cambria Math"/>
                          </w:rPr>
                          <m:t>log</m:t>
                        </m:r>
                        <m:ctrlPr>
                          <w:rPr>
                            <w:rFonts w:ascii="Cambria Math" w:hAnsi="Cambria Math"/>
                          </w:rPr>
                        </m:ctrlPr>
                      </m:fName>
                      <m:e>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m:rPr>
                                    <m:sty m:val="b"/>
                                  </m:rPr>
                                  <w:rPr>
                                    <w:rFonts w:ascii="Cambria Math" w:hAnsi="Cambria Math"/>
                                  </w:rPr>
                                  <m:t>x</m:t>
                                </m:r>
                              </m:e>
                              <m:sub>
                                <m:r>
                                  <m:rPr>
                                    <m:sty m:val="p"/>
                                  </m:rPr>
                                  <w:rPr>
                                    <w:rFonts w:ascii="Cambria Math" w:hAnsi="Cambria Math"/>
                                  </w:rPr>
                                  <m:t>∖</m:t>
                                </m:r>
                                <m:r>
                                  <w:rPr>
                                    <w:rFonts w:ascii="Cambria Math" w:hAnsi="Cambria Math"/>
                                  </w:rPr>
                                  <m:t>i</m:t>
                                </m:r>
                              </m:sub>
                            </m:sSub>
                          </m:e>
                        </m:d>
                      </m:e>
                    </m:func>
                  </m:e>
                </m:nary>
              </m:oMath>
            </m:oMathPara>
          </w:p>
        </w:tc>
        <w:tc>
          <w:tcPr>
            <w:tcW w:w="2354" w:type="dxa"/>
            <w:vAlign w:val="center"/>
          </w:tcPr>
          <w:p w14:paraId="15FDCAA8"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733CDC38" w14:textId="77777777" w:rsidR="00604326" w:rsidRPr="001D6B49" w:rsidRDefault="001D6B49">
      <w:pPr>
        <w:pStyle w:val="a2"/>
        <w:rPr>
          <w:rFonts w:ascii="Times New Roman" w:hAnsi="Times New Roman" w:cs="Times New Roman"/>
        </w:rPr>
      </w:pPr>
      <w:bookmarkStart w:id="64" w:name="_Toc196418443"/>
      <w:r w:rsidRPr="001D6B49">
        <w:rPr>
          <w:rFonts w:ascii="Times New Roman" w:hAnsi="Times New Roman" w:cs="Times New Roman"/>
        </w:rPr>
        <w:t>舆情预测方法</w:t>
      </w:r>
      <w:bookmarkEnd w:id="64"/>
    </w:p>
    <w:p w14:paraId="00D93EDE" w14:textId="6BD12681" w:rsidR="00604326" w:rsidRPr="001D6B49" w:rsidRDefault="001D6B49">
      <w:pPr>
        <w:pStyle w:val="a7"/>
        <w:rPr>
          <w:rFonts w:ascii="Times New Roman" w:hAnsi="Times New Roman" w:cs="Times New Roman"/>
        </w:rPr>
      </w:pPr>
      <w:r w:rsidRPr="001D6B49">
        <w:rPr>
          <w:rFonts w:ascii="Times New Roman" w:hAnsi="Times New Roman" w:cs="Times New Roman"/>
        </w:rPr>
        <w:t>舆情预测环节采用</w:t>
      </w:r>
      <w:r w:rsidRPr="001D6B49">
        <w:rPr>
          <w:rFonts w:ascii="Times New Roman" w:hAnsi="Times New Roman" w:cs="Times New Roman"/>
        </w:rPr>
        <w:t>ARIMA</w:t>
      </w:r>
      <w:r w:rsidRPr="001D6B49">
        <w:rPr>
          <w:rFonts w:ascii="Times New Roman" w:hAnsi="Times New Roman" w:cs="Times New Roman"/>
        </w:rPr>
        <w:t>（</w:t>
      </w:r>
      <w:r w:rsidRPr="001D6B49">
        <w:rPr>
          <w:rFonts w:ascii="Times New Roman" w:hAnsi="Times New Roman" w:cs="Times New Roman"/>
        </w:rPr>
        <w:t>Autoregressive Integrated Moving Average</w:t>
      </w:r>
      <w:r w:rsidRPr="001D6B49">
        <w:rPr>
          <w:rFonts w:ascii="Times New Roman" w:hAnsi="Times New Roman" w:cs="Times New Roman"/>
        </w:rPr>
        <w:t>）模型，其数学原理可分解为三部分：通过</w:t>
      </w:r>
      <w:r w:rsidRPr="001D6B49">
        <w:rPr>
          <w:rFonts w:ascii="Times New Roman" w:hAnsi="Times New Roman" w:cs="Times New Roman"/>
        </w:rPr>
        <w:t>d</w:t>
      </w:r>
      <w:r w:rsidRPr="001D6B49">
        <w:rPr>
          <w:rFonts w:ascii="Times New Roman" w:hAnsi="Times New Roman" w:cs="Times New Roman"/>
        </w:rPr>
        <w:t>阶差分消除时间序列的非平稳性，构建</w:t>
      </w:r>
      <w:r w:rsidRPr="001D6B49">
        <w:rPr>
          <w:rFonts w:ascii="Times New Roman" w:hAnsi="Times New Roman" w:cs="Times New Roman"/>
        </w:rPr>
        <w:t>p</w:t>
      </w:r>
      <w:proofErr w:type="gramStart"/>
      <w:r w:rsidRPr="001D6B49">
        <w:rPr>
          <w:rFonts w:ascii="Times New Roman" w:hAnsi="Times New Roman" w:cs="Times New Roman"/>
        </w:rPr>
        <w:t>阶自回归方程</w:t>
      </w:r>
      <w:proofErr w:type="gramEnd"/>
      <w:r w:rsidRPr="001D6B49">
        <w:rPr>
          <w:rFonts w:ascii="Times New Roman" w:hAnsi="Times New Roman" w:cs="Times New Roman"/>
        </w:rPr>
        <w:t>刻画序列的惯性特征，再以</w:t>
      </w:r>
      <w:r w:rsidRPr="001D6B49">
        <w:rPr>
          <w:rFonts w:ascii="Times New Roman" w:hAnsi="Times New Roman" w:cs="Times New Roman"/>
        </w:rPr>
        <w:t>q</w:t>
      </w:r>
      <w:r w:rsidRPr="001D6B49">
        <w:rPr>
          <w:rFonts w:ascii="Times New Roman" w:hAnsi="Times New Roman" w:cs="Times New Roman"/>
        </w:rPr>
        <w:t>阶移动平均方程拟合随机扰动项。模型表达式</w:t>
      </w:r>
      <w:r w:rsidR="001D0A1E">
        <w:rPr>
          <w:rFonts w:ascii="Times New Roman" w:hAnsi="Times New Roman" w:cs="Times New Roman" w:hint="eastAsia"/>
        </w:rPr>
        <w:t>如式</w:t>
      </w:r>
      <w:r w:rsidR="001D0A1E">
        <w:rPr>
          <w:rFonts w:ascii="Times New Roman" w:hAnsi="Times New Roman" w:cs="Times New Roman" w:hint="eastAsia"/>
        </w:rPr>
        <w:t>2-4</w:t>
      </w:r>
      <w:r w:rsidR="001D0A1E">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21666644" w14:textId="77777777">
        <w:trPr>
          <w:trHeight w:val="841"/>
        </w:trPr>
        <w:tc>
          <w:tcPr>
            <w:tcW w:w="2268" w:type="dxa"/>
            <w:vAlign w:val="center"/>
          </w:tcPr>
          <w:p w14:paraId="294D7B21" w14:textId="77777777" w:rsidR="00604326" w:rsidRPr="001D6B49" w:rsidRDefault="00604326">
            <w:pPr>
              <w:pStyle w:val="ab"/>
              <w:ind w:firstLine="402"/>
              <w:rPr>
                <w:sz w:val="22"/>
                <w:szCs w:val="28"/>
              </w:rPr>
            </w:pPr>
          </w:p>
        </w:tc>
        <w:tc>
          <w:tcPr>
            <w:tcW w:w="4734" w:type="dxa"/>
            <w:vAlign w:val="center"/>
          </w:tcPr>
          <w:p w14:paraId="1C796879" w14:textId="77777777" w:rsidR="00604326" w:rsidRPr="001D6B49" w:rsidRDefault="001D6B49">
            <w:pPr>
              <w:ind w:firstLine="382"/>
              <w:rPr>
                <w:sz w:val="22"/>
                <w:szCs w:val="28"/>
              </w:rPr>
            </w:pPr>
            <m:oMathPara>
              <m:oMath>
                <m:r>
                  <w:rPr>
                    <w:rFonts w:ascii="Cambria Math" w:hAnsi="Cambria Math"/>
                  </w:rPr>
                  <m:t>(1-</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p</m:t>
                    </m:r>
                  </m:sup>
                  <m:e>
                    <m:sSub>
                      <m:sSubPr>
                        <m:ctrlPr>
                          <w:rPr>
                            <w:rFonts w:ascii="Cambria Math" w:hAnsi="Cambria Math"/>
                          </w:rPr>
                        </m:ctrlPr>
                      </m:sSubPr>
                      <m:e>
                        <m:r>
                          <w:rPr>
                            <w:rFonts w:ascii="Cambria Math" w:hAnsi="Cambria Math"/>
                          </w:rPr>
                          <m:t>ϕ</m:t>
                        </m:r>
                      </m:e>
                      <m:sub>
                        <m:r>
                          <w:rPr>
                            <w:rFonts w:ascii="Cambria Math" w:hAnsi="Cambria Math"/>
                          </w:rPr>
                          <m:t>i</m:t>
                        </m:r>
                      </m:sub>
                    </m:sSub>
                    <m:sSup>
                      <m:sSupPr>
                        <m:ctrlPr>
                          <w:rPr>
                            <w:rFonts w:ascii="Cambria Math" w:hAnsi="Cambria Math"/>
                          </w:rPr>
                        </m:ctrlPr>
                      </m:sSupPr>
                      <m:e>
                        <m:r>
                          <w:rPr>
                            <w:rFonts w:ascii="Cambria Math" w:hAnsi="Cambria Math"/>
                          </w:rPr>
                          <m:t>B</m:t>
                        </m:r>
                      </m:e>
                      <m:sup>
                        <m:r>
                          <w:rPr>
                            <w:rFonts w:ascii="Cambria Math" w:hAnsi="Cambria Math"/>
                          </w:rPr>
                          <m:t>i</m:t>
                        </m:r>
                      </m:sup>
                    </m:sSup>
                  </m:e>
                </m:nary>
                <m:r>
                  <w:rPr>
                    <w:rFonts w:ascii="Cambria Math" w:hAnsi="Cambria Math"/>
                  </w:rPr>
                  <m:t>)(1-B</m:t>
                </m:r>
                <m:sSup>
                  <m:sSupPr>
                    <m:ctrlPr>
                      <w:rPr>
                        <w:rFonts w:ascii="Cambria Math" w:hAnsi="Cambria Math"/>
                      </w:rPr>
                    </m:ctrlPr>
                  </m:sSupPr>
                  <m:e>
                    <m:r>
                      <w:rPr>
                        <w:rFonts w:ascii="Cambria Math" w:hAnsi="Cambria Math"/>
                      </w:rPr>
                      <m:t>)</m:t>
                    </m:r>
                  </m:e>
                  <m:sup>
                    <m:r>
                      <w:rPr>
                        <w:rFonts w:ascii="Cambria Math" w:hAnsi="Cambria Math"/>
                      </w:rPr>
                      <m:t>d</m:t>
                    </m:r>
                  </m:sup>
                </m:sSup>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=(1+</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q</m:t>
                    </m:r>
                  </m:sup>
                  <m:e>
                    <m:sSub>
                      <m:sSubPr>
                        <m:ctrlPr>
                          <w:rPr>
                            <w:rFonts w:ascii="Cambria Math" w:hAnsi="Cambria Math"/>
                          </w:rPr>
                        </m:ctrlPr>
                      </m:sSubPr>
                      <m:e>
                        <m:r>
                          <w:rPr>
                            <w:rFonts w:ascii="Cambria Math" w:hAnsi="Cambria Math"/>
                          </w:rPr>
                          <m:t>θ</m:t>
                        </m:r>
                      </m:e>
                      <m:sub>
                        <m:r>
                          <w:rPr>
                            <w:rFonts w:ascii="Cambria Math" w:hAnsi="Cambria Math"/>
                          </w:rPr>
                          <m:t>j</m:t>
                        </m:r>
                      </m:sub>
                    </m:sSub>
                    <m:sSup>
                      <m:sSupPr>
                        <m:ctrlPr>
                          <w:rPr>
                            <w:rFonts w:ascii="Cambria Math" w:hAnsi="Cambria Math"/>
                          </w:rPr>
                        </m:ctrlPr>
                      </m:sSupPr>
                      <m:e>
                        <m:r>
                          <w:rPr>
                            <w:rFonts w:ascii="Cambria Math" w:hAnsi="Cambria Math"/>
                          </w:rPr>
                          <m:t>B</m:t>
                        </m:r>
                      </m:e>
                      <m:sup>
                        <m:r>
                          <w:rPr>
                            <w:rFonts w:ascii="Cambria Math" w:hAnsi="Cambria Math"/>
                          </w:rPr>
                          <m:t>j</m:t>
                        </m:r>
                      </m:sup>
                    </m:sSup>
                  </m:e>
                </m:nary>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tc>
        <w:tc>
          <w:tcPr>
            <w:tcW w:w="2354" w:type="dxa"/>
            <w:vAlign w:val="center"/>
          </w:tcPr>
          <w:p w14:paraId="78A9B3DF"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706DFE51"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其中</w:t>
      </w:r>
      <w:r w:rsidRPr="001D6B49">
        <w:rPr>
          <w:rFonts w:ascii="Times New Roman" w:hAnsi="Times New Roman" w:cs="Times New Roman"/>
        </w:rPr>
        <w:t>B</w:t>
      </w:r>
      <w:r w:rsidRPr="001D6B49">
        <w:rPr>
          <w:rFonts w:ascii="Times New Roman" w:hAnsi="Times New Roman" w:cs="Times New Roman"/>
        </w:rPr>
        <w:t>为滞后算子，</w:t>
      </w:r>
      <m:oMath>
        <m:sSub>
          <m:sSubPr>
            <m:ctrlPr>
              <w:rPr>
                <w:rFonts w:cs="Times New Roman"/>
              </w:rPr>
            </m:ctrlPr>
          </m:sSubPr>
          <m:e>
            <m:r>
              <w:rPr>
                <w:rFonts w:cs="Times New Roman"/>
              </w:rPr>
              <m:t>ϕ</m:t>
            </m:r>
          </m:e>
          <m:sub>
            <m:r>
              <w:rPr>
                <w:rFonts w:cs="Times New Roman"/>
              </w:rPr>
              <m:t>i</m:t>
            </m:r>
          </m:sub>
        </m:sSub>
      </m:oMath>
      <w:r w:rsidRPr="001D6B49">
        <w:rPr>
          <w:rFonts w:ascii="Times New Roman" w:hAnsi="Times New Roman" w:cs="Times New Roman"/>
        </w:rPr>
        <w:t>和</w:t>
      </w:r>
      <m:oMath>
        <m:sSub>
          <m:sSubPr>
            <m:ctrlPr>
              <w:rPr>
                <w:rFonts w:cs="Times New Roman"/>
              </w:rPr>
            </m:ctrlPr>
          </m:sSubPr>
          <m:e>
            <m:r>
              <w:rPr>
                <w:rFonts w:cs="Times New Roman"/>
              </w:rPr>
              <m:t>θ</m:t>
            </m:r>
          </m:e>
          <m:sub>
            <m:r>
              <w:rPr>
                <w:rFonts w:cs="Times New Roman"/>
              </w:rPr>
              <m:t>j</m:t>
            </m:r>
          </m:sub>
        </m:sSub>
      </m:oMath>
      <w:r w:rsidRPr="001D6B49">
        <w:rPr>
          <w:rFonts w:ascii="Times New Roman" w:hAnsi="Times New Roman" w:cs="Times New Roman"/>
        </w:rPr>
        <w:t>分别为</w:t>
      </w:r>
      <w:r w:rsidRPr="001D6B49">
        <w:rPr>
          <w:rFonts w:ascii="Times New Roman" w:hAnsi="Times New Roman" w:cs="Times New Roman"/>
        </w:rPr>
        <w:t>AR</w:t>
      </w:r>
      <w:r w:rsidRPr="001D6B49">
        <w:rPr>
          <w:rFonts w:ascii="Times New Roman" w:hAnsi="Times New Roman" w:cs="Times New Roman"/>
        </w:rPr>
        <w:t>与</w:t>
      </w:r>
      <w:r w:rsidRPr="001D6B49">
        <w:rPr>
          <w:rFonts w:ascii="Times New Roman" w:hAnsi="Times New Roman" w:cs="Times New Roman"/>
        </w:rPr>
        <w:t>MA</w:t>
      </w:r>
      <w:r w:rsidRPr="001D6B49">
        <w:rPr>
          <w:rFonts w:ascii="Times New Roman" w:hAnsi="Times New Roman" w:cs="Times New Roman"/>
        </w:rPr>
        <w:t>系数，</w:t>
      </w:r>
      <m:oMath>
        <m:sSub>
          <m:sSubPr>
            <m:ctrlPr>
              <w:rPr>
                <w:rFonts w:cs="Times New Roman"/>
              </w:rPr>
            </m:ctrlPr>
          </m:sSubPr>
          <m:e>
            <m:r>
              <w:rPr>
                <w:rFonts w:cs="Times New Roman"/>
              </w:rPr>
              <m:t>ε</m:t>
            </m:r>
          </m:e>
          <m:sub>
            <m:r>
              <w:rPr>
                <w:rFonts w:cs="Times New Roman"/>
              </w:rPr>
              <m:t>t</m:t>
            </m:r>
          </m:sub>
        </m:sSub>
      </m:oMath>
      <w:r w:rsidRPr="001D6B49">
        <w:rPr>
          <w:rFonts w:cs="Cambria Math"/>
        </w:rPr>
        <w:t>∼</w:t>
      </w:r>
      <w:r w:rsidRPr="001D6B49">
        <w:rPr>
          <w:rFonts w:ascii="Times New Roman" w:hAnsi="Times New Roman" w:cs="Times New Roman"/>
        </w:rPr>
        <w:t xml:space="preserve">N(0, </w:t>
      </w:r>
      <m:oMath>
        <m:sSup>
          <m:sSupPr>
            <m:ctrlPr>
              <w:rPr>
                <w:rFonts w:cs="Times New Roman"/>
                <w:i/>
              </w:rPr>
            </m:ctrlPr>
          </m:sSupPr>
          <m:e>
            <m:r>
              <w:rPr>
                <w:rFonts w:cs="Times New Roman"/>
              </w:rPr>
              <m:t>θ</m:t>
            </m:r>
          </m:e>
          <m:sup>
            <m:r>
              <w:rPr>
                <w:rFonts w:cs="Times New Roman"/>
              </w:rPr>
              <m:t>2</m:t>
            </m:r>
          </m:sup>
        </m:sSup>
      </m:oMath>
      <w:r w:rsidRPr="001D6B49">
        <w:rPr>
          <w:rFonts w:ascii="Times New Roman" w:hAnsi="Times New Roman" w:cs="Times New Roman"/>
        </w:rPr>
        <w:t>)</w:t>
      </w:r>
      <w:r w:rsidRPr="001D6B49">
        <w:rPr>
          <w:rFonts w:ascii="Times New Roman" w:hAnsi="Times New Roman" w:cs="Times New Roman"/>
        </w:rPr>
        <w:t>为白噪声。参数估计采用极大似然法，通过</w:t>
      </w:r>
      <w:r w:rsidRPr="001D6B49">
        <w:rPr>
          <w:rFonts w:ascii="Times New Roman" w:hAnsi="Times New Roman" w:cs="Times New Roman"/>
        </w:rPr>
        <w:t>Box-Jenkins</w:t>
      </w:r>
      <w:r w:rsidRPr="001D6B49">
        <w:rPr>
          <w:rFonts w:ascii="Times New Roman" w:hAnsi="Times New Roman" w:cs="Times New Roman"/>
        </w:rPr>
        <w:t>方法论实现系统辨识，该方法的优势在于通过</w:t>
      </w:r>
      <w:r w:rsidRPr="001D6B49">
        <w:rPr>
          <w:rFonts w:ascii="Times New Roman" w:hAnsi="Times New Roman" w:cs="Times New Roman"/>
        </w:rPr>
        <w:t>Box-Jenkins</w:t>
      </w:r>
      <w:r w:rsidRPr="001D6B49">
        <w:rPr>
          <w:rFonts w:ascii="Times New Roman" w:hAnsi="Times New Roman" w:cs="Times New Roman"/>
        </w:rPr>
        <w:t>方法论实现参数的系统辨识，但面对突发舆情的非线性跃迁时存在</w:t>
      </w:r>
      <w:r w:rsidRPr="001D6B49">
        <w:rPr>
          <w:rFonts w:ascii="Times New Roman" w:hAnsi="Times New Roman" w:cs="Times New Roman"/>
        </w:rPr>
        <w:t>12</w:t>
      </w:r>
      <w:r w:rsidRPr="001D6B49">
        <w:rPr>
          <w:rFonts w:ascii="Times New Roman" w:hAnsi="Times New Roman" w:cs="Times New Roman"/>
        </w:rPr>
        <w:t>分钟以上的预测滞后。</w:t>
      </w:r>
    </w:p>
    <w:p w14:paraId="26D4AB48" w14:textId="1F392B6D" w:rsidR="00604326" w:rsidRPr="00921C6C" w:rsidRDefault="001D6B49" w:rsidP="00921C6C">
      <w:pPr>
        <w:pStyle w:val="a7"/>
        <w:rPr>
          <w:rFonts w:ascii="Times New Roman" w:hAnsi="Times New Roman" w:cs="Times New Roman"/>
        </w:rPr>
      </w:pPr>
      <w:r w:rsidRPr="001D6B49">
        <w:rPr>
          <w:rFonts w:ascii="Times New Roman" w:hAnsi="Times New Roman" w:cs="Times New Roman"/>
        </w:rPr>
        <w:t>舆情分析还包括关键词提取、主题聚类等方法，例如</w:t>
      </w:r>
      <w:r w:rsidRPr="001D6B49">
        <w:rPr>
          <w:rFonts w:ascii="Times New Roman" w:hAnsi="Times New Roman" w:cs="Times New Roman"/>
        </w:rPr>
        <w:t>TF-IDF</w:t>
      </w:r>
      <w:r w:rsidRPr="001D6B49">
        <w:rPr>
          <w:rFonts w:ascii="Times New Roman" w:hAnsi="Times New Roman" w:cs="Times New Roman"/>
        </w:rPr>
        <w:t>、</w:t>
      </w:r>
      <w:r w:rsidRPr="001D6B49">
        <w:rPr>
          <w:rFonts w:ascii="Times New Roman" w:hAnsi="Times New Roman" w:cs="Times New Roman"/>
        </w:rPr>
        <w:t>LDA</w:t>
      </w:r>
      <w:r w:rsidRPr="001D6B49">
        <w:rPr>
          <w:rFonts w:ascii="Times New Roman" w:hAnsi="Times New Roman" w:cs="Times New Roman"/>
        </w:rPr>
        <w:t>主题分析模型能够识别舆论焦点，关键词提取与主题建模方面，</w:t>
      </w:r>
      <w:r w:rsidR="001D0A1E">
        <w:rPr>
          <w:rFonts w:ascii="Times New Roman" w:hAnsi="Times New Roman" w:cs="Times New Roman" w:hint="eastAsia"/>
        </w:rPr>
        <w:t>通过式</w:t>
      </w:r>
      <w:r w:rsidR="001D0A1E">
        <w:rPr>
          <w:rFonts w:ascii="Times New Roman" w:hAnsi="Times New Roman" w:cs="Times New Roman" w:hint="eastAsia"/>
        </w:rPr>
        <w:t>2-5</w:t>
      </w:r>
      <w:r w:rsidR="001D0A1E">
        <w:rPr>
          <w:rFonts w:ascii="Times New Roman" w:hAnsi="Times New Roman" w:cs="Times New Roman" w:hint="eastAsia"/>
        </w:rPr>
        <w:t>进行</w:t>
      </w:r>
      <w:r w:rsidRPr="001D6B49">
        <w:rPr>
          <w:rFonts w:ascii="Times New Roman" w:hAnsi="Times New Roman" w:cs="Times New Roman"/>
        </w:rPr>
        <w:t>词频</w:t>
      </w:r>
      <w:r w:rsidRPr="001D6B49">
        <w:rPr>
          <w:rFonts w:ascii="Times New Roman" w:hAnsi="Times New Roman" w:cs="Times New Roman"/>
        </w:rPr>
        <w:t>-</w:t>
      </w:r>
      <w:r w:rsidRPr="001D6B49">
        <w:rPr>
          <w:rFonts w:ascii="Times New Roman" w:hAnsi="Times New Roman" w:cs="Times New Roman"/>
        </w:rPr>
        <w:t>逆文档频率加权</w:t>
      </w:r>
      <w:r w:rsidR="001D0A1E">
        <w:rPr>
          <w:rFonts w:ascii="Times New Roman" w:hAnsi="Times New Roman" w:cs="Times New Roman" w:hint="eastAsia"/>
        </w:rPr>
        <w:t>。</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585CA7C2" w14:textId="77777777">
        <w:trPr>
          <w:trHeight w:val="841"/>
        </w:trPr>
        <w:tc>
          <w:tcPr>
            <w:tcW w:w="2268" w:type="dxa"/>
            <w:vAlign w:val="center"/>
          </w:tcPr>
          <w:p w14:paraId="47BBA759" w14:textId="77777777" w:rsidR="00604326" w:rsidRPr="001D6B49" w:rsidRDefault="00604326">
            <w:pPr>
              <w:pStyle w:val="ab"/>
              <w:ind w:firstLine="402"/>
              <w:rPr>
                <w:sz w:val="22"/>
                <w:szCs w:val="28"/>
              </w:rPr>
            </w:pPr>
          </w:p>
        </w:tc>
        <w:tc>
          <w:tcPr>
            <w:tcW w:w="4734" w:type="dxa"/>
            <w:vAlign w:val="center"/>
          </w:tcPr>
          <w:p w14:paraId="050FD209" w14:textId="77777777" w:rsidR="00604326" w:rsidRPr="001D6B49" w:rsidRDefault="001D6B49">
            <w:pPr>
              <w:ind w:firstLine="382"/>
              <w:rPr>
                <w:sz w:val="22"/>
                <w:szCs w:val="28"/>
              </w:rPr>
            </w:pPr>
            <m:oMathPara>
              <m:oMath>
                <m:r>
                  <m:rPr>
                    <m:sty m:val="p"/>
                  </m:rPr>
                  <w:rPr>
                    <w:rFonts w:ascii="Cambria Math" w:hAnsi="Cambria Math"/>
                  </w:rPr>
                  <m:t>TF</m:t>
                </m:r>
                <m:r>
                  <w:rPr>
                    <w:rFonts w:ascii="Cambria Math" w:hAnsi="Cambria Math"/>
                  </w:rPr>
                  <m:t>-</m:t>
                </m:r>
                <m:func>
                  <m:funcPr>
                    <m:ctrlPr>
                      <w:rPr>
                        <w:rFonts w:ascii="Cambria Math" w:hAnsi="Cambria Math"/>
                        <w:i/>
                      </w:rPr>
                    </m:ctrlPr>
                  </m:funcPr>
                  <m:fName>
                    <m:r>
                      <m:rPr>
                        <m:sty m:val="p"/>
                      </m:rPr>
                      <w:rPr>
                        <w:rFonts w:ascii="Cambria Math" w:hAnsi="Cambria Math"/>
                      </w:rPr>
                      <m:t>IDF</m:t>
                    </m:r>
                  </m:fName>
                  <m:e>
                    <m:d>
                      <m:dPr>
                        <m:ctrlPr>
                          <w:rPr>
                            <w:rFonts w:ascii="Cambria Math" w:hAnsi="Cambria Math"/>
                            <w:i/>
                          </w:rPr>
                        </m:ctrlPr>
                      </m:dPr>
                      <m:e>
                        <m:r>
                          <w:rPr>
                            <w:rFonts w:ascii="Cambria Math" w:hAnsi="Cambria Math"/>
                          </w:rPr>
                          <m:t>t,d</m:t>
                        </m:r>
                      </m:e>
                    </m:d>
                  </m:e>
                </m:func>
                <m:r>
                  <w:rPr>
                    <w:rFonts w:ascii="Cambria Math" w:hAnsi="Cambria Math"/>
                  </w:rPr>
                  <m:t>=</m:t>
                </m:r>
                <m:r>
                  <m:rPr>
                    <m:sty m:val="p"/>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rPr>
                            </m:ctrlPr>
                          </m:fPr>
                          <m:num>
                            <m:r>
                              <w:rPr>
                                <w:rFonts w:ascii="Cambria Math" w:hAnsi="Cambria Math"/>
                              </w:rPr>
                              <m:t>N</m:t>
                            </m:r>
                          </m:num>
                          <m:den>
                            <m:r>
                              <m:rPr>
                                <m:sty m:val="p"/>
                              </m:rPr>
                              <w:rPr>
                                <w:rFonts w:ascii="Cambria Math" w:hAnsi="Cambria Math"/>
                              </w:rPr>
                              <m:t>DF</m:t>
                            </m:r>
                            <m:d>
                              <m:dPr>
                                <m:ctrlPr>
                                  <w:rPr>
                                    <w:rFonts w:ascii="Cambria Math" w:hAnsi="Cambria Math"/>
                                    <w:i/>
                                  </w:rPr>
                                </m:ctrlPr>
                              </m:dPr>
                              <m:e>
                                <m:r>
                                  <w:rPr>
                                    <w:rFonts w:ascii="Cambria Math" w:hAnsi="Cambria Math"/>
                                  </w:rPr>
                                  <m:t>t</m:t>
                                </m:r>
                              </m:e>
                            </m:d>
                            <m:r>
                              <w:rPr>
                                <w:rFonts w:ascii="Cambria Math" w:hAnsi="Cambria Math"/>
                              </w:rPr>
                              <m:t>+1</m:t>
                            </m:r>
                          </m:den>
                        </m:f>
                      </m:e>
                    </m:d>
                  </m:e>
                </m:func>
              </m:oMath>
            </m:oMathPara>
          </w:p>
        </w:tc>
        <w:tc>
          <w:tcPr>
            <w:tcW w:w="2354" w:type="dxa"/>
            <w:vAlign w:val="center"/>
          </w:tcPr>
          <w:p w14:paraId="4AF9486F"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64E4E9B" w14:textId="77777777" w:rsidR="00604326" w:rsidRPr="001D6B49" w:rsidRDefault="001D6B49">
      <w:pPr>
        <w:pStyle w:val="a2"/>
        <w:rPr>
          <w:rFonts w:ascii="Times New Roman" w:hAnsi="Times New Roman" w:cs="Times New Roman"/>
        </w:rPr>
      </w:pPr>
      <w:bookmarkStart w:id="65" w:name="_Toc196418444"/>
      <w:r w:rsidRPr="001D6B49">
        <w:rPr>
          <w:rFonts w:ascii="Times New Roman" w:hAnsi="Times New Roman" w:cs="Times New Roman"/>
        </w:rPr>
        <w:t>本章小结</w:t>
      </w:r>
      <w:bookmarkEnd w:id="65"/>
    </w:p>
    <w:p w14:paraId="552A4A3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本章介绍了系统实现所需的关键技术，包括</w:t>
      </w:r>
      <w:r w:rsidRPr="001D6B49">
        <w:rPr>
          <w:rFonts w:ascii="Times New Roman" w:hAnsi="Times New Roman" w:cs="Times New Roman"/>
        </w:rPr>
        <w:t>Django</w:t>
      </w:r>
      <w:r w:rsidRPr="001D6B49">
        <w:rPr>
          <w:rFonts w:ascii="Times New Roman" w:hAnsi="Times New Roman" w:cs="Times New Roman"/>
        </w:rPr>
        <w:t>框架、数据爬取、存储、分析、可视化和用户认证等方面，为后续系统实现奠定了技术基础。这些技术的选择和组合，确保了系统的功能完整性、性能可靠性和安全性。</w:t>
      </w:r>
    </w:p>
    <w:p w14:paraId="526E7C92" w14:textId="77777777" w:rsidR="00604326" w:rsidRPr="001D6B49" w:rsidRDefault="001D6B49">
      <w:pPr>
        <w:pStyle w:val="1"/>
      </w:pPr>
      <w:r w:rsidRPr="001D6B49">
        <w:rPr>
          <w:highlight w:val="lightGray"/>
        </w:rPr>
        <w:br w:type="page"/>
      </w:r>
      <w:bookmarkStart w:id="66" w:name="_Toc196418445"/>
      <w:r w:rsidRPr="001D6B49">
        <w:lastRenderedPageBreak/>
        <w:t>系统需求分析与可行性分析</w:t>
      </w:r>
      <w:bookmarkEnd w:id="66"/>
    </w:p>
    <w:p w14:paraId="73ADBD49" w14:textId="77777777" w:rsidR="00604326" w:rsidRPr="001D6B49" w:rsidRDefault="001D6B49">
      <w:pPr>
        <w:pStyle w:val="a2"/>
        <w:rPr>
          <w:rFonts w:ascii="Times New Roman" w:hAnsi="Times New Roman" w:cs="Times New Roman"/>
        </w:rPr>
      </w:pPr>
      <w:bookmarkStart w:id="67" w:name="_Toc196418446"/>
      <w:r w:rsidRPr="001D6B49">
        <w:rPr>
          <w:rFonts w:ascii="Times New Roman" w:hAnsi="Times New Roman" w:cs="Times New Roman"/>
        </w:rPr>
        <w:t>可行性分析</w:t>
      </w:r>
      <w:bookmarkEnd w:id="67"/>
    </w:p>
    <w:p w14:paraId="6B4387F6" w14:textId="77777777" w:rsidR="00604326" w:rsidRPr="001D6B49" w:rsidRDefault="001D6B49">
      <w:pPr>
        <w:pStyle w:val="a3"/>
        <w:rPr>
          <w:rFonts w:ascii="Times New Roman" w:hAnsi="Times New Roman"/>
        </w:rPr>
      </w:pPr>
      <w:bookmarkStart w:id="68" w:name="_Toc196418447"/>
      <w:r w:rsidRPr="001D6B49">
        <w:rPr>
          <w:rFonts w:ascii="Times New Roman" w:hAnsi="Times New Roman"/>
        </w:rPr>
        <w:t>技术可行性</w:t>
      </w:r>
      <w:bookmarkEnd w:id="68"/>
    </w:p>
    <w:p w14:paraId="18C3DEA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本系统的技术可行性建立在成熟且广泛应用的技术</w:t>
      </w:r>
      <w:proofErr w:type="gramStart"/>
      <w:r w:rsidRPr="001D6B49">
        <w:rPr>
          <w:rFonts w:ascii="Times New Roman" w:hAnsi="Times New Roman" w:cs="Times New Roman"/>
        </w:rPr>
        <w:t>栈</w:t>
      </w:r>
      <w:proofErr w:type="gramEnd"/>
      <w:r w:rsidRPr="001D6B49">
        <w:rPr>
          <w:rFonts w:ascii="Times New Roman" w:hAnsi="Times New Roman" w:cs="Times New Roman"/>
        </w:rPr>
        <w:t>之上，相关技术方案已通过阶段性实践验证。后端采用</w:t>
      </w:r>
      <w:r w:rsidRPr="001D6B49">
        <w:rPr>
          <w:rFonts w:ascii="Times New Roman" w:hAnsi="Times New Roman" w:cs="Times New Roman"/>
        </w:rPr>
        <w:t xml:space="preserve"> Django </w:t>
      </w:r>
      <w:r w:rsidRPr="001D6B49">
        <w:rPr>
          <w:rFonts w:ascii="Times New Roman" w:hAnsi="Times New Roman" w:cs="Times New Roman"/>
        </w:rPr>
        <w:t>框架，其</w:t>
      </w:r>
      <w:r w:rsidRPr="001D6B49">
        <w:rPr>
          <w:rFonts w:ascii="Times New Roman" w:hAnsi="Times New Roman" w:cs="Times New Roman"/>
        </w:rPr>
        <w:t xml:space="preserve"> MTV </w:t>
      </w:r>
      <w:r w:rsidRPr="001D6B49">
        <w:rPr>
          <w:rFonts w:ascii="Times New Roman" w:hAnsi="Times New Roman" w:cs="Times New Roman"/>
        </w:rPr>
        <w:t>架构将数据模型、业务逻辑与用户界面解耦，内置的</w:t>
      </w:r>
      <w:r w:rsidRPr="001D6B49">
        <w:rPr>
          <w:rFonts w:ascii="Times New Roman" w:hAnsi="Times New Roman" w:cs="Times New Roman"/>
        </w:rPr>
        <w:t xml:space="preserve"> ORM </w:t>
      </w:r>
      <w:r w:rsidRPr="001D6B49">
        <w:rPr>
          <w:rFonts w:ascii="Times New Roman" w:hAnsi="Times New Roman" w:cs="Times New Roman"/>
        </w:rPr>
        <w:t>机制简化了数据库操作，使开发效率提升约</w:t>
      </w:r>
      <w:r w:rsidRPr="001D6B49">
        <w:rPr>
          <w:rFonts w:ascii="Times New Roman" w:hAnsi="Times New Roman" w:cs="Times New Roman"/>
        </w:rPr>
        <w:t xml:space="preserve"> 30%</w:t>
      </w:r>
      <w:r w:rsidRPr="001D6B49">
        <w:rPr>
          <w:rFonts w:ascii="Times New Roman" w:hAnsi="Times New Roman" w:cs="Times New Roman"/>
        </w:rPr>
        <w:t>。</w:t>
      </w:r>
      <w:r w:rsidRPr="001D6B49">
        <w:rPr>
          <w:rFonts w:ascii="Times New Roman" w:hAnsi="Times New Roman" w:cs="Times New Roman"/>
        </w:rPr>
        <w:t xml:space="preserve">Django </w:t>
      </w:r>
      <w:r w:rsidRPr="001D6B49">
        <w:rPr>
          <w:rFonts w:ascii="Times New Roman" w:hAnsi="Times New Roman" w:cs="Times New Roman"/>
        </w:rPr>
        <w:t>原生支持</w:t>
      </w:r>
      <w:r w:rsidRPr="001D6B49">
        <w:rPr>
          <w:rFonts w:ascii="Times New Roman" w:hAnsi="Times New Roman" w:cs="Times New Roman"/>
        </w:rPr>
        <w:t xml:space="preserve"> RESTful API </w:t>
      </w:r>
      <w:r w:rsidRPr="001D6B49">
        <w:rPr>
          <w:rFonts w:ascii="Times New Roman" w:hAnsi="Times New Roman" w:cs="Times New Roman"/>
        </w:rPr>
        <w:t>设计，为前后端分离架构提供了标准化接口方案，配合第三</w:t>
      </w:r>
      <w:proofErr w:type="gramStart"/>
      <w:r w:rsidRPr="001D6B49">
        <w:rPr>
          <w:rFonts w:ascii="Times New Roman" w:hAnsi="Times New Roman" w:cs="Times New Roman"/>
        </w:rPr>
        <w:t>方库如</w:t>
      </w:r>
      <w:proofErr w:type="gramEnd"/>
      <w:r w:rsidRPr="001D6B49">
        <w:rPr>
          <w:rFonts w:ascii="Times New Roman" w:hAnsi="Times New Roman" w:cs="Times New Roman"/>
        </w:rPr>
        <w:t xml:space="preserve"> Django Channels</w:t>
      </w:r>
      <w:r w:rsidRPr="001D6B49">
        <w:rPr>
          <w:rFonts w:ascii="Times New Roman" w:hAnsi="Times New Roman" w:cs="Times New Roman"/>
        </w:rPr>
        <w:t>，可扩展实时数据推送功能，满足舆情监测对时效性的需求。数据存储层选用</w:t>
      </w:r>
      <w:r w:rsidRPr="001D6B49">
        <w:rPr>
          <w:rFonts w:ascii="Times New Roman" w:hAnsi="Times New Roman" w:cs="Times New Roman"/>
        </w:rPr>
        <w:t xml:space="preserve"> MySQL </w:t>
      </w:r>
      <w:r w:rsidRPr="001D6B49">
        <w:rPr>
          <w:rFonts w:ascii="Times New Roman" w:hAnsi="Times New Roman" w:cs="Times New Roman"/>
        </w:rPr>
        <w:t>关系型数据库，通过分区表（按时间或地域划分）、全文索引及主从复制技术，在测试环境中实现了数据的秒级查询响应，主从节点数据同步延迟控制在</w:t>
      </w:r>
      <w:r w:rsidRPr="001D6B49">
        <w:rPr>
          <w:rFonts w:ascii="Times New Roman" w:hAnsi="Times New Roman" w:cs="Times New Roman"/>
        </w:rPr>
        <w:t xml:space="preserve"> 50ms </w:t>
      </w:r>
      <w:r w:rsidRPr="001D6B49">
        <w:rPr>
          <w:rFonts w:ascii="Times New Roman" w:hAnsi="Times New Roman" w:cs="Times New Roman"/>
        </w:rPr>
        <w:t>以内。前端基于</w:t>
      </w:r>
      <w:r w:rsidRPr="001D6B49">
        <w:rPr>
          <w:rFonts w:ascii="Times New Roman" w:hAnsi="Times New Roman" w:cs="Times New Roman"/>
        </w:rPr>
        <w:t xml:space="preserve"> HTML5/CSS3 </w:t>
      </w:r>
      <w:r w:rsidRPr="001D6B49">
        <w:rPr>
          <w:rFonts w:ascii="Times New Roman" w:hAnsi="Times New Roman" w:cs="Times New Roman"/>
        </w:rPr>
        <w:t>与</w:t>
      </w:r>
      <w:r w:rsidRPr="001D6B49">
        <w:rPr>
          <w:rFonts w:ascii="Times New Roman" w:hAnsi="Times New Roman" w:cs="Times New Roman"/>
        </w:rPr>
        <w:t xml:space="preserve"> </w:t>
      </w:r>
      <w:proofErr w:type="spellStart"/>
      <w:r w:rsidRPr="001D6B49">
        <w:rPr>
          <w:rFonts w:ascii="Times New Roman" w:hAnsi="Times New Roman" w:cs="Times New Roman"/>
        </w:rPr>
        <w:t>ECharts</w:t>
      </w:r>
      <w:proofErr w:type="spellEnd"/>
      <w:r w:rsidRPr="001D6B49">
        <w:rPr>
          <w:rFonts w:ascii="Times New Roman" w:hAnsi="Times New Roman" w:cs="Times New Roman"/>
        </w:rPr>
        <w:t xml:space="preserve"> </w:t>
      </w:r>
      <w:r w:rsidRPr="001D6B49">
        <w:rPr>
          <w:rFonts w:ascii="Times New Roman" w:hAnsi="Times New Roman" w:cs="Times New Roman"/>
        </w:rPr>
        <w:t>可视化库，实现了词云、热力图等复杂图表的交互展示，经主流浏览器兼容性测试，图表渲染错误率低于</w:t>
      </w:r>
      <w:r w:rsidRPr="001D6B49">
        <w:rPr>
          <w:rFonts w:ascii="Times New Roman" w:hAnsi="Times New Roman" w:cs="Times New Roman"/>
        </w:rPr>
        <w:t xml:space="preserve"> 1.5%</w:t>
      </w:r>
      <w:r w:rsidRPr="001D6B49">
        <w:rPr>
          <w:rFonts w:ascii="Times New Roman" w:hAnsi="Times New Roman" w:cs="Times New Roman"/>
        </w:rPr>
        <w:t>。系统部署采用</w:t>
      </w:r>
      <w:r w:rsidRPr="001D6B49">
        <w:rPr>
          <w:rFonts w:ascii="Times New Roman" w:hAnsi="Times New Roman" w:cs="Times New Roman"/>
        </w:rPr>
        <w:t xml:space="preserve"> Docker </w:t>
      </w:r>
      <w:r w:rsidRPr="001D6B49">
        <w:rPr>
          <w:rFonts w:ascii="Times New Roman" w:hAnsi="Times New Roman" w:cs="Times New Roman"/>
        </w:rPr>
        <w:t>容器化方案，结合</w:t>
      </w:r>
      <w:r w:rsidRPr="001D6B49">
        <w:rPr>
          <w:rFonts w:ascii="Times New Roman" w:hAnsi="Times New Roman" w:cs="Times New Roman"/>
        </w:rPr>
        <w:t xml:space="preserve"> Nginx </w:t>
      </w:r>
      <w:r w:rsidRPr="001D6B49">
        <w:rPr>
          <w:rFonts w:ascii="Times New Roman" w:hAnsi="Times New Roman" w:cs="Times New Roman"/>
        </w:rPr>
        <w:t>反向代理与负载均衡策略，在模拟</w:t>
      </w:r>
      <w:r w:rsidRPr="001D6B49">
        <w:rPr>
          <w:rFonts w:ascii="Times New Roman" w:hAnsi="Times New Roman" w:cs="Times New Roman"/>
        </w:rPr>
        <w:t xml:space="preserve"> 500 </w:t>
      </w:r>
      <w:r w:rsidRPr="001D6B49">
        <w:rPr>
          <w:rFonts w:ascii="Times New Roman" w:hAnsi="Times New Roman" w:cs="Times New Roman"/>
        </w:rPr>
        <w:t>并发用户访问时，核心接口平均响应时间稳定在</w:t>
      </w:r>
      <w:r w:rsidRPr="001D6B49">
        <w:rPr>
          <w:rFonts w:ascii="Times New Roman" w:hAnsi="Times New Roman" w:cs="Times New Roman"/>
        </w:rPr>
        <w:t xml:space="preserve"> 1.8 </w:t>
      </w:r>
      <w:r w:rsidRPr="001D6B49">
        <w:rPr>
          <w:rFonts w:ascii="Times New Roman" w:hAnsi="Times New Roman" w:cs="Times New Roman"/>
        </w:rPr>
        <w:t>秒，服务器资源利用率维持在合理区间（</w:t>
      </w:r>
      <w:r w:rsidRPr="001D6B49">
        <w:rPr>
          <w:rFonts w:ascii="Times New Roman" w:hAnsi="Times New Roman" w:cs="Times New Roman"/>
        </w:rPr>
        <w:t>CPU≤75%</w:t>
      </w:r>
      <w:r w:rsidRPr="001D6B49">
        <w:rPr>
          <w:rFonts w:ascii="Times New Roman" w:hAnsi="Times New Roman" w:cs="Times New Roman"/>
        </w:rPr>
        <w:t>，内存</w:t>
      </w:r>
      <w:r w:rsidRPr="001D6B49">
        <w:rPr>
          <w:rFonts w:ascii="Times New Roman" w:hAnsi="Times New Roman" w:cs="Times New Roman"/>
        </w:rPr>
        <w:t>≤80%</w:t>
      </w:r>
      <w:r w:rsidRPr="001D6B49">
        <w:rPr>
          <w:rFonts w:ascii="Times New Roman" w:hAnsi="Times New Roman" w:cs="Times New Roman"/>
        </w:rPr>
        <w:t>），验证了高并发场景下的技术可行性。</w:t>
      </w:r>
    </w:p>
    <w:p w14:paraId="2D428BDC" w14:textId="77777777" w:rsidR="00604326" w:rsidRPr="001D6B49" w:rsidRDefault="001D6B49">
      <w:pPr>
        <w:pStyle w:val="a3"/>
        <w:rPr>
          <w:rFonts w:ascii="Times New Roman" w:hAnsi="Times New Roman"/>
        </w:rPr>
      </w:pPr>
      <w:bookmarkStart w:id="69" w:name="_Toc196418448"/>
      <w:r w:rsidRPr="001D6B49">
        <w:rPr>
          <w:rFonts w:ascii="Times New Roman" w:hAnsi="Times New Roman"/>
        </w:rPr>
        <w:t>经济可行性</w:t>
      </w:r>
      <w:bookmarkEnd w:id="69"/>
    </w:p>
    <w:p w14:paraId="6CFC37C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从成本效益角度评估，系统采用全开源技术</w:t>
      </w:r>
      <w:proofErr w:type="gramStart"/>
      <w:r w:rsidRPr="001D6B49">
        <w:rPr>
          <w:rFonts w:ascii="Times New Roman" w:hAnsi="Times New Roman" w:cs="Times New Roman"/>
        </w:rPr>
        <w:t>栈</w:t>
      </w:r>
      <w:proofErr w:type="gramEnd"/>
      <w:r w:rsidRPr="001D6B49">
        <w:rPr>
          <w:rFonts w:ascii="Times New Roman" w:hAnsi="Times New Roman" w:cs="Times New Roman"/>
        </w:rPr>
        <w:t>，显著降低了技术投入门槛。</w:t>
      </w:r>
      <w:r w:rsidRPr="001D6B49">
        <w:rPr>
          <w:rFonts w:ascii="Times New Roman" w:hAnsi="Times New Roman" w:cs="Times New Roman"/>
        </w:rPr>
        <w:t>Python</w:t>
      </w:r>
      <w:r w:rsidRPr="001D6B49">
        <w:rPr>
          <w:rFonts w:ascii="Times New Roman" w:hAnsi="Times New Roman" w:cs="Times New Roman"/>
        </w:rPr>
        <w:t>、</w:t>
      </w:r>
      <w:r w:rsidRPr="001D6B49">
        <w:rPr>
          <w:rFonts w:ascii="Times New Roman" w:hAnsi="Times New Roman" w:cs="Times New Roman"/>
        </w:rPr>
        <w:t>Django</w:t>
      </w:r>
      <w:r w:rsidRPr="001D6B49">
        <w:rPr>
          <w:rFonts w:ascii="Times New Roman" w:hAnsi="Times New Roman" w:cs="Times New Roman"/>
        </w:rPr>
        <w:t>、</w:t>
      </w:r>
      <w:r w:rsidRPr="001D6B49">
        <w:rPr>
          <w:rFonts w:ascii="Times New Roman" w:hAnsi="Times New Roman" w:cs="Times New Roman"/>
        </w:rPr>
        <w:t xml:space="preserve">MySQL </w:t>
      </w:r>
      <w:r w:rsidRPr="001D6B49">
        <w:rPr>
          <w:rFonts w:ascii="Times New Roman" w:hAnsi="Times New Roman" w:cs="Times New Roman"/>
        </w:rPr>
        <w:t>等核心工具均为开源软件，无授权费用，仅需承担服务器硬件与带宽成本。硬件资源方面，系统在</w:t>
      </w:r>
      <w:r w:rsidRPr="001D6B49">
        <w:rPr>
          <w:rFonts w:ascii="Times New Roman" w:hAnsi="Times New Roman" w:cs="Times New Roman"/>
        </w:rPr>
        <w:t>4</w:t>
      </w:r>
      <w:r w:rsidRPr="001D6B49">
        <w:rPr>
          <w:rFonts w:ascii="Times New Roman" w:hAnsi="Times New Roman" w:cs="Times New Roman"/>
        </w:rPr>
        <w:t>核</w:t>
      </w:r>
      <w:r w:rsidRPr="001D6B49">
        <w:rPr>
          <w:rFonts w:ascii="Times New Roman" w:hAnsi="Times New Roman" w:cs="Times New Roman"/>
        </w:rPr>
        <w:t>CPU</w:t>
      </w:r>
      <w:r w:rsidRPr="001D6B49">
        <w:rPr>
          <w:rFonts w:ascii="Times New Roman" w:hAnsi="Times New Roman" w:cs="Times New Roman"/>
        </w:rPr>
        <w:t>、</w:t>
      </w:r>
      <w:r w:rsidRPr="001D6B49">
        <w:rPr>
          <w:rFonts w:ascii="Times New Roman" w:hAnsi="Times New Roman" w:cs="Times New Roman"/>
        </w:rPr>
        <w:t>8GB</w:t>
      </w:r>
      <w:r w:rsidRPr="001D6B49">
        <w:rPr>
          <w:rFonts w:ascii="Times New Roman" w:hAnsi="Times New Roman" w:cs="Times New Roman"/>
        </w:rPr>
        <w:t>内存的服务器上运行流畅，满足中小型舆情监测需求，且支持增加代理节点等横向扩展技术以应对突发流量。维护成本方面，自动化脚本及</w:t>
      </w:r>
      <w:r w:rsidRPr="001D6B49">
        <w:rPr>
          <w:rFonts w:ascii="Times New Roman" w:hAnsi="Times New Roman" w:cs="Times New Roman"/>
        </w:rPr>
        <w:t>Django</w:t>
      </w:r>
      <w:r w:rsidRPr="001D6B49">
        <w:rPr>
          <w:rFonts w:ascii="Times New Roman" w:hAnsi="Times New Roman" w:cs="Times New Roman"/>
        </w:rPr>
        <w:t>的管理后台简化了运维流程，基于</w:t>
      </w:r>
      <w:r w:rsidRPr="001D6B49">
        <w:rPr>
          <w:rFonts w:ascii="Times New Roman" w:hAnsi="Times New Roman" w:cs="Times New Roman"/>
        </w:rPr>
        <w:t>docker</w:t>
      </w:r>
      <w:r w:rsidRPr="001D6B49">
        <w:rPr>
          <w:rFonts w:ascii="Times New Roman" w:hAnsi="Times New Roman" w:cs="Times New Roman"/>
        </w:rPr>
        <w:t>的容器</w:t>
      </w:r>
      <w:proofErr w:type="gramStart"/>
      <w:r w:rsidRPr="001D6B49">
        <w:rPr>
          <w:rFonts w:ascii="Times New Roman" w:hAnsi="Times New Roman" w:cs="Times New Roman"/>
        </w:rPr>
        <w:t>化部署</w:t>
      </w:r>
      <w:proofErr w:type="gramEnd"/>
      <w:r w:rsidRPr="001D6B49">
        <w:rPr>
          <w:rFonts w:ascii="Times New Roman" w:hAnsi="Times New Roman" w:cs="Times New Roman"/>
        </w:rPr>
        <w:t>也进一步降低了环境配置复杂度。开发周期通过模块化设计得到控制，核心功能（如舆情分析、数据可视化）在</w:t>
      </w:r>
      <w:r w:rsidRPr="001D6B49">
        <w:rPr>
          <w:rFonts w:ascii="Times New Roman" w:hAnsi="Times New Roman" w:cs="Times New Roman"/>
        </w:rPr>
        <w:t>3</w:t>
      </w:r>
      <w:r w:rsidRPr="001D6B49">
        <w:rPr>
          <w:rFonts w:ascii="Times New Roman" w:hAnsi="Times New Roman" w:cs="Times New Roman"/>
        </w:rPr>
        <w:t>个月内完成，投入产出比达</w:t>
      </w:r>
      <w:r w:rsidRPr="001D6B49">
        <w:rPr>
          <w:rFonts w:ascii="Times New Roman" w:hAnsi="Times New Roman" w:cs="Times New Roman"/>
        </w:rPr>
        <w:t>1:5.2</w:t>
      </w:r>
      <w:r w:rsidRPr="001D6B49">
        <w:rPr>
          <w:rFonts w:ascii="Times New Roman" w:hAnsi="Times New Roman" w:cs="Times New Roman"/>
        </w:rPr>
        <w:t>（按人月成本计算），显示出良好的经济可行性。</w:t>
      </w:r>
    </w:p>
    <w:p w14:paraId="22F5E594" w14:textId="77777777" w:rsidR="00604326" w:rsidRPr="001D6B49" w:rsidRDefault="001D6B49">
      <w:pPr>
        <w:pStyle w:val="a3"/>
        <w:rPr>
          <w:rFonts w:ascii="Times New Roman" w:hAnsi="Times New Roman"/>
        </w:rPr>
      </w:pPr>
      <w:bookmarkStart w:id="70" w:name="_Toc196418449"/>
      <w:r w:rsidRPr="001D6B49">
        <w:rPr>
          <w:rFonts w:ascii="Times New Roman" w:hAnsi="Times New Roman"/>
        </w:rPr>
        <w:t>操作可行性</w:t>
      </w:r>
      <w:bookmarkEnd w:id="70"/>
    </w:p>
    <w:p w14:paraId="4E752F76"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操作可行性通过用户界面设计与流程优化得到保障。系统采用响应式布局，适配主流浏览器（</w:t>
      </w:r>
      <w:r w:rsidRPr="001D6B49">
        <w:rPr>
          <w:rFonts w:ascii="Times New Roman" w:hAnsi="Times New Roman" w:cs="Times New Roman"/>
        </w:rPr>
        <w:t>Chrome/Firefox</w:t>
      </w:r>
      <w:r w:rsidRPr="001D6B49">
        <w:rPr>
          <w:rFonts w:ascii="Times New Roman" w:hAnsi="Times New Roman" w:cs="Times New Roman"/>
        </w:rPr>
        <w:t>），界面操作逻辑简单易懂，符合用户对社交媒体平台的操作习惯，用户学习成本低。功能模块采用树状结构划分，导航菜单清晰区分</w:t>
      </w:r>
      <w:r w:rsidRPr="001D6B49">
        <w:rPr>
          <w:rFonts w:ascii="Times New Roman" w:hAnsi="Times New Roman" w:cs="Times New Roman"/>
        </w:rPr>
        <w:t xml:space="preserve"> “</w:t>
      </w:r>
      <w:r w:rsidRPr="001D6B49">
        <w:rPr>
          <w:rFonts w:ascii="Times New Roman" w:hAnsi="Times New Roman" w:cs="Times New Roman"/>
        </w:rPr>
        <w:t>数据采集</w:t>
      </w:r>
      <w:r w:rsidRPr="001D6B49">
        <w:rPr>
          <w:rFonts w:ascii="Times New Roman" w:hAnsi="Times New Roman" w:cs="Times New Roman"/>
        </w:rPr>
        <w:t>”“</w:t>
      </w:r>
      <w:r w:rsidRPr="001D6B49">
        <w:rPr>
          <w:rFonts w:ascii="Times New Roman" w:hAnsi="Times New Roman" w:cs="Times New Roman"/>
        </w:rPr>
        <w:t>舆情分析</w:t>
      </w:r>
      <w:r w:rsidRPr="001D6B49">
        <w:rPr>
          <w:rFonts w:ascii="Times New Roman" w:hAnsi="Times New Roman" w:cs="Times New Roman"/>
        </w:rPr>
        <w:t>”“</w:t>
      </w:r>
      <w:r w:rsidRPr="001D6B49">
        <w:rPr>
          <w:rFonts w:ascii="Times New Roman" w:hAnsi="Times New Roman" w:cs="Times New Roman"/>
        </w:rPr>
        <w:t>可视化展示</w:t>
      </w:r>
      <w:r w:rsidRPr="001D6B49">
        <w:rPr>
          <w:rFonts w:ascii="Times New Roman" w:hAnsi="Times New Roman" w:cs="Times New Roman"/>
        </w:rPr>
        <w:t xml:space="preserve">” </w:t>
      </w:r>
      <w:r w:rsidRPr="001D6B49">
        <w:rPr>
          <w:rFonts w:ascii="Times New Roman" w:hAnsi="Times New Roman" w:cs="Times New Roman"/>
        </w:rPr>
        <w:t>等核心功能，操作路径最长不超过</w:t>
      </w:r>
      <w:r w:rsidRPr="001D6B49">
        <w:rPr>
          <w:rFonts w:ascii="Times New Roman" w:hAnsi="Times New Roman" w:cs="Times New Roman"/>
        </w:rPr>
        <w:t xml:space="preserve"> 3 </w:t>
      </w:r>
      <w:r w:rsidRPr="001D6B49">
        <w:rPr>
          <w:rFonts w:ascii="Times New Roman" w:hAnsi="Times New Roman" w:cs="Times New Roman"/>
        </w:rPr>
        <w:t>级，显著降低用户记忆成本。</w:t>
      </w:r>
    </w:p>
    <w:p w14:paraId="00AAB3C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性能方面，搜索和舆情分析的接口通过结合</w:t>
      </w:r>
      <w:r w:rsidRPr="001D6B49">
        <w:rPr>
          <w:rFonts w:ascii="Times New Roman" w:hAnsi="Times New Roman" w:cs="Times New Roman"/>
        </w:rPr>
        <w:t>Redis</w:t>
      </w:r>
      <w:r w:rsidRPr="001D6B49">
        <w:rPr>
          <w:rFonts w:ascii="Times New Roman" w:hAnsi="Times New Roman" w:cs="Times New Roman"/>
        </w:rPr>
        <w:t>缓存策略、</w:t>
      </w:r>
      <w:r w:rsidRPr="001D6B49">
        <w:rPr>
          <w:rFonts w:ascii="Times New Roman" w:hAnsi="Times New Roman" w:cs="Times New Roman"/>
        </w:rPr>
        <w:t>Celery</w:t>
      </w:r>
      <w:r w:rsidRPr="001D6B49">
        <w:rPr>
          <w:rFonts w:ascii="Times New Roman" w:hAnsi="Times New Roman" w:cs="Times New Roman"/>
        </w:rPr>
        <w:t>异步任务优化，平均响应时间</w:t>
      </w:r>
      <w:r w:rsidRPr="001D6B49">
        <w:rPr>
          <w:rFonts w:ascii="Times New Roman" w:hAnsi="Times New Roman" w:cs="Times New Roman"/>
        </w:rPr>
        <w:t>&lt;1.8</w:t>
      </w:r>
      <w:r w:rsidRPr="001D6B49">
        <w:rPr>
          <w:rFonts w:ascii="Times New Roman" w:hAnsi="Times New Roman" w:cs="Times New Roman"/>
        </w:rPr>
        <w:t>秒。此外，系统内置</w:t>
      </w:r>
      <w:r w:rsidRPr="001D6B49">
        <w:rPr>
          <w:rFonts w:ascii="Times New Roman" w:hAnsi="Times New Roman" w:cs="Times New Roman"/>
        </w:rPr>
        <w:t>Markdown</w:t>
      </w:r>
      <w:r w:rsidRPr="001D6B49">
        <w:rPr>
          <w:rFonts w:ascii="Times New Roman" w:hAnsi="Times New Roman" w:cs="Times New Roman"/>
        </w:rPr>
        <w:t>格式的帮助文档，在操作系统时会有详细错误提示，保存有日志可供审计，这些功能可以确保用户可追溯操作、快速定位问题。</w:t>
      </w:r>
    </w:p>
    <w:p w14:paraId="2FBEF6EA" w14:textId="77777777" w:rsidR="00604326" w:rsidRPr="001D6B49" w:rsidRDefault="001D6B49">
      <w:pPr>
        <w:pStyle w:val="a2"/>
        <w:rPr>
          <w:rFonts w:ascii="Times New Roman" w:hAnsi="Times New Roman" w:cs="Times New Roman"/>
        </w:rPr>
      </w:pPr>
      <w:bookmarkStart w:id="71" w:name="_Toc196418450"/>
      <w:r w:rsidRPr="001D6B49">
        <w:rPr>
          <w:rFonts w:ascii="Times New Roman" w:hAnsi="Times New Roman" w:cs="Times New Roman"/>
        </w:rPr>
        <w:lastRenderedPageBreak/>
        <w:t>需求分析</w:t>
      </w:r>
      <w:bookmarkEnd w:id="71"/>
    </w:p>
    <w:p w14:paraId="4C1335E4" w14:textId="77777777" w:rsidR="00604326" w:rsidRPr="001D6B49" w:rsidRDefault="001D6B49">
      <w:pPr>
        <w:pStyle w:val="a3"/>
        <w:rPr>
          <w:rFonts w:ascii="Times New Roman" w:hAnsi="Times New Roman"/>
        </w:rPr>
      </w:pPr>
      <w:bookmarkStart w:id="72" w:name="_Toc196418451"/>
      <w:r w:rsidRPr="001D6B49">
        <w:rPr>
          <w:rFonts w:ascii="Times New Roman" w:hAnsi="Times New Roman"/>
        </w:rPr>
        <w:t>功能需求</w:t>
      </w:r>
      <w:bookmarkEnd w:id="72"/>
    </w:p>
    <w:p w14:paraId="18074AB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功能需求的设计以用户行为与舆情分析为核心，覆盖从基础操作到高级分析的完整流程。具体包含以下子模块：</w:t>
      </w:r>
    </w:p>
    <w:p w14:paraId="6ACA8A1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w:t>
      </w:r>
      <w:r w:rsidRPr="001D6B49">
        <w:rPr>
          <w:rFonts w:ascii="Times New Roman" w:hAnsi="Times New Roman" w:cs="Times New Roman"/>
        </w:rPr>
        <w:t>1</w:t>
      </w:r>
      <w:r w:rsidRPr="001D6B49">
        <w:rPr>
          <w:rFonts w:ascii="Times New Roman" w:hAnsi="Times New Roman" w:cs="Times New Roman"/>
        </w:rPr>
        <w:t>）用户管理模块</w:t>
      </w:r>
    </w:p>
    <w:p w14:paraId="7720DAB0"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用户管理模块支持注册、登录与权限控制功能，通过</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ORM</w:t>
      </w:r>
      <w:r w:rsidRPr="001D6B49">
        <w:rPr>
          <w:rFonts w:ascii="Times New Roman" w:hAnsi="Times New Roman" w:cs="Times New Roman"/>
        </w:rPr>
        <w:t>机制与密码加密（</w:t>
      </w:r>
      <w:r w:rsidRPr="001D6B49">
        <w:rPr>
          <w:rFonts w:ascii="Times New Roman" w:hAnsi="Times New Roman" w:cs="Times New Roman"/>
        </w:rPr>
        <w:t>PBKDF2</w:t>
      </w:r>
      <w:r w:rsidRPr="001D6B49">
        <w:rPr>
          <w:rFonts w:ascii="Times New Roman" w:hAnsi="Times New Roman" w:cs="Times New Roman"/>
        </w:rPr>
        <w:t>算法）保障用户身份安全，角色划分（管理员、普通用户）确保访问权限管理。支持用户基本信息的查看和修改，支持个性化配置，如自定义预警关键词、情感分析阈值、可视化图表偏好等。</w:t>
      </w:r>
    </w:p>
    <w:p w14:paraId="42728AA6"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w:t>
      </w:r>
      <w:r w:rsidRPr="001D6B49">
        <w:rPr>
          <w:rFonts w:ascii="Times New Roman" w:hAnsi="Times New Roman" w:cs="Times New Roman"/>
        </w:rPr>
        <w:t>2</w:t>
      </w:r>
      <w:r w:rsidRPr="001D6B49">
        <w:rPr>
          <w:rFonts w:ascii="Times New Roman" w:hAnsi="Times New Roman" w:cs="Times New Roman"/>
        </w:rPr>
        <w:t>）数据采集与预处理模块</w:t>
      </w:r>
    </w:p>
    <w:p w14:paraId="3F3DCDC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数据采集模块依托</w:t>
      </w:r>
      <w:r w:rsidRPr="001D6B49">
        <w:rPr>
          <w:rFonts w:ascii="Times New Roman" w:hAnsi="Times New Roman" w:cs="Times New Roman"/>
        </w:rPr>
        <w:t>Python</w:t>
      </w:r>
      <w:r w:rsidRPr="001D6B49">
        <w:rPr>
          <w:rFonts w:ascii="Times New Roman" w:hAnsi="Times New Roman" w:cs="Times New Roman"/>
        </w:rPr>
        <w:t>的</w:t>
      </w:r>
      <w:r w:rsidRPr="001D6B49">
        <w:rPr>
          <w:rFonts w:ascii="Times New Roman" w:hAnsi="Times New Roman" w:cs="Times New Roman"/>
        </w:rPr>
        <w:t>requests</w:t>
      </w:r>
      <w:r w:rsidRPr="001D6B49">
        <w:rPr>
          <w:rFonts w:ascii="Times New Roman" w:hAnsi="Times New Roman" w:cs="Times New Roman"/>
        </w:rPr>
        <w:t>与</w:t>
      </w:r>
      <w:r w:rsidRPr="001D6B49">
        <w:rPr>
          <w:rFonts w:ascii="Times New Roman" w:hAnsi="Times New Roman" w:cs="Times New Roman"/>
        </w:rPr>
        <w:t>Selenium</w:t>
      </w:r>
      <w:r w:rsidRPr="001D6B49">
        <w:rPr>
          <w:rFonts w:ascii="Times New Roman" w:hAnsi="Times New Roman" w:cs="Times New Roman"/>
        </w:rPr>
        <w:t>库，</w:t>
      </w:r>
      <w:proofErr w:type="gramStart"/>
      <w:r w:rsidRPr="001D6B49">
        <w:rPr>
          <w:rFonts w:ascii="Times New Roman" w:hAnsi="Times New Roman" w:cs="Times New Roman"/>
        </w:rPr>
        <w:t>实现微博搜索</w:t>
      </w:r>
      <w:proofErr w:type="gramEnd"/>
      <w:r w:rsidRPr="001D6B49">
        <w:rPr>
          <w:rFonts w:ascii="Times New Roman" w:hAnsi="Times New Roman" w:cs="Times New Roman"/>
        </w:rPr>
        <w:t>接口与评论数据的自动化抓取，结合代理</w:t>
      </w:r>
      <w:r w:rsidRPr="001D6B49">
        <w:rPr>
          <w:rFonts w:ascii="Times New Roman" w:hAnsi="Times New Roman" w:cs="Times New Roman"/>
        </w:rPr>
        <w:t>IP</w:t>
      </w:r>
      <w:r w:rsidRPr="001D6B49">
        <w:rPr>
          <w:rFonts w:ascii="Times New Roman" w:hAnsi="Times New Roman" w:cs="Times New Roman"/>
        </w:rPr>
        <w:t>池、请求频率控制</w:t>
      </w:r>
      <w:proofErr w:type="gramStart"/>
      <w:r w:rsidRPr="001D6B49">
        <w:rPr>
          <w:rFonts w:ascii="Times New Roman" w:hAnsi="Times New Roman" w:cs="Times New Roman"/>
        </w:rPr>
        <w:t>与反爬策略</w:t>
      </w:r>
      <w:proofErr w:type="gramEnd"/>
      <w:r w:rsidRPr="001D6B49">
        <w:rPr>
          <w:rFonts w:ascii="Times New Roman" w:hAnsi="Times New Roman" w:cs="Times New Roman"/>
        </w:rPr>
        <w:t>规避平台限制，数据清洗与存储流程通过</w:t>
      </w:r>
      <w:r w:rsidRPr="001D6B49">
        <w:rPr>
          <w:rFonts w:ascii="Times New Roman" w:hAnsi="Times New Roman" w:cs="Times New Roman"/>
        </w:rPr>
        <w:t>MySQL</w:t>
      </w:r>
      <w:r w:rsidRPr="001D6B49">
        <w:rPr>
          <w:rFonts w:ascii="Times New Roman" w:hAnsi="Times New Roman" w:cs="Times New Roman"/>
        </w:rPr>
        <w:t>的分区表与索引优化保障高并发场景下的效率。支持关键词搜索、话题标签（如</w:t>
      </w:r>
      <w:r w:rsidRPr="001D6B49">
        <w:rPr>
          <w:rFonts w:ascii="Times New Roman" w:hAnsi="Times New Roman" w:cs="Times New Roman"/>
        </w:rPr>
        <w:t xml:space="preserve"> #</w:t>
      </w:r>
      <w:r w:rsidRPr="001D6B49">
        <w:rPr>
          <w:rFonts w:ascii="Times New Roman" w:hAnsi="Times New Roman" w:cs="Times New Roman"/>
        </w:rPr>
        <w:t>考研舆情</w:t>
      </w:r>
      <w:r w:rsidRPr="001D6B49">
        <w:rPr>
          <w:rFonts w:ascii="Times New Roman" w:hAnsi="Times New Roman" w:cs="Times New Roman"/>
        </w:rPr>
        <w:t xml:space="preserve"> #</w:t>
      </w:r>
      <w:r w:rsidRPr="001D6B49">
        <w:rPr>
          <w:rFonts w:ascii="Times New Roman" w:hAnsi="Times New Roman" w:cs="Times New Roman"/>
        </w:rPr>
        <w:t>）、用户</w:t>
      </w:r>
      <w:r w:rsidRPr="001D6B49">
        <w:rPr>
          <w:rFonts w:ascii="Times New Roman" w:hAnsi="Times New Roman" w:cs="Times New Roman"/>
        </w:rPr>
        <w:t xml:space="preserve"> ID </w:t>
      </w:r>
      <w:r w:rsidRPr="001D6B49">
        <w:rPr>
          <w:rFonts w:ascii="Times New Roman" w:hAnsi="Times New Roman" w:cs="Times New Roman"/>
        </w:rPr>
        <w:t>定向采集，</w:t>
      </w:r>
      <w:proofErr w:type="gramStart"/>
      <w:r w:rsidRPr="001D6B49">
        <w:rPr>
          <w:rFonts w:ascii="Times New Roman" w:hAnsi="Times New Roman" w:cs="Times New Roman"/>
        </w:rPr>
        <w:t>覆盖微博正文</w:t>
      </w:r>
      <w:proofErr w:type="gramEnd"/>
      <w:r w:rsidRPr="001D6B49">
        <w:rPr>
          <w:rFonts w:ascii="Times New Roman" w:hAnsi="Times New Roman" w:cs="Times New Roman"/>
        </w:rPr>
        <w:t>、评论、转发、</w:t>
      </w:r>
      <w:proofErr w:type="gramStart"/>
      <w:r w:rsidRPr="001D6B49">
        <w:rPr>
          <w:rFonts w:ascii="Times New Roman" w:hAnsi="Times New Roman" w:cs="Times New Roman"/>
        </w:rPr>
        <w:t>点赞数据</w:t>
      </w:r>
      <w:proofErr w:type="gramEnd"/>
      <w:r w:rsidRPr="001D6B49">
        <w:rPr>
          <w:rFonts w:ascii="Times New Roman" w:hAnsi="Times New Roman" w:cs="Times New Roman"/>
        </w:rPr>
        <w:t>。</w:t>
      </w:r>
    </w:p>
    <w:p w14:paraId="410B61F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w:t>
      </w:r>
      <w:r w:rsidRPr="001D6B49">
        <w:rPr>
          <w:rFonts w:ascii="Times New Roman" w:hAnsi="Times New Roman" w:cs="Times New Roman"/>
        </w:rPr>
        <w:t>3</w:t>
      </w:r>
      <w:r w:rsidRPr="001D6B49">
        <w:rPr>
          <w:rFonts w:ascii="Times New Roman" w:hAnsi="Times New Roman" w:cs="Times New Roman"/>
        </w:rPr>
        <w:t>）舆情分析及数据可视化模块</w:t>
      </w:r>
    </w:p>
    <w:p w14:paraId="6CB94BE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舆情分析模块整合舆情分析、热度分析、地域分析及舆情预测等功能，并通过</w:t>
      </w:r>
      <w:proofErr w:type="spellStart"/>
      <w:r w:rsidRPr="001D6B49">
        <w:rPr>
          <w:rFonts w:ascii="Times New Roman" w:hAnsi="Times New Roman" w:cs="Times New Roman"/>
        </w:rPr>
        <w:t>ECharts</w:t>
      </w:r>
      <w:proofErr w:type="spellEnd"/>
      <w:r w:rsidRPr="001D6B49">
        <w:rPr>
          <w:rFonts w:ascii="Times New Roman" w:hAnsi="Times New Roman" w:cs="Times New Roman"/>
        </w:rPr>
        <w:t>库的词云、热力图与折线图实现数据可视化，支持多维</w:t>
      </w:r>
      <w:proofErr w:type="gramStart"/>
      <w:r w:rsidRPr="001D6B49">
        <w:rPr>
          <w:rFonts w:ascii="Times New Roman" w:hAnsi="Times New Roman" w:cs="Times New Roman"/>
        </w:rPr>
        <w:t>度分析</w:t>
      </w:r>
      <w:proofErr w:type="gramEnd"/>
      <w:r w:rsidRPr="001D6B49">
        <w:rPr>
          <w:rFonts w:ascii="Times New Roman" w:hAnsi="Times New Roman" w:cs="Times New Roman"/>
        </w:rPr>
        <w:t>结果的直观展示。系统管理功能涵盖配置管理（如预警阈值设置）与日志审计，数据导出支持</w:t>
      </w:r>
      <w:r w:rsidRPr="001D6B49">
        <w:rPr>
          <w:rFonts w:ascii="Times New Roman" w:hAnsi="Times New Roman" w:cs="Times New Roman"/>
        </w:rPr>
        <w:t>CSV</w:t>
      </w:r>
      <w:r w:rsidRPr="001D6B49">
        <w:rPr>
          <w:rFonts w:ascii="Times New Roman" w:hAnsi="Times New Roman" w:cs="Times New Roman"/>
        </w:rPr>
        <w:t>、</w:t>
      </w:r>
      <w:r w:rsidRPr="001D6B49">
        <w:rPr>
          <w:rFonts w:ascii="Times New Roman" w:hAnsi="Times New Roman" w:cs="Times New Roman"/>
        </w:rPr>
        <w:t>Excel</w:t>
      </w:r>
      <w:r w:rsidRPr="001D6B49">
        <w:rPr>
          <w:rFonts w:ascii="Times New Roman" w:hAnsi="Times New Roman" w:cs="Times New Roman"/>
        </w:rPr>
        <w:t>等格式，报表生成模块则通过预设模板自动生成分析报告，满足用户对数据留存与分享的需求。</w:t>
      </w:r>
    </w:p>
    <w:p w14:paraId="1BA24965" w14:textId="77777777" w:rsidR="00604326" w:rsidRPr="001D6B49" w:rsidRDefault="001D6B49">
      <w:pPr>
        <w:pStyle w:val="a3"/>
        <w:rPr>
          <w:rFonts w:ascii="Times New Roman" w:hAnsi="Times New Roman"/>
        </w:rPr>
      </w:pPr>
      <w:bookmarkStart w:id="73" w:name="_Toc196418452"/>
      <w:r w:rsidRPr="001D6B49">
        <w:rPr>
          <w:rFonts w:ascii="Times New Roman" w:hAnsi="Times New Roman"/>
        </w:rPr>
        <w:t>非功能需求</w:t>
      </w:r>
      <w:bookmarkEnd w:id="73"/>
    </w:p>
    <w:p w14:paraId="3BE6650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非功能需求的实现以系统稳定性与用户体验为核心。性能方面，通过</w:t>
      </w:r>
      <w:r w:rsidRPr="001D6B49">
        <w:rPr>
          <w:rFonts w:ascii="Times New Roman" w:hAnsi="Times New Roman" w:cs="Times New Roman"/>
        </w:rPr>
        <w:t>Redis</w:t>
      </w:r>
      <w:r w:rsidRPr="001D6B49">
        <w:rPr>
          <w:rFonts w:ascii="Times New Roman" w:hAnsi="Times New Roman" w:cs="Times New Roman"/>
        </w:rPr>
        <w:t>缓存、</w:t>
      </w:r>
      <w:r w:rsidRPr="001D6B49">
        <w:rPr>
          <w:rFonts w:ascii="Times New Roman" w:hAnsi="Times New Roman" w:cs="Times New Roman"/>
        </w:rPr>
        <w:t>Nginx</w:t>
      </w:r>
      <w:r w:rsidRPr="001D6B49">
        <w:rPr>
          <w:rFonts w:ascii="Times New Roman" w:hAnsi="Times New Roman" w:cs="Times New Roman"/>
        </w:rPr>
        <w:t>负载均衡与异步任务队列（</w:t>
      </w:r>
      <w:r w:rsidRPr="001D6B49">
        <w:rPr>
          <w:rFonts w:ascii="Times New Roman" w:hAnsi="Times New Roman" w:cs="Times New Roman"/>
        </w:rPr>
        <w:t>Celery</w:t>
      </w:r>
      <w:r w:rsidRPr="001D6B49">
        <w:rPr>
          <w:rFonts w:ascii="Times New Roman" w:hAnsi="Times New Roman" w:cs="Times New Roman"/>
        </w:rPr>
        <w:t>）优化响应时间，实测关键接口响应时间低于</w:t>
      </w:r>
      <w:r w:rsidRPr="001D6B49">
        <w:rPr>
          <w:rFonts w:ascii="Times New Roman" w:hAnsi="Times New Roman" w:cs="Times New Roman"/>
        </w:rPr>
        <w:t>2</w:t>
      </w:r>
      <w:r w:rsidRPr="001D6B49">
        <w:rPr>
          <w:rFonts w:ascii="Times New Roman" w:hAnsi="Times New Roman" w:cs="Times New Roman"/>
        </w:rPr>
        <w:t>秒；安全需求通过数据加密（</w:t>
      </w:r>
      <w:r w:rsidRPr="001D6B49">
        <w:rPr>
          <w:rFonts w:ascii="Times New Roman" w:hAnsi="Times New Roman" w:cs="Times New Roman"/>
        </w:rPr>
        <w:t>MySQL</w:t>
      </w:r>
      <w:r w:rsidRPr="001D6B49">
        <w:rPr>
          <w:rFonts w:ascii="Times New Roman" w:hAnsi="Times New Roman" w:cs="Times New Roman"/>
        </w:rPr>
        <w:t>字段加密）、访问控制（</w:t>
      </w:r>
      <w:r w:rsidRPr="001D6B49">
        <w:rPr>
          <w:rFonts w:ascii="Times New Roman" w:hAnsi="Times New Roman" w:cs="Times New Roman"/>
        </w:rPr>
        <w:t>RBAC</w:t>
      </w:r>
      <w:r w:rsidRPr="001D6B49">
        <w:rPr>
          <w:rFonts w:ascii="Times New Roman" w:hAnsi="Times New Roman" w:cs="Times New Roman"/>
        </w:rPr>
        <w:t>模型）与</w:t>
      </w:r>
      <w:r w:rsidRPr="001D6B49">
        <w:rPr>
          <w:rFonts w:ascii="Times New Roman" w:hAnsi="Times New Roman" w:cs="Times New Roman"/>
        </w:rPr>
        <w:t>SQL</w:t>
      </w:r>
      <w:r w:rsidRPr="001D6B49">
        <w:rPr>
          <w:rFonts w:ascii="Times New Roman" w:hAnsi="Times New Roman" w:cs="Times New Roman"/>
        </w:rPr>
        <w:t>注入防护（</w:t>
      </w:r>
      <w:r w:rsidRPr="001D6B49">
        <w:rPr>
          <w:rFonts w:ascii="Times New Roman" w:hAnsi="Times New Roman" w:cs="Times New Roman"/>
        </w:rPr>
        <w:t>Django ORM</w:t>
      </w:r>
      <w:r w:rsidRPr="001D6B49">
        <w:rPr>
          <w:rFonts w:ascii="Times New Roman" w:hAnsi="Times New Roman" w:cs="Times New Roman"/>
        </w:rPr>
        <w:t>参数化查询）保障数据安全；可靠性设计包含</w:t>
      </w:r>
      <w:r w:rsidRPr="001D6B49">
        <w:rPr>
          <w:rFonts w:ascii="Times New Roman" w:hAnsi="Times New Roman" w:cs="Times New Roman"/>
        </w:rPr>
        <w:t>MySQL</w:t>
      </w:r>
      <w:r w:rsidRPr="001D6B49">
        <w:rPr>
          <w:rFonts w:ascii="Times New Roman" w:hAnsi="Times New Roman" w:cs="Times New Roman"/>
        </w:rPr>
        <w:t>主从复制与定期备份策略，结合日志监控与异常处理机制提升容错能力。可扩展性通过模块化架构（</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MTV</w:t>
      </w:r>
      <w:r w:rsidRPr="001D6B49">
        <w:rPr>
          <w:rFonts w:ascii="Times New Roman" w:hAnsi="Times New Roman" w:cs="Times New Roman"/>
        </w:rPr>
        <w:t>模式）实现功能独立扩展，例如新增分析模块无需改动核心代码。可用性设计确保系统</w:t>
      </w:r>
      <w:r w:rsidRPr="001D6B49">
        <w:rPr>
          <w:rFonts w:ascii="Times New Roman" w:hAnsi="Times New Roman" w:cs="Times New Roman"/>
        </w:rPr>
        <w:t>7×24</w:t>
      </w:r>
      <w:r w:rsidRPr="001D6B49">
        <w:rPr>
          <w:rFonts w:ascii="Times New Roman" w:hAnsi="Times New Roman" w:cs="Times New Roman"/>
        </w:rPr>
        <w:t>小时运行，前端响应式布局适配</w:t>
      </w:r>
      <w:r w:rsidRPr="001D6B49">
        <w:rPr>
          <w:rFonts w:ascii="Times New Roman" w:hAnsi="Times New Roman" w:cs="Times New Roman"/>
        </w:rPr>
        <w:t>Chrome</w:t>
      </w:r>
      <w:r w:rsidRPr="001D6B49">
        <w:rPr>
          <w:rFonts w:ascii="Times New Roman" w:hAnsi="Times New Roman" w:cs="Times New Roman"/>
        </w:rPr>
        <w:t>、</w:t>
      </w:r>
      <w:r w:rsidRPr="001D6B49">
        <w:rPr>
          <w:rFonts w:ascii="Times New Roman" w:hAnsi="Times New Roman" w:cs="Times New Roman"/>
        </w:rPr>
        <w:t>Firefox</w:t>
      </w:r>
      <w:r w:rsidRPr="001D6B49">
        <w:rPr>
          <w:rFonts w:ascii="Times New Roman" w:hAnsi="Times New Roman" w:cs="Times New Roman"/>
        </w:rPr>
        <w:t>等主流浏览器，界面操作逻辑</w:t>
      </w:r>
      <w:proofErr w:type="gramStart"/>
      <w:r w:rsidRPr="001D6B49">
        <w:rPr>
          <w:rFonts w:ascii="Times New Roman" w:hAnsi="Times New Roman" w:cs="Times New Roman"/>
        </w:rPr>
        <w:t>与微博平台</w:t>
      </w:r>
      <w:proofErr w:type="gramEnd"/>
      <w:r w:rsidRPr="001D6B49">
        <w:rPr>
          <w:rFonts w:ascii="Times New Roman" w:hAnsi="Times New Roman" w:cs="Times New Roman"/>
        </w:rPr>
        <w:t>保持一致以降低学习成本。可维护性通过代码规范（</w:t>
      </w:r>
      <w:r w:rsidRPr="001D6B49">
        <w:rPr>
          <w:rFonts w:ascii="Times New Roman" w:hAnsi="Times New Roman" w:cs="Times New Roman"/>
        </w:rPr>
        <w:t>PEP8</w:t>
      </w:r>
      <w:r w:rsidRPr="001D6B49">
        <w:rPr>
          <w:rFonts w:ascii="Times New Roman" w:hAnsi="Times New Roman" w:cs="Times New Roman"/>
        </w:rPr>
        <w:t>）、详细注释与</w:t>
      </w:r>
      <w:r w:rsidRPr="001D6B49">
        <w:rPr>
          <w:rFonts w:ascii="Times New Roman" w:hAnsi="Times New Roman" w:cs="Times New Roman"/>
        </w:rPr>
        <w:t>Django</w:t>
      </w:r>
      <w:r w:rsidRPr="001D6B49">
        <w:rPr>
          <w:rFonts w:ascii="Times New Roman" w:hAnsi="Times New Roman" w:cs="Times New Roman"/>
        </w:rPr>
        <w:t>内置管理后台简化维护流程，文档覆盖技术实现与操作指南。兼容性方面，系统支持</w:t>
      </w:r>
      <w:r w:rsidRPr="001D6B49">
        <w:rPr>
          <w:rFonts w:ascii="Times New Roman" w:hAnsi="Times New Roman" w:cs="Times New Roman"/>
        </w:rPr>
        <w:t>Windows</w:t>
      </w:r>
      <w:r w:rsidRPr="001D6B49">
        <w:rPr>
          <w:rFonts w:ascii="Times New Roman" w:hAnsi="Times New Roman" w:cs="Times New Roman"/>
        </w:rPr>
        <w:t>与</w:t>
      </w:r>
      <w:r w:rsidRPr="001D6B49">
        <w:rPr>
          <w:rFonts w:ascii="Times New Roman" w:hAnsi="Times New Roman" w:cs="Times New Roman"/>
        </w:rPr>
        <w:t>Linux</w:t>
      </w:r>
      <w:r w:rsidRPr="001D6B49">
        <w:rPr>
          <w:rFonts w:ascii="Times New Roman" w:hAnsi="Times New Roman" w:cs="Times New Roman"/>
        </w:rPr>
        <w:t>部署，硬件要求（</w:t>
      </w:r>
      <w:r w:rsidRPr="001D6B49">
        <w:rPr>
          <w:rFonts w:ascii="Times New Roman" w:hAnsi="Times New Roman" w:cs="Times New Roman"/>
        </w:rPr>
        <w:t>4</w:t>
      </w:r>
      <w:r w:rsidRPr="001D6B49">
        <w:rPr>
          <w:rFonts w:ascii="Times New Roman" w:hAnsi="Times New Roman" w:cs="Times New Roman"/>
        </w:rPr>
        <w:t>核</w:t>
      </w:r>
      <w:r w:rsidRPr="001D6B49">
        <w:rPr>
          <w:rFonts w:ascii="Times New Roman" w:hAnsi="Times New Roman" w:cs="Times New Roman"/>
        </w:rPr>
        <w:t>CPU</w:t>
      </w:r>
      <w:r w:rsidRPr="001D6B49">
        <w:rPr>
          <w:rFonts w:ascii="Times New Roman" w:hAnsi="Times New Roman" w:cs="Times New Roman"/>
        </w:rPr>
        <w:t>、</w:t>
      </w:r>
      <w:r w:rsidRPr="001D6B49">
        <w:rPr>
          <w:rFonts w:ascii="Times New Roman" w:hAnsi="Times New Roman" w:cs="Times New Roman"/>
        </w:rPr>
        <w:t>8GB</w:t>
      </w:r>
      <w:r w:rsidRPr="001D6B49">
        <w:rPr>
          <w:rFonts w:ascii="Times New Roman" w:hAnsi="Times New Roman" w:cs="Times New Roman"/>
        </w:rPr>
        <w:t>内存）与软件环境（</w:t>
      </w:r>
      <w:r w:rsidRPr="001D6B49">
        <w:rPr>
          <w:rFonts w:ascii="Times New Roman" w:hAnsi="Times New Roman" w:cs="Times New Roman"/>
        </w:rPr>
        <w:t>Python 3.8.10</w:t>
      </w:r>
      <w:r w:rsidRPr="001D6B49">
        <w:rPr>
          <w:rFonts w:ascii="Times New Roman" w:hAnsi="Times New Roman" w:cs="Times New Roman"/>
        </w:rPr>
        <w:t>、</w:t>
      </w:r>
      <w:r w:rsidRPr="001D6B49">
        <w:rPr>
          <w:rFonts w:ascii="Times New Roman" w:hAnsi="Times New Roman" w:cs="Times New Roman"/>
        </w:rPr>
        <w:t>MySQL 8.0.12</w:t>
      </w:r>
      <w:r w:rsidRPr="001D6B49">
        <w:rPr>
          <w:rFonts w:ascii="Times New Roman" w:hAnsi="Times New Roman" w:cs="Times New Roman"/>
        </w:rPr>
        <w:t>）均采用主流配置，确保跨平台运行的稳定性。</w:t>
      </w:r>
    </w:p>
    <w:p w14:paraId="10BFC13A" w14:textId="77777777" w:rsidR="00604326" w:rsidRPr="001D6B49" w:rsidRDefault="001D6B49">
      <w:pPr>
        <w:pStyle w:val="a2"/>
        <w:rPr>
          <w:rFonts w:ascii="Times New Roman" w:hAnsi="Times New Roman" w:cs="Times New Roman"/>
        </w:rPr>
      </w:pPr>
      <w:bookmarkStart w:id="74" w:name="_Toc196418453"/>
      <w:r w:rsidRPr="001D6B49">
        <w:rPr>
          <w:rFonts w:ascii="Times New Roman" w:hAnsi="Times New Roman" w:cs="Times New Roman"/>
        </w:rPr>
        <w:lastRenderedPageBreak/>
        <w:t>本章小结</w:t>
      </w:r>
      <w:bookmarkEnd w:id="74"/>
    </w:p>
    <w:p w14:paraId="27647A3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通过可行性分析和需求分析，确认系统开发在技术、经济和操作上均具有可行性，明确了系统的功能和非功能需求。这些分析结果为后续的系统设计提供了明确的指导方向。</w:t>
      </w:r>
    </w:p>
    <w:p w14:paraId="54B0F634" w14:textId="77777777" w:rsidR="00604326" w:rsidRPr="001D6B49" w:rsidRDefault="00604326">
      <w:pPr>
        <w:pStyle w:val="a7"/>
        <w:rPr>
          <w:rFonts w:ascii="Times New Roman" w:hAnsi="Times New Roman" w:cs="Times New Roman"/>
        </w:rPr>
      </w:pPr>
    </w:p>
    <w:p w14:paraId="23E21683" w14:textId="77777777" w:rsidR="00604326" w:rsidRPr="001D6B49" w:rsidRDefault="001D6B49">
      <w:pPr>
        <w:widowControl/>
        <w:jc w:val="left"/>
        <w:rPr>
          <w:sz w:val="24"/>
          <w:szCs w:val="20"/>
        </w:rPr>
      </w:pPr>
      <w:r w:rsidRPr="001D6B49">
        <w:br w:type="page"/>
      </w:r>
    </w:p>
    <w:p w14:paraId="33866F77" w14:textId="77777777" w:rsidR="00604326" w:rsidRPr="001D6B49" w:rsidRDefault="001D6B49">
      <w:pPr>
        <w:pStyle w:val="1"/>
      </w:pPr>
      <w:bookmarkStart w:id="75" w:name="_Toc196418454"/>
      <w:r w:rsidRPr="001D6B49">
        <w:lastRenderedPageBreak/>
        <w:t>系统总体设计</w:t>
      </w:r>
      <w:bookmarkEnd w:id="75"/>
    </w:p>
    <w:p w14:paraId="476EF3D5" w14:textId="77777777" w:rsidR="00604326" w:rsidRPr="001D6B49" w:rsidRDefault="001D6B49">
      <w:pPr>
        <w:pStyle w:val="a2"/>
        <w:rPr>
          <w:rFonts w:ascii="Times New Roman" w:hAnsi="Times New Roman" w:cs="Times New Roman"/>
        </w:rPr>
      </w:pPr>
      <w:bookmarkStart w:id="76" w:name="_Toc196418455"/>
      <w:r w:rsidRPr="001D6B49">
        <w:rPr>
          <w:rFonts w:ascii="Times New Roman" w:hAnsi="Times New Roman" w:cs="Times New Roman"/>
        </w:rPr>
        <w:t>设计目标</w:t>
      </w:r>
      <w:bookmarkEnd w:id="76"/>
    </w:p>
    <w:p w14:paraId="6DAFDFC7" w14:textId="15426886" w:rsidR="00604326" w:rsidRPr="001D6B49" w:rsidRDefault="001D6B49" w:rsidP="00921C6C">
      <w:pPr>
        <w:pStyle w:val="a7"/>
        <w:rPr>
          <w:rFonts w:ascii="Times New Roman" w:hAnsi="Times New Roman" w:cs="Times New Roman"/>
        </w:rPr>
      </w:pPr>
      <w:r w:rsidRPr="001D6B49">
        <w:rPr>
          <w:rFonts w:ascii="Times New Roman" w:hAnsi="Times New Roman" w:cs="Times New Roman" w:hint="eastAsia"/>
        </w:rPr>
        <w:t>本系统旨在构建一个功能完备、运行稳定、安全可靠</w:t>
      </w:r>
      <w:proofErr w:type="gramStart"/>
      <w:r w:rsidRPr="001D6B49">
        <w:rPr>
          <w:rFonts w:ascii="Times New Roman" w:hAnsi="Times New Roman" w:cs="Times New Roman" w:hint="eastAsia"/>
        </w:rPr>
        <w:t>的微博舆情</w:t>
      </w:r>
      <w:proofErr w:type="gramEnd"/>
      <w:r w:rsidRPr="001D6B49">
        <w:rPr>
          <w:rFonts w:ascii="Times New Roman" w:hAnsi="Times New Roman" w:cs="Times New Roman" w:hint="eastAsia"/>
        </w:rPr>
        <w:t>分析平台。系统将实现</w:t>
      </w:r>
      <w:proofErr w:type="gramStart"/>
      <w:r w:rsidRPr="001D6B49">
        <w:rPr>
          <w:rFonts w:ascii="Times New Roman" w:hAnsi="Times New Roman" w:cs="Times New Roman" w:hint="eastAsia"/>
        </w:rPr>
        <w:t>微博数据</w:t>
      </w:r>
      <w:proofErr w:type="gramEnd"/>
      <w:r w:rsidRPr="001D6B49">
        <w:rPr>
          <w:rFonts w:ascii="Times New Roman" w:hAnsi="Times New Roman" w:cs="Times New Roman" w:hint="eastAsia"/>
        </w:rPr>
        <w:t>的自动采集、智能处理与可视化展示，支持多用户并发访问，并提供</w:t>
      </w:r>
      <w:proofErr w:type="gramStart"/>
      <w:r w:rsidRPr="001D6B49">
        <w:rPr>
          <w:rFonts w:ascii="Times New Roman" w:hAnsi="Times New Roman" w:cs="Times New Roman" w:hint="eastAsia"/>
        </w:rPr>
        <w:t>简洁友好</w:t>
      </w:r>
      <w:proofErr w:type="gramEnd"/>
      <w:r w:rsidRPr="001D6B49">
        <w:rPr>
          <w:rFonts w:ascii="Times New Roman" w:hAnsi="Times New Roman" w:cs="Times New Roman" w:hint="eastAsia"/>
        </w:rPr>
        <w:t>的操作界面。在设计过程中，系统充分考虑可扩展性与可维护性，确保具备良好的适应能力，能够满足后续业务拓展与功能升级的需求。</w:t>
      </w:r>
    </w:p>
    <w:p w14:paraId="0F28CF6E" w14:textId="1D34A31D" w:rsidR="00604326" w:rsidRPr="001D6B49" w:rsidRDefault="001D6B49">
      <w:pPr>
        <w:pStyle w:val="a2"/>
        <w:rPr>
          <w:rFonts w:ascii="Times New Roman" w:hAnsi="Times New Roman" w:cs="Times New Roman"/>
        </w:rPr>
      </w:pPr>
      <w:bookmarkStart w:id="77" w:name="_Toc196418456"/>
      <w:r>
        <w:rPr>
          <w:rFonts w:ascii="Times New Roman" w:hAnsi="Times New Roman" w:cs="Times New Roman" w:hint="eastAsia"/>
        </w:rPr>
        <w:t xml:space="preserve"> </w:t>
      </w:r>
      <w:r w:rsidRPr="001D6B49">
        <w:rPr>
          <w:rFonts w:ascii="Times New Roman" w:hAnsi="Times New Roman" w:cs="Times New Roman"/>
        </w:rPr>
        <w:t>系统架构设计</w:t>
      </w:r>
      <w:bookmarkEnd w:id="77"/>
    </w:p>
    <w:p w14:paraId="2BAA656F" w14:textId="195DC88E" w:rsidR="00604326" w:rsidRPr="001D6B49" w:rsidRDefault="001D6B49">
      <w:pPr>
        <w:pStyle w:val="a3"/>
        <w:rPr>
          <w:rFonts w:ascii="Times New Roman" w:hAnsi="Times New Roman"/>
        </w:rPr>
      </w:pPr>
      <w:r w:rsidRPr="001D6B49">
        <w:rPr>
          <w:rFonts w:ascii="Times New Roman" w:hAnsi="Times New Roman"/>
        </w:rPr>
        <w:t>系统运行架构</w:t>
      </w:r>
    </w:p>
    <w:p w14:paraId="43022F30"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系统采用</w:t>
      </w:r>
      <w:r w:rsidRPr="001D6B49">
        <w:rPr>
          <w:rFonts w:ascii="Times New Roman" w:hAnsi="Times New Roman" w:cs="Times New Roman"/>
        </w:rPr>
        <w:t>B/S</w:t>
      </w:r>
      <w:r w:rsidRPr="001D6B49">
        <w:rPr>
          <w:rFonts w:ascii="Times New Roman" w:hAnsi="Times New Roman" w:cs="Times New Roman"/>
        </w:rPr>
        <w:t>架构，通过</w:t>
      </w:r>
      <w:r w:rsidRPr="001D6B49">
        <w:rPr>
          <w:rFonts w:ascii="Times New Roman" w:hAnsi="Times New Roman" w:cs="Times New Roman"/>
        </w:rPr>
        <w:t>Web</w:t>
      </w:r>
      <w:r w:rsidRPr="001D6B49">
        <w:rPr>
          <w:rFonts w:ascii="Times New Roman" w:hAnsi="Times New Roman" w:cs="Times New Roman"/>
        </w:rPr>
        <w:t>浏览器提供服务访问。后端采用</w:t>
      </w:r>
      <w:r w:rsidRPr="001D6B49">
        <w:rPr>
          <w:rFonts w:ascii="Times New Roman" w:hAnsi="Times New Roman" w:cs="Times New Roman"/>
        </w:rPr>
        <w:t>Django</w:t>
      </w:r>
      <w:r w:rsidRPr="001D6B49">
        <w:rPr>
          <w:rFonts w:ascii="Times New Roman" w:hAnsi="Times New Roman" w:cs="Times New Roman"/>
        </w:rPr>
        <w:t>框架构建，数据库使用</w:t>
      </w:r>
      <w:r w:rsidRPr="001D6B49">
        <w:rPr>
          <w:rFonts w:ascii="Times New Roman" w:hAnsi="Times New Roman" w:cs="Times New Roman"/>
        </w:rPr>
        <w:t>MySQL 8.0.12</w:t>
      </w:r>
      <w:r w:rsidRPr="001D6B49">
        <w:rPr>
          <w:rFonts w:ascii="Times New Roman" w:hAnsi="Times New Roman" w:cs="Times New Roman"/>
        </w:rPr>
        <w:t>，前端采用</w:t>
      </w:r>
      <w:r w:rsidRPr="001D6B49">
        <w:rPr>
          <w:rFonts w:ascii="Times New Roman" w:hAnsi="Times New Roman" w:cs="Times New Roman"/>
        </w:rPr>
        <w:t>HTML5</w:t>
      </w:r>
      <w:r w:rsidRPr="001D6B49">
        <w:rPr>
          <w:rFonts w:ascii="Times New Roman" w:hAnsi="Times New Roman" w:cs="Times New Roman"/>
        </w:rPr>
        <w:t>、</w:t>
      </w:r>
      <w:r w:rsidRPr="001D6B49">
        <w:rPr>
          <w:rFonts w:ascii="Times New Roman" w:hAnsi="Times New Roman" w:cs="Times New Roman"/>
        </w:rPr>
        <w:t>CSS3</w:t>
      </w:r>
      <w:r w:rsidRPr="001D6B49">
        <w:rPr>
          <w:rFonts w:ascii="Times New Roman" w:hAnsi="Times New Roman" w:cs="Times New Roman"/>
        </w:rPr>
        <w:t>和</w:t>
      </w:r>
      <w:r w:rsidRPr="001D6B49">
        <w:rPr>
          <w:rFonts w:ascii="Times New Roman" w:hAnsi="Times New Roman" w:cs="Times New Roman"/>
        </w:rPr>
        <w:t>JavaScript</w:t>
      </w:r>
      <w:r w:rsidRPr="001D6B49">
        <w:rPr>
          <w:rFonts w:ascii="Times New Roman" w:hAnsi="Times New Roman" w:cs="Times New Roman"/>
        </w:rPr>
        <w:t>技术</w:t>
      </w:r>
      <w:proofErr w:type="gramStart"/>
      <w:r w:rsidRPr="001D6B49">
        <w:rPr>
          <w:rFonts w:ascii="Times New Roman" w:hAnsi="Times New Roman" w:cs="Times New Roman"/>
        </w:rPr>
        <w:t>栈</w:t>
      </w:r>
      <w:proofErr w:type="gramEnd"/>
      <w:r w:rsidRPr="001D6B49">
        <w:rPr>
          <w:rFonts w:ascii="Times New Roman" w:hAnsi="Times New Roman" w:cs="Times New Roman"/>
        </w:rPr>
        <w:t>。为提高系统性能和可靠性，还引入了</w:t>
      </w:r>
      <w:r w:rsidRPr="001D6B49">
        <w:rPr>
          <w:rFonts w:ascii="Times New Roman" w:hAnsi="Times New Roman" w:cs="Times New Roman"/>
        </w:rPr>
        <w:t>Redis</w:t>
      </w:r>
      <w:r w:rsidRPr="001D6B49">
        <w:rPr>
          <w:rFonts w:ascii="Times New Roman" w:hAnsi="Times New Roman" w:cs="Times New Roman"/>
        </w:rPr>
        <w:t>缓存、</w:t>
      </w:r>
      <w:r w:rsidRPr="001D6B49">
        <w:rPr>
          <w:rFonts w:ascii="Times New Roman" w:hAnsi="Times New Roman" w:cs="Times New Roman"/>
        </w:rPr>
        <w:t>Celery</w:t>
      </w:r>
      <w:r w:rsidRPr="001D6B49">
        <w:rPr>
          <w:rFonts w:ascii="Times New Roman" w:hAnsi="Times New Roman" w:cs="Times New Roman"/>
        </w:rPr>
        <w:t>消息队列、</w:t>
      </w:r>
      <w:proofErr w:type="spellStart"/>
      <w:r w:rsidRPr="001D6B49">
        <w:rPr>
          <w:rFonts w:ascii="Times New Roman" w:hAnsi="Times New Roman" w:cs="Times New Roman"/>
        </w:rPr>
        <w:t>MinIO</w:t>
      </w:r>
      <w:proofErr w:type="spellEnd"/>
      <w:r w:rsidRPr="001D6B49">
        <w:rPr>
          <w:rFonts w:ascii="Times New Roman" w:hAnsi="Times New Roman" w:cs="Times New Roman"/>
        </w:rPr>
        <w:t>文件存储、</w:t>
      </w:r>
      <w:r w:rsidRPr="001D6B49">
        <w:rPr>
          <w:rFonts w:ascii="Times New Roman" w:hAnsi="Times New Roman" w:cs="Times New Roman"/>
        </w:rPr>
        <w:t>ELK</w:t>
      </w:r>
      <w:r w:rsidRPr="001D6B49">
        <w:rPr>
          <w:rFonts w:ascii="Times New Roman" w:hAnsi="Times New Roman" w:cs="Times New Roman"/>
        </w:rPr>
        <w:t>日志系统和</w:t>
      </w:r>
      <w:r w:rsidRPr="001D6B49">
        <w:rPr>
          <w:rFonts w:ascii="Times New Roman" w:hAnsi="Times New Roman" w:cs="Times New Roman"/>
        </w:rPr>
        <w:t>Prometheus</w:t>
      </w:r>
      <w:r w:rsidRPr="001D6B49">
        <w:rPr>
          <w:rFonts w:ascii="Times New Roman" w:hAnsi="Times New Roman" w:cs="Times New Roman"/>
        </w:rPr>
        <w:t>监控系统等组件，构建了一个完整的分布式应用架构。</w:t>
      </w:r>
    </w:p>
    <w:p w14:paraId="45D91270" w14:textId="6C231BE7" w:rsidR="00604326" w:rsidRPr="001D6B49" w:rsidRDefault="001D6B49">
      <w:pPr>
        <w:pStyle w:val="a3"/>
        <w:rPr>
          <w:rFonts w:ascii="Times New Roman" w:hAnsi="Times New Roman"/>
        </w:rPr>
      </w:pPr>
      <w:bookmarkStart w:id="78" w:name="_Toc196418458"/>
      <w:r w:rsidRPr="001D6B49">
        <w:rPr>
          <w:rFonts w:ascii="Times New Roman" w:hAnsi="Times New Roman"/>
        </w:rPr>
        <w:t>Web</w:t>
      </w:r>
      <w:r w:rsidRPr="001D6B49">
        <w:rPr>
          <w:rFonts w:ascii="Times New Roman" w:hAnsi="Times New Roman"/>
        </w:rPr>
        <w:t>服务运行结构</w:t>
      </w:r>
      <w:bookmarkEnd w:id="78"/>
    </w:p>
    <w:p w14:paraId="33A52FE6"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系统采用前后端分离的架构设计，前端负责页面展示和用户交互，后端提供</w:t>
      </w:r>
      <w:r w:rsidRPr="001D6B49">
        <w:rPr>
          <w:rFonts w:ascii="Times New Roman" w:hAnsi="Times New Roman" w:cs="Times New Roman"/>
        </w:rPr>
        <w:t>RESTful API</w:t>
      </w:r>
      <w:r w:rsidRPr="001D6B49">
        <w:rPr>
          <w:rFonts w:ascii="Times New Roman" w:hAnsi="Times New Roman" w:cs="Times New Roman"/>
        </w:rPr>
        <w:t>接口。数据库</w:t>
      </w:r>
      <w:proofErr w:type="gramStart"/>
      <w:r w:rsidRPr="001D6B49">
        <w:rPr>
          <w:rFonts w:ascii="Times New Roman" w:hAnsi="Times New Roman" w:cs="Times New Roman"/>
        </w:rPr>
        <w:t>层负责</w:t>
      </w:r>
      <w:proofErr w:type="gramEnd"/>
      <w:r w:rsidRPr="001D6B49">
        <w:rPr>
          <w:rFonts w:ascii="Times New Roman" w:hAnsi="Times New Roman" w:cs="Times New Roman"/>
        </w:rPr>
        <w:t>数据持久化存储，缓存层提升访问性能，消息队列处理异步任务，文件存储系统管理媒体文件，日志系统记录运行状态，监控系统保障系统性能。这种分层架构设计使得系统具有良好的可扩展性和可维护性。</w:t>
      </w:r>
    </w:p>
    <w:p w14:paraId="632B62E5" w14:textId="77777777" w:rsidR="00604326" w:rsidRPr="001D6B49" w:rsidRDefault="001D6B49">
      <w:pPr>
        <w:pStyle w:val="a2"/>
        <w:rPr>
          <w:rFonts w:ascii="Times New Roman" w:hAnsi="Times New Roman" w:cs="Times New Roman"/>
        </w:rPr>
      </w:pPr>
      <w:bookmarkStart w:id="79" w:name="_Toc196418459"/>
      <w:r w:rsidRPr="001D6B49">
        <w:rPr>
          <w:rFonts w:ascii="Times New Roman" w:hAnsi="Times New Roman" w:cs="Times New Roman"/>
        </w:rPr>
        <w:t>数据库设计</w:t>
      </w:r>
      <w:bookmarkEnd w:id="79"/>
    </w:p>
    <w:p w14:paraId="127DCAF4" w14:textId="77777777" w:rsidR="00604326" w:rsidRPr="001D6B49" w:rsidRDefault="001D6B49">
      <w:pPr>
        <w:pStyle w:val="a3"/>
        <w:rPr>
          <w:rFonts w:ascii="Times New Roman" w:hAnsi="Times New Roman"/>
        </w:rPr>
      </w:pPr>
      <w:bookmarkStart w:id="80" w:name="_Toc196418460"/>
      <w:r w:rsidRPr="001D6B49">
        <w:rPr>
          <w:rFonts w:ascii="Times New Roman" w:hAnsi="Times New Roman"/>
        </w:rPr>
        <w:t>数据库选择</w:t>
      </w:r>
      <w:bookmarkEnd w:id="80"/>
    </w:p>
    <w:p w14:paraId="7EDFAB5C"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系统选择</w:t>
      </w:r>
      <w:r w:rsidRPr="001D6B49">
        <w:rPr>
          <w:rFonts w:ascii="Times New Roman" w:hAnsi="Times New Roman" w:cs="Times New Roman"/>
        </w:rPr>
        <w:t>MySQL 8.0.12</w:t>
      </w:r>
      <w:r w:rsidRPr="001D6B49">
        <w:rPr>
          <w:rFonts w:ascii="Times New Roman" w:hAnsi="Times New Roman" w:cs="Times New Roman"/>
        </w:rPr>
        <w:t>作为主数据库，主要基于其性能稳定可靠、支持事务处理、具有良好的并发性能和完善的备份机制等特点。同时，</w:t>
      </w:r>
      <w:r w:rsidRPr="001D6B49">
        <w:rPr>
          <w:rFonts w:ascii="Times New Roman" w:hAnsi="Times New Roman" w:cs="Times New Roman"/>
        </w:rPr>
        <w:t>MySQL 8.0.12</w:t>
      </w:r>
      <w:r w:rsidRPr="001D6B49">
        <w:rPr>
          <w:rFonts w:ascii="Times New Roman" w:hAnsi="Times New Roman" w:cs="Times New Roman"/>
        </w:rPr>
        <w:t>还支持</w:t>
      </w:r>
      <w:r w:rsidRPr="001D6B49">
        <w:rPr>
          <w:rFonts w:ascii="Times New Roman" w:hAnsi="Times New Roman" w:cs="Times New Roman"/>
        </w:rPr>
        <w:t>JSON</w:t>
      </w:r>
      <w:r w:rsidRPr="001D6B49">
        <w:rPr>
          <w:rFonts w:ascii="Times New Roman" w:hAnsi="Times New Roman" w:cs="Times New Roman"/>
        </w:rPr>
        <w:t>数据类型、分区表、主从复制和索引优化等高级特性，能够满足系统对数据存储和查询的性能要求。</w:t>
      </w:r>
    </w:p>
    <w:p w14:paraId="65BDD584" w14:textId="77777777" w:rsidR="00604326" w:rsidRPr="001D6B49" w:rsidRDefault="001D6B49">
      <w:pPr>
        <w:pStyle w:val="a3"/>
        <w:rPr>
          <w:rFonts w:ascii="Times New Roman" w:hAnsi="Times New Roman"/>
        </w:rPr>
      </w:pPr>
      <w:bookmarkStart w:id="81" w:name="_Toc196418461"/>
      <w:r w:rsidRPr="001D6B49">
        <w:rPr>
          <w:rFonts w:ascii="Times New Roman" w:hAnsi="Times New Roman"/>
        </w:rPr>
        <w:t>数据库模型</w:t>
      </w:r>
      <w:bookmarkEnd w:id="81"/>
    </w:p>
    <w:p w14:paraId="4D4C62FB" w14:textId="77777777" w:rsidR="00981AA8" w:rsidRDefault="001D6B49">
      <w:pPr>
        <w:pStyle w:val="a7"/>
        <w:rPr>
          <w:rFonts w:ascii="Times New Roman" w:hAnsi="Times New Roman" w:cs="Times New Roman"/>
        </w:rPr>
      </w:pPr>
      <w:r w:rsidRPr="001D6B49">
        <w:rPr>
          <w:rFonts w:ascii="Times New Roman" w:hAnsi="Times New Roman" w:cs="Times New Roman"/>
        </w:rPr>
        <w:t>系统共设计了多张核心数据表，包括用户表、搜索历史表、</w:t>
      </w:r>
      <w:proofErr w:type="gramStart"/>
      <w:r w:rsidRPr="001D6B49">
        <w:rPr>
          <w:rFonts w:ascii="Times New Roman" w:hAnsi="Times New Roman" w:cs="Times New Roman"/>
        </w:rPr>
        <w:t>微博数据表</w:t>
      </w:r>
      <w:proofErr w:type="gramEnd"/>
      <w:r w:rsidRPr="001D6B49">
        <w:rPr>
          <w:rFonts w:ascii="Times New Roman" w:hAnsi="Times New Roman" w:cs="Times New Roman"/>
        </w:rPr>
        <w:t>、评论数据表等。各数据表根据功能需求进行结构设计，设置了必要的字段和索引，以支持系统在数据采集、查询、分析</w:t>
      </w:r>
      <w:r w:rsidRPr="001D6B49">
        <w:rPr>
          <w:rFonts w:ascii="Times New Roman" w:hAnsi="Times New Roman" w:cs="Times New Roman"/>
        </w:rPr>
        <w:lastRenderedPageBreak/>
        <w:t>等环节的高效运行。表与表之间通过</w:t>
      </w:r>
      <w:proofErr w:type="gramStart"/>
      <w:r w:rsidRPr="001D6B49">
        <w:rPr>
          <w:rFonts w:ascii="Times New Roman" w:hAnsi="Times New Roman" w:cs="Times New Roman"/>
        </w:rPr>
        <w:t>外键建立</w:t>
      </w:r>
      <w:proofErr w:type="gramEnd"/>
      <w:r w:rsidRPr="001D6B49">
        <w:rPr>
          <w:rFonts w:ascii="Times New Roman" w:hAnsi="Times New Roman" w:cs="Times New Roman"/>
        </w:rPr>
        <w:t>关联，构建出完整的数据模型，为各模块功能提供稳定的数据支撑。</w:t>
      </w:r>
    </w:p>
    <w:p w14:paraId="3EB514C6" w14:textId="7C616297" w:rsidR="00604326" w:rsidRPr="001D6B49" w:rsidRDefault="001D6B49">
      <w:pPr>
        <w:pStyle w:val="a7"/>
        <w:rPr>
          <w:rFonts w:ascii="Times New Roman" w:hAnsi="Times New Roman" w:cs="Times New Roman"/>
        </w:rPr>
      </w:pPr>
      <w:r w:rsidRPr="001D6B49">
        <w:rPr>
          <w:rFonts w:ascii="Times New Roman" w:hAnsi="Times New Roman" w:cs="Times New Roman"/>
        </w:rPr>
        <w:t>。</w:t>
      </w:r>
    </w:p>
    <w:p w14:paraId="43EAD861"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数据库中的各数据表如下，其中</w:t>
      </w:r>
      <w:r w:rsidRPr="001D6B49">
        <w:rPr>
          <w:rFonts w:ascii="Segoe UI Symbol" w:hAnsi="Segoe UI Symbol" w:cs="Segoe UI Symbol"/>
        </w:rPr>
        <w:t>★</w:t>
      </w:r>
      <w:r w:rsidRPr="001D6B49">
        <w:rPr>
          <w:rFonts w:ascii="Times New Roman" w:hAnsi="Times New Roman" w:cs="Times New Roman"/>
        </w:rPr>
        <w:t>为主键：</w:t>
      </w:r>
    </w:p>
    <w:p w14:paraId="237BE306" w14:textId="77777777" w:rsidR="00604326" w:rsidRDefault="001D6B49" w:rsidP="00981AA8">
      <w:pPr>
        <w:pStyle w:val="a7"/>
        <w:numPr>
          <w:ilvl w:val="0"/>
          <w:numId w:val="4"/>
        </w:numPr>
        <w:ind w:firstLineChars="0"/>
        <w:rPr>
          <w:rFonts w:ascii="Times New Roman" w:hAnsi="Times New Roman" w:cs="Times New Roman"/>
        </w:rPr>
      </w:pPr>
      <w:r w:rsidRPr="001D6B49">
        <w:rPr>
          <w:rFonts w:ascii="Times New Roman" w:hAnsi="Times New Roman" w:cs="Times New Roman"/>
        </w:rPr>
        <w:t>Comment</w:t>
      </w:r>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 xml:space="preserve">id | </w:t>
      </w:r>
      <w:proofErr w:type="spellStart"/>
      <w:r w:rsidRPr="001D6B49">
        <w:rPr>
          <w:rFonts w:ascii="Times New Roman" w:hAnsi="Times New Roman" w:cs="Times New Roman"/>
        </w:rPr>
        <w:t>wid</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uid</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screen_name</w:t>
      </w:r>
      <w:proofErr w:type="spellEnd"/>
      <w:r w:rsidRPr="001D6B49">
        <w:rPr>
          <w:rFonts w:ascii="Times New Roman" w:hAnsi="Times New Roman" w:cs="Times New Roman"/>
        </w:rPr>
        <w:t xml:space="preserve">, comment, source, </w:t>
      </w:r>
      <w:proofErr w:type="spellStart"/>
      <w:r w:rsidRPr="001D6B49">
        <w:rPr>
          <w:rFonts w:ascii="Times New Roman" w:hAnsi="Times New Roman" w:cs="Times New Roman"/>
        </w:rPr>
        <w:t>like_count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created_at</w:t>
      </w:r>
      <w:proofErr w:type="spellEnd"/>
      <w:r w:rsidRPr="001D6B49">
        <w:rPr>
          <w:rFonts w:ascii="Times New Roman" w:hAnsi="Times New Roman" w:cs="Times New Roman"/>
        </w:rPr>
        <w:t>, keyword</w:t>
      </w:r>
      <w:r w:rsidRPr="001D6B49">
        <w:rPr>
          <w:rFonts w:ascii="Times New Roman" w:hAnsi="Times New Roman" w:cs="Times New Roman"/>
        </w:rPr>
        <w:t>；</w:t>
      </w:r>
    </w:p>
    <w:p w14:paraId="62C1123A" w14:textId="77777777" w:rsidR="001D6B49" w:rsidRPr="001D6B49" w:rsidRDefault="001D6B49">
      <w:pPr>
        <w:pStyle w:val="a7"/>
        <w:rPr>
          <w:rFonts w:ascii="Times New Roman" w:hAnsi="Times New Roman" w:cs="Times New Roman"/>
        </w:rPr>
      </w:pPr>
      <w:r w:rsidRPr="001D6B49">
        <w:rPr>
          <w:rFonts w:ascii="Times New Roman" w:hAnsi="Times New Roman" w:cs="Times New Roman"/>
        </w:rPr>
        <w:t>用于</w:t>
      </w:r>
      <w:proofErr w:type="gramStart"/>
      <w:r w:rsidRPr="001D6B49">
        <w:rPr>
          <w:rFonts w:ascii="Times New Roman" w:hAnsi="Times New Roman" w:cs="Times New Roman"/>
        </w:rPr>
        <w:t>存储微博评论</w:t>
      </w:r>
      <w:proofErr w:type="gramEnd"/>
      <w:r w:rsidRPr="001D6B49">
        <w:rPr>
          <w:rFonts w:ascii="Times New Roman" w:hAnsi="Times New Roman" w:cs="Times New Roman"/>
        </w:rPr>
        <w:t>数据，包括评论编号、</w:t>
      </w:r>
      <w:proofErr w:type="gramStart"/>
      <w:r w:rsidRPr="001D6B49">
        <w:rPr>
          <w:rFonts w:ascii="Times New Roman" w:hAnsi="Times New Roman" w:cs="Times New Roman"/>
        </w:rPr>
        <w:t>关联微博</w:t>
      </w:r>
      <w:proofErr w:type="gramEnd"/>
      <w:r w:rsidRPr="001D6B49">
        <w:rPr>
          <w:rFonts w:ascii="Times New Roman" w:hAnsi="Times New Roman" w:cs="Times New Roman"/>
        </w:rPr>
        <w:t>ID</w:t>
      </w:r>
      <w:r w:rsidRPr="001D6B49">
        <w:rPr>
          <w:rFonts w:ascii="Times New Roman" w:hAnsi="Times New Roman" w:cs="Times New Roman"/>
        </w:rPr>
        <w:t>、评论用户</w:t>
      </w:r>
      <w:r w:rsidRPr="001D6B49">
        <w:rPr>
          <w:rFonts w:ascii="Times New Roman" w:hAnsi="Times New Roman" w:cs="Times New Roman"/>
        </w:rPr>
        <w:t>ID</w:t>
      </w:r>
      <w:r w:rsidRPr="001D6B49">
        <w:rPr>
          <w:rFonts w:ascii="Times New Roman" w:hAnsi="Times New Roman" w:cs="Times New Roman"/>
        </w:rPr>
        <w:t>、用户昵称、评论内容、评论来源、</w:t>
      </w:r>
      <w:proofErr w:type="gramStart"/>
      <w:r w:rsidRPr="001D6B49">
        <w:rPr>
          <w:rFonts w:ascii="Times New Roman" w:hAnsi="Times New Roman" w:cs="Times New Roman"/>
        </w:rPr>
        <w:t>点赞数</w:t>
      </w:r>
      <w:proofErr w:type="gramEnd"/>
      <w:r w:rsidRPr="001D6B49">
        <w:rPr>
          <w:rFonts w:ascii="Times New Roman" w:hAnsi="Times New Roman" w:cs="Times New Roman"/>
        </w:rPr>
        <w:t>、评论时间及关联关键词等字段。</w:t>
      </w:r>
    </w:p>
    <w:p w14:paraId="23E52BFD" w14:textId="77777777" w:rsidR="00604326" w:rsidRDefault="001D6B49" w:rsidP="001D6B49">
      <w:pPr>
        <w:pStyle w:val="a7"/>
        <w:numPr>
          <w:ilvl w:val="0"/>
          <w:numId w:val="4"/>
        </w:numPr>
        <w:ind w:firstLineChars="0"/>
        <w:rPr>
          <w:rFonts w:ascii="Times New Roman" w:hAnsi="Times New Roman" w:cs="Times New Roman"/>
        </w:rPr>
      </w:pPr>
      <w:r w:rsidRPr="001D6B49">
        <w:rPr>
          <w:rFonts w:ascii="Times New Roman" w:hAnsi="Times New Roman" w:cs="Times New Roman"/>
        </w:rPr>
        <w:t>Search</w:t>
      </w:r>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 xml:space="preserve">id | </w:t>
      </w:r>
      <w:proofErr w:type="spellStart"/>
      <w:r w:rsidRPr="001D6B49">
        <w:rPr>
          <w:rFonts w:ascii="Times New Roman" w:hAnsi="Times New Roman" w:cs="Times New Roman"/>
        </w:rPr>
        <w:t>wid</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uid</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screen_name</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reposts_count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comments_count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attitudes_count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status_city</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status_province</w:t>
      </w:r>
      <w:proofErr w:type="spellEnd"/>
      <w:r w:rsidRPr="001D6B49">
        <w:rPr>
          <w:rFonts w:ascii="Times New Roman" w:hAnsi="Times New Roman" w:cs="Times New Roman"/>
        </w:rPr>
        <w:t xml:space="preserve">, text, </w:t>
      </w:r>
      <w:proofErr w:type="spellStart"/>
      <w:r w:rsidRPr="001D6B49">
        <w:rPr>
          <w:rFonts w:ascii="Times New Roman" w:hAnsi="Times New Roman" w:cs="Times New Roman"/>
        </w:rPr>
        <w:t>created_at</w:t>
      </w:r>
      <w:proofErr w:type="spellEnd"/>
      <w:r w:rsidRPr="001D6B49">
        <w:rPr>
          <w:rFonts w:ascii="Times New Roman" w:hAnsi="Times New Roman" w:cs="Times New Roman"/>
        </w:rPr>
        <w:t>, keyword</w:t>
      </w:r>
      <w:r w:rsidRPr="001D6B49">
        <w:rPr>
          <w:rFonts w:ascii="Times New Roman" w:hAnsi="Times New Roman" w:cs="Times New Roman"/>
        </w:rPr>
        <w:t>；</w:t>
      </w:r>
    </w:p>
    <w:p w14:paraId="29D5587C" w14:textId="77777777" w:rsidR="001D6B49" w:rsidRPr="001D6B49" w:rsidRDefault="001D6B49" w:rsidP="00981AA8">
      <w:pPr>
        <w:pStyle w:val="a7"/>
        <w:ind w:firstLineChars="0"/>
        <w:rPr>
          <w:rFonts w:ascii="Times New Roman" w:hAnsi="Times New Roman" w:cs="Times New Roman"/>
        </w:rPr>
      </w:pPr>
      <w:r w:rsidRPr="001D6B49">
        <w:rPr>
          <w:rFonts w:ascii="Times New Roman" w:hAnsi="Times New Roman" w:cs="Times New Roman"/>
        </w:rPr>
        <w:t>用于存储通过关键词搜索获得</w:t>
      </w:r>
      <w:proofErr w:type="gramStart"/>
      <w:r w:rsidRPr="001D6B49">
        <w:rPr>
          <w:rFonts w:ascii="Times New Roman" w:hAnsi="Times New Roman" w:cs="Times New Roman"/>
        </w:rPr>
        <w:t>的微博信息</w:t>
      </w:r>
      <w:proofErr w:type="gramEnd"/>
      <w:r w:rsidRPr="001D6B49">
        <w:rPr>
          <w:rFonts w:ascii="Times New Roman" w:hAnsi="Times New Roman" w:cs="Times New Roman"/>
        </w:rPr>
        <w:t>，</w:t>
      </w:r>
      <w:proofErr w:type="gramStart"/>
      <w:r w:rsidRPr="001D6B49">
        <w:rPr>
          <w:rFonts w:ascii="Times New Roman" w:hAnsi="Times New Roman" w:cs="Times New Roman"/>
        </w:rPr>
        <w:t>包括微博编号</w:t>
      </w:r>
      <w:proofErr w:type="gramEnd"/>
      <w:r w:rsidRPr="001D6B49">
        <w:rPr>
          <w:rFonts w:ascii="Times New Roman" w:hAnsi="Times New Roman" w:cs="Times New Roman"/>
        </w:rPr>
        <w:t>、发布用户</w:t>
      </w:r>
      <w:r w:rsidRPr="001D6B49">
        <w:rPr>
          <w:rFonts w:ascii="Times New Roman" w:hAnsi="Times New Roman" w:cs="Times New Roman"/>
        </w:rPr>
        <w:t>ID</w:t>
      </w:r>
      <w:r w:rsidRPr="001D6B49">
        <w:rPr>
          <w:rFonts w:ascii="Times New Roman" w:hAnsi="Times New Roman" w:cs="Times New Roman"/>
        </w:rPr>
        <w:t>与昵称、转发</w:t>
      </w:r>
      <w:r w:rsidRPr="001D6B49">
        <w:rPr>
          <w:rFonts w:ascii="Times New Roman" w:hAnsi="Times New Roman" w:cs="Times New Roman"/>
        </w:rPr>
        <w:t>/</w:t>
      </w:r>
      <w:r w:rsidRPr="001D6B49">
        <w:rPr>
          <w:rFonts w:ascii="Times New Roman" w:hAnsi="Times New Roman" w:cs="Times New Roman"/>
        </w:rPr>
        <w:t>评论</w:t>
      </w:r>
      <w:r w:rsidRPr="001D6B49">
        <w:rPr>
          <w:rFonts w:ascii="Times New Roman" w:hAnsi="Times New Roman" w:cs="Times New Roman"/>
        </w:rPr>
        <w:t>/</w:t>
      </w:r>
      <w:proofErr w:type="gramStart"/>
      <w:r w:rsidRPr="001D6B49">
        <w:rPr>
          <w:rFonts w:ascii="Times New Roman" w:hAnsi="Times New Roman" w:cs="Times New Roman"/>
        </w:rPr>
        <w:t>点赞数</w:t>
      </w:r>
      <w:proofErr w:type="gramEnd"/>
      <w:r w:rsidRPr="001D6B49">
        <w:rPr>
          <w:rFonts w:ascii="Times New Roman" w:hAnsi="Times New Roman" w:cs="Times New Roman"/>
        </w:rPr>
        <w:t>、发布城市与省份、</w:t>
      </w:r>
      <w:proofErr w:type="gramStart"/>
      <w:r w:rsidRPr="001D6B49">
        <w:rPr>
          <w:rFonts w:ascii="Times New Roman" w:hAnsi="Times New Roman" w:cs="Times New Roman"/>
        </w:rPr>
        <w:t>微博内容</w:t>
      </w:r>
      <w:proofErr w:type="gramEnd"/>
      <w:r w:rsidRPr="001D6B49">
        <w:rPr>
          <w:rFonts w:ascii="Times New Roman" w:hAnsi="Times New Roman" w:cs="Times New Roman"/>
        </w:rPr>
        <w:t>、发布时间以及搜索关键词等字段。</w:t>
      </w:r>
    </w:p>
    <w:p w14:paraId="78B06323" w14:textId="77777777" w:rsidR="00604326" w:rsidRDefault="001D6B49" w:rsidP="001D6B49">
      <w:pPr>
        <w:pStyle w:val="a7"/>
        <w:numPr>
          <w:ilvl w:val="0"/>
          <w:numId w:val="4"/>
        </w:numPr>
        <w:ind w:firstLineChars="0"/>
        <w:rPr>
          <w:rFonts w:ascii="Times New Roman" w:hAnsi="Times New Roman" w:cs="Times New Roman"/>
        </w:rPr>
      </w:pPr>
      <w:proofErr w:type="spellStart"/>
      <w:r w:rsidRPr="001D6B49">
        <w:rPr>
          <w:rFonts w:ascii="Times New Roman" w:hAnsi="Times New Roman" w:cs="Times New Roman"/>
        </w:rPr>
        <w:t>search_history</w:t>
      </w:r>
      <w:proofErr w:type="spellEnd"/>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 xml:space="preserve">id | </w:t>
      </w:r>
      <w:proofErr w:type="spellStart"/>
      <w:r w:rsidRPr="001D6B49">
        <w:rPr>
          <w:rFonts w:ascii="Times New Roman" w:hAnsi="Times New Roman" w:cs="Times New Roman"/>
        </w:rPr>
        <w:t>uid</w:t>
      </w:r>
      <w:proofErr w:type="spellEnd"/>
      <w:r w:rsidRPr="001D6B49">
        <w:rPr>
          <w:rFonts w:ascii="Times New Roman" w:hAnsi="Times New Roman" w:cs="Times New Roman"/>
        </w:rPr>
        <w:t>（</w:t>
      </w:r>
      <w:proofErr w:type="gramStart"/>
      <w:r w:rsidRPr="001D6B49">
        <w:rPr>
          <w:rFonts w:ascii="Times New Roman" w:hAnsi="Times New Roman" w:cs="Times New Roman"/>
        </w:rPr>
        <w:t>外键</w:t>
      </w:r>
      <w:proofErr w:type="gramEnd"/>
      <w:r w:rsidRPr="001D6B49">
        <w:rPr>
          <w:rFonts w:ascii="Times New Roman" w:hAnsi="Times New Roman" w:cs="Times New Roman"/>
        </w:rPr>
        <w:t>→user.id</w:t>
      </w:r>
      <w:r w:rsidRPr="001D6B49">
        <w:rPr>
          <w:rFonts w:ascii="Times New Roman" w:hAnsi="Times New Roman" w:cs="Times New Roman"/>
        </w:rPr>
        <w:t>）</w:t>
      </w:r>
      <w:r w:rsidRPr="001D6B49">
        <w:rPr>
          <w:rFonts w:ascii="Times New Roman" w:hAnsi="Times New Roman" w:cs="Times New Roman"/>
        </w:rPr>
        <w:t xml:space="preserve">, </w:t>
      </w:r>
      <w:proofErr w:type="spellStart"/>
      <w:r w:rsidRPr="001D6B49">
        <w:rPr>
          <w:rFonts w:ascii="Times New Roman" w:hAnsi="Times New Roman" w:cs="Times New Roman"/>
        </w:rPr>
        <w:t>seaHistory</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created_at</w:t>
      </w:r>
      <w:proofErr w:type="spellEnd"/>
      <w:r w:rsidRPr="001D6B49">
        <w:rPr>
          <w:rFonts w:ascii="Times New Roman" w:hAnsi="Times New Roman" w:cs="Times New Roman"/>
        </w:rPr>
        <w:t>；</w:t>
      </w:r>
    </w:p>
    <w:p w14:paraId="21D82A9B" w14:textId="77777777" w:rsidR="001D6B49" w:rsidRPr="001D6B49" w:rsidRDefault="001D6B49" w:rsidP="00981AA8">
      <w:pPr>
        <w:pStyle w:val="a7"/>
        <w:ind w:firstLineChars="0" w:firstLine="0"/>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 xml:space="preserve">    </w:t>
      </w:r>
      <w:r w:rsidRPr="001D6B49">
        <w:rPr>
          <w:rFonts w:ascii="Times New Roman" w:hAnsi="Times New Roman" w:cs="Times New Roman"/>
        </w:rPr>
        <w:t>用于记录用户的历史搜索行为，字段包括历史记录编号、用户</w:t>
      </w:r>
      <w:r w:rsidRPr="001D6B49">
        <w:rPr>
          <w:rFonts w:ascii="Times New Roman" w:hAnsi="Times New Roman" w:cs="Times New Roman"/>
        </w:rPr>
        <w:t>ID</w:t>
      </w:r>
      <w:r w:rsidRPr="001D6B49">
        <w:rPr>
          <w:rFonts w:ascii="Times New Roman" w:hAnsi="Times New Roman" w:cs="Times New Roman"/>
        </w:rPr>
        <w:t>、搜索关键词以及搜索时间</w:t>
      </w:r>
    </w:p>
    <w:p w14:paraId="7CE73D91" w14:textId="77777777" w:rsidR="00604326" w:rsidRDefault="001D6B49" w:rsidP="001D6B49">
      <w:pPr>
        <w:pStyle w:val="a7"/>
        <w:numPr>
          <w:ilvl w:val="0"/>
          <w:numId w:val="4"/>
        </w:numPr>
        <w:ind w:firstLineChars="0"/>
        <w:rPr>
          <w:rFonts w:ascii="Times New Roman" w:hAnsi="Times New Roman" w:cs="Times New Roman"/>
        </w:rPr>
      </w:pPr>
      <w:r w:rsidRPr="001D6B49">
        <w:rPr>
          <w:rFonts w:ascii="Times New Roman" w:hAnsi="Times New Roman" w:cs="Times New Roman"/>
        </w:rPr>
        <w:t>user</w:t>
      </w:r>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 xml:space="preserve">id | username, nickname, phone, </w:t>
      </w:r>
      <w:proofErr w:type="spellStart"/>
      <w:r w:rsidRPr="001D6B49">
        <w:rPr>
          <w:rFonts w:ascii="Times New Roman" w:hAnsi="Times New Roman" w:cs="Times New Roman"/>
        </w:rPr>
        <w:t>password_hash</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password_salt</w:t>
      </w:r>
      <w:proofErr w:type="spellEnd"/>
      <w:r w:rsidRPr="001D6B49">
        <w:rPr>
          <w:rFonts w:ascii="Times New Roman" w:hAnsi="Times New Roman" w:cs="Times New Roman"/>
        </w:rPr>
        <w:t xml:space="preserve">, keyword, Threshold, status, </w:t>
      </w:r>
      <w:proofErr w:type="spellStart"/>
      <w:r w:rsidRPr="001D6B49">
        <w:rPr>
          <w:rFonts w:ascii="Times New Roman" w:hAnsi="Times New Roman" w:cs="Times New Roman"/>
        </w:rPr>
        <w:t>create_at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update_at</w:t>
      </w:r>
      <w:proofErr w:type="spellEnd"/>
      <w:r w:rsidRPr="001D6B49">
        <w:rPr>
          <w:rFonts w:ascii="Times New Roman" w:hAnsi="Times New Roman" w:cs="Times New Roman"/>
        </w:rPr>
        <w:t>；</w:t>
      </w:r>
    </w:p>
    <w:p w14:paraId="4E31EBE5" w14:textId="77777777" w:rsidR="001D6B49" w:rsidRPr="001D6B49" w:rsidRDefault="00320FC3" w:rsidP="00981AA8">
      <w:pPr>
        <w:pStyle w:val="a7"/>
        <w:ind w:firstLineChars="0"/>
        <w:rPr>
          <w:rFonts w:ascii="Times New Roman" w:hAnsi="Times New Roman" w:cs="Times New Roman"/>
        </w:rPr>
      </w:pPr>
      <w:r w:rsidRPr="00320FC3">
        <w:rPr>
          <w:rFonts w:ascii="Times New Roman" w:hAnsi="Times New Roman" w:cs="Times New Roman"/>
        </w:rPr>
        <w:t>用于存储系统注册用户的基本信息与权限控制信息，字段涵盖用户名、昵称、手机号、加密后的密码信息、关注关键词、个性化阈值设置、账号状态及创建与更新时间等。</w:t>
      </w:r>
    </w:p>
    <w:p w14:paraId="6C3392B8" w14:textId="77777777" w:rsidR="00604326" w:rsidRDefault="001D6B49" w:rsidP="001D6B49">
      <w:pPr>
        <w:pStyle w:val="a7"/>
        <w:numPr>
          <w:ilvl w:val="0"/>
          <w:numId w:val="4"/>
        </w:numPr>
        <w:ind w:firstLineChars="0"/>
        <w:rPr>
          <w:rFonts w:ascii="Times New Roman" w:hAnsi="Times New Roman" w:cs="Times New Roman"/>
        </w:rPr>
      </w:pPr>
      <w:proofErr w:type="spellStart"/>
      <w:r w:rsidRPr="001D6B49">
        <w:rPr>
          <w:rFonts w:ascii="Times New Roman" w:hAnsi="Times New Roman" w:cs="Times New Roman"/>
        </w:rPr>
        <w:t>user_weibo</w:t>
      </w:r>
      <w:proofErr w:type="spellEnd"/>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 xml:space="preserve">id | </w:t>
      </w:r>
      <w:proofErr w:type="spellStart"/>
      <w:r w:rsidRPr="001D6B49">
        <w:rPr>
          <w:rFonts w:ascii="Times New Roman" w:hAnsi="Times New Roman" w:cs="Times New Roman"/>
        </w:rPr>
        <w:t>screen_name</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userid</w:t>
      </w:r>
      <w:proofErr w:type="spellEnd"/>
      <w:r w:rsidRPr="001D6B49">
        <w:rPr>
          <w:rFonts w:ascii="Times New Roman" w:hAnsi="Times New Roman" w:cs="Times New Roman"/>
        </w:rPr>
        <w:t xml:space="preserve">, text, </w:t>
      </w:r>
      <w:proofErr w:type="spellStart"/>
      <w:r w:rsidRPr="001D6B49">
        <w:rPr>
          <w:rFonts w:ascii="Times New Roman" w:hAnsi="Times New Roman" w:cs="Times New Roman"/>
        </w:rPr>
        <w:t>reposts_count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comments_count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attitudes_count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created_at</w:t>
      </w:r>
      <w:proofErr w:type="spellEnd"/>
      <w:r w:rsidRPr="001D6B49">
        <w:rPr>
          <w:rFonts w:ascii="Times New Roman" w:hAnsi="Times New Roman" w:cs="Times New Roman"/>
        </w:rPr>
        <w:t>；</w:t>
      </w:r>
    </w:p>
    <w:p w14:paraId="11909794" w14:textId="77777777" w:rsidR="00320FC3" w:rsidRDefault="00320FC3" w:rsidP="00320FC3">
      <w:pPr>
        <w:pStyle w:val="a7"/>
        <w:ind w:firstLineChars="0"/>
        <w:rPr>
          <w:rFonts w:ascii="Times New Roman" w:hAnsi="Times New Roman" w:cs="Times New Roman"/>
        </w:rPr>
      </w:pPr>
      <w:r w:rsidRPr="00320FC3">
        <w:rPr>
          <w:rFonts w:ascii="Times New Roman" w:hAnsi="Times New Roman" w:cs="Times New Roman"/>
        </w:rPr>
        <w:t>用于存储特定用户发布</w:t>
      </w:r>
      <w:proofErr w:type="gramStart"/>
      <w:r w:rsidRPr="00320FC3">
        <w:rPr>
          <w:rFonts w:ascii="Times New Roman" w:hAnsi="Times New Roman" w:cs="Times New Roman"/>
        </w:rPr>
        <w:t>的微博数据</w:t>
      </w:r>
      <w:proofErr w:type="gramEnd"/>
      <w:r w:rsidRPr="00320FC3">
        <w:rPr>
          <w:rFonts w:ascii="Times New Roman" w:hAnsi="Times New Roman" w:cs="Times New Roman"/>
        </w:rPr>
        <w:t>，包括用户昵称、用户</w:t>
      </w:r>
      <w:r w:rsidRPr="00320FC3">
        <w:rPr>
          <w:rFonts w:ascii="Times New Roman" w:hAnsi="Times New Roman" w:cs="Times New Roman"/>
        </w:rPr>
        <w:t>ID</w:t>
      </w:r>
      <w:r w:rsidRPr="00320FC3">
        <w:rPr>
          <w:rFonts w:ascii="Times New Roman" w:hAnsi="Times New Roman" w:cs="Times New Roman"/>
        </w:rPr>
        <w:t>、</w:t>
      </w:r>
      <w:proofErr w:type="gramStart"/>
      <w:r w:rsidRPr="00320FC3">
        <w:rPr>
          <w:rFonts w:ascii="Times New Roman" w:hAnsi="Times New Roman" w:cs="Times New Roman"/>
        </w:rPr>
        <w:t>微博内容</w:t>
      </w:r>
      <w:proofErr w:type="gramEnd"/>
      <w:r w:rsidRPr="00320FC3">
        <w:rPr>
          <w:rFonts w:ascii="Times New Roman" w:hAnsi="Times New Roman" w:cs="Times New Roman"/>
        </w:rPr>
        <w:t>、互动指标（转发、评论、</w:t>
      </w:r>
      <w:proofErr w:type="gramStart"/>
      <w:r w:rsidRPr="00320FC3">
        <w:rPr>
          <w:rFonts w:ascii="Times New Roman" w:hAnsi="Times New Roman" w:cs="Times New Roman"/>
        </w:rPr>
        <w:t>点赞数量</w:t>
      </w:r>
      <w:proofErr w:type="gramEnd"/>
      <w:r w:rsidRPr="00320FC3">
        <w:rPr>
          <w:rFonts w:ascii="Times New Roman" w:hAnsi="Times New Roman" w:cs="Times New Roman"/>
        </w:rPr>
        <w:t>）及发布时间。</w:t>
      </w:r>
    </w:p>
    <w:p w14:paraId="7313D09E" w14:textId="77777777" w:rsidR="00320FC3" w:rsidRPr="001D6B49" w:rsidRDefault="00320FC3" w:rsidP="00981AA8">
      <w:pPr>
        <w:pStyle w:val="a7"/>
        <w:ind w:firstLineChars="0"/>
        <w:rPr>
          <w:rFonts w:ascii="Times New Roman" w:hAnsi="Times New Roman" w:cs="Times New Roman"/>
        </w:rPr>
      </w:pPr>
      <w:r w:rsidRPr="00320FC3">
        <w:rPr>
          <w:rFonts w:ascii="Times New Roman" w:hAnsi="Times New Roman" w:cs="Times New Roman"/>
        </w:rPr>
        <w:t>各表之间的</w:t>
      </w:r>
      <w:proofErr w:type="gramStart"/>
      <w:r w:rsidRPr="00320FC3">
        <w:rPr>
          <w:rFonts w:ascii="Times New Roman" w:hAnsi="Times New Roman" w:cs="Times New Roman"/>
        </w:rPr>
        <w:t>主外键关联</w:t>
      </w:r>
      <w:proofErr w:type="gramEnd"/>
      <w:r w:rsidRPr="00320FC3">
        <w:rPr>
          <w:rFonts w:ascii="Times New Roman" w:hAnsi="Times New Roman" w:cs="Times New Roman"/>
        </w:rPr>
        <w:t>关系清晰明了，以</w:t>
      </w:r>
      <w:r w:rsidRPr="00320FC3">
        <w:rPr>
          <w:rFonts w:ascii="Times New Roman" w:hAnsi="Times New Roman" w:cs="Times New Roman"/>
        </w:rPr>
        <w:t xml:space="preserve"> </w:t>
      </w:r>
      <w:proofErr w:type="spellStart"/>
      <w:r w:rsidRPr="00320FC3">
        <w:rPr>
          <w:rFonts w:ascii="Times New Roman" w:hAnsi="Times New Roman" w:cs="Times New Roman"/>
        </w:rPr>
        <w:t>uid</w:t>
      </w:r>
      <w:proofErr w:type="spellEnd"/>
      <w:r w:rsidRPr="00320FC3">
        <w:rPr>
          <w:rFonts w:ascii="Times New Roman" w:hAnsi="Times New Roman" w:cs="Times New Roman"/>
        </w:rPr>
        <w:t xml:space="preserve"> </w:t>
      </w:r>
      <w:r w:rsidRPr="00320FC3">
        <w:rPr>
          <w:rFonts w:ascii="Times New Roman" w:hAnsi="Times New Roman" w:cs="Times New Roman"/>
        </w:rPr>
        <w:t>字段为纽带将用户与其行为数据相连接，构建出统一的数据管理结构。这种设计不仅有助于实现数据结构化存储，也为后续的数据统计与情感分析提供了良好的数据基础。</w:t>
      </w:r>
    </w:p>
    <w:p w14:paraId="155FA1F7" w14:textId="00AEC3C9" w:rsidR="00604326" w:rsidRPr="001D6B49" w:rsidRDefault="00921C6C">
      <w:pPr>
        <w:pStyle w:val="aff1"/>
        <w:keepNext/>
      </w:pPr>
      <w:r>
        <w:rPr>
          <w:noProof/>
        </w:rPr>
        <w:lastRenderedPageBreak/>
        <w:drawing>
          <wp:inline distT="0" distB="0" distL="0" distR="0" wp14:anchorId="57B0DBA3" wp14:editId="3B307721">
            <wp:extent cx="5124450" cy="3645455"/>
            <wp:effectExtent l="0" t="0" r="0" b="0"/>
            <wp:docPr id="1776690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45158" cy="3660186"/>
                    </a:xfrm>
                    <a:prstGeom prst="rect">
                      <a:avLst/>
                    </a:prstGeom>
                    <a:noFill/>
                    <a:ln>
                      <a:noFill/>
                    </a:ln>
                  </pic:spPr>
                </pic:pic>
              </a:graphicData>
            </a:graphic>
          </wp:inline>
        </w:drawing>
      </w:r>
    </w:p>
    <w:p w14:paraId="10D54FB5"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4</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w:t>
      </w:r>
      <w:r w:rsidRPr="001D6B49">
        <w:rPr>
          <w:rFonts w:ascii="Times New Roman" w:hAnsi="Times New Roman" w:cs="Times New Roman"/>
        </w:rPr>
        <w:fldChar w:fldCharType="end"/>
      </w:r>
      <w:r w:rsidRPr="001D6B49">
        <w:rPr>
          <w:rFonts w:ascii="Times New Roman" w:hAnsi="Times New Roman" w:cs="Times New Roman"/>
        </w:rPr>
        <w:t>数据库</w:t>
      </w:r>
      <w:r w:rsidRPr="001D6B49">
        <w:rPr>
          <w:rFonts w:ascii="Times New Roman" w:hAnsi="Times New Roman" w:cs="Times New Roman"/>
        </w:rPr>
        <w:t>E-R</w:t>
      </w:r>
      <w:r w:rsidRPr="001D6B49">
        <w:rPr>
          <w:rFonts w:ascii="Times New Roman" w:hAnsi="Times New Roman" w:cs="Times New Roman"/>
        </w:rPr>
        <w:t>关系图</w:t>
      </w:r>
    </w:p>
    <w:p w14:paraId="625F9776" w14:textId="0275763C" w:rsidR="00604326" w:rsidRPr="001D6B49" w:rsidRDefault="00320FC3">
      <w:pPr>
        <w:pStyle w:val="a3"/>
        <w:rPr>
          <w:rFonts w:ascii="Times New Roman" w:hAnsi="Times New Roman"/>
        </w:rPr>
      </w:pPr>
      <w:bookmarkStart w:id="82" w:name="_Toc196418462"/>
      <w:r w:rsidRPr="00320FC3">
        <w:rPr>
          <w:rFonts w:ascii="Times New Roman" w:hAnsi="Times New Roman"/>
        </w:rPr>
        <w:t>数据库存储与管理优化策略</w:t>
      </w:r>
      <w:bookmarkEnd w:id="82"/>
    </w:p>
    <w:p w14:paraId="0842795D" w14:textId="77777777" w:rsidR="00320FC3" w:rsidRPr="00320FC3" w:rsidRDefault="00320FC3" w:rsidP="00921C6C">
      <w:pPr>
        <w:pStyle w:val="a7"/>
      </w:pPr>
      <w:r w:rsidRPr="00320FC3">
        <w:rPr>
          <w:rFonts w:ascii="Times New Roman" w:hAnsi="Times New Roman" w:cs="Times New Roman" w:hint="eastAsia"/>
        </w:rPr>
        <w:t>为提升系统的数据处理能力与可靠性，数据库在存储与管理方面采用了多项优化策略。通过配置主从复制架构，提升数据读取的并发性能；定期备份机制用于防范数据丢失风险，增强系统的容灾能力；基于访问频率与查询模式进行索引优化，显著提升查询效率。针对大规模数据处理需求，系统引入分区表技术以降低单表负载。除此之外，还部署了数据归档机制、分层缓存策略、存储压缩和传输加密等手段，进一步提升了系统在数据安全性、可用性和可维护性方面的综合能力。</w:t>
      </w:r>
    </w:p>
    <w:p w14:paraId="401A0164" w14:textId="77777777" w:rsidR="00604326" w:rsidRPr="001D6B49" w:rsidRDefault="001D6B49">
      <w:pPr>
        <w:pStyle w:val="a2"/>
        <w:rPr>
          <w:rFonts w:ascii="Times New Roman" w:hAnsi="Times New Roman" w:cs="Times New Roman"/>
        </w:rPr>
      </w:pPr>
      <w:bookmarkStart w:id="83" w:name="_Toc196418463"/>
      <w:r w:rsidRPr="001D6B49">
        <w:rPr>
          <w:rFonts w:ascii="Times New Roman" w:hAnsi="Times New Roman" w:cs="Times New Roman"/>
        </w:rPr>
        <w:t>后端</w:t>
      </w:r>
      <w:r w:rsidRPr="001D6B49">
        <w:rPr>
          <w:rFonts w:ascii="Times New Roman" w:hAnsi="Times New Roman" w:cs="Times New Roman"/>
        </w:rPr>
        <w:t>API</w:t>
      </w:r>
      <w:r w:rsidRPr="001D6B49">
        <w:rPr>
          <w:rFonts w:ascii="Times New Roman" w:hAnsi="Times New Roman" w:cs="Times New Roman"/>
        </w:rPr>
        <w:t>设计</w:t>
      </w:r>
      <w:bookmarkEnd w:id="83"/>
    </w:p>
    <w:p w14:paraId="40B420E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系统设计了完整的</w:t>
      </w:r>
      <w:r w:rsidRPr="001D6B49">
        <w:rPr>
          <w:rFonts w:ascii="Times New Roman" w:hAnsi="Times New Roman" w:cs="Times New Roman"/>
        </w:rPr>
        <w:t>API</w:t>
      </w:r>
      <w:r w:rsidRPr="001D6B49">
        <w:rPr>
          <w:rFonts w:ascii="Times New Roman" w:hAnsi="Times New Roman" w:cs="Times New Roman"/>
        </w:rPr>
        <w:t>接口体系，主要包括用户管理、搜索、数据分析和预测分析等模块。每个</w:t>
      </w:r>
      <w:r w:rsidRPr="001D6B49">
        <w:rPr>
          <w:rFonts w:ascii="Times New Roman" w:hAnsi="Times New Roman" w:cs="Times New Roman"/>
        </w:rPr>
        <w:t>API</w:t>
      </w:r>
      <w:r w:rsidRPr="001D6B49">
        <w:rPr>
          <w:rFonts w:ascii="Times New Roman" w:hAnsi="Times New Roman" w:cs="Times New Roman"/>
        </w:rPr>
        <w:t>接口都遵循</w:t>
      </w:r>
      <w:r w:rsidRPr="001D6B49">
        <w:rPr>
          <w:rFonts w:ascii="Times New Roman" w:hAnsi="Times New Roman" w:cs="Times New Roman"/>
        </w:rPr>
        <w:t>RESTful</w:t>
      </w:r>
      <w:r w:rsidRPr="001D6B49">
        <w:rPr>
          <w:rFonts w:ascii="Times New Roman" w:hAnsi="Times New Roman" w:cs="Times New Roman"/>
        </w:rPr>
        <w:t>设计规范，提供清晰的</w:t>
      </w:r>
      <w:r w:rsidRPr="001D6B49">
        <w:rPr>
          <w:rFonts w:ascii="Times New Roman" w:hAnsi="Times New Roman" w:cs="Times New Roman"/>
        </w:rPr>
        <w:t>URL</w:t>
      </w:r>
      <w:r w:rsidRPr="001D6B49">
        <w:rPr>
          <w:rFonts w:ascii="Times New Roman" w:hAnsi="Times New Roman" w:cs="Times New Roman"/>
        </w:rPr>
        <w:t>路径和请求方法。</w:t>
      </w:r>
    </w:p>
    <w:p w14:paraId="595E69D9" w14:textId="77777777" w:rsidR="00604326" w:rsidRPr="001D6B49" w:rsidRDefault="001D6B49">
      <w:pPr>
        <w:pStyle w:val="a3"/>
        <w:rPr>
          <w:rFonts w:ascii="Times New Roman" w:hAnsi="Times New Roman"/>
        </w:rPr>
      </w:pPr>
      <w:bookmarkStart w:id="84" w:name="_Toc196418464"/>
      <w:r w:rsidRPr="001D6B49">
        <w:rPr>
          <w:rFonts w:ascii="Times New Roman" w:hAnsi="Times New Roman"/>
        </w:rPr>
        <w:t>用户管理接口</w:t>
      </w:r>
      <w:bookmarkEnd w:id="84"/>
    </w:p>
    <w:p w14:paraId="160F8B51"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用户管理接口主要包括用户认证相关接口和用户信息相关接口。用户认证相关接口主要包括用户登录、注册等功能，用户信息相关接口主要包括信息修改、用户管理等功能。</w:t>
      </w:r>
    </w:p>
    <w:p w14:paraId="6D6061F6" w14:textId="77777777" w:rsidR="00604326" w:rsidRPr="001D6B49" w:rsidRDefault="001D6B49">
      <w:pPr>
        <w:pStyle w:val="aSourceCode0"/>
        <w:rPr>
          <w:rFonts w:ascii="Times New Roman" w:hAnsi="Times New Roman"/>
        </w:rPr>
      </w:pP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用户认证相关接口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'login'</w:t>
      </w:r>
      <w:r w:rsidRPr="001D6B49">
        <w:rPr>
          <w:rStyle w:val="NormalTok"/>
          <w:rFonts w:ascii="Times New Roman" w:hAnsi="Times New Roman"/>
          <w:szCs w:val="18"/>
        </w:rPr>
        <w:t xml:space="preserve">, </w:t>
      </w:r>
      <w:proofErr w:type="spellStart"/>
      <w:r w:rsidRPr="001D6B49">
        <w:rPr>
          <w:rStyle w:val="NormalTok"/>
          <w:rFonts w:ascii="Times New Roman" w:hAnsi="Times New Roman"/>
          <w:szCs w:val="18"/>
        </w:rPr>
        <w:t>views.login,name</w:t>
      </w:r>
      <w:proofErr w:type="spellEnd"/>
      <w:r w:rsidRPr="001D6B49">
        <w:rPr>
          <w:rStyle w:val="OperatorTok"/>
          <w:rFonts w:ascii="Times New Roman" w:hAnsi="Times New Roman"/>
          <w:sz w:val="21"/>
          <w:szCs w:val="18"/>
        </w:rPr>
        <w:t>=</w:t>
      </w:r>
      <w:r w:rsidRPr="001D6B49">
        <w:rPr>
          <w:rStyle w:val="StringTok"/>
          <w:rFonts w:ascii="Times New Roman" w:hAnsi="Times New Roman"/>
          <w:sz w:val="21"/>
          <w:szCs w:val="18"/>
        </w:rPr>
        <w:t>"myadmin_login2"</w:t>
      </w:r>
      <w:r w:rsidRPr="001D6B49">
        <w:rPr>
          <w:rStyle w:val="NormalTok"/>
          <w:rFonts w:ascii="Times New Roman" w:hAnsi="Times New Roman"/>
          <w:szCs w:val="18"/>
        </w:rPr>
        <w:t>),</w:t>
      </w:r>
      <w:r w:rsidRPr="001D6B49">
        <w:rPr>
          <w:rFonts w:ascii="Times New Roman" w:hAnsi="Times New Roman"/>
        </w:rPr>
        <w:t xml:space="preserve"> </w:t>
      </w:r>
      <w:r w:rsidRPr="001D6B49">
        <w:rPr>
          <w:rFonts w:ascii="Times New Roman" w:hAnsi="Times New Roman"/>
        </w:rPr>
        <w:br/>
      </w:r>
      <w:r w:rsidRPr="001D6B49">
        <w:rPr>
          <w:rFonts w:ascii="Times New Roman" w:hAnsi="Times New Roman"/>
        </w:rPr>
        <w:br/>
      </w:r>
      <w:r w:rsidRPr="001D6B49">
        <w:rPr>
          <w:rStyle w:val="CommentTok"/>
          <w:rFonts w:ascii="Times New Roman" w:hAnsi="Times New Roman"/>
          <w:sz w:val="21"/>
          <w:szCs w:val="18"/>
        </w:rPr>
        <w:lastRenderedPageBreak/>
        <w:t xml:space="preserve"># </w:t>
      </w:r>
      <w:r w:rsidRPr="001D6B49">
        <w:rPr>
          <w:rStyle w:val="CommentTok"/>
          <w:rFonts w:ascii="Times New Roman" w:hAnsi="Times New Roman"/>
          <w:sz w:val="21"/>
          <w:szCs w:val="18"/>
        </w:rPr>
        <w:t>用户信息相关接口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w:t>
      </w:r>
      <w:proofErr w:type="spellStart"/>
      <w:r w:rsidRPr="001D6B49">
        <w:rPr>
          <w:rStyle w:val="StringTok"/>
          <w:rFonts w:ascii="Times New Roman" w:hAnsi="Times New Roman"/>
          <w:sz w:val="21"/>
          <w:szCs w:val="18"/>
        </w:rPr>
        <w:t>admin_user</w:t>
      </w:r>
      <w:proofErr w:type="spellEnd"/>
      <w:r w:rsidRPr="001D6B49">
        <w:rPr>
          <w:rStyle w:val="StringTok"/>
          <w:rFonts w:ascii="Times New Roman" w:hAnsi="Times New Roman"/>
          <w:sz w:val="21"/>
          <w:szCs w:val="18"/>
        </w:rPr>
        <w:t>/'</w:t>
      </w:r>
      <w:r w:rsidRPr="001D6B49">
        <w:rPr>
          <w:rStyle w:val="NormalTok"/>
          <w:rFonts w:ascii="Times New Roman" w:hAnsi="Times New Roman"/>
          <w:szCs w:val="18"/>
        </w:rPr>
        <w:t xml:space="preserve">, </w:t>
      </w:r>
      <w:proofErr w:type="spellStart"/>
      <w:r w:rsidRPr="001D6B49">
        <w:rPr>
          <w:rStyle w:val="NormalTok"/>
          <w:rFonts w:ascii="Times New Roman" w:hAnsi="Times New Roman"/>
          <w:szCs w:val="18"/>
        </w:rPr>
        <w:t>admin_user.index,name</w:t>
      </w:r>
      <w:proofErr w:type="spellEnd"/>
      <w:r w:rsidRPr="001D6B49">
        <w:rPr>
          <w:rStyle w:val="OperatorTok"/>
          <w:rFonts w:ascii="Times New Roman" w:hAnsi="Times New Roman"/>
          <w:sz w:val="21"/>
          <w:szCs w:val="18"/>
        </w:rPr>
        <w:t>=</w:t>
      </w:r>
      <w:r w:rsidRPr="001D6B49">
        <w:rPr>
          <w:rStyle w:val="StringTok"/>
          <w:rFonts w:ascii="Times New Roman" w:hAnsi="Times New Roman"/>
          <w:sz w:val="21"/>
          <w:szCs w:val="18"/>
        </w:rPr>
        <w:t>"</w:t>
      </w:r>
      <w:proofErr w:type="spellStart"/>
      <w:r w:rsidRPr="001D6B49">
        <w:rPr>
          <w:rStyle w:val="StringTok"/>
          <w:rFonts w:ascii="Times New Roman" w:hAnsi="Times New Roman"/>
          <w:sz w:val="21"/>
          <w:szCs w:val="18"/>
        </w:rPr>
        <w:t>myadmin_user_index</w:t>
      </w:r>
      <w:proofErr w:type="spellEnd"/>
      <w:r w:rsidRPr="001D6B49">
        <w:rPr>
          <w:rStyle w:val="StringTok"/>
          <w:rFonts w:ascii="Times New Roman" w:hAnsi="Times New Roman"/>
          <w:sz w:val="21"/>
          <w:szCs w:val="18"/>
        </w:rPr>
        <w:t>"</w:t>
      </w:r>
      <w:r w:rsidRPr="001D6B49">
        <w:rPr>
          <w:rStyle w:val="NormalTok"/>
          <w:rFonts w:ascii="Times New Roman" w:hAnsi="Times New Roman"/>
          <w:szCs w:val="18"/>
        </w:rPr>
        <w:t>),</w:t>
      </w:r>
      <w:r w:rsidRPr="001D6B49">
        <w:rPr>
          <w:rFonts w:ascii="Times New Roman" w:hAnsi="Times New Roman"/>
        </w:rPr>
        <w:t xml:space="preserve"> </w:t>
      </w:r>
    </w:p>
    <w:p w14:paraId="259B1BC5" w14:textId="77777777" w:rsidR="00604326" w:rsidRPr="001D6B49" w:rsidRDefault="001D6B49">
      <w:pPr>
        <w:pStyle w:val="a3"/>
        <w:rPr>
          <w:rFonts w:ascii="Times New Roman" w:hAnsi="Times New Roman"/>
        </w:rPr>
      </w:pPr>
      <w:bookmarkStart w:id="85" w:name="_Toc196418465"/>
      <w:r w:rsidRPr="001D6B49">
        <w:rPr>
          <w:rFonts w:ascii="Times New Roman" w:hAnsi="Times New Roman"/>
        </w:rPr>
        <w:t>搜索接口</w:t>
      </w:r>
      <w:bookmarkEnd w:id="85"/>
    </w:p>
    <w:p w14:paraId="4A8522B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搜索接口提供了</w:t>
      </w:r>
      <w:proofErr w:type="gramStart"/>
      <w:r w:rsidRPr="001D6B49">
        <w:rPr>
          <w:rFonts w:ascii="Times New Roman" w:hAnsi="Times New Roman" w:cs="Times New Roman"/>
        </w:rPr>
        <w:t>微博数据</w:t>
      </w:r>
      <w:proofErr w:type="gramEnd"/>
      <w:r w:rsidRPr="001D6B49">
        <w:rPr>
          <w:rFonts w:ascii="Times New Roman" w:hAnsi="Times New Roman" w:cs="Times New Roman"/>
        </w:rPr>
        <w:t>搜索和历史记录管理功能。搜索页面接口返回搜索界面，搜索处理接口执行实际的搜索操作，历史记录接口展示用户的搜索历史，删除历史接口允许用户清理历史记录。这些接口共同构成了系统的搜索功能模块。</w:t>
      </w:r>
    </w:p>
    <w:p w14:paraId="7091B1A0" w14:textId="77777777" w:rsidR="00604326" w:rsidRPr="001D6B49" w:rsidRDefault="001D6B49">
      <w:pPr>
        <w:pStyle w:val="aSourceCode0"/>
        <w:rPr>
          <w:rFonts w:ascii="Times New Roman" w:hAnsi="Times New Roman"/>
        </w:rPr>
      </w:pP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搜索相关接口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'user/</w:t>
      </w:r>
      <w:proofErr w:type="spellStart"/>
      <w:r w:rsidRPr="001D6B49">
        <w:rPr>
          <w:rStyle w:val="StringTok"/>
          <w:rFonts w:ascii="Times New Roman" w:hAnsi="Times New Roman"/>
          <w:sz w:val="21"/>
          <w:szCs w:val="18"/>
        </w:rPr>
        <w:t>getSearchIndex</w:t>
      </w:r>
      <w:proofErr w:type="spellEnd"/>
      <w:r w:rsidRPr="001D6B49">
        <w:rPr>
          <w:rStyle w:val="StringTok"/>
          <w:rFonts w:ascii="Times New Roman" w:hAnsi="Times New Roman"/>
          <w:sz w:val="21"/>
          <w:szCs w:val="18"/>
        </w:rPr>
        <w:t>'</w:t>
      </w:r>
      <w:r w:rsidRPr="001D6B49">
        <w:rPr>
          <w:rStyle w:val="NormalTok"/>
          <w:rFonts w:ascii="Times New Roman" w:hAnsi="Times New Roman"/>
          <w:szCs w:val="18"/>
        </w:rPr>
        <w:t xml:space="preserve">, </w:t>
      </w:r>
      <w:proofErr w:type="spellStart"/>
      <w:r w:rsidRPr="001D6B49">
        <w:rPr>
          <w:rStyle w:val="NormalTok"/>
          <w:rFonts w:ascii="Times New Roman" w:hAnsi="Times New Roman"/>
          <w:szCs w:val="18"/>
        </w:rPr>
        <w:t>user.search_index</w:t>
      </w:r>
      <w:proofErr w:type="spellEnd"/>
      <w:r w:rsidRPr="001D6B49">
        <w:rPr>
          <w:rStyle w:val="NormalTok"/>
          <w:rFonts w:ascii="Times New Roman" w:hAnsi="Times New Roman"/>
          <w:szCs w:val="18"/>
        </w:rPr>
        <w:t>, name</w:t>
      </w:r>
      <w:r w:rsidRPr="001D6B49">
        <w:rPr>
          <w:rStyle w:val="OperatorTok"/>
          <w:rFonts w:ascii="Times New Roman" w:hAnsi="Times New Roman"/>
          <w:sz w:val="21"/>
          <w:szCs w:val="18"/>
        </w:rPr>
        <w:t>=</w:t>
      </w:r>
      <w:r w:rsidRPr="001D6B49">
        <w:rPr>
          <w:rStyle w:val="StringTok"/>
          <w:rFonts w:ascii="Times New Roman" w:hAnsi="Times New Roman"/>
          <w:sz w:val="21"/>
          <w:szCs w:val="18"/>
        </w:rPr>
        <w:t>"</w:t>
      </w:r>
      <w:proofErr w:type="spellStart"/>
      <w:r w:rsidRPr="001D6B49">
        <w:rPr>
          <w:rStyle w:val="StringTok"/>
          <w:rFonts w:ascii="Times New Roman" w:hAnsi="Times New Roman"/>
          <w:sz w:val="21"/>
          <w:szCs w:val="18"/>
        </w:rPr>
        <w:t>user_search_index</w:t>
      </w:r>
      <w:proofErr w:type="spellEnd"/>
      <w:r w:rsidRPr="001D6B49">
        <w:rPr>
          <w:rStyle w:val="StringTok"/>
          <w:rFonts w:ascii="Times New Roman" w:hAnsi="Times New Roman"/>
          <w:sz w:val="21"/>
          <w:szCs w:val="18"/>
        </w:rPr>
        <w:t>"</w:t>
      </w:r>
      <w:r w:rsidRPr="001D6B49">
        <w:rPr>
          <w:rStyle w:val="NormalTok"/>
          <w:rFonts w:ascii="Times New Roman" w:hAnsi="Times New Roman"/>
          <w:szCs w:val="18"/>
        </w:rPr>
        <w:t xml:space="preserve">),  </w:t>
      </w: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搜索页面接口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'user/</w:t>
      </w:r>
      <w:proofErr w:type="spellStart"/>
      <w:r w:rsidRPr="001D6B49">
        <w:rPr>
          <w:rStyle w:val="StringTok"/>
          <w:rFonts w:ascii="Times New Roman" w:hAnsi="Times New Roman"/>
          <w:sz w:val="21"/>
          <w:szCs w:val="18"/>
        </w:rPr>
        <w:t>getSearch</w:t>
      </w:r>
      <w:proofErr w:type="spellEnd"/>
      <w:r w:rsidRPr="001D6B49">
        <w:rPr>
          <w:rStyle w:val="StringTok"/>
          <w:rFonts w:ascii="Times New Roman" w:hAnsi="Times New Roman"/>
          <w:sz w:val="21"/>
          <w:szCs w:val="18"/>
        </w:rPr>
        <w:t>'</w:t>
      </w:r>
      <w:r w:rsidRPr="001D6B49">
        <w:rPr>
          <w:rStyle w:val="NormalTok"/>
          <w:rFonts w:ascii="Times New Roman" w:hAnsi="Times New Roman"/>
          <w:szCs w:val="18"/>
        </w:rPr>
        <w:t xml:space="preserve">, </w:t>
      </w:r>
      <w:proofErr w:type="spellStart"/>
      <w:r w:rsidRPr="001D6B49">
        <w:rPr>
          <w:rStyle w:val="NormalTok"/>
          <w:rFonts w:ascii="Times New Roman" w:hAnsi="Times New Roman"/>
          <w:szCs w:val="18"/>
        </w:rPr>
        <w:t>user.doSearch</w:t>
      </w:r>
      <w:proofErr w:type="spellEnd"/>
      <w:r w:rsidRPr="001D6B49">
        <w:rPr>
          <w:rStyle w:val="NormalTok"/>
          <w:rFonts w:ascii="Times New Roman" w:hAnsi="Times New Roman"/>
          <w:szCs w:val="18"/>
        </w:rPr>
        <w:t>, name</w:t>
      </w:r>
      <w:r w:rsidRPr="001D6B49">
        <w:rPr>
          <w:rStyle w:val="OperatorTok"/>
          <w:rFonts w:ascii="Times New Roman" w:hAnsi="Times New Roman"/>
          <w:sz w:val="21"/>
          <w:szCs w:val="18"/>
        </w:rPr>
        <w:t>=</w:t>
      </w:r>
      <w:r w:rsidRPr="001D6B49">
        <w:rPr>
          <w:rStyle w:val="StringTok"/>
          <w:rFonts w:ascii="Times New Roman" w:hAnsi="Times New Roman"/>
          <w:sz w:val="21"/>
          <w:szCs w:val="18"/>
        </w:rPr>
        <w:t>"</w:t>
      </w:r>
      <w:proofErr w:type="spellStart"/>
      <w:r w:rsidRPr="001D6B49">
        <w:rPr>
          <w:rStyle w:val="StringTok"/>
          <w:rFonts w:ascii="Times New Roman" w:hAnsi="Times New Roman"/>
          <w:sz w:val="21"/>
          <w:szCs w:val="18"/>
        </w:rPr>
        <w:t>user_doSearch</w:t>
      </w:r>
      <w:proofErr w:type="spellEnd"/>
      <w:r w:rsidRPr="001D6B49">
        <w:rPr>
          <w:rStyle w:val="StringTok"/>
          <w:rFonts w:ascii="Times New Roman" w:hAnsi="Times New Roman"/>
          <w:sz w:val="21"/>
          <w:szCs w:val="18"/>
        </w:rPr>
        <w:t>"</w:t>
      </w:r>
      <w:r w:rsidRPr="001D6B49">
        <w:rPr>
          <w:rStyle w:val="NormalTok"/>
          <w:rFonts w:ascii="Times New Roman" w:hAnsi="Times New Roman"/>
          <w:szCs w:val="18"/>
        </w:rPr>
        <w:t xml:space="preserve">),  </w:t>
      </w: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搜索处理接口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'user/</w:t>
      </w:r>
      <w:proofErr w:type="spellStart"/>
      <w:r w:rsidRPr="001D6B49">
        <w:rPr>
          <w:rStyle w:val="StringTok"/>
          <w:rFonts w:ascii="Times New Roman" w:hAnsi="Times New Roman"/>
          <w:sz w:val="21"/>
          <w:szCs w:val="18"/>
        </w:rPr>
        <w:t>historyList</w:t>
      </w:r>
      <w:proofErr w:type="spellEnd"/>
      <w:r w:rsidRPr="001D6B49">
        <w:rPr>
          <w:rStyle w:val="StringTok"/>
          <w:rFonts w:ascii="Times New Roman" w:hAnsi="Times New Roman"/>
          <w:sz w:val="21"/>
          <w:szCs w:val="18"/>
        </w:rPr>
        <w:t>&lt;</w:t>
      </w:r>
      <w:proofErr w:type="spellStart"/>
      <w:r w:rsidRPr="001D6B49">
        <w:rPr>
          <w:rStyle w:val="StringTok"/>
          <w:rFonts w:ascii="Times New Roman" w:hAnsi="Times New Roman"/>
          <w:sz w:val="21"/>
          <w:szCs w:val="18"/>
        </w:rPr>
        <w:t>int:uid</w:t>
      </w:r>
      <w:proofErr w:type="spellEnd"/>
      <w:r w:rsidRPr="001D6B49">
        <w:rPr>
          <w:rStyle w:val="StringTok"/>
          <w:rFonts w:ascii="Times New Roman" w:hAnsi="Times New Roman"/>
          <w:sz w:val="21"/>
          <w:szCs w:val="18"/>
        </w:rPr>
        <w:t>&gt;'</w:t>
      </w:r>
      <w:r w:rsidRPr="001D6B49">
        <w:rPr>
          <w:rStyle w:val="NormalTok"/>
          <w:rFonts w:ascii="Times New Roman" w:hAnsi="Times New Roman"/>
          <w:szCs w:val="18"/>
        </w:rPr>
        <w:t xml:space="preserve">, </w:t>
      </w:r>
      <w:proofErr w:type="spellStart"/>
      <w:r w:rsidRPr="001D6B49">
        <w:rPr>
          <w:rStyle w:val="NormalTok"/>
          <w:rFonts w:ascii="Times New Roman" w:hAnsi="Times New Roman"/>
          <w:szCs w:val="18"/>
        </w:rPr>
        <w:t>user.historyList</w:t>
      </w:r>
      <w:proofErr w:type="spellEnd"/>
      <w:r w:rsidRPr="001D6B49">
        <w:rPr>
          <w:rStyle w:val="NormalTok"/>
          <w:rFonts w:ascii="Times New Roman" w:hAnsi="Times New Roman"/>
          <w:szCs w:val="18"/>
        </w:rPr>
        <w:t>, name</w:t>
      </w:r>
      <w:r w:rsidRPr="001D6B49">
        <w:rPr>
          <w:rStyle w:val="OperatorTok"/>
          <w:rFonts w:ascii="Times New Roman" w:hAnsi="Times New Roman"/>
          <w:sz w:val="21"/>
          <w:szCs w:val="18"/>
        </w:rPr>
        <w:t>=</w:t>
      </w:r>
      <w:r w:rsidRPr="001D6B49">
        <w:rPr>
          <w:rStyle w:val="StringTok"/>
          <w:rFonts w:ascii="Times New Roman" w:hAnsi="Times New Roman"/>
          <w:sz w:val="21"/>
          <w:szCs w:val="18"/>
        </w:rPr>
        <w:t>"</w:t>
      </w:r>
      <w:proofErr w:type="spellStart"/>
      <w:r w:rsidRPr="001D6B49">
        <w:rPr>
          <w:rStyle w:val="StringTok"/>
          <w:rFonts w:ascii="Times New Roman" w:hAnsi="Times New Roman"/>
          <w:sz w:val="21"/>
          <w:szCs w:val="18"/>
        </w:rPr>
        <w:t>user_showHistory</w:t>
      </w:r>
      <w:proofErr w:type="spellEnd"/>
      <w:r w:rsidRPr="001D6B49">
        <w:rPr>
          <w:rStyle w:val="StringTok"/>
          <w:rFonts w:ascii="Times New Roman" w:hAnsi="Times New Roman"/>
          <w:sz w:val="21"/>
          <w:szCs w:val="18"/>
        </w:rPr>
        <w:t>"</w:t>
      </w:r>
      <w:r w:rsidRPr="001D6B49">
        <w:rPr>
          <w:rStyle w:val="NormalTok"/>
          <w:rFonts w:ascii="Times New Roman" w:hAnsi="Times New Roman"/>
          <w:szCs w:val="18"/>
        </w:rPr>
        <w:t xml:space="preserve">),  </w:t>
      </w: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历史记录接口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'user/delete&lt;</w:t>
      </w:r>
      <w:proofErr w:type="spellStart"/>
      <w:r w:rsidRPr="001D6B49">
        <w:rPr>
          <w:rStyle w:val="StringTok"/>
          <w:rFonts w:ascii="Times New Roman" w:hAnsi="Times New Roman"/>
          <w:sz w:val="21"/>
          <w:szCs w:val="18"/>
        </w:rPr>
        <w:t>int:uid</w:t>
      </w:r>
      <w:proofErr w:type="spellEnd"/>
      <w:r w:rsidRPr="001D6B49">
        <w:rPr>
          <w:rStyle w:val="StringTok"/>
          <w:rFonts w:ascii="Times New Roman" w:hAnsi="Times New Roman"/>
          <w:sz w:val="21"/>
          <w:szCs w:val="18"/>
        </w:rPr>
        <w:t>&gt;'</w:t>
      </w:r>
      <w:r w:rsidRPr="001D6B49">
        <w:rPr>
          <w:rStyle w:val="NormalTok"/>
          <w:rFonts w:ascii="Times New Roman" w:hAnsi="Times New Roman"/>
          <w:szCs w:val="18"/>
        </w:rPr>
        <w:t xml:space="preserve">, </w:t>
      </w:r>
      <w:proofErr w:type="spellStart"/>
      <w:r w:rsidRPr="001D6B49">
        <w:rPr>
          <w:rStyle w:val="NormalTok"/>
          <w:rFonts w:ascii="Times New Roman" w:hAnsi="Times New Roman"/>
          <w:szCs w:val="18"/>
        </w:rPr>
        <w:t>user.delete_search_history</w:t>
      </w:r>
      <w:proofErr w:type="spellEnd"/>
      <w:r w:rsidRPr="001D6B49">
        <w:rPr>
          <w:rStyle w:val="NormalTok"/>
          <w:rFonts w:ascii="Times New Roman" w:hAnsi="Times New Roman"/>
          <w:szCs w:val="18"/>
        </w:rPr>
        <w:t>, name</w:t>
      </w:r>
      <w:r w:rsidRPr="001D6B49">
        <w:rPr>
          <w:rStyle w:val="OperatorTok"/>
          <w:rFonts w:ascii="Times New Roman" w:hAnsi="Times New Roman"/>
          <w:sz w:val="21"/>
          <w:szCs w:val="18"/>
        </w:rPr>
        <w:t>=</w:t>
      </w:r>
      <w:r w:rsidRPr="001D6B49">
        <w:rPr>
          <w:rStyle w:val="StringTok"/>
          <w:rFonts w:ascii="Times New Roman" w:hAnsi="Times New Roman"/>
          <w:sz w:val="21"/>
          <w:szCs w:val="18"/>
        </w:rPr>
        <w:t>"</w:t>
      </w:r>
      <w:proofErr w:type="spellStart"/>
      <w:r w:rsidRPr="001D6B49">
        <w:rPr>
          <w:rStyle w:val="StringTok"/>
          <w:rFonts w:ascii="Times New Roman" w:hAnsi="Times New Roman"/>
          <w:sz w:val="21"/>
          <w:szCs w:val="18"/>
        </w:rPr>
        <w:t>user_delete</w:t>
      </w:r>
      <w:proofErr w:type="spellEnd"/>
      <w:r w:rsidRPr="001D6B49">
        <w:rPr>
          <w:rStyle w:val="StringTok"/>
          <w:rFonts w:ascii="Times New Roman" w:hAnsi="Times New Roman"/>
          <w:sz w:val="21"/>
          <w:szCs w:val="18"/>
        </w:rPr>
        <w:t>"</w:t>
      </w:r>
      <w:r w:rsidRPr="001D6B49">
        <w:rPr>
          <w:rStyle w:val="NormalTok"/>
          <w:rFonts w:ascii="Times New Roman" w:hAnsi="Times New Roman"/>
          <w:szCs w:val="18"/>
        </w:rPr>
        <w:t xml:space="preserve">),  </w:t>
      </w: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删除历史接口</w:t>
      </w:r>
    </w:p>
    <w:p w14:paraId="20583D97" w14:textId="77777777" w:rsidR="00604326" w:rsidRPr="001D6B49" w:rsidRDefault="001D6B49">
      <w:pPr>
        <w:pStyle w:val="a3"/>
        <w:rPr>
          <w:rFonts w:ascii="Times New Roman" w:hAnsi="Times New Roman"/>
        </w:rPr>
      </w:pPr>
      <w:bookmarkStart w:id="86" w:name="_Toc196418466"/>
      <w:r w:rsidRPr="001D6B49">
        <w:rPr>
          <w:rFonts w:ascii="Times New Roman" w:hAnsi="Times New Roman"/>
        </w:rPr>
        <w:t>数据分析接口</w:t>
      </w:r>
      <w:bookmarkEnd w:id="86"/>
    </w:p>
    <w:p w14:paraId="743F841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数据分析接口提供了多种数据可视化功能。词云图接口生成关键词云图，地图相关接口展示地域分布，区域分析接口提供区域维度的数据分析。这些接口通过</w:t>
      </w:r>
      <w:proofErr w:type="spellStart"/>
      <w:r w:rsidRPr="001D6B49">
        <w:rPr>
          <w:rFonts w:ascii="Times New Roman" w:hAnsi="Times New Roman" w:cs="Times New Roman"/>
        </w:rPr>
        <w:t>ECharts</w:t>
      </w:r>
      <w:proofErr w:type="spellEnd"/>
      <w:r w:rsidRPr="001D6B49">
        <w:rPr>
          <w:rFonts w:ascii="Times New Roman" w:hAnsi="Times New Roman" w:cs="Times New Roman"/>
        </w:rPr>
        <w:t>等可视化库，将复杂的数据以直观的图表形式展现给用户。</w:t>
      </w:r>
    </w:p>
    <w:p w14:paraId="43BAABE9" w14:textId="77777777" w:rsidR="00604326" w:rsidRPr="001D6B49" w:rsidRDefault="001D6B49">
      <w:pPr>
        <w:pStyle w:val="aSourceCode0"/>
        <w:rPr>
          <w:rFonts w:ascii="Times New Roman" w:hAnsi="Times New Roman"/>
          <w:szCs w:val="21"/>
        </w:rPr>
      </w:pP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数据分析相关接口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wordCloud</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proofErr w:type="spellStart"/>
      <w:r w:rsidRPr="001D6B49">
        <w:rPr>
          <w:rStyle w:val="NormalTok"/>
          <w:rFonts w:ascii="Times New Roman" w:hAnsi="Times New Roman"/>
          <w:szCs w:val="21"/>
        </w:rPr>
        <w:t>views.wordCloud</w:t>
      </w:r>
      <w:proofErr w:type="spellEnd"/>
      <w:r w:rsidRPr="001D6B49">
        <w:rPr>
          <w:rStyle w:val="NormalTok"/>
          <w:rFonts w:ascii="Times New Roman" w:hAnsi="Times New Roman"/>
          <w:szCs w:val="21"/>
        </w:rPr>
        <w:t>, name</w:t>
      </w:r>
      <w:r w:rsidRPr="001D6B49">
        <w:rPr>
          <w:rStyle w:val="OperatorTok"/>
          <w:rFonts w:ascii="Times New Roman" w:hAnsi="Times New Roman"/>
          <w:sz w:val="21"/>
          <w:szCs w:val="21"/>
        </w:rPr>
        <w:t>=</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wordCloud</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词云图接口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drawMap</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proofErr w:type="spellStart"/>
      <w:r w:rsidRPr="001D6B49">
        <w:rPr>
          <w:rStyle w:val="NormalTok"/>
          <w:rFonts w:ascii="Times New Roman" w:hAnsi="Times New Roman"/>
          <w:szCs w:val="21"/>
        </w:rPr>
        <w:t>views.drawMap</w:t>
      </w:r>
      <w:proofErr w:type="spellEnd"/>
      <w:r w:rsidRPr="001D6B49">
        <w:rPr>
          <w:rStyle w:val="NormalTok"/>
          <w:rFonts w:ascii="Times New Roman" w:hAnsi="Times New Roman"/>
          <w:szCs w:val="21"/>
        </w:rPr>
        <w:t>, name</w:t>
      </w:r>
      <w:r w:rsidRPr="001D6B49">
        <w:rPr>
          <w:rStyle w:val="OperatorTok"/>
          <w:rFonts w:ascii="Times New Roman" w:hAnsi="Times New Roman"/>
          <w:sz w:val="21"/>
          <w:szCs w:val="21"/>
        </w:rPr>
        <w:t>=</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drawMap</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地图绘制接口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getMapData</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proofErr w:type="spellStart"/>
      <w:r w:rsidRPr="001D6B49">
        <w:rPr>
          <w:rStyle w:val="NormalTok"/>
          <w:rFonts w:ascii="Times New Roman" w:hAnsi="Times New Roman"/>
          <w:szCs w:val="21"/>
        </w:rPr>
        <w:t>views.getMapData</w:t>
      </w:r>
      <w:proofErr w:type="spellEnd"/>
      <w:r w:rsidRPr="001D6B49">
        <w:rPr>
          <w:rStyle w:val="NormalTok"/>
          <w:rFonts w:ascii="Times New Roman" w:hAnsi="Times New Roman"/>
          <w:szCs w:val="21"/>
        </w:rPr>
        <w:t>, name</w:t>
      </w:r>
      <w:r w:rsidRPr="001D6B49">
        <w:rPr>
          <w:rStyle w:val="OperatorTok"/>
          <w:rFonts w:ascii="Times New Roman" w:hAnsi="Times New Roman"/>
          <w:sz w:val="21"/>
          <w:szCs w:val="21"/>
        </w:rPr>
        <w:t>=</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getMapData</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地图数据接口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getAreaPriceIndex</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proofErr w:type="spellStart"/>
      <w:r w:rsidRPr="001D6B49">
        <w:rPr>
          <w:rStyle w:val="NormalTok"/>
          <w:rFonts w:ascii="Times New Roman" w:hAnsi="Times New Roman"/>
          <w:szCs w:val="21"/>
        </w:rPr>
        <w:t>views.getAreaPriceIndex</w:t>
      </w:r>
      <w:proofErr w:type="spellEnd"/>
      <w:r w:rsidRPr="001D6B49">
        <w:rPr>
          <w:rStyle w:val="NormalTok"/>
          <w:rFonts w:ascii="Times New Roman" w:hAnsi="Times New Roman"/>
          <w:szCs w:val="21"/>
        </w:rPr>
        <w:t>, name</w:t>
      </w:r>
      <w:r w:rsidRPr="001D6B49">
        <w:rPr>
          <w:rStyle w:val="OperatorTok"/>
          <w:rFonts w:ascii="Times New Roman" w:hAnsi="Times New Roman"/>
          <w:sz w:val="21"/>
          <w:szCs w:val="21"/>
        </w:rPr>
        <w:t>=</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getAreaPriceIndex</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区域分析接口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drawAreaPrice</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proofErr w:type="spellStart"/>
      <w:r w:rsidRPr="001D6B49">
        <w:rPr>
          <w:rStyle w:val="NormalTok"/>
          <w:rFonts w:ascii="Times New Roman" w:hAnsi="Times New Roman"/>
          <w:szCs w:val="21"/>
        </w:rPr>
        <w:t>views.drawAreaPrice</w:t>
      </w:r>
      <w:proofErr w:type="spellEnd"/>
      <w:r w:rsidRPr="001D6B49">
        <w:rPr>
          <w:rStyle w:val="NormalTok"/>
          <w:rFonts w:ascii="Times New Roman" w:hAnsi="Times New Roman"/>
          <w:szCs w:val="21"/>
        </w:rPr>
        <w:t>, name</w:t>
      </w:r>
      <w:r w:rsidRPr="001D6B49">
        <w:rPr>
          <w:rStyle w:val="OperatorTok"/>
          <w:rFonts w:ascii="Times New Roman" w:hAnsi="Times New Roman"/>
          <w:sz w:val="21"/>
          <w:szCs w:val="21"/>
        </w:rPr>
        <w:t>=</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drawAreaPrice</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区域价格绘制接口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getAreaPriceData</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proofErr w:type="spellStart"/>
      <w:r w:rsidRPr="001D6B49">
        <w:rPr>
          <w:rStyle w:val="NormalTok"/>
          <w:rFonts w:ascii="Times New Roman" w:hAnsi="Times New Roman"/>
          <w:szCs w:val="21"/>
        </w:rPr>
        <w:t>views.getAreaPriceData</w:t>
      </w:r>
      <w:proofErr w:type="spellEnd"/>
      <w:r w:rsidRPr="001D6B49">
        <w:rPr>
          <w:rStyle w:val="NormalTok"/>
          <w:rFonts w:ascii="Times New Roman" w:hAnsi="Times New Roman"/>
          <w:szCs w:val="21"/>
        </w:rPr>
        <w:t>, name</w:t>
      </w:r>
      <w:r w:rsidRPr="001D6B49">
        <w:rPr>
          <w:rStyle w:val="OperatorTok"/>
          <w:rFonts w:ascii="Times New Roman" w:hAnsi="Times New Roman"/>
          <w:sz w:val="21"/>
          <w:szCs w:val="21"/>
        </w:rPr>
        <w:t>=</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getAreaPriceData</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区域价格数据接口</w:t>
      </w:r>
    </w:p>
    <w:p w14:paraId="6B61EFC5" w14:textId="77777777" w:rsidR="00604326" w:rsidRPr="001D6B49" w:rsidRDefault="001D6B49">
      <w:pPr>
        <w:pStyle w:val="a3"/>
        <w:rPr>
          <w:rFonts w:ascii="Times New Roman" w:hAnsi="Times New Roman"/>
        </w:rPr>
      </w:pPr>
      <w:bookmarkStart w:id="87" w:name="_Toc196418467"/>
      <w:r w:rsidRPr="001D6B49">
        <w:rPr>
          <w:rFonts w:ascii="Times New Roman" w:hAnsi="Times New Roman"/>
        </w:rPr>
        <w:t>预测分析接口</w:t>
      </w:r>
      <w:bookmarkEnd w:id="87"/>
    </w:p>
    <w:p w14:paraId="2738488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预测分析接口实现了舆情趋势预测功能。预测绘制接口生成预测图表，预测数据接口提供预测数据。这些接口基于时间序列分析算法，对舆情发展趋势进行预测，帮助用户把握舆情走向。</w:t>
      </w:r>
    </w:p>
    <w:p w14:paraId="35428B74" w14:textId="77777777" w:rsidR="00604326" w:rsidRPr="001D6B49" w:rsidRDefault="001D6B49">
      <w:pPr>
        <w:pStyle w:val="aSourceCode0"/>
        <w:rPr>
          <w:rFonts w:ascii="Times New Roman" w:hAnsi="Times New Roman"/>
          <w:szCs w:val="21"/>
        </w:rPr>
      </w:pP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预测分析相关接口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drawPredict</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proofErr w:type="spellStart"/>
      <w:r w:rsidRPr="001D6B49">
        <w:rPr>
          <w:rStyle w:val="NormalTok"/>
          <w:rFonts w:ascii="Times New Roman" w:hAnsi="Times New Roman"/>
          <w:szCs w:val="21"/>
        </w:rPr>
        <w:t>views.drawPredict</w:t>
      </w:r>
      <w:proofErr w:type="spellEnd"/>
      <w:r w:rsidRPr="001D6B49">
        <w:rPr>
          <w:rStyle w:val="NormalTok"/>
          <w:rFonts w:ascii="Times New Roman" w:hAnsi="Times New Roman"/>
          <w:szCs w:val="21"/>
        </w:rPr>
        <w:t>, name</w:t>
      </w:r>
      <w:r w:rsidRPr="001D6B49">
        <w:rPr>
          <w:rStyle w:val="OperatorTok"/>
          <w:rFonts w:ascii="Times New Roman" w:hAnsi="Times New Roman"/>
          <w:sz w:val="21"/>
          <w:szCs w:val="21"/>
        </w:rPr>
        <w:t>=</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drawPredict</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预测绘制接口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getPredictData</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proofErr w:type="spellStart"/>
      <w:r w:rsidRPr="001D6B49">
        <w:rPr>
          <w:rStyle w:val="NormalTok"/>
          <w:rFonts w:ascii="Times New Roman" w:hAnsi="Times New Roman"/>
          <w:szCs w:val="21"/>
        </w:rPr>
        <w:t>views.getPredictData,name</w:t>
      </w:r>
      <w:proofErr w:type="spellEnd"/>
      <w:r w:rsidRPr="001D6B49">
        <w:rPr>
          <w:rStyle w:val="OperatorTok"/>
          <w:rFonts w:ascii="Times New Roman" w:hAnsi="Times New Roman"/>
          <w:sz w:val="21"/>
          <w:szCs w:val="21"/>
        </w:rPr>
        <w:t>=</w:t>
      </w:r>
      <w:r w:rsidRPr="001D6B49">
        <w:rPr>
          <w:rStyle w:val="StringTok"/>
          <w:rFonts w:ascii="Times New Roman" w:hAnsi="Times New Roman"/>
          <w:sz w:val="21"/>
          <w:szCs w:val="21"/>
        </w:rPr>
        <w:t>"</w:t>
      </w:r>
      <w:proofErr w:type="spellStart"/>
      <w:r w:rsidRPr="001D6B49">
        <w:rPr>
          <w:rStyle w:val="StringTok"/>
          <w:rFonts w:ascii="Times New Roman" w:hAnsi="Times New Roman"/>
          <w:sz w:val="21"/>
          <w:szCs w:val="21"/>
        </w:rPr>
        <w:t>getPredictData</w:t>
      </w:r>
      <w:proofErr w:type="spellEnd"/>
      <w:r w:rsidRPr="001D6B49">
        <w:rPr>
          <w:rStyle w:val="StringTok"/>
          <w:rFonts w:ascii="Times New Roman" w:hAnsi="Times New Roman"/>
          <w:sz w:val="21"/>
          <w:szCs w:val="21"/>
        </w:rPr>
        <w: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预测数据接口</w:t>
      </w:r>
    </w:p>
    <w:p w14:paraId="54ECAE04" w14:textId="77777777" w:rsidR="00604326" w:rsidRPr="001D6B49" w:rsidRDefault="001D6B49">
      <w:pPr>
        <w:pStyle w:val="a2"/>
        <w:rPr>
          <w:rFonts w:ascii="Times New Roman" w:hAnsi="Times New Roman" w:cs="Times New Roman"/>
        </w:rPr>
      </w:pPr>
      <w:bookmarkStart w:id="88" w:name="_Toc196418468"/>
      <w:r w:rsidRPr="001D6B49">
        <w:rPr>
          <w:rFonts w:ascii="Times New Roman" w:hAnsi="Times New Roman" w:cs="Times New Roman"/>
        </w:rPr>
        <w:t>功能设计</w:t>
      </w:r>
      <w:bookmarkEnd w:id="88"/>
    </w:p>
    <w:p w14:paraId="16DCB73B"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系统采用响应式设计，主要包含登录</w:t>
      </w:r>
      <w:r w:rsidRPr="001D6B49">
        <w:rPr>
          <w:rFonts w:ascii="Times New Roman" w:hAnsi="Times New Roman" w:cs="Times New Roman"/>
        </w:rPr>
        <w:t>/</w:t>
      </w:r>
      <w:r w:rsidRPr="001D6B49">
        <w:rPr>
          <w:rFonts w:ascii="Times New Roman" w:hAnsi="Times New Roman" w:cs="Times New Roman"/>
        </w:rPr>
        <w:t>注册、用户管理、数据分析、可视化展示、预测分析、系统设置、帮助文档和个人中心等页面。每个页面都经过精心设计，确保良好的用户体验。主要设</w:t>
      </w:r>
      <w:r w:rsidRPr="001D6B49">
        <w:rPr>
          <w:rFonts w:ascii="Times New Roman" w:hAnsi="Times New Roman" w:cs="Times New Roman"/>
        </w:rPr>
        <w:lastRenderedPageBreak/>
        <w:t>计功能包括用户认证控制模块、</w:t>
      </w:r>
      <w:proofErr w:type="gramStart"/>
      <w:r w:rsidRPr="001D6B49">
        <w:rPr>
          <w:rFonts w:ascii="Times New Roman" w:hAnsi="Times New Roman" w:cs="Times New Roman"/>
        </w:rPr>
        <w:t>微博数据</w:t>
      </w:r>
      <w:proofErr w:type="gramEnd"/>
      <w:r w:rsidRPr="001D6B49">
        <w:rPr>
          <w:rFonts w:ascii="Times New Roman" w:hAnsi="Times New Roman" w:cs="Times New Roman"/>
        </w:rPr>
        <w:t>爬虫模块、热度事件分析模块、舆情情感分析模块、用户活跃</w:t>
      </w:r>
      <w:proofErr w:type="gramStart"/>
      <w:r w:rsidRPr="001D6B49">
        <w:rPr>
          <w:rFonts w:ascii="Times New Roman" w:hAnsi="Times New Roman" w:cs="Times New Roman"/>
        </w:rPr>
        <w:t>度分析</w:t>
      </w:r>
      <w:proofErr w:type="gramEnd"/>
      <w:r w:rsidRPr="001D6B49">
        <w:rPr>
          <w:rFonts w:ascii="Times New Roman" w:hAnsi="Times New Roman" w:cs="Times New Roman"/>
        </w:rPr>
        <w:t>模块、用户活跃</w:t>
      </w:r>
      <w:proofErr w:type="gramStart"/>
      <w:r w:rsidRPr="001D6B49">
        <w:rPr>
          <w:rFonts w:ascii="Times New Roman" w:hAnsi="Times New Roman" w:cs="Times New Roman"/>
        </w:rPr>
        <w:t>度分析</w:t>
      </w:r>
      <w:proofErr w:type="gramEnd"/>
      <w:r w:rsidRPr="001D6B49">
        <w:rPr>
          <w:rFonts w:ascii="Times New Roman" w:hAnsi="Times New Roman" w:cs="Times New Roman"/>
        </w:rPr>
        <w:t>模块、评论舆情分析模块、舆情预测模块等</w:t>
      </w:r>
      <w:r w:rsidRPr="001D6B49">
        <w:rPr>
          <w:rFonts w:ascii="Times New Roman" w:hAnsi="Times New Roman" w:cs="Times New Roman"/>
        </w:rPr>
        <w:t>7</w:t>
      </w:r>
      <w:r w:rsidRPr="001D6B49">
        <w:rPr>
          <w:rFonts w:ascii="Times New Roman" w:hAnsi="Times New Roman" w:cs="Times New Roman"/>
        </w:rPr>
        <w:t>个模块。具体架构如图</w:t>
      </w:r>
      <w:r w:rsidR="00320FC3">
        <w:rPr>
          <w:rFonts w:ascii="Times New Roman" w:hAnsi="Times New Roman" w:cs="Times New Roman" w:hint="eastAsia"/>
        </w:rPr>
        <w:t>4</w:t>
      </w:r>
      <w:r w:rsidR="00320FC3">
        <w:rPr>
          <w:rFonts w:ascii="Times New Roman" w:hAnsi="Times New Roman" w:cs="Times New Roman"/>
        </w:rPr>
        <w:t>-2</w:t>
      </w:r>
      <w:r w:rsidRPr="001D6B49">
        <w:rPr>
          <w:rFonts w:ascii="Times New Roman" w:hAnsi="Times New Roman" w:cs="Times New Roman"/>
        </w:rPr>
        <w:t>所示：</w:t>
      </w:r>
    </w:p>
    <w:p w14:paraId="2C6E1BDD" w14:textId="77777777" w:rsidR="00604326" w:rsidRPr="001D6B49" w:rsidRDefault="001D6B49">
      <w:pPr>
        <w:pStyle w:val="aff1"/>
        <w:keepNext/>
      </w:pPr>
      <w:r w:rsidRPr="001D6B49">
        <w:rPr>
          <w:noProof/>
        </w:rPr>
        <w:drawing>
          <wp:inline distT="0" distB="0" distL="0" distR="0" wp14:anchorId="3324E127" wp14:editId="28DE7108">
            <wp:extent cx="5940425" cy="2618105"/>
            <wp:effectExtent l="0" t="0" r="3175" b="0"/>
            <wp:docPr id="206450875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08750" name="图形 1"/>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5940425" cy="2618105"/>
                    </a:xfrm>
                    <a:prstGeom prst="rect">
                      <a:avLst/>
                    </a:prstGeom>
                  </pic:spPr>
                </pic:pic>
              </a:graphicData>
            </a:graphic>
          </wp:inline>
        </w:drawing>
      </w:r>
    </w:p>
    <w:p w14:paraId="172FC76D"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4</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2</w:t>
      </w:r>
      <w:r w:rsidRPr="001D6B49">
        <w:rPr>
          <w:rFonts w:ascii="Times New Roman" w:hAnsi="Times New Roman" w:cs="Times New Roman"/>
        </w:rPr>
        <w:fldChar w:fldCharType="end"/>
      </w:r>
      <w:r w:rsidRPr="001D6B49">
        <w:rPr>
          <w:rFonts w:ascii="Times New Roman" w:hAnsi="Times New Roman" w:cs="Times New Roman"/>
        </w:rPr>
        <w:t>系统功能模块架构</w:t>
      </w:r>
    </w:p>
    <w:p w14:paraId="1F0267C8"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用户认证控制模块负责用户身份的验证与管理，保障系统使用的安全性与权限可控性，通过对用户注册、登录流程的设计，实现用户身份信息的安全存储与有效验证，确保不同权限用户对系统功能的合理访问。</w:t>
      </w:r>
    </w:p>
    <w:p w14:paraId="3A542C90" w14:textId="77777777" w:rsidR="00604326" w:rsidRPr="001D6B49" w:rsidRDefault="001D6B49">
      <w:pPr>
        <w:pStyle w:val="a7"/>
        <w:rPr>
          <w:rFonts w:ascii="Times New Roman" w:hAnsi="Times New Roman" w:cs="Times New Roman"/>
        </w:rPr>
      </w:pPr>
      <w:proofErr w:type="gramStart"/>
      <w:r w:rsidRPr="001D6B49">
        <w:rPr>
          <w:rFonts w:ascii="Times New Roman" w:hAnsi="Times New Roman" w:cs="Times New Roman"/>
        </w:rPr>
        <w:t>微博数据</w:t>
      </w:r>
      <w:proofErr w:type="gramEnd"/>
      <w:r w:rsidRPr="001D6B49">
        <w:rPr>
          <w:rFonts w:ascii="Times New Roman" w:hAnsi="Times New Roman" w:cs="Times New Roman"/>
        </w:rPr>
        <w:t>爬虫模块旨在实现</w:t>
      </w:r>
      <w:proofErr w:type="gramStart"/>
      <w:r w:rsidRPr="001D6B49">
        <w:rPr>
          <w:rFonts w:ascii="Times New Roman" w:hAnsi="Times New Roman" w:cs="Times New Roman"/>
        </w:rPr>
        <w:t>微博数据</w:t>
      </w:r>
      <w:proofErr w:type="gramEnd"/>
      <w:r w:rsidRPr="001D6B49">
        <w:rPr>
          <w:rFonts w:ascii="Times New Roman" w:hAnsi="Times New Roman" w:cs="Times New Roman"/>
        </w:rPr>
        <w:t>的自动化采集，通过设计合理的数据抓取策略，</w:t>
      </w:r>
      <w:proofErr w:type="gramStart"/>
      <w:r w:rsidRPr="001D6B49">
        <w:rPr>
          <w:rFonts w:ascii="Times New Roman" w:hAnsi="Times New Roman" w:cs="Times New Roman"/>
        </w:rPr>
        <w:t>突破微博平台</w:t>
      </w:r>
      <w:proofErr w:type="gramEnd"/>
      <w:r w:rsidRPr="001D6B49">
        <w:rPr>
          <w:rFonts w:ascii="Times New Roman" w:hAnsi="Times New Roman" w:cs="Times New Roman"/>
        </w:rPr>
        <w:t>的限制，从海量</w:t>
      </w:r>
      <w:proofErr w:type="gramStart"/>
      <w:r w:rsidRPr="001D6B49">
        <w:rPr>
          <w:rFonts w:ascii="Times New Roman" w:hAnsi="Times New Roman" w:cs="Times New Roman"/>
        </w:rPr>
        <w:t>微博信息</w:t>
      </w:r>
      <w:proofErr w:type="gramEnd"/>
      <w:r w:rsidRPr="001D6B49">
        <w:rPr>
          <w:rFonts w:ascii="Times New Roman" w:hAnsi="Times New Roman" w:cs="Times New Roman"/>
        </w:rPr>
        <w:t>中获取包括正文、评论、转发等在内的相关数据，为后续的舆情分析提供数据基础。</w:t>
      </w:r>
    </w:p>
    <w:p w14:paraId="4A3E600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热度事件分析模块聚焦于对</w:t>
      </w:r>
      <w:proofErr w:type="gramStart"/>
      <w:r w:rsidRPr="001D6B49">
        <w:rPr>
          <w:rFonts w:ascii="Times New Roman" w:hAnsi="Times New Roman" w:cs="Times New Roman"/>
        </w:rPr>
        <w:t>微博热点</w:t>
      </w:r>
      <w:proofErr w:type="gramEnd"/>
      <w:r w:rsidRPr="001D6B49">
        <w:rPr>
          <w:rFonts w:ascii="Times New Roman" w:hAnsi="Times New Roman" w:cs="Times New Roman"/>
        </w:rPr>
        <w:t>事件的识别与热度评估，通过构建热度分数计算模型，综合</w:t>
      </w:r>
      <w:proofErr w:type="gramStart"/>
      <w:r w:rsidRPr="001D6B49">
        <w:rPr>
          <w:rFonts w:ascii="Times New Roman" w:hAnsi="Times New Roman" w:cs="Times New Roman"/>
        </w:rPr>
        <w:t>考虑微博的</w:t>
      </w:r>
      <w:proofErr w:type="gramEnd"/>
      <w:r w:rsidRPr="001D6B49">
        <w:rPr>
          <w:rFonts w:ascii="Times New Roman" w:hAnsi="Times New Roman" w:cs="Times New Roman"/>
        </w:rPr>
        <w:t>各项互动指标，筛选出具有较高关注度的热点事件，并以合适的方式进行展示，帮助用户快速把握舆情热点。</w:t>
      </w:r>
    </w:p>
    <w:p w14:paraId="55F71D4C"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舆情情感分析模块核心在于</w:t>
      </w:r>
      <w:proofErr w:type="gramStart"/>
      <w:r w:rsidRPr="001D6B49">
        <w:rPr>
          <w:rFonts w:ascii="Times New Roman" w:hAnsi="Times New Roman" w:cs="Times New Roman"/>
        </w:rPr>
        <w:t>对微博文本</w:t>
      </w:r>
      <w:proofErr w:type="gramEnd"/>
      <w:r w:rsidRPr="001D6B49">
        <w:rPr>
          <w:rFonts w:ascii="Times New Roman" w:hAnsi="Times New Roman" w:cs="Times New Roman"/>
        </w:rPr>
        <w:t>的情感倾向与主题进行分析，利用自然语言处理技术对</w:t>
      </w:r>
      <w:proofErr w:type="gramStart"/>
      <w:r w:rsidRPr="001D6B49">
        <w:rPr>
          <w:rFonts w:ascii="Times New Roman" w:hAnsi="Times New Roman" w:cs="Times New Roman"/>
        </w:rPr>
        <w:t>微博内容</w:t>
      </w:r>
      <w:proofErr w:type="gramEnd"/>
      <w:r w:rsidRPr="001D6B49">
        <w:rPr>
          <w:rFonts w:ascii="Times New Roman" w:hAnsi="Times New Roman" w:cs="Times New Roman"/>
        </w:rPr>
        <w:t>进行深入解析，实现情感分类与舆情分析，为用户提供舆情的情感态势与主题分布信息。</w:t>
      </w:r>
    </w:p>
    <w:p w14:paraId="042BD94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用户活跃</w:t>
      </w:r>
      <w:proofErr w:type="gramStart"/>
      <w:r w:rsidRPr="001D6B49">
        <w:rPr>
          <w:rFonts w:ascii="Times New Roman" w:hAnsi="Times New Roman" w:cs="Times New Roman"/>
        </w:rPr>
        <w:t>度分析</w:t>
      </w:r>
      <w:proofErr w:type="gramEnd"/>
      <w:r w:rsidRPr="001D6B49">
        <w:rPr>
          <w:rFonts w:ascii="Times New Roman" w:hAnsi="Times New Roman" w:cs="Times New Roman"/>
        </w:rPr>
        <w:t>模块主要评估</w:t>
      </w:r>
      <w:proofErr w:type="gramStart"/>
      <w:r w:rsidRPr="001D6B49">
        <w:rPr>
          <w:rFonts w:ascii="Times New Roman" w:hAnsi="Times New Roman" w:cs="Times New Roman"/>
        </w:rPr>
        <w:t>微博用户</w:t>
      </w:r>
      <w:proofErr w:type="gramEnd"/>
      <w:r w:rsidRPr="001D6B49">
        <w:rPr>
          <w:rFonts w:ascii="Times New Roman" w:hAnsi="Times New Roman" w:cs="Times New Roman"/>
        </w:rPr>
        <w:t>的参与程度与影响力，通过分析用户的行为数据，如发帖、评论、</w:t>
      </w:r>
      <w:proofErr w:type="gramStart"/>
      <w:r w:rsidRPr="001D6B49">
        <w:rPr>
          <w:rFonts w:ascii="Times New Roman" w:hAnsi="Times New Roman" w:cs="Times New Roman"/>
        </w:rPr>
        <w:t>点赞等</w:t>
      </w:r>
      <w:proofErr w:type="gramEnd"/>
      <w:r w:rsidRPr="001D6B49">
        <w:rPr>
          <w:rFonts w:ascii="Times New Roman" w:hAnsi="Times New Roman" w:cs="Times New Roman"/>
        </w:rPr>
        <w:t>行为的频率与数量，结合地域等维度，构建用户活跃度评估体系，并以可视化的方式呈现用户活跃度的分布特征。</w:t>
      </w:r>
    </w:p>
    <w:p w14:paraId="213A7AF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评论舆情分析模块实现了对</w:t>
      </w:r>
      <w:proofErr w:type="gramStart"/>
      <w:r w:rsidRPr="001D6B49">
        <w:rPr>
          <w:rFonts w:ascii="Times New Roman" w:hAnsi="Times New Roman" w:cs="Times New Roman"/>
        </w:rPr>
        <w:t>微博评论区</w:t>
      </w:r>
      <w:proofErr w:type="gramEnd"/>
      <w:r w:rsidRPr="001D6B49">
        <w:rPr>
          <w:rFonts w:ascii="Times New Roman" w:hAnsi="Times New Roman" w:cs="Times New Roman"/>
        </w:rPr>
        <w:t>的舆情进行挖掘与分析，通过对热门评论的筛选与展示，以及关键词云图的生成，帮助用户了解</w:t>
      </w:r>
      <w:proofErr w:type="gramStart"/>
      <w:r w:rsidRPr="001D6B49">
        <w:rPr>
          <w:rFonts w:ascii="Times New Roman" w:hAnsi="Times New Roman" w:cs="Times New Roman"/>
        </w:rPr>
        <w:t>评论区</w:t>
      </w:r>
      <w:proofErr w:type="gramEnd"/>
      <w:r w:rsidRPr="001D6B49">
        <w:rPr>
          <w:rFonts w:ascii="Times New Roman" w:hAnsi="Times New Roman" w:cs="Times New Roman"/>
        </w:rPr>
        <w:t>的主流观点与讨论焦点，把握舆情在评论层面的发展态势。</w:t>
      </w:r>
    </w:p>
    <w:p w14:paraId="5B8D16B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lastRenderedPageBreak/>
        <w:t>舆情预测模块基于历史舆情数据，运用时间序列分析等相关技术与模型，对未来一段时间内的舆情热度或情感趋势进行预测，并将预测结果以可视化的形式呈现，为用户提供前瞻性的舆情信息，辅助决策制定。</w:t>
      </w:r>
    </w:p>
    <w:p w14:paraId="4EAD96BD" w14:textId="77777777" w:rsidR="00604326" w:rsidRPr="001D6B49" w:rsidRDefault="00604326">
      <w:pPr>
        <w:pStyle w:val="a6"/>
        <w:rPr>
          <w:rFonts w:ascii="Times New Roman" w:hAnsi="Times New Roman" w:cs="Times New Roman"/>
        </w:rPr>
      </w:pPr>
    </w:p>
    <w:p w14:paraId="747CC133" w14:textId="77777777" w:rsidR="00604326" w:rsidRPr="001D6B49" w:rsidRDefault="001D6B49">
      <w:pPr>
        <w:pStyle w:val="a2"/>
        <w:rPr>
          <w:rFonts w:ascii="Times New Roman" w:hAnsi="Times New Roman" w:cs="Times New Roman"/>
        </w:rPr>
      </w:pPr>
      <w:bookmarkStart w:id="89" w:name="_Toc196418469"/>
      <w:r w:rsidRPr="001D6B49">
        <w:rPr>
          <w:rFonts w:ascii="Times New Roman" w:hAnsi="Times New Roman" w:cs="Times New Roman"/>
        </w:rPr>
        <w:t>本章小结</w:t>
      </w:r>
      <w:bookmarkEnd w:id="89"/>
    </w:p>
    <w:p w14:paraId="710CBAFC" w14:textId="0F654CA2" w:rsidR="00604326" w:rsidRPr="001D6B49" w:rsidRDefault="00320FC3">
      <w:pPr>
        <w:pStyle w:val="a7"/>
        <w:rPr>
          <w:rFonts w:ascii="Times New Roman" w:hAnsi="Times New Roman" w:cs="Times New Roman"/>
        </w:rPr>
      </w:pPr>
      <w:r w:rsidRPr="00320FC3">
        <w:rPr>
          <w:rFonts w:ascii="Times New Roman" w:hAnsi="Times New Roman" w:cs="Times New Roman"/>
        </w:rPr>
        <w:t>本章对系统的整体架构、数据库设计、</w:t>
      </w:r>
      <w:r w:rsidRPr="00320FC3">
        <w:rPr>
          <w:rFonts w:ascii="Times New Roman" w:hAnsi="Times New Roman" w:cs="Times New Roman"/>
        </w:rPr>
        <w:t xml:space="preserve">API </w:t>
      </w:r>
      <w:r w:rsidRPr="00320FC3">
        <w:rPr>
          <w:rFonts w:ascii="Times New Roman" w:hAnsi="Times New Roman" w:cs="Times New Roman"/>
        </w:rPr>
        <w:t>接口及功能模块进行了系统性介绍。设计过程中充分兼顾了系统的可扩展性、可维护性与性能需求，确保其在实际应用场景中的适用性与稳定性。各功能模块采用模块化设计，接口定义清晰规范，为后续系统的开发实现与功能扩展奠定了坚实基础。</w:t>
      </w:r>
    </w:p>
    <w:p w14:paraId="106E4053" w14:textId="77777777" w:rsidR="00604326" w:rsidRPr="001D6B49" w:rsidRDefault="001D6B49">
      <w:pPr>
        <w:widowControl/>
        <w:jc w:val="left"/>
        <w:rPr>
          <w:sz w:val="24"/>
          <w:szCs w:val="20"/>
        </w:rPr>
      </w:pPr>
      <w:r w:rsidRPr="001D6B49">
        <w:br w:type="page"/>
      </w:r>
    </w:p>
    <w:p w14:paraId="70A65D7B" w14:textId="77777777" w:rsidR="00604326" w:rsidRPr="001D6B49" w:rsidRDefault="001D6B49">
      <w:pPr>
        <w:pStyle w:val="1"/>
      </w:pPr>
      <w:bookmarkStart w:id="90" w:name="_Toc196418470"/>
      <w:r w:rsidRPr="001D6B49">
        <w:lastRenderedPageBreak/>
        <w:t>系统详细设计实现</w:t>
      </w:r>
      <w:bookmarkEnd w:id="90"/>
    </w:p>
    <w:p w14:paraId="395D33C4" w14:textId="77777777" w:rsidR="00604326" w:rsidRPr="001D6B49" w:rsidRDefault="001D6B49">
      <w:pPr>
        <w:pStyle w:val="a7"/>
        <w:rPr>
          <w:rFonts w:ascii="Times New Roman" w:hAnsi="Times New Roman" w:cs="Times New Roman"/>
        </w:rPr>
      </w:pPr>
      <w:r w:rsidRPr="001D6B49">
        <w:rPr>
          <w:rFonts w:ascii="Times New Roman" w:hAnsi="Times New Roman" w:cs="Times New Roman"/>
          <w:szCs w:val="24"/>
        </w:rPr>
        <w:t>本章主要</w:t>
      </w:r>
      <w:proofErr w:type="gramStart"/>
      <w:r w:rsidRPr="001D6B49">
        <w:rPr>
          <w:rFonts w:ascii="Times New Roman" w:hAnsi="Times New Roman" w:cs="Times New Roman"/>
          <w:szCs w:val="24"/>
        </w:rPr>
        <w:t>介绍微博舆情</w:t>
      </w:r>
      <w:proofErr w:type="gramEnd"/>
      <w:r w:rsidRPr="001D6B49">
        <w:rPr>
          <w:rFonts w:ascii="Times New Roman" w:hAnsi="Times New Roman" w:cs="Times New Roman"/>
          <w:szCs w:val="24"/>
        </w:rPr>
        <w:t>分析系统</w:t>
      </w:r>
      <w:proofErr w:type="gramStart"/>
      <w:r w:rsidRPr="001D6B49">
        <w:rPr>
          <w:rFonts w:ascii="Times New Roman" w:hAnsi="Times New Roman" w:cs="Times New Roman"/>
          <w:szCs w:val="24"/>
        </w:rPr>
        <w:t>各核心</w:t>
      </w:r>
      <w:proofErr w:type="gramEnd"/>
      <w:r w:rsidRPr="001D6B49">
        <w:rPr>
          <w:rFonts w:ascii="Times New Roman" w:hAnsi="Times New Roman" w:cs="Times New Roman"/>
          <w:szCs w:val="24"/>
        </w:rPr>
        <w:t>功能模块的实现细节。系统基于</w:t>
      </w:r>
      <w:r w:rsidRPr="001D6B49">
        <w:rPr>
          <w:rFonts w:ascii="Times New Roman" w:hAnsi="Times New Roman" w:cs="Times New Roman"/>
          <w:szCs w:val="24"/>
        </w:rPr>
        <w:t xml:space="preserve"> Python </w:t>
      </w:r>
      <w:r w:rsidRPr="001D6B49">
        <w:rPr>
          <w:rFonts w:ascii="Times New Roman" w:hAnsi="Times New Roman" w:cs="Times New Roman"/>
          <w:szCs w:val="24"/>
        </w:rPr>
        <w:t>语言和</w:t>
      </w:r>
      <w:r w:rsidRPr="001D6B49">
        <w:rPr>
          <w:rFonts w:ascii="Times New Roman" w:hAnsi="Times New Roman" w:cs="Times New Roman"/>
          <w:szCs w:val="24"/>
        </w:rPr>
        <w:t xml:space="preserve"> Django </w:t>
      </w:r>
      <w:r w:rsidRPr="001D6B49">
        <w:rPr>
          <w:rFonts w:ascii="Times New Roman" w:hAnsi="Times New Roman" w:cs="Times New Roman"/>
          <w:szCs w:val="24"/>
        </w:rPr>
        <w:t>框架开发，采用</w:t>
      </w:r>
      <w:r w:rsidRPr="001D6B49">
        <w:rPr>
          <w:rFonts w:ascii="Times New Roman" w:hAnsi="Times New Roman" w:cs="Times New Roman"/>
          <w:szCs w:val="24"/>
        </w:rPr>
        <w:t xml:space="preserve"> MTV</w:t>
      </w:r>
      <w:r w:rsidRPr="001D6B49">
        <w:rPr>
          <w:rFonts w:ascii="Times New Roman" w:hAnsi="Times New Roman" w:cs="Times New Roman"/>
          <w:szCs w:val="24"/>
        </w:rPr>
        <w:t>（</w:t>
      </w:r>
      <w:r w:rsidRPr="001D6B49">
        <w:rPr>
          <w:rFonts w:ascii="Times New Roman" w:hAnsi="Times New Roman" w:cs="Times New Roman"/>
          <w:szCs w:val="24"/>
        </w:rPr>
        <w:t>Model-Template-View</w:t>
      </w:r>
      <w:r w:rsidRPr="001D6B49">
        <w:rPr>
          <w:rFonts w:ascii="Times New Roman" w:hAnsi="Times New Roman" w:cs="Times New Roman"/>
          <w:szCs w:val="24"/>
        </w:rPr>
        <w:t>）架构，实现了业务逻辑、数据管理与前端展示的有效解耦</w:t>
      </w:r>
      <w:r w:rsidRPr="001D6B49">
        <w:rPr>
          <w:rFonts w:ascii="Times New Roman" w:hAnsi="Times New Roman" w:cs="Times New Roman"/>
        </w:rPr>
        <w:t>。</w:t>
      </w:r>
    </w:p>
    <w:p w14:paraId="4797B840" w14:textId="77777777" w:rsidR="00604326" w:rsidRPr="001D6B49" w:rsidRDefault="001D6B49">
      <w:pPr>
        <w:pStyle w:val="a2"/>
        <w:rPr>
          <w:rFonts w:ascii="Times New Roman" w:hAnsi="Times New Roman" w:cs="Times New Roman"/>
        </w:rPr>
      </w:pPr>
      <w:bookmarkStart w:id="91" w:name="_Toc196418471"/>
      <w:r w:rsidRPr="001D6B49">
        <w:rPr>
          <w:rFonts w:ascii="Times New Roman" w:hAnsi="Times New Roman" w:cs="Times New Roman"/>
        </w:rPr>
        <w:t>用户认证控制模块实现</w:t>
      </w:r>
      <w:bookmarkEnd w:id="91"/>
    </w:p>
    <w:p w14:paraId="2284451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系统的基础架构依托于</w:t>
      </w:r>
      <w:r w:rsidRPr="001D6B49">
        <w:rPr>
          <w:rFonts w:ascii="Times New Roman" w:hAnsi="Times New Roman" w:cs="Times New Roman"/>
        </w:rPr>
        <w:t>Django</w:t>
      </w:r>
      <w:r w:rsidRPr="001D6B49">
        <w:rPr>
          <w:rFonts w:ascii="Times New Roman" w:hAnsi="Times New Roman" w:cs="Times New Roman"/>
        </w:rPr>
        <w:t>框架进行构建。核心在于</w:t>
      </w:r>
      <w:proofErr w:type="spellStart"/>
      <w:r w:rsidRPr="001D6B49">
        <w:rPr>
          <w:rFonts w:ascii="Times New Roman" w:hAnsi="Times New Roman" w:cs="Times New Roman"/>
        </w:rPr>
        <w:t>myadmin</w:t>
      </w:r>
      <w:proofErr w:type="spellEnd"/>
      <w:r w:rsidRPr="001D6B49">
        <w:rPr>
          <w:rFonts w:ascii="Times New Roman" w:hAnsi="Times New Roman" w:cs="Times New Roman"/>
        </w:rPr>
        <w:t>应用，其中</w:t>
      </w:r>
      <w:r w:rsidRPr="001D6B49">
        <w:rPr>
          <w:rFonts w:ascii="Times New Roman" w:hAnsi="Times New Roman" w:cs="Times New Roman"/>
        </w:rPr>
        <w:t>models.py</w:t>
      </w:r>
      <w:r w:rsidRPr="001D6B49">
        <w:rPr>
          <w:rFonts w:ascii="Times New Roman" w:hAnsi="Times New Roman" w:cs="Times New Roman"/>
        </w:rPr>
        <w:t>文件定义了系统所需的数据模型，如</w:t>
      </w:r>
      <w:r w:rsidRPr="001D6B49">
        <w:rPr>
          <w:rFonts w:ascii="Times New Roman" w:hAnsi="Times New Roman" w:cs="Times New Roman"/>
        </w:rPr>
        <w:t>User</w:t>
      </w:r>
      <w:r w:rsidRPr="001D6B49">
        <w:rPr>
          <w:rFonts w:ascii="Times New Roman" w:hAnsi="Times New Roman" w:cs="Times New Roman"/>
        </w:rPr>
        <w:t>、</w:t>
      </w:r>
      <w:proofErr w:type="spellStart"/>
      <w:r w:rsidRPr="001D6B49">
        <w:rPr>
          <w:rFonts w:ascii="Times New Roman" w:hAnsi="Times New Roman" w:cs="Times New Roman"/>
        </w:rPr>
        <w:t>search_history</w:t>
      </w:r>
      <w:proofErr w:type="spellEnd"/>
      <w:r w:rsidRPr="001D6B49">
        <w:rPr>
          <w:rFonts w:ascii="Times New Roman" w:hAnsi="Times New Roman" w:cs="Times New Roman"/>
        </w:rPr>
        <w:t>、</w:t>
      </w:r>
      <w:r w:rsidRPr="001D6B49">
        <w:rPr>
          <w:rFonts w:ascii="Times New Roman" w:hAnsi="Times New Roman" w:cs="Times New Roman"/>
        </w:rPr>
        <w:t>Search</w:t>
      </w:r>
      <w:r w:rsidRPr="001D6B49">
        <w:rPr>
          <w:rFonts w:ascii="Times New Roman" w:hAnsi="Times New Roman" w:cs="Times New Roman"/>
        </w:rPr>
        <w:t>和</w:t>
      </w:r>
      <w:r w:rsidRPr="001D6B49">
        <w:rPr>
          <w:rFonts w:ascii="Times New Roman" w:hAnsi="Times New Roman" w:cs="Times New Roman"/>
        </w:rPr>
        <w:t>Comment</w:t>
      </w:r>
      <w:r w:rsidRPr="001D6B49">
        <w:rPr>
          <w:rFonts w:ascii="Times New Roman" w:hAnsi="Times New Roman" w:cs="Times New Roman"/>
        </w:rPr>
        <w:t>等。这些模型通过</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ORM</w:t>
      </w:r>
      <w:r w:rsidRPr="001D6B49">
        <w:rPr>
          <w:rFonts w:ascii="Times New Roman" w:hAnsi="Times New Roman" w:cs="Times New Roman"/>
        </w:rPr>
        <w:t>（</w:t>
      </w:r>
      <w:r w:rsidRPr="001D6B49">
        <w:rPr>
          <w:rFonts w:ascii="Times New Roman" w:hAnsi="Times New Roman" w:cs="Times New Roman"/>
        </w:rPr>
        <w:t>Object-Relational Mapping</w:t>
      </w:r>
      <w:r w:rsidRPr="001D6B49">
        <w:rPr>
          <w:rFonts w:ascii="Times New Roman" w:hAnsi="Times New Roman" w:cs="Times New Roman"/>
        </w:rPr>
        <w:t>）机制与</w:t>
      </w:r>
      <w:r w:rsidRPr="001D6B49">
        <w:rPr>
          <w:rFonts w:ascii="Times New Roman" w:hAnsi="Times New Roman" w:cs="Times New Roman"/>
        </w:rPr>
        <w:t>MySQL</w:t>
      </w:r>
      <w:r w:rsidRPr="001D6B49">
        <w:rPr>
          <w:rFonts w:ascii="Times New Roman" w:hAnsi="Times New Roman" w:cs="Times New Roman"/>
        </w:rPr>
        <w:t>数据库进行交互，极大地简化了数据库操作。</w:t>
      </w:r>
      <w:r w:rsidRPr="001D6B49">
        <w:rPr>
          <w:rFonts w:ascii="Times New Roman" w:hAnsi="Times New Roman" w:cs="Times New Roman"/>
        </w:rPr>
        <w:t>views.py</w:t>
      </w:r>
      <w:r w:rsidRPr="001D6B49">
        <w:rPr>
          <w:rFonts w:ascii="Times New Roman" w:hAnsi="Times New Roman" w:cs="Times New Roman"/>
        </w:rPr>
        <w:t>（及其子模块，如</w:t>
      </w:r>
      <w:r w:rsidRPr="001D6B49">
        <w:rPr>
          <w:rFonts w:ascii="Times New Roman" w:hAnsi="Times New Roman" w:cs="Times New Roman"/>
        </w:rPr>
        <w:t>admin_user.py</w:t>
      </w:r>
      <w:r w:rsidRPr="001D6B49">
        <w:rPr>
          <w:rFonts w:ascii="Times New Roman" w:hAnsi="Times New Roman" w:cs="Times New Roman"/>
        </w:rPr>
        <w:t>、</w:t>
      </w:r>
      <w:r w:rsidRPr="001D6B49">
        <w:rPr>
          <w:rFonts w:ascii="Times New Roman" w:hAnsi="Times New Roman" w:cs="Times New Roman"/>
        </w:rPr>
        <w:t>user.py</w:t>
      </w:r>
      <w:r w:rsidRPr="001D6B49">
        <w:rPr>
          <w:rFonts w:ascii="Times New Roman" w:hAnsi="Times New Roman" w:cs="Times New Roman"/>
        </w:rPr>
        <w:t>）则承载了主要的业务逻辑处理，负责接收用户请求、调用模型进行数据操作、处理业务规则，并最终选择合适的模板进行响应渲染。</w:t>
      </w:r>
      <w:r w:rsidRPr="001D6B49">
        <w:rPr>
          <w:rFonts w:ascii="Times New Roman" w:hAnsi="Times New Roman" w:cs="Times New Roman"/>
        </w:rPr>
        <w:t>urls.py</w:t>
      </w:r>
      <w:r w:rsidRPr="001D6B49">
        <w:rPr>
          <w:rFonts w:ascii="Times New Roman" w:hAnsi="Times New Roman" w:cs="Times New Roman"/>
        </w:rPr>
        <w:t>文件定义了</w:t>
      </w:r>
      <w:r w:rsidRPr="001D6B49">
        <w:rPr>
          <w:rFonts w:ascii="Times New Roman" w:hAnsi="Times New Roman" w:cs="Times New Roman"/>
        </w:rPr>
        <w:t>URL</w:t>
      </w:r>
      <w:r w:rsidRPr="001D6B49">
        <w:rPr>
          <w:rFonts w:ascii="Times New Roman" w:hAnsi="Times New Roman" w:cs="Times New Roman"/>
        </w:rPr>
        <w:t>路由规则，将不同的</w:t>
      </w:r>
      <w:r w:rsidRPr="001D6B49">
        <w:rPr>
          <w:rFonts w:ascii="Times New Roman" w:hAnsi="Times New Roman" w:cs="Times New Roman"/>
        </w:rPr>
        <w:t>URL</w:t>
      </w:r>
      <w:r w:rsidRPr="001D6B49">
        <w:rPr>
          <w:rFonts w:ascii="Times New Roman" w:hAnsi="Times New Roman" w:cs="Times New Roman"/>
        </w:rPr>
        <w:t>路径映射到对应的视图函数，实现了请求的有效分发。模板文件（位于</w:t>
      </w:r>
      <w:r w:rsidRPr="001D6B49">
        <w:rPr>
          <w:rFonts w:ascii="Times New Roman" w:hAnsi="Times New Roman" w:cs="Times New Roman"/>
        </w:rPr>
        <w:t>templates</w:t>
      </w:r>
      <w:r w:rsidRPr="001D6B49">
        <w:rPr>
          <w:rFonts w:ascii="Times New Roman" w:hAnsi="Times New Roman" w:cs="Times New Roman"/>
        </w:rPr>
        <w:t>目录下）则负责前端页面的展示，通过</w:t>
      </w:r>
      <w:r w:rsidRPr="001D6B49">
        <w:rPr>
          <w:rFonts w:ascii="Times New Roman" w:hAnsi="Times New Roman" w:cs="Times New Roman"/>
        </w:rPr>
        <w:t>Django</w:t>
      </w:r>
      <w:r w:rsidRPr="001D6B49">
        <w:rPr>
          <w:rFonts w:ascii="Times New Roman" w:hAnsi="Times New Roman" w:cs="Times New Roman"/>
        </w:rPr>
        <w:t>模板语言与后端视图传递的数据进行动态渲染。这种清晰的模块划分和职责分离，保证了代码的可维护性和</w:t>
      </w:r>
      <w:proofErr w:type="gramStart"/>
      <w:r w:rsidRPr="001D6B49">
        <w:rPr>
          <w:rFonts w:ascii="Times New Roman" w:hAnsi="Times New Roman" w:cs="Times New Roman"/>
        </w:rPr>
        <w:t>可</w:t>
      </w:r>
      <w:proofErr w:type="gramEnd"/>
      <w:r w:rsidRPr="001D6B49">
        <w:rPr>
          <w:rFonts w:ascii="Times New Roman" w:hAnsi="Times New Roman" w:cs="Times New Roman"/>
        </w:rPr>
        <w:t>扩展性。</w:t>
      </w:r>
    </w:p>
    <w:p w14:paraId="403CFEBA" w14:textId="3B859AFD" w:rsidR="00604326" w:rsidRPr="001D6B49" w:rsidRDefault="001D6B49" w:rsidP="001248CA">
      <w:pPr>
        <w:pStyle w:val="a7"/>
        <w:rPr>
          <w:rFonts w:ascii="Times New Roman" w:hAnsi="Times New Roman" w:cs="Times New Roman"/>
        </w:rPr>
      </w:pPr>
      <w:r w:rsidRPr="001D6B49">
        <w:rPr>
          <w:rFonts w:ascii="Times New Roman" w:hAnsi="Times New Roman" w:cs="Times New Roman"/>
        </w:rPr>
        <w:t>用户认证流程是系统安全的基础。用户注册时，</w:t>
      </w:r>
      <w:proofErr w:type="spellStart"/>
      <w:r w:rsidRPr="001D6B49">
        <w:rPr>
          <w:rFonts w:ascii="Times New Roman" w:hAnsi="Times New Roman" w:cs="Times New Roman"/>
        </w:rPr>
        <w:t>doregister</w:t>
      </w:r>
      <w:proofErr w:type="spellEnd"/>
      <w:r w:rsidRPr="001D6B49">
        <w:rPr>
          <w:rFonts w:ascii="Times New Roman" w:hAnsi="Times New Roman" w:cs="Times New Roman"/>
        </w:rPr>
        <w:t>视图函数接收前端提交的用户名、密码等信息。密码并非明文存储，而是结合随机生成的盐值（</w:t>
      </w:r>
      <w:proofErr w:type="spellStart"/>
      <w:r w:rsidRPr="001D6B49">
        <w:rPr>
          <w:rFonts w:ascii="Times New Roman" w:hAnsi="Times New Roman" w:cs="Times New Roman"/>
        </w:rPr>
        <w:t>password_salt</w:t>
      </w:r>
      <w:proofErr w:type="spellEnd"/>
      <w:r w:rsidRPr="001D6B49">
        <w:rPr>
          <w:rFonts w:ascii="Times New Roman" w:hAnsi="Times New Roman" w:cs="Times New Roman"/>
        </w:rPr>
        <w:t>），通过</w:t>
      </w:r>
      <w:proofErr w:type="spellStart"/>
      <w:r w:rsidRPr="001D6B49">
        <w:rPr>
          <w:rFonts w:ascii="Times New Roman" w:hAnsi="Times New Roman" w:cs="Times New Roman"/>
        </w:rPr>
        <w:t>django.contrib.auth.hashers</w:t>
      </w:r>
      <w:proofErr w:type="spellEnd"/>
      <w:r w:rsidRPr="001D6B49">
        <w:rPr>
          <w:rFonts w:ascii="Times New Roman" w:hAnsi="Times New Roman" w:cs="Times New Roman"/>
        </w:rPr>
        <w:t>模块提供的</w:t>
      </w:r>
      <w:r w:rsidRPr="001D6B49">
        <w:rPr>
          <w:rFonts w:ascii="Times New Roman" w:hAnsi="Times New Roman" w:cs="Times New Roman"/>
        </w:rPr>
        <w:t>PBKDF2</w:t>
      </w:r>
      <w:r w:rsidRPr="001D6B49">
        <w:rPr>
          <w:rFonts w:ascii="Times New Roman" w:hAnsi="Times New Roman" w:cs="Times New Roman"/>
        </w:rPr>
        <w:t>算法进行哈希处理，生成</w:t>
      </w:r>
      <w:proofErr w:type="spellStart"/>
      <w:r w:rsidRPr="001D6B49">
        <w:rPr>
          <w:rFonts w:ascii="Times New Roman" w:hAnsi="Times New Roman" w:cs="Times New Roman"/>
        </w:rPr>
        <w:t>password_hash</w:t>
      </w:r>
      <w:proofErr w:type="spellEnd"/>
      <w:r w:rsidRPr="001D6B49">
        <w:rPr>
          <w:rFonts w:ascii="Times New Roman" w:hAnsi="Times New Roman" w:cs="Times New Roman"/>
        </w:rPr>
        <w:t>存储于数据库。用户登录时，</w:t>
      </w:r>
      <w:proofErr w:type="spellStart"/>
      <w:r w:rsidRPr="001D6B49">
        <w:rPr>
          <w:rFonts w:ascii="Times New Roman" w:hAnsi="Times New Roman" w:cs="Times New Roman"/>
        </w:rPr>
        <w:t>dologin</w:t>
      </w:r>
      <w:proofErr w:type="spellEnd"/>
      <w:r w:rsidRPr="001D6B49">
        <w:rPr>
          <w:rFonts w:ascii="Times New Roman" w:hAnsi="Times New Roman" w:cs="Times New Roman"/>
        </w:rPr>
        <w:t>视图函数接收用户名和密码，从数据库中检索对应用户记录，使用相同的哈希算法验证密码的正确性。验证通过后，用户信息（如用户</w:t>
      </w:r>
      <w:r w:rsidRPr="001D6B49">
        <w:rPr>
          <w:rFonts w:ascii="Times New Roman" w:hAnsi="Times New Roman" w:cs="Times New Roman"/>
        </w:rPr>
        <w:t>ID</w:t>
      </w:r>
      <w:r w:rsidRPr="001D6B49">
        <w:rPr>
          <w:rFonts w:ascii="Times New Roman" w:hAnsi="Times New Roman" w:cs="Times New Roman"/>
        </w:rPr>
        <w:t>、昵称等，但不包含敏感信息）被存入</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Session</w:t>
      </w:r>
      <w:r w:rsidRPr="001D6B49">
        <w:rPr>
          <w:rFonts w:ascii="Times New Roman" w:hAnsi="Times New Roman" w:cs="Times New Roman"/>
        </w:rPr>
        <w:t>机制中，用于后续请求的身份识别和权限控制。登出操作通过</w:t>
      </w:r>
      <w:r w:rsidRPr="001D6B49">
        <w:rPr>
          <w:rFonts w:ascii="Times New Roman" w:hAnsi="Times New Roman" w:cs="Times New Roman"/>
        </w:rPr>
        <w:t>logout</w:t>
      </w:r>
      <w:r w:rsidRPr="001D6B49">
        <w:rPr>
          <w:rFonts w:ascii="Times New Roman" w:hAnsi="Times New Roman" w:cs="Times New Roman"/>
        </w:rPr>
        <w:t>视图函数清除</w:t>
      </w:r>
      <w:r w:rsidRPr="001D6B49">
        <w:rPr>
          <w:rFonts w:ascii="Times New Roman" w:hAnsi="Times New Roman" w:cs="Times New Roman"/>
        </w:rPr>
        <w:t>Session</w:t>
      </w:r>
      <w:r w:rsidRPr="001D6B49">
        <w:rPr>
          <w:rFonts w:ascii="Times New Roman" w:hAnsi="Times New Roman" w:cs="Times New Roman"/>
        </w:rPr>
        <w:t>中的用户认证信息。</w:t>
      </w:r>
      <w:r w:rsidR="001248CA">
        <w:rPr>
          <w:rFonts w:ascii="Times New Roman" w:hAnsi="Times New Roman" w:cs="Times New Roman" w:hint="eastAsia"/>
        </w:rPr>
        <w:t>用户管理界面如</w:t>
      </w:r>
      <w:r w:rsidR="001248CA">
        <w:rPr>
          <w:rFonts w:ascii="Times New Roman" w:hAnsi="Times New Roman" w:cs="Times New Roman"/>
        </w:rPr>
        <w:fldChar w:fldCharType="begin"/>
      </w:r>
      <w:r w:rsidR="001248CA">
        <w:rPr>
          <w:rFonts w:ascii="Times New Roman" w:hAnsi="Times New Roman" w:cs="Times New Roman"/>
        </w:rPr>
        <w:instrText xml:space="preserve"> </w:instrText>
      </w:r>
      <w:r w:rsidR="001248CA">
        <w:rPr>
          <w:rFonts w:ascii="Times New Roman" w:hAnsi="Times New Roman" w:cs="Times New Roman" w:hint="eastAsia"/>
        </w:rPr>
        <w:instrText>REF _Ref196524648 \h</w:instrText>
      </w:r>
      <w:r w:rsidR="001248CA">
        <w:rPr>
          <w:rFonts w:ascii="Times New Roman" w:hAnsi="Times New Roman" w:cs="Times New Roman"/>
        </w:rPr>
        <w:instrText xml:space="preserve"> </w:instrText>
      </w:r>
      <w:r w:rsidR="001248CA">
        <w:rPr>
          <w:rFonts w:ascii="Times New Roman" w:hAnsi="Times New Roman" w:cs="Times New Roman"/>
        </w:rPr>
      </w:r>
      <w:r w:rsidR="001248CA">
        <w:rPr>
          <w:rFonts w:ascii="Times New Roman" w:hAnsi="Times New Roman" w:cs="Times New Roman"/>
        </w:rPr>
        <w:fldChar w:fldCharType="separate"/>
      </w:r>
      <w:r w:rsidR="001248CA" w:rsidRPr="001D6B49">
        <w:rPr>
          <w:rFonts w:ascii="Times New Roman" w:hAnsi="Times New Roman" w:cs="Times New Roman"/>
        </w:rPr>
        <w:t>图</w:t>
      </w:r>
      <w:r w:rsidR="001248CA" w:rsidRPr="001D6B49">
        <w:rPr>
          <w:rFonts w:ascii="Times New Roman" w:hAnsi="Times New Roman" w:cs="Times New Roman"/>
        </w:rPr>
        <w:t>5-1</w:t>
      </w:r>
      <w:r w:rsidR="001248CA">
        <w:rPr>
          <w:rFonts w:ascii="Times New Roman" w:hAnsi="Times New Roman" w:cs="Times New Roman"/>
        </w:rPr>
        <w:fldChar w:fldCharType="end"/>
      </w:r>
      <w:r w:rsidR="001248CA">
        <w:rPr>
          <w:rFonts w:ascii="Times New Roman" w:hAnsi="Times New Roman" w:cs="Times New Roman" w:hint="eastAsia"/>
        </w:rPr>
        <w:t>所示，实现部分函数逻辑如下：</w:t>
      </w:r>
    </w:p>
    <w:p w14:paraId="7F05064D" w14:textId="77777777" w:rsidR="00604326" w:rsidRPr="001D6B49" w:rsidRDefault="001D6B49">
      <w:pPr>
        <w:pStyle w:val="aSourceCode0"/>
        <w:rPr>
          <w:rStyle w:val="NormalTok"/>
          <w:rFonts w:ascii="Times New Roman" w:hAnsi="Times New Roman"/>
        </w:rPr>
      </w:pPr>
      <w:r w:rsidRPr="001D6B49">
        <w:rPr>
          <w:rStyle w:val="CommentTok"/>
          <w:rFonts w:ascii="Times New Roman" w:hAnsi="Times New Roman"/>
        </w:rPr>
        <w:t xml:space="preserve"># models.py - User </w:t>
      </w:r>
      <w:r w:rsidRPr="001D6B49">
        <w:rPr>
          <w:rStyle w:val="CommentTok"/>
          <w:rFonts w:ascii="Times New Roman" w:hAnsi="Times New Roman"/>
        </w:rPr>
        <w:t>模型示例</w:t>
      </w:r>
      <w:r w:rsidRPr="001D6B49">
        <w:rPr>
          <w:rFonts w:ascii="Times New Roman" w:hAnsi="Times New Roman"/>
        </w:rPr>
        <w:br/>
      </w:r>
      <w:r w:rsidRPr="001D6B49">
        <w:rPr>
          <w:rStyle w:val="KeywordTok"/>
          <w:rFonts w:ascii="Times New Roman" w:hAnsi="Times New Roman"/>
        </w:rPr>
        <w:t>class</w:t>
      </w:r>
      <w:r w:rsidRPr="001D6B49">
        <w:rPr>
          <w:rStyle w:val="NormalTok"/>
          <w:rFonts w:ascii="Times New Roman" w:hAnsi="Times New Roman"/>
        </w:rPr>
        <w:t xml:space="preserve"> User(</w:t>
      </w:r>
      <w:proofErr w:type="spellStart"/>
      <w:r w:rsidRPr="001D6B49">
        <w:rPr>
          <w:rStyle w:val="NormalTok"/>
          <w:rFonts w:ascii="Times New Roman" w:hAnsi="Times New Roman"/>
        </w:rPr>
        <w:t>models.Model</w:t>
      </w:r>
      <w:proofErr w:type="spellEnd"/>
      <w:r w:rsidRPr="001D6B49">
        <w:rPr>
          <w:rStyle w:val="NormalTok"/>
          <w:rFonts w:ascii="Times New Roman" w:hAnsi="Times New Roman"/>
        </w:rPr>
        <w:t>):</w:t>
      </w:r>
      <w:r w:rsidRPr="001D6B49">
        <w:rPr>
          <w:rFonts w:ascii="Times New Roman" w:hAnsi="Times New Roman"/>
        </w:rPr>
        <w:br/>
      </w:r>
      <w:r w:rsidRPr="001D6B49">
        <w:rPr>
          <w:rStyle w:val="NormalTok"/>
          <w:rFonts w:ascii="Times New Roman" w:hAnsi="Times New Roman"/>
        </w:rPr>
        <w:t xml:space="preserve">    username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models.CharField</w:t>
      </w:r>
      <w:proofErr w:type="spellEnd"/>
      <w:r w:rsidRPr="001D6B49">
        <w:rPr>
          <w:rStyle w:val="NormalTok"/>
          <w:rFonts w:ascii="Times New Roman" w:hAnsi="Times New Roman"/>
        </w:rPr>
        <w:t>(</w:t>
      </w:r>
      <w:proofErr w:type="spellStart"/>
      <w:r w:rsidRPr="001D6B49">
        <w:rPr>
          <w:rStyle w:val="NormalTok"/>
          <w:rFonts w:ascii="Times New Roman" w:hAnsi="Times New Roman"/>
        </w:rPr>
        <w:t>max_length</w:t>
      </w:r>
      <w:proofErr w:type="spellEnd"/>
      <w:r w:rsidRPr="001D6B49">
        <w:rPr>
          <w:rStyle w:val="OperatorTok"/>
          <w:rFonts w:ascii="Times New Roman" w:hAnsi="Times New Roman"/>
        </w:rPr>
        <w:t>=</w:t>
      </w:r>
      <w:r w:rsidRPr="001D6B49">
        <w:rPr>
          <w:rStyle w:val="DecValTok"/>
          <w:rFonts w:ascii="Times New Roman" w:hAnsi="Times New Roman"/>
        </w:rPr>
        <w:t>50</w:t>
      </w:r>
      <w:r w:rsidRPr="001D6B49">
        <w:rPr>
          <w:rStyle w:val="NormalTok"/>
          <w:rFonts w:ascii="Times New Roman" w:hAnsi="Times New Roman"/>
        </w:rPr>
        <w:t>, unique</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用户名</w:t>
      </w:r>
      <w:proofErr w:type="gramStart"/>
      <w:r w:rsidRPr="001D6B49">
        <w:rPr>
          <w:rStyle w:val="CommentTok"/>
          <w:rFonts w:ascii="Times New Roman" w:hAnsi="Times New Roman"/>
        </w:rPr>
        <w:t>需唯一</w:t>
      </w:r>
      <w:proofErr w:type="gramEnd"/>
      <w:r w:rsidRPr="001D6B49">
        <w:rPr>
          <w:rFonts w:ascii="Times New Roman" w:hAnsi="Times New Roman"/>
        </w:rPr>
        <w:br/>
      </w:r>
      <w:r w:rsidRPr="001D6B49">
        <w:rPr>
          <w:rStyle w:val="NormalTok"/>
          <w:rFonts w:ascii="Times New Roman" w:hAnsi="Times New Roman"/>
        </w:rPr>
        <w:t xml:space="preserve">    nickname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models.CharField</w:t>
      </w:r>
      <w:proofErr w:type="spellEnd"/>
      <w:r w:rsidRPr="001D6B49">
        <w:rPr>
          <w:rStyle w:val="NormalTok"/>
          <w:rFonts w:ascii="Times New Roman" w:hAnsi="Times New Roman"/>
        </w:rPr>
        <w:t>(</w:t>
      </w:r>
      <w:proofErr w:type="spellStart"/>
      <w:r w:rsidRPr="001D6B49">
        <w:rPr>
          <w:rStyle w:val="NormalTok"/>
          <w:rFonts w:ascii="Times New Roman" w:hAnsi="Times New Roman"/>
        </w:rPr>
        <w:t>max_length</w:t>
      </w:r>
      <w:proofErr w:type="spellEnd"/>
      <w:r w:rsidRPr="001D6B49">
        <w:rPr>
          <w:rStyle w:val="OperatorTok"/>
          <w:rFonts w:ascii="Times New Roman" w:hAnsi="Times New Roman"/>
        </w:rPr>
        <w:t>=</w:t>
      </w:r>
      <w:r w:rsidRPr="001D6B49">
        <w:rPr>
          <w:rStyle w:val="DecValTok"/>
          <w:rFonts w:ascii="Times New Roman" w:hAnsi="Times New Roman"/>
        </w:rPr>
        <w:t>50</w:t>
      </w:r>
      <w:r w:rsidRPr="001D6B49">
        <w:rPr>
          <w:rStyle w:val="NormalTok"/>
          <w:rFonts w:ascii="Times New Roman" w:hAnsi="Times New Roman"/>
        </w:rPr>
        <w:t>)</w:t>
      </w:r>
      <w:r w:rsidRPr="001D6B49">
        <w:rPr>
          <w:rFonts w:ascii="Times New Roman" w:hAnsi="Times New Roman"/>
        </w:rPr>
        <w:br/>
      </w:r>
      <w:r w:rsidRPr="001D6B49">
        <w:rPr>
          <w:rStyle w:val="NormalTok"/>
          <w:rFonts w:ascii="Times New Roman" w:hAnsi="Times New Roman"/>
        </w:rPr>
        <w:t xml:space="preserve">    phone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models.CharField</w:t>
      </w:r>
      <w:proofErr w:type="spellEnd"/>
      <w:r w:rsidRPr="001D6B49">
        <w:rPr>
          <w:rStyle w:val="NormalTok"/>
          <w:rFonts w:ascii="Times New Roman" w:hAnsi="Times New Roman"/>
        </w:rPr>
        <w:t>(</w:t>
      </w:r>
      <w:proofErr w:type="spellStart"/>
      <w:r w:rsidRPr="001D6B49">
        <w:rPr>
          <w:rStyle w:val="NormalTok"/>
          <w:rFonts w:ascii="Times New Roman" w:hAnsi="Times New Roman"/>
        </w:rPr>
        <w:t>max_length</w:t>
      </w:r>
      <w:proofErr w:type="spellEnd"/>
      <w:r w:rsidRPr="001D6B49">
        <w:rPr>
          <w:rStyle w:val="OperatorTok"/>
          <w:rFonts w:ascii="Times New Roman" w:hAnsi="Times New Roman"/>
        </w:rPr>
        <w:t>=</w:t>
      </w:r>
      <w:r w:rsidRPr="001D6B49">
        <w:rPr>
          <w:rStyle w:val="DecValTok"/>
          <w:rFonts w:ascii="Times New Roman" w:hAnsi="Times New Roman"/>
        </w:rPr>
        <w:t>20</w:t>
      </w:r>
      <w:r w:rsidRPr="001D6B49">
        <w:rPr>
          <w:rStyle w:val="NormalTok"/>
          <w:rFonts w:ascii="Times New Roman" w:hAnsi="Times New Roman"/>
        </w:rPr>
        <w:t>, blank</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null</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允许手机号为空</w:t>
      </w:r>
      <w:r w:rsidRPr="001D6B49">
        <w:rPr>
          <w:rFonts w:ascii="Times New Roman" w:hAnsi="Times New Roman"/>
        </w:rPr>
        <w:br/>
      </w:r>
      <w:r w:rsidRPr="001D6B49">
        <w:rPr>
          <w:rStyle w:val="NormalTok"/>
          <w:rFonts w:ascii="Times New Roman" w:hAnsi="Times New Roman"/>
        </w:rPr>
        <w:t xml:space="preserve">    </w:t>
      </w:r>
      <w:proofErr w:type="spellStart"/>
      <w:r w:rsidRPr="001D6B49">
        <w:rPr>
          <w:rStyle w:val="NormalTok"/>
          <w:rFonts w:ascii="Times New Roman" w:hAnsi="Times New Roman"/>
        </w:rPr>
        <w:t>password_hash</w:t>
      </w:r>
      <w:proofErr w:type="spellEnd"/>
      <w:r w:rsidRPr="001D6B49">
        <w:rPr>
          <w:rStyle w:val="NormalTok"/>
          <w:rFonts w:ascii="Times New Roman" w:hAnsi="Times New Roman"/>
        </w:rPr>
        <w:t xml:space="preserve">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models.CharField</w:t>
      </w:r>
      <w:proofErr w:type="spellEnd"/>
      <w:r w:rsidRPr="001D6B49">
        <w:rPr>
          <w:rStyle w:val="NormalTok"/>
          <w:rFonts w:ascii="Times New Roman" w:hAnsi="Times New Roman"/>
        </w:rPr>
        <w:t>(</w:t>
      </w:r>
      <w:proofErr w:type="spellStart"/>
      <w:r w:rsidRPr="001D6B49">
        <w:rPr>
          <w:rStyle w:val="NormalTok"/>
          <w:rFonts w:ascii="Times New Roman" w:hAnsi="Times New Roman"/>
        </w:rPr>
        <w:t>max_length</w:t>
      </w:r>
      <w:proofErr w:type="spellEnd"/>
      <w:r w:rsidRPr="001D6B49">
        <w:rPr>
          <w:rStyle w:val="OperatorTok"/>
          <w:rFonts w:ascii="Times New Roman" w:hAnsi="Times New Roman"/>
        </w:rPr>
        <w:t>=</w:t>
      </w:r>
      <w:r w:rsidRPr="001D6B49">
        <w:rPr>
          <w:rStyle w:val="DecValTok"/>
          <w:rFonts w:ascii="Times New Roman" w:hAnsi="Times New Roman"/>
        </w:rPr>
        <w:t>128</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存储哈希后的密码，长度增加以适应不同哈希算法</w:t>
      </w:r>
      <w:r w:rsidRPr="001D6B49">
        <w:rPr>
          <w:rFonts w:ascii="Times New Roman" w:hAnsi="Times New Roman"/>
        </w:rPr>
        <w:br/>
      </w:r>
      <w:r w:rsidRPr="001D6B49">
        <w:rPr>
          <w:rStyle w:val="NormalTok"/>
          <w:rFonts w:ascii="Times New Roman" w:hAnsi="Times New Roman"/>
        </w:rPr>
        <w:t xml:space="preserve">    </w:t>
      </w:r>
      <w:r w:rsidRPr="001D6B49">
        <w:rPr>
          <w:rStyle w:val="CommentTok"/>
          <w:rFonts w:ascii="Times New Roman" w:hAnsi="Times New Roman"/>
        </w:rPr>
        <w:t xml:space="preserve"># </w:t>
      </w:r>
      <w:proofErr w:type="spellStart"/>
      <w:r w:rsidRPr="001D6B49">
        <w:rPr>
          <w:rStyle w:val="CommentTok"/>
          <w:rFonts w:ascii="Times New Roman" w:hAnsi="Times New Roman"/>
        </w:rPr>
        <w:t>password_salt</w:t>
      </w:r>
      <w:proofErr w:type="spellEnd"/>
      <w:r w:rsidRPr="001D6B49">
        <w:rPr>
          <w:rStyle w:val="CommentTok"/>
          <w:rFonts w:ascii="Times New Roman" w:hAnsi="Times New Roman"/>
        </w:rPr>
        <w:t xml:space="preserve"> </w:t>
      </w:r>
      <w:r w:rsidRPr="001D6B49">
        <w:rPr>
          <w:rStyle w:val="CommentTok"/>
          <w:rFonts w:ascii="Times New Roman" w:hAnsi="Times New Roman"/>
        </w:rPr>
        <w:t>字段不再需要，现代哈希算法通常</w:t>
      </w:r>
      <w:proofErr w:type="gramStart"/>
      <w:r w:rsidRPr="001D6B49">
        <w:rPr>
          <w:rStyle w:val="CommentTok"/>
          <w:rFonts w:ascii="Times New Roman" w:hAnsi="Times New Roman"/>
        </w:rPr>
        <w:t>将盐值嵌入</w:t>
      </w:r>
      <w:proofErr w:type="gramEnd"/>
      <w:r w:rsidRPr="001D6B49">
        <w:rPr>
          <w:rStyle w:val="CommentTok"/>
          <w:rFonts w:ascii="Times New Roman" w:hAnsi="Times New Roman"/>
        </w:rPr>
        <w:t>哈希结果中</w:t>
      </w:r>
      <w:r w:rsidRPr="001D6B49">
        <w:rPr>
          <w:rFonts w:ascii="Times New Roman" w:hAnsi="Times New Roman"/>
        </w:rPr>
        <w:br/>
      </w:r>
      <w:r w:rsidRPr="001D6B49">
        <w:rPr>
          <w:rStyle w:val="NormalTok"/>
          <w:rFonts w:ascii="Times New Roman" w:hAnsi="Times New Roman"/>
        </w:rPr>
        <w:t xml:space="preserve">    keyword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models.CharField</w:t>
      </w:r>
      <w:proofErr w:type="spellEnd"/>
      <w:r w:rsidRPr="001D6B49">
        <w:rPr>
          <w:rStyle w:val="NormalTok"/>
          <w:rFonts w:ascii="Times New Roman" w:hAnsi="Times New Roman"/>
        </w:rPr>
        <w:t>(</w:t>
      </w:r>
      <w:proofErr w:type="spellStart"/>
      <w:r w:rsidRPr="001D6B49">
        <w:rPr>
          <w:rStyle w:val="NormalTok"/>
          <w:rFonts w:ascii="Times New Roman" w:hAnsi="Times New Roman"/>
        </w:rPr>
        <w:t>max_length</w:t>
      </w:r>
      <w:proofErr w:type="spellEnd"/>
      <w:r w:rsidRPr="001D6B49">
        <w:rPr>
          <w:rStyle w:val="OperatorTok"/>
          <w:rFonts w:ascii="Times New Roman" w:hAnsi="Times New Roman"/>
        </w:rPr>
        <w:t>=</w:t>
      </w:r>
      <w:r w:rsidRPr="001D6B49">
        <w:rPr>
          <w:rStyle w:val="DecValTok"/>
          <w:rFonts w:ascii="Times New Roman" w:hAnsi="Times New Roman"/>
        </w:rPr>
        <w:t>255</w:t>
      </w:r>
      <w:r w:rsidRPr="001D6B49">
        <w:rPr>
          <w:rStyle w:val="NormalTok"/>
          <w:rFonts w:ascii="Times New Roman" w:hAnsi="Times New Roman"/>
        </w:rPr>
        <w:t>, blank</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null</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预警关键词</w:t>
      </w:r>
      <w:r w:rsidRPr="001D6B49">
        <w:rPr>
          <w:rFonts w:ascii="Times New Roman" w:hAnsi="Times New Roman"/>
        </w:rPr>
        <w:br/>
      </w:r>
      <w:r w:rsidRPr="001D6B49">
        <w:rPr>
          <w:rStyle w:val="NormalTok"/>
          <w:rFonts w:ascii="Times New Roman" w:hAnsi="Times New Roman"/>
        </w:rPr>
        <w:t xml:space="preserve">    Threshold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models.IntegerField</w:t>
      </w:r>
      <w:proofErr w:type="spellEnd"/>
      <w:r w:rsidRPr="001D6B49">
        <w:rPr>
          <w:rStyle w:val="NormalTok"/>
          <w:rFonts w:ascii="Times New Roman" w:hAnsi="Times New Roman"/>
        </w:rPr>
        <w:t>(default</w:t>
      </w:r>
      <w:r w:rsidRPr="001D6B49">
        <w:rPr>
          <w:rStyle w:val="OperatorTok"/>
          <w:rFonts w:ascii="Times New Roman" w:hAnsi="Times New Roman"/>
        </w:rPr>
        <w:t>=</w:t>
      </w:r>
      <w:r w:rsidRPr="001D6B49">
        <w:rPr>
          <w:rStyle w:val="DecValTok"/>
          <w:rFonts w:ascii="Times New Roman" w:hAnsi="Times New Roman"/>
        </w:rPr>
        <w:t>100</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预警阈值，设置默认值</w:t>
      </w:r>
      <w:r w:rsidRPr="001D6B49">
        <w:rPr>
          <w:rFonts w:ascii="Times New Roman" w:hAnsi="Times New Roman"/>
        </w:rPr>
        <w:br/>
      </w:r>
      <w:r w:rsidRPr="001D6B49">
        <w:rPr>
          <w:rStyle w:val="NormalTok"/>
          <w:rFonts w:ascii="Times New Roman" w:hAnsi="Times New Roman"/>
        </w:rPr>
        <w:t xml:space="preserve">    status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models.IntegerField</w:t>
      </w:r>
      <w:proofErr w:type="spellEnd"/>
      <w:r w:rsidRPr="001D6B49">
        <w:rPr>
          <w:rStyle w:val="NormalTok"/>
          <w:rFonts w:ascii="Times New Roman" w:hAnsi="Times New Roman"/>
        </w:rPr>
        <w:t>(default</w:t>
      </w:r>
      <w:r w:rsidRPr="001D6B49">
        <w:rPr>
          <w:rStyle w:val="OperatorTok"/>
          <w:rFonts w:ascii="Times New Roman" w:hAnsi="Times New Roman"/>
        </w:rPr>
        <w:t>=</w:t>
      </w:r>
      <w:r w:rsidRPr="001D6B49">
        <w:rPr>
          <w:rStyle w:val="DecValTok"/>
          <w:rFonts w:ascii="Times New Roman" w:hAnsi="Times New Roman"/>
        </w:rPr>
        <w:t>1</w:t>
      </w:r>
      <w:r w:rsidRPr="001D6B49">
        <w:rPr>
          <w:rStyle w:val="NormalTok"/>
          <w:rFonts w:ascii="Times New Roman" w:hAnsi="Times New Roman"/>
        </w:rPr>
        <w:t xml:space="preserve">)  </w:t>
      </w:r>
      <w:r w:rsidRPr="001D6B49">
        <w:rPr>
          <w:rStyle w:val="CommentTok"/>
          <w:rFonts w:ascii="Times New Roman" w:hAnsi="Times New Roman"/>
        </w:rPr>
        <w:t># 1:</w:t>
      </w:r>
      <w:r w:rsidRPr="001D6B49">
        <w:rPr>
          <w:rStyle w:val="CommentTok"/>
          <w:rFonts w:ascii="Times New Roman" w:hAnsi="Times New Roman"/>
        </w:rPr>
        <w:t>正常</w:t>
      </w:r>
      <w:r w:rsidRPr="001D6B49">
        <w:rPr>
          <w:rStyle w:val="CommentTok"/>
          <w:rFonts w:ascii="Times New Roman" w:hAnsi="Times New Roman"/>
        </w:rPr>
        <w:t>, 2:</w:t>
      </w:r>
      <w:r w:rsidRPr="001D6B49">
        <w:rPr>
          <w:rStyle w:val="CommentTok"/>
          <w:rFonts w:ascii="Times New Roman" w:hAnsi="Times New Roman"/>
        </w:rPr>
        <w:t>禁用</w:t>
      </w:r>
      <w:r w:rsidRPr="001D6B49">
        <w:rPr>
          <w:rStyle w:val="CommentTok"/>
          <w:rFonts w:ascii="Times New Roman" w:hAnsi="Times New Roman"/>
        </w:rPr>
        <w:t>, 6:</w:t>
      </w:r>
      <w:r w:rsidRPr="001D6B49">
        <w:rPr>
          <w:rStyle w:val="CommentTok"/>
          <w:rFonts w:ascii="Times New Roman" w:hAnsi="Times New Roman"/>
        </w:rPr>
        <w:t>管理员</w:t>
      </w:r>
      <w:r w:rsidRPr="001D6B49">
        <w:rPr>
          <w:rStyle w:val="CommentTok"/>
          <w:rFonts w:ascii="Times New Roman" w:hAnsi="Times New Roman"/>
        </w:rPr>
        <w:t>, 9:</w:t>
      </w:r>
      <w:r w:rsidRPr="001D6B49">
        <w:rPr>
          <w:rStyle w:val="CommentTok"/>
          <w:rFonts w:ascii="Times New Roman" w:hAnsi="Times New Roman"/>
        </w:rPr>
        <w:t>删除</w:t>
      </w:r>
      <w:r w:rsidRPr="001D6B49">
        <w:rPr>
          <w:rFonts w:ascii="Times New Roman" w:hAnsi="Times New Roman"/>
        </w:rPr>
        <w:br/>
      </w:r>
      <w:r w:rsidRPr="001D6B49">
        <w:rPr>
          <w:rStyle w:val="NormalTok"/>
          <w:rFonts w:ascii="Times New Roman" w:hAnsi="Times New Roman"/>
        </w:rPr>
        <w:t xml:space="preserve">    </w:t>
      </w:r>
      <w:proofErr w:type="spellStart"/>
      <w:r w:rsidRPr="001D6B49">
        <w:rPr>
          <w:rStyle w:val="NormalTok"/>
          <w:rFonts w:ascii="Times New Roman" w:hAnsi="Times New Roman"/>
        </w:rPr>
        <w:t>create_at</w:t>
      </w:r>
      <w:proofErr w:type="spellEnd"/>
      <w:r w:rsidRPr="001D6B49">
        <w:rPr>
          <w:rStyle w:val="NormalTok"/>
          <w:rFonts w:ascii="Times New Roman" w:hAnsi="Times New Roman"/>
        </w:rPr>
        <w:t xml:space="preserve">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models.DateTimeField</w:t>
      </w:r>
      <w:proofErr w:type="spellEnd"/>
      <w:r w:rsidRPr="001D6B49">
        <w:rPr>
          <w:rStyle w:val="NormalTok"/>
          <w:rFonts w:ascii="Times New Roman" w:hAnsi="Times New Roman"/>
        </w:rPr>
        <w:t>(default</w:t>
      </w:r>
      <w:r w:rsidRPr="001D6B49">
        <w:rPr>
          <w:rStyle w:val="OperatorTok"/>
          <w:rFonts w:ascii="Times New Roman" w:hAnsi="Times New Roman"/>
        </w:rPr>
        <w:t>=</w:t>
      </w:r>
      <w:proofErr w:type="spellStart"/>
      <w:r w:rsidRPr="001D6B49">
        <w:rPr>
          <w:rStyle w:val="NormalTok"/>
          <w:rFonts w:ascii="Times New Roman" w:hAnsi="Times New Roman"/>
        </w:rPr>
        <w:t>datetime.now</w:t>
      </w:r>
      <w:proofErr w:type="spellEnd"/>
      <w:r w:rsidRPr="001D6B49">
        <w:rPr>
          <w:rStyle w:val="NormalTok"/>
          <w:rFonts w:ascii="Times New Roman" w:hAnsi="Times New Roman"/>
        </w:rPr>
        <w:t>)</w:t>
      </w:r>
      <w:r w:rsidRPr="001D6B49">
        <w:rPr>
          <w:rFonts w:ascii="Times New Roman" w:hAnsi="Times New Roman"/>
        </w:rPr>
        <w:br/>
      </w:r>
      <w:r w:rsidRPr="001D6B49">
        <w:rPr>
          <w:rStyle w:val="NormalTok"/>
          <w:rFonts w:ascii="Times New Roman" w:hAnsi="Times New Roman"/>
        </w:rPr>
        <w:t xml:space="preserve">    </w:t>
      </w:r>
      <w:proofErr w:type="spellStart"/>
      <w:r w:rsidRPr="001D6B49">
        <w:rPr>
          <w:rStyle w:val="NormalTok"/>
          <w:rFonts w:ascii="Times New Roman" w:hAnsi="Times New Roman"/>
        </w:rPr>
        <w:t>update_at</w:t>
      </w:r>
      <w:proofErr w:type="spellEnd"/>
      <w:r w:rsidRPr="001D6B49">
        <w:rPr>
          <w:rStyle w:val="NormalTok"/>
          <w:rFonts w:ascii="Times New Roman" w:hAnsi="Times New Roman"/>
        </w:rPr>
        <w:t xml:space="preserve">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models.DateTimeField</w:t>
      </w:r>
      <w:proofErr w:type="spellEnd"/>
      <w:r w:rsidRPr="001D6B49">
        <w:rPr>
          <w:rStyle w:val="NormalTok"/>
          <w:rFonts w:ascii="Times New Roman" w:hAnsi="Times New Roman"/>
        </w:rPr>
        <w:t>(</w:t>
      </w:r>
      <w:proofErr w:type="spellStart"/>
      <w:r w:rsidRPr="001D6B49">
        <w:rPr>
          <w:rStyle w:val="NormalTok"/>
          <w:rFonts w:ascii="Times New Roman" w:hAnsi="Times New Roman"/>
        </w:rPr>
        <w:t>auto_now</w:t>
      </w:r>
      <w:proofErr w:type="spellEnd"/>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使用</w:t>
      </w:r>
      <w:r w:rsidRPr="001D6B49">
        <w:rPr>
          <w:rStyle w:val="CommentTok"/>
          <w:rFonts w:ascii="Times New Roman" w:hAnsi="Times New Roman"/>
        </w:rPr>
        <w:t xml:space="preserve"> </w:t>
      </w:r>
      <w:proofErr w:type="spellStart"/>
      <w:r w:rsidRPr="001D6B49">
        <w:rPr>
          <w:rStyle w:val="CommentTok"/>
          <w:rFonts w:ascii="Times New Roman" w:hAnsi="Times New Roman"/>
        </w:rPr>
        <w:t>auto_now</w:t>
      </w:r>
      <w:proofErr w:type="spellEnd"/>
      <w:r w:rsidRPr="001D6B49">
        <w:rPr>
          <w:rStyle w:val="CommentTok"/>
          <w:rFonts w:ascii="Times New Roman" w:hAnsi="Times New Roman"/>
        </w:rPr>
        <w:t xml:space="preserve">=True </w:t>
      </w:r>
      <w:r w:rsidRPr="001D6B49">
        <w:rPr>
          <w:rStyle w:val="CommentTok"/>
          <w:rFonts w:ascii="Times New Roman" w:hAnsi="Times New Roman"/>
        </w:rPr>
        <w:t>自动更新时间</w:t>
      </w:r>
      <w:r w:rsidRPr="001D6B49">
        <w:rPr>
          <w:rFonts w:ascii="Times New Roman" w:hAnsi="Times New Roman"/>
        </w:rPr>
        <w:br/>
      </w:r>
      <w:r w:rsidRPr="001D6B49">
        <w:rPr>
          <w:rFonts w:ascii="Times New Roman" w:hAnsi="Times New Roman"/>
        </w:rPr>
        <w:br/>
      </w:r>
      <w:r w:rsidRPr="001D6B49">
        <w:rPr>
          <w:rStyle w:val="NormalTok"/>
          <w:rFonts w:ascii="Times New Roman" w:hAnsi="Times New Roman"/>
        </w:rPr>
        <w:t xml:space="preserve">    </w:t>
      </w:r>
      <w:r w:rsidRPr="001D6B49">
        <w:rPr>
          <w:rStyle w:val="KeywordTok"/>
          <w:rFonts w:ascii="Times New Roman" w:hAnsi="Times New Roman"/>
        </w:rPr>
        <w:t>def</w:t>
      </w:r>
      <w:r w:rsidRPr="001D6B49">
        <w:rPr>
          <w:rStyle w:val="NormalTok"/>
          <w:rFonts w:ascii="Times New Roman" w:hAnsi="Times New Roman"/>
        </w:rPr>
        <w:t xml:space="preserve"> </w:t>
      </w:r>
      <w:proofErr w:type="spellStart"/>
      <w:r w:rsidRPr="001D6B49">
        <w:rPr>
          <w:rStyle w:val="NormalTok"/>
          <w:rFonts w:ascii="Times New Roman" w:hAnsi="Times New Roman"/>
        </w:rPr>
        <w:t>set_password</w:t>
      </w:r>
      <w:proofErr w:type="spellEnd"/>
      <w:r w:rsidRPr="001D6B49">
        <w:rPr>
          <w:rStyle w:val="NormalTok"/>
          <w:rFonts w:ascii="Times New Roman" w:hAnsi="Times New Roman"/>
        </w:rPr>
        <w:t>(</w:t>
      </w:r>
      <w:r w:rsidRPr="001D6B49">
        <w:rPr>
          <w:rStyle w:val="VariableTok"/>
          <w:rFonts w:ascii="Times New Roman" w:hAnsi="Times New Roman"/>
        </w:rPr>
        <w:t>self</w:t>
      </w:r>
      <w:r w:rsidRPr="001D6B49">
        <w:rPr>
          <w:rStyle w:val="NormalTok"/>
          <w:rFonts w:ascii="Times New Roman" w:hAnsi="Times New Roman"/>
        </w:rPr>
        <w:t xml:space="preserve">, </w:t>
      </w:r>
      <w:proofErr w:type="spellStart"/>
      <w:r w:rsidRPr="001D6B49">
        <w:rPr>
          <w:rStyle w:val="NormalTok"/>
          <w:rFonts w:ascii="Times New Roman" w:hAnsi="Times New Roman"/>
        </w:rPr>
        <w:t>raw_password</w:t>
      </w:r>
      <w:proofErr w:type="spellEnd"/>
      <w:r w:rsidRPr="001D6B49">
        <w:rPr>
          <w:rStyle w:val="NormalTok"/>
          <w:rFonts w:ascii="Times New Roman" w:hAnsi="Times New Roman"/>
        </w:rPr>
        <w:t>):</w:t>
      </w:r>
      <w:r w:rsidRPr="001D6B49">
        <w:rPr>
          <w:rFonts w:ascii="Times New Roman" w:hAnsi="Times New Roman"/>
        </w:rPr>
        <w:br/>
      </w:r>
      <w:r w:rsidRPr="001D6B49">
        <w:rPr>
          <w:rStyle w:val="NormalTok"/>
          <w:rFonts w:ascii="Times New Roman" w:hAnsi="Times New Roman"/>
        </w:rPr>
        <w:t xml:space="preserve">        </w:t>
      </w:r>
      <w:proofErr w:type="spellStart"/>
      <w:proofErr w:type="gramStart"/>
      <w:r w:rsidRPr="001D6B49">
        <w:rPr>
          <w:rStyle w:val="VariableTok"/>
          <w:rFonts w:ascii="Times New Roman" w:hAnsi="Times New Roman"/>
        </w:rPr>
        <w:t>self</w:t>
      </w:r>
      <w:r w:rsidRPr="001D6B49">
        <w:rPr>
          <w:rStyle w:val="NormalTok"/>
          <w:rFonts w:ascii="Times New Roman" w:hAnsi="Times New Roman"/>
        </w:rPr>
        <w:t>.password</w:t>
      </w:r>
      <w:proofErr w:type="gramEnd"/>
      <w:r w:rsidRPr="001D6B49">
        <w:rPr>
          <w:rStyle w:val="NormalTok"/>
          <w:rFonts w:ascii="Times New Roman" w:hAnsi="Times New Roman"/>
        </w:rPr>
        <w:t>_hash</w:t>
      </w:r>
      <w:proofErr w:type="spellEnd"/>
      <w:r w:rsidRPr="001D6B49">
        <w:rPr>
          <w:rStyle w:val="NormalTok"/>
          <w:rFonts w:ascii="Times New Roman" w:hAnsi="Times New Roman"/>
        </w:rPr>
        <w:t xml:space="preserve"> </w:t>
      </w:r>
      <w:r w:rsidRPr="001D6B49">
        <w:rPr>
          <w:rStyle w:val="OperatorTok"/>
          <w:rFonts w:ascii="Times New Roman" w:hAnsi="Times New Roman"/>
        </w:rPr>
        <w:t>=</w:t>
      </w:r>
      <w:r w:rsidRPr="001D6B49">
        <w:rPr>
          <w:rStyle w:val="NormalTok"/>
          <w:rFonts w:ascii="Times New Roman" w:hAnsi="Times New Roman"/>
        </w:rPr>
        <w:t xml:space="preserve"> </w:t>
      </w:r>
      <w:proofErr w:type="spellStart"/>
      <w:r w:rsidRPr="001D6B49">
        <w:rPr>
          <w:rStyle w:val="NormalTok"/>
          <w:rFonts w:ascii="Times New Roman" w:hAnsi="Times New Roman"/>
        </w:rPr>
        <w:t>make_password</w:t>
      </w:r>
      <w:proofErr w:type="spellEnd"/>
      <w:r w:rsidRPr="001D6B49">
        <w:rPr>
          <w:rStyle w:val="NormalTok"/>
          <w:rFonts w:ascii="Times New Roman" w:hAnsi="Times New Roman"/>
        </w:rPr>
        <w:t>(</w:t>
      </w:r>
      <w:proofErr w:type="spellStart"/>
      <w:r w:rsidRPr="001D6B49">
        <w:rPr>
          <w:rStyle w:val="NormalTok"/>
          <w:rFonts w:ascii="Times New Roman" w:hAnsi="Times New Roman"/>
        </w:rPr>
        <w:t>raw_password</w:t>
      </w:r>
      <w:proofErr w:type="spellEnd"/>
      <w:r w:rsidRPr="001D6B49">
        <w:rPr>
          <w:rStyle w:val="NormalTok"/>
          <w:rFonts w:ascii="Times New Roman" w:hAnsi="Times New Roman"/>
        </w:rPr>
        <w:t>)</w:t>
      </w:r>
      <w:r w:rsidRPr="001D6B49">
        <w:rPr>
          <w:rFonts w:ascii="Times New Roman" w:hAnsi="Times New Roman"/>
        </w:rPr>
        <w:br/>
      </w:r>
      <w:r w:rsidRPr="001D6B49">
        <w:rPr>
          <w:rFonts w:ascii="Times New Roman" w:hAnsi="Times New Roman"/>
        </w:rPr>
        <w:br/>
      </w:r>
      <w:r w:rsidRPr="001D6B49">
        <w:rPr>
          <w:rStyle w:val="NormalTok"/>
          <w:rFonts w:ascii="Times New Roman" w:hAnsi="Times New Roman"/>
        </w:rPr>
        <w:lastRenderedPageBreak/>
        <w:t xml:space="preserve">    </w:t>
      </w:r>
      <w:r w:rsidRPr="001D6B49">
        <w:rPr>
          <w:rStyle w:val="KeywordTok"/>
          <w:rFonts w:ascii="Times New Roman" w:hAnsi="Times New Roman"/>
        </w:rPr>
        <w:t>def</w:t>
      </w:r>
      <w:r w:rsidRPr="001D6B49">
        <w:rPr>
          <w:rStyle w:val="NormalTok"/>
          <w:rFonts w:ascii="Times New Roman" w:hAnsi="Times New Roman"/>
        </w:rPr>
        <w:t xml:space="preserve"> </w:t>
      </w:r>
      <w:proofErr w:type="spellStart"/>
      <w:r w:rsidRPr="001D6B49">
        <w:rPr>
          <w:rStyle w:val="NormalTok"/>
          <w:rFonts w:ascii="Times New Roman" w:hAnsi="Times New Roman"/>
        </w:rPr>
        <w:t>check_</w:t>
      </w:r>
      <w:proofErr w:type="gramStart"/>
      <w:r w:rsidRPr="001D6B49">
        <w:rPr>
          <w:rStyle w:val="NormalTok"/>
          <w:rFonts w:ascii="Times New Roman" w:hAnsi="Times New Roman"/>
        </w:rPr>
        <w:t>password</w:t>
      </w:r>
      <w:proofErr w:type="spellEnd"/>
      <w:r w:rsidRPr="001D6B49">
        <w:rPr>
          <w:rStyle w:val="NormalTok"/>
          <w:rFonts w:ascii="Times New Roman" w:hAnsi="Times New Roman"/>
        </w:rPr>
        <w:t>(</w:t>
      </w:r>
      <w:proofErr w:type="gramEnd"/>
      <w:r w:rsidRPr="001D6B49">
        <w:rPr>
          <w:rStyle w:val="VariableTok"/>
          <w:rFonts w:ascii="Times New Roman" w:hAnsi="Times New Roman"/>
        </w:rPr>
        <w:t>self</w:t>
      </w:r>
      <w:r w:rsidRPr="001D6B49">
        <w:rPr>
          <w:rStyle w:val="NormalTok"/>
          <w:rFonts w:ascii="Times New Roman" w:hAnsi="Times New Roman"/>
        </w:rPr>
        <w:t xml:space="preserve">, </w:t>
      </w:r>
      <w:proofErr w:type="spellStart"/>
      <w:r w:rsidRPr="001D6B49">
        <w:rPr>
          <w:rStyle w:val="NormalTok"/>
          <w:rFonts w:ascii="Times New Roman" w:hAnsi="Times New Roman"/>
        </w:rPr>
        <w:t>raw_password</w:t>
      </w:r>
      <w:proofErr w:type="spellEnd"/>
      <w:r w:rsidRPr="001D6B49">
        <w:rPr>
          <w:rStyle w:val="NormalTok"/>
          <w:rFonts w:ascii="Times New Roman" w:hAnsi="Times New Roman"/>
        </w:rPr>
        <w:t>):</w:t>
      </w:r>
      <w:r w:rsidRPr="001D6B49">
        <w:rPr>
          <w:rFonts w:ascii="Times New Roman" w:hAnsi="Times New Roman"/>
        </w:rPr>
        <w:br/>
      </w:r>
      <w:r w:rsidRPr="001D6B49">
        <w:rPr>
          <w:rStyle w:val="NormalTok"/>
          <w:rFonts w:ascii="Times New Roman" w:hAnsi="Times New Roman"/>
        </w:rPr>
        <w:t xml:space="preserve">        </w:t>
      </w:r>
      <w:r w:rsidRPr="001D6B49">
        <w:rPr>
          <w:rStyle w:val="ControlFlowTok"/>
          <w:rFonts w:ascii="Times New Roman" w:hAnsi="Times New Roman"/>
        </w:rPr>
        <w:t>return</w:t>
      </w:r>
      <w:r w:rsidRPr="001D6B49">
        <w:rPr>
          <w:rStyle w:val="NormalTok"/>
          <w:rFonts w:ascii="Times New Roman" w:hAnsi="Times New Roman"/>
        </w:rPr>
        <w:t xml:space="preserve"> </w:t>
      </w:r>
      <w:proofErr w:type="spellStart"/>
      <w:r w:rsidRPr="001D6B49">
        <w:rPr>
          <w:rStyle w:val="NormalTok"/>
          <w:rFonts w:ascii="Times New Roman" w:hAnsi="Times New Roman"/>
        </w:rPr>
        <w:t>check_</w:t>
      </w:r>
      <w:proofErr w:type="gramStart"/>
      <w:r w:rsidRPr="001D6B49">
        <w:rPr>
          <w:rStyle w:val="NormalTok"/>
          <w:rFonts w:ascii="Times New Roman" w:hAnsi="Times New Roman"/>
        </w:rPr>
        <w:t>password</w:t>
      </w:r>
      <w:proofErr w:type="spellEnd"/>
      <w:r w:rsidRPr="001D6B49">
        <w:rPr>
          <w:rStyle w:val="NormalTok"/>
          <w:rFonts w:ascii="Times New Roman" w:hAnsi="Times New Roman"/>
        </w:rPr>
        <w:t>(</w:t>
      </w:r>
      <w:proofErr w:type="spellStart"/>
      <w:proofErr w:type="gramEnd"/>
      <w:r w:rsidRPr="001D6B49">
        <w:rPr>
          <w:rStyle w:val="NormalTok"/>
          <w:rFonts w:ascii="Times New Roman" w:hAnsi="Times New Roman"/>
        </w:rPr>
        <w:t>raw_password</w:t>
      </w:r>
      <w:proofErr w:type="spellEnd"/>
      <w:r w:rsidRPr="001D6B49">
        <w:rPr>
          <w:rStyle w:val="NormalTok"/>
          <w:rFonts w:ascii="Times New Roman" w:hAnsi="Times New Roman"/>
        </w:rPr>
        <w:t xml:space="preserve">, </w:t>
      </w:r>
      <w:proofErr w:type="spellStart"/>
      <w:proofErr w:type="gramStart"/>
      <w:r w:rsidRPr="001D6B49">
        <w:rPr>
          <w:rStyle w:val="VariableTok"/>
          <w:rFonts w:ascii="Times New Roman" w:hAnsi="Times New Roman"/>
        </w:rPr>
        <w:t>self</w:t>
      </w:r>
      <w:r w:rsidRPr="001D6B49">
        <w:rPr>
          <w:rStyle w:val="NormalTok"/>
          <w:rFonts w:ascii="Times New Roman" w:hAnsi="Times New Roman"/>
        </w:rPr>
        <w:t>.password</w:t>
      </w:r>
      <w:proofErr w:type="gramEnd"/>
      <w:r w:rsidRPr="001D6B49">
        <w:rPr>
          <w:rStyle w:val="NormalTok"/>
          <w:rFonts w:ascii="Times New Roman" w:hAnsi="Times New Roman"/>
        </w:rPr>
        <w:t>_hash</w:t>
      </w:r>
      <w:proofErr w:type="spellEnd"/>
      <w:r w:rsidRPr="001D6B49">
        <w:rPr>
          <w:rStyle w:val="NormalTok"/>
          <w:rFonts w:ascii="Times New Roman" w:hAnsi="Times New Roman"/>
        </w:rPr>
        <w:t>)</w:t>
      </w:r>
    </w:p>
    <w:p w14:paraId="7ECFA4EA" w14:textId="77777777" w:rsidR="00604326" w:rsidRPr="001D6B49" w:rsidRDefault="001D6B49">
      <w:pPr>
        <w:pStyle w:val="aff1"/>
        <w:keepNext/>
      </w:pPr>
      <w:r w:rsidRPr="001D6B49">
        <w:rPr>
          <w:noProof/>
        </w:rPr>
        <w:drawing>
          <wp:inline distT="0" distB="0" distL="0" distR="0" wp14:anchorId="78A30DE7" wp14:editId="22595A7F">
            <wp:extent cx="5940425" cy="2984500"/>
            <wp:effectExtent l="0" t="0" r="3175" b="6350"/>
            <wp:docPr id="2143442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42164" name="图片 1"/>
                    <pic:cNvPicPr>
                      <a:picLocks noChangeAspect="1"/>
                    </pic:cNvPicPr>
                  </pic:nvPicPr>
                  <pic:blipFill>
                    <a:blip r:embed="rId23"/>
                    <a:stretch>
                      <a:fillRect/>
                    </a:stretch>
                  </pic:blipFill>
                  <pic:spPr>
                    <a:xfrm>
                      <a:off x="0" y="0"/>
                      <a:ext cx="5940425" cy="2984500"/>
                    </a:xfrm>
                    <a:prstGeom prst="rect">
                      <a:avLst/>
                    </a:prstGeom>
                  </pic:spPr>
                </pic:pic>
              </a:graphicData>
            </a:graphic>
          </wp:inline>
        </w:drawing>
      </w:r>
    </w:p>
    <w:p w14:paraId="7EF6A967" w14:textId="77777777" w:rsidR="00604326" w:rsidRPr="001D6B49" w:rsidRDefault="001D6B49">
      <w:pPr>
        <w:pStyle w:val="a6"/>
        <w:rPr>
          <w:rFonts w:ascii="Times New Roman" w:hAnsi="Times New Roman" w:cs="Times New Roman"/>
        </w:rPr>
      </w:pPr>
      <w:bookmarkStart w:id="92" w:name="_Ref196524648"/>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w:t>
      </w:r>
      <w:r w:rsidRPr="001D6B49">
        <w:rPr>
          <w:rFonts w:ascii="Times New Roman" w:hAnsi="Times New Roman" w:cs="Times New Roman"/>
        </w:rPr>
        <w:fldChar w:fldCharType="end"/>
      </w:r>
      <w:bookmarkEnd w:id="92"/>
      <w:r w:rsidRPr="001D6B49">
        <w:rPr>
          <w:rFonts w:ascii="Times New Roman" w:hAnsi="Times New Roman" w:cs="Times New Roman"/>
        </w:rPr>
        <w:t>管理员用户后台管理展示</w:t>
      </w:r>
    </w:p>
    <w:p w14:paraId="57CDD31F" w14:textId="77777777" w:rsidR="00604326" w:rsidRPr="001D6B49" w:rsidRDefault="001D6B49">
      <w:pPr>
        <w:pStyle w:val="a2"/>
        <w:rPr>
          <w:rFonts w:ascii="Times New Roman" w:hAnsi="Times New Roman" w:cs="Times New Roman"/>
        </w:rPr>
      </w:pPr>
      <w:bookmarkStart w:id="93" w:name="_Toc196418472"/>
      <w:proofErr w:type="gramStart"/>
      <w:r w:rsidRPr="001D6B49">
        <w:rPr>
          <w:rFonts w:ascii="Times New Roman" w:hAnsi="Times New Roman" w:cs="Times New Roman"/>
        </w:rPr>
        <w:t>微博数据</w:t>
      </w:r>
      <w:proofErr w:type="gramEnd"/>
      <w:r w:rsidRPr="001D6B49">
        <w:rPr>
          <w:rFonts w:ascii="Times New Roman" w:hAnsi="Times New Roman" w:cs="Times New Roman"/>
        </w:rPr>
        <w:t>爬虫模块实现</w:t>
      </w:r>
      <w:bookmarkEnd w:id="93"/>
    </w:p>
    <w:p w14:paraId="797EA65B" w14:textId="77777777" w:rsidR="0082384A" w:rsidRPr="0082384A" w:rsidRDefault="0082384A" w:rsidP="0082384A">
      <w:pPr>
        <w:pStyle w:val="a7"/>
        <w:rPr>
          <w:rFonts w:ascii="Times New Roman" w:hAnsi="Times New Roman" w:cs="Times New Roman"/>
        </w:rPr>
      </w:pPr>
      <w:proofErr w:type="gramStart"/>
      <w:r w:rsidRPr="0082384A">
        <w:rPr>
          <w:rFonts w:ascii="Times New Roman" w:hAnsi="Times New Roman" w:cs="Times New Roman" w:hint="eastAsia"/>
        </w:rPr>
        <w:t>微博数据</w:t>
      </w:r>
      <w:proofErr w:type="gramEnd"/>
      <w:r w:rsidRPr="0082384A">
        <w:rPr>
          <w:rFonts w:ascii="Times New Roman" w:hAnsi="Times New Roman" w:cs="Times New Roman" w:hint="eastAsia"/>
        </w:rPr>
        <w:t>的有效获取是系统运行的基础。本系统设计并实现了专门的</w:t>
      </w:r>
      <w:proofErr w:type="gramStart"/>
      <w:r w:rsidRPr="0082384A">
        <w:rPr>
          <w:rFonts w:ascii="Times New Roman" w:hAnsi="Times New Roman" w:cs="Times New Roman" w:hint="eastAsia"/>
        </w:rPr>
        <w:t>数据爬取模块</w:t>
      </w:r>
      <w:proofErr w:type="gramEnd"/>
      <w:r w:rsidRPr="0082384A">
        <w:rPr>
          <w:rFonts w:ascii="Times New Roman" w:hAnsi="Times New Roman" w:cs="Times New Roman" w:hint="eastAsia"/>
        </w:rPr>
        <w:t>，其核心逻辑封装在</w:t>
      </w:r>
      <w:r w:rsidRPr="0082384A">
        <w:rPr>
          <w:rFonts w:ascii="Times New Roman" w:hAnsi="Times New Roman" w:cs="Times New Roman" w:hint="eastAsia"/>
        </w:rPr>
        <w:t xml:space="preserve"> util/search.py </w:t>
      </w:r>
      <w:r w:rsidRPr="0082384A">
        <w:rPr>
          <w:rFonts w:ascii="Times New Roman" w:hAnsi="Times New Roman" w:cs="Times New Roman" w:hint="eastAsia"/>
        </w:rPr>
        <w:t>脚本中。该模块基于</w:t>
      </w:r>
      <w:r w:rsidRPr="0082384A">
        <w:rPr>
          <w:rFonts w:ascii="Times New Roman" w:hAnsi="Times New Roman" w:cs="Times New Roman" w:hint="eastAsia"/>
        </w:rPr>
        <w:t xml:space="preserve"> Python </w:t>
      </w:r>
      <w:r w:rsidRPr="0082384A">
        <w:rPr>
          <w:rFonts w:ascii="Times New Roman" w:hAnsi="Times New Roman" w:cs="Times New Roman" w:hint="eastAsia"/>
        </w:rPr>
        <w:t>的</w:t>
      </w:r>
      <w:r w:rsidRPr="0082384A">
        <w:rPr>
          <w:rFonts w:ascii="Times New Roman" w:hAnsi="Times New Roman" w:cs="Times New Roman" w:hint="eastAsia"/>
        </w:rPr>
        <w:t xml:space="preserve"> requests </w:t>
      </w:r>
      <w:r w:rsidRPr="0082384A">
        <w:rPr>
          <w:rFonts w:ascii="Times New Roman" w:hAnsi="Times New Roman" w:cs="Times New Roman" w:hint="eastAsia"/>
        </w:rPr>
        <w:t>库模拟</w:t>
      </w:r>
      <w:r w:rsidRPr="0082384A">
        <w:rPr>
          <w:rFonts w:ascii="Times New Roman" w:hAnsi="Times New Roman" w:cs="Times New Roman" w:hint="eastAsia"/>
        </w:rPr>
        <w:t xml:space="preserve"> HTTP </w:t>
      </w:r>
      <w:r w:rsidRPr="0082384A">
        <w:rPr>
          <w:rFonts w:ascii="Times New Roman" w:hAnsi="Times New Roman" w:cs="Times New Roman" w:hint="eastAsia"/>
        </w:rPr>
        <w:t>请求，并结合</w:t>
      </w:r>
      <w:r w:rsidRPr="0082384A">
        <w:rPr>
          <w:rFonts w:ascii="Times New Roman" w:hAnsi="Times New Roman" w:cs="Times New Roman" w:hint="eastAsia"/>
        </w:rPr>
        <w:t xml:space="preserve"> </w:t>
      </w:r>
      <w:proofErr w:type="spellStart"/>
      <w:r w:rsidRPr="0082384A">
        <w:rPr>
          <w:rFonts w:ascii="Times New Roman" w:hAnsi="Times New Roman" w:cs="Times New Roman" w:hint="eastAsia"/>
        </w:rPr>
        <w:t>BeautifulSoup</w:t>
      </w:r>
      <w:proofErr w:type="spellEnd"/>
      <w:r w:rsidRPr="0082384A">
        <w:rPr>
          <w:rFonts w:ascii="Times New Roman" w:hAnsi="Times New Roman" w:cs="Times New Roman" w:hint="eastAsia"/>
        </w:rPr>
        <w:t xml:space="preserve"> </w:t>
      </w:r>
      <w:r w:rsidRPr="0082384A">
        <w:rPr>
          <w:rFonts w:ascii="Times New Roman" w:hAnsi="Times New Roman" w:cs="Times New Roman" w:hint="eastAsia"/>
        </w:rPr>
        <w:t>或</w:t>
      </w:r>
      <w:r w:rsidRPr="0082384A">
        <w:rPr>
          <w:rFonts w:ascii="Times New Roman" w:hAnsi="Times New Roman" w:cs="Times New Roman" w:hint="eastAsia"/>
        </w:rPr>
        <w:t xml:space="preserve"> </w:t>
      </w:r>
      <w:proofErr w:type="spellStart"/>
      <w:r w:rsidRPr="0082384A">
        <w:rPr>
          <w:rFonts w:ascii="Times New Roman" w:hAnsi="Times New Roman" w:cs="Times New Roman" w:hint="eastAsia"/>
        </w:rPr>
        <w:t>lxml</w:t>
      </w:r>
      <w:proofErr w:type="spellEnd"/>
      <w:r w:rsidRPr="0082384A">
        <w:rPr>
          <w:rFonts w:ascii="Times New Roman" w:hAnsi="Times New Roman" w:cs="Times New Roman" w:hint="eastAsia"/>
        </w:rPr>
        <w:t xml:space="preserve"> </w:t>
      </w:r>
      <w:r w:rsidRPr="0082384A">
        <w:rPr>
          <w:rFonts w:ascii="Times New Roman" w:hAnsi="Times New Roman" w:cs="Times New Roman" w:hint="eastAsia"/>
        </w:rPr>
        <w:t>等工具对</w:t>
      </w:r>
      <w:proofErr w:type="gramStart"/>
      <w:r w:rsidRPr="0082384A">
        <w:rPr>
          <w:rFonts w:ascii="Times New Roman" w:hAnsi="Times New Roman" w:cs="Times New Roman" w:hint="eastAsia"/>
        </w:rPr>
        <w:t>微博网页版</w:t>
      </w:r>
      <w:proofErr w:type="gramEnd"/>
      <w:r w:rsidRPr="0082384A">
        <w:rPr>
          <w:rFonts w:ascii="Times New Roman" w:hAnsi="Times New Roman" w:cs="Times New Roman" w:hint="eastAsia"/>
        </w:rPr>
        <w:t>的</w:t>
      </w:r>
      <w:r w:rsidRPr="0082384A">
        <w:rPr>
          <w:rFonts w:ascii="Times New Roman" w:hAnsi="Times New Roman" w:cs="Times New Roman" w:hint="eastAsia"/>
        </w:rPr>
        <w:t xml:space="preserve"> HTML </w:t>
      </w:r>
      <w:r w:rsidRPr="0082384A">
        <w:rPr>
          <w:rFonts w:ascii="Times New Roman" w:hAnsi="Times New Roman" w:cs="Times New Roman" w:hint="eastAsia"/>
        </w:rPr>
        <w:t>页面进行解析，以实现内容抓取。</w:t>
      </w:r>
    </w:p>
    <w:p w14:paraId="27D1BF0E" w14:textId="77777777" w:rsidR="0082384A" w:rsidRPr="0082384A" w:rsidRDefault="0082384A" w:rsidP="0082384A">
      <w:pPr>
        <w:pStyle w:val="a7"/>
        <w:rPr>
          <w:rFonts w:ascii="Times New Roman" w:hAnsi="Times New Roman" w:cs="Times New Roman"/>
        </w:rPr>
      </w:pPr>
      <w:proofErr w:type="gramStart"/>
      <w:r w:rsidRPr="0082384A">
        <w:rPr>
          <w:rFonts w:ascii="Times New Roman" w:hAnsi="Times New Roman" w:cs="Times New Roman" w:hint="eastAsia"/>
        </w:rPr>
        <w:t>针对微博平台</w:t>
      </w:r>
      <w:proofErr w:type="gramEnd"/>
      <w:r w:rsidRPr="0082384A">
        <w:rPr>
          <w:rFonts w:ascii="Times New Roman" w:hAnsi="Times New Roman" w:cs="Times New Roman" w:hint="eastAsia"/>
        </w:rPr>
        <w:t>可能存在</w:t>
      </w:r>
      <w:proofErr w:type="gramStart"/>
      <w:r w:rsidRPr="0082384A">
        <w:rPr>
          <w:rFonts w:ascii="Times New Roman" w:hAnsi="Times New Roman" w:cs="Times New Roman" w:hint="eastAsia"/>
        </w:rPr>
        <w:t>的反爬机制</w:t>
      </w:r>
      <w:proofErr w:type="gramEnd"/>
      <w:r w:rsidRPr="0082384A">
        <w:rPr>
          <w:rFonts w:ascii="Times New Roman" w:hAnsi="Times New Roman" w:cs="Times New Roman" w:hint="eastAsia"/>
        </w:rPr>
        <w:t>，爬虫设计中引入了多项增强策略以提高访问的稳定性与成功率：一是通过设置合理的</w:t>
      </w:r>
      <w:r w:rsidRPr="0082384A">
        <w:rPr>
          <w:rFonts w:ascii="Times New Roman" w:hAnsi="Times New Roman" w:cs="Times New Roman" w:hint="eastAsia"/>
        </w:rPr>
        <w:t xml:space="preserve"> User-Agent </w:t>
      </w:r>
      <w:r w:rsidRPr="0082384A">
        <w:rPr>
          <w:rFonts w:ascii="Times New Roman" w:hAnsi="Times New Roman" w:cs="Times New Roman" w:hint="eastAsia"/>
        </w:rPr>
        <w:t>请求头模拟真实浏览器行为；二是引入随机延时控制请求频率，降低被识别为异常请求的风险；三是构建并维护代理</w:t>
      </w:r>
      <w:r w:rsidRPr="0082384A">
        <w:rPr>
          <w:rFonts w:ascii="Times New Roman" w:hAnsi="Times New Roman" w:cs="Times New Roman" w:hint="eastAsia"/>
        </w:rPr>
        <w:t xml:space="preserve"> IP </w:t>
      </w:r>
      <w:r w:rsidRPr="0082384A">
        <w:rPr>
          <w:rFonts w:ascii="Times New Roman" w:hAnsi="Times New Roman" w:cs="Times New Roman" w:hint="eastAsia"/>
        </w:rPr>
        <w:t>池，在直接访问受限时自动切换代理，提高访问成功率。</w:t>
      </w:r>
    </w:p>
    <w:p w14:paraId="0CEFD5BE" w14:textId="77777777" w:rsidR="00981AA8" w:rsidRDefault="0082384A" w:rsidP="0082384A">
      <w:pPr>
        <w:pStyle w:val="a7"/>
        <w:rPr>
          <w:rFonts w:ascii="Times New Roman" w:hAnsi="Times New Roman" w:cs="Times New Roman"/>
        </w:rPr>
      </w:pPr>
      <w:r w:rsidRPr="0082384A">
        <w:rPr>
          <w:rFonts w:ascii="Times New Roman" w:hAnsi="Times New Roman" w:cs="Times New Roman" w:hint="eastAsia"/>
        </w:rPr>
        <w:t>此外，模块实现了完善的异常处理机制，能够捕获如网络中断、请求超时、页面解析失败等常见异常，并结合重试策略或日志记录功能，保证数据采集过程的健壮性与可追溯性。</w:t>
      </w:r>
    </w:p>
    <w:p w14:paraId="29D0B8BF" w14:textId="77777777" w:rsidR="00981AA8" w:rsidRPr="0058032C" w:rsidRDefault="0082384A">
      <w:pPr>
        <w:pStyle w:val="a7"/>
      </w:pPr>
      <w:proofErr w:type="gramStart"/>
      <w:r w:rsidRPr="0058032C">
        <w:t>数据爬取的</w:t>
      </w:r>
      <w:proofErr w:type="gramEnd"/>
      <w:r w:rsidRPr="0058032C">
        <w:t>基本流程如下：系统首先接收用户输入的搜索关键词，并基于该关键词动态构造对应</w:t>
      </w:r>
      <w:proofErr w:type="gramStart"/>
      <w:r w:rsidRPr="0058032C">
        <w:t>的微博搜索</w:t>
      </w:r>
      <w:proofErr w:type="gramEnd"/>
      <w:r w:rsidRPr="0058032C">
        <w:t xml:space="preserve"> URL</w:t>
      </w:r>
      <w:r w:rsidRPr="0058032C">
        <w:t>；随后，通过发送</w:t>
      </w:r>
      <w:r w:rsidRPr="0058032C">
        <w:t xml:space="preserve"> HTTP GET </w:t>
      </w:r>
      <w:r w:rsidRPr="0058032C">
        <w:t>请求获取搜索结果页面的</w:t>
      </w:r>
      <w:r w:rsidRPr="0058032C">
        <w:t xml:space="preserve"> HTML </w:t>
      </w:r>
      <w:r w:rsidRPr="0058032C">
        <w:t>内容；接着，利用如</w:t>
      </w:r>
      <w:r w:rsidRPr="0058032C">
        <w:t xml:space="preserve"> </w:t>
      </w:r>
      <w:proofErr w:type="spellStart"/>
      <w:r w:rsidRPr="0058032C">
        <w:t>BeautifulSoup</w:t>
      </w:r>
      <w:proofErr w:type="spellEnd"/>
      <w:r w:rsidRPr="0058032C">
        <w:t xml:space="preserve"> </w:t>
      </w:r>
      <w:r w:rsidRPr="0058032C">
        <w:t>等解析库，对页面内容进行结构化解析，提取包含</w:t>
      </w:r>
      <w:proofErr w:type="gramStart"/>
      <w:r w:rsidRPr="0058032C">
        <w:t>微博信息</w:t>
      </w:r>
      <w:proofErr w:type="gramEnd"/>
      <w:r w:rsidRPr="0058032C">
        <w:t>的关键字段，</w:t>
      </w:r>
      <w:proofErr w:type="gramStart"/>
      <w:r w:rsidRPr="0058032C">
        <w:t>包括微博</w:t>
      </w:r>
      <w:proofErr w:type="gramEnd"/>
      <w:r w:rsidRPr="0058032C">
        <w:t xml:space="preserve"> ID</w:t>
      </w:r>
      <w:r w:rsidRPr="0058032C">
        <w:t>（</w:t>
      </w:r>
      <w:proofErr w:type="spellStart"/>
      <w:r w:rsidRPr="0058032C">
        <w:t>wid</w:t>
      </w:r>
      <w:proofErr w:type="spellEnd"/>
      <w:r w:rsidRPr="0058032C">
        <w:t>）、用户</w:t>
      </w:r>
      <w:r w:rsidRPr="0058032C">
        <w:t xml:space="preserve"> ID</w:t>
      </w:r>
      <w:r w:rsidRPr="0058032C">
        <w:t>（</w:t>
      </w:r>
      <w:proofErr w:type="spellStart"/>
      <w:r w:rsidRPr="0058032C">
        <w:t>uid</w:t>
      </w:r>
      <w:proofErr w:type="spellEnd"/>
      <w:r w:rsidRPr="0058032C">
        <w:t>）、用户昵称（</w:t>
      </w:r>
      <w:proofErr w:type="spellStart"/>
      <w:r w:rsidRPr="0058032C">
        <w:t>screen_name</w:t>
      </w:r>
      <w:proofErr w:type="spellEnd"/>
      <w:r w:rsidRPr="0058032C">
        <w:t>）、</w:t>
      </w:r>
      <w:proofErr w:type="gramStart"/>
      <w:r w:rsidRPr="0058032C">
        <w:t>微博正文</w:t>
      </w:r>
      <w:proofErr w:type="gramEnd"/>
      <w:r w:rsidRPr="0058032C">
        <w:t>（</w:t>
      </w:r>
      <w:r w:rsidRPr="0058032C">
        <w:t>text</w:t>
      </w:r>
      <w:r w:rsidRPr="0058032C">
        <w:t>）、转发数（</w:t>
      </w:r>
      <w:proofErr w:type="spellStart"/>
      <w:r w:rsidRPr="0058032C">
        <w:t>reposts_count</w:t>
      </w:r>
      <w:proofErr w:type="spellEnd"/>
      <w:r w:rsidRPr="0058032C">
        <w:t>）、评论数（</w:t>
      </w:r>
      <w:proofErr w:type="spellStart"/>
      <w:r w:rsidRPr="0058032C">
        <w:t>comments_count</w:t>
      </w:r>
      <w:proofErr w:type="spellEnd"/>
      <w:r w:rsidRPr="0058032C">
        <w:t>）、</w:t>
      </w:r>
      <w:proofErr w:type="gramStart"/>
      <w:r w:rsidRPr="0058032C">
        <w:t>点赞数</w:t>
      </w:r>
      <w:proofErr w:type="gramEnd"/>
      <w:r w:rsidRPr="0058032C">
        <w:t>（</w:t>
      </w:r>
      <w:proofErr w:type="spellStart"/>
      <w:r w:rsidRPr="0058032C">
        <w:t>attitudes_count</w:t>
      </w:r>
      <w:proofErr w:type="spellEnd"/>
      <w:r w:rsidRPr="0058032C">
        <w:t>）、发布时间（</w:t>
      </w:r>
      <w:proofErr w:type="spellStart"/>
      <w:r w:rsidRPr="0058032C">
        <w:t>created_at</w:t>
      </w:r>
      <w:proofErr w:type="spellEnd"/>
      <w:r w:rsidRPr="0058032C">
        <w:t>）以及可能包含的地理位置信息（</w:t>
      </w:r>
      <w:proofErr w:type="spellStart"/>
      <w:r w:rsidRPr="0058032C">
        <w:t>status_province</w:t>
      </w:r>
      <w:proofErr w:type="spellEnd"/>
      <w:r w:rsidRPr="0058032C">
        <w:t xml:space="preserve"> </w:t>
      </w:r>
      <w:r w:rsidRPr="0058032C">
        <w:t>和</w:t>
      </w:r>
      <w:r w:rsidRPr="0058032C">
        <w:t xml:space="preserve"> </w:t>
      </w:r>
      <w:proofErr w:type="spellStart"/>
      <w:r w:rsidRPr="0058032C">
        <w:t>status_city</w:t>
      </w:r>
      <w:proofErr w:type="spellEnd"/>
      <w:r w:rsidRPr="0058032C">
        <w:t>）等。</w:t>
      </w:r>
    </w:p>
    <w:p w14:paraId="3AABC08B" w14:textId="77777777" w:rsidR="00604326" w:rsidRPr="001D6B49" w:rsidRDefault="001D6B49">
      <w:pPr>
        <w:pStyle w:val="aff1"/>
        <w:keepNext/>
      </w:pPr>
      <w:r w:rsidRPr="001D6B49">
        <w:rPr>
          <w:noProof/>
        </w:rPr>
        <w:lastRenderedPageBreak/>
        <w:drawing>
          <wp:inline distT="0" distB="0" distL="0" distR="0" wp14:anchorId="58F16C1D" wp14:editId="40CD744B">
            <wp:extent cx="5940425" cy="2693670"/>
            <wp:effectExtent l="0" t="0" r="3175" b="0"/>
            <wp:docPr id="287834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34078" name="图片 1"/>
                    <pic:cNvPicPr>
                      <a:picLocks noChangeAspect="1"/>
                    </pic:cNvPicPr>
                  </pic:nvPicPr>
                  <pic:blipFill>
                    <a:blip r:embed="rId24"/>
                    <a:stretch>
                      <a:fillRect/>
                    </a:stretch>
                  </pic:blipFill>
                  <pic:spPr>
                    <a:xfrm>
                      <a:off x="0" y="0"/>
                      <a:ext cx="5940425" cy="2693670"/>
                    </a:xfrm>
                    <a:prstGeom prst="rect">
                      <a:avLst/>
                    </a:prstGeom>
                  </pic:spPr>
                </pic:pic>
              </a:graphicData>
            </a:graphic>
          </wp:inline>
        </w:drawing>
      </w:r>
    </w:p>
    <w:p w14:paraId="6A065A54"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3</w:t>
      </w:r>
      <w:r w:rsidRPr="001D6B49">
        <w:rPr>
          <w:rFonts w:ascii="Times New Roman" w:hAnsi="Times New Roman" w:cs="Times New Roman"/>
        </w:rPr>
        <w:fldChar w:fldCharType="end"/>
      </w:r>
      <w:r w:rsidRPr="001D6B49">
        <w:rPr>
          <w:rFonts w:ascii="Times New Roman" w:hAnsi="Times New Roman" w:cs="Times New Roman"/>
        </w:rPr>
        <w:t>爬取到的数据展示</w:t>
      </w:r>
    </w:p>
    <w:p w14:paraId="10C42D7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实现核心函数代码如下：</w:t>
      </w:r>
    </w:p>
    <w:p w14:paraId="51103B97" w14:textId="77777777" w:rsidR="00604326" w:rsidRPr="001D6B49" w:rsidRDefault="001D6B49">
      <w:pPr>
        <w:pStyle w:val="a7"/>
        <w:ind w:firstLineChars="0" w:firstLine="0"/>
        <w:rPr>
          <w:rFonts w:ascii="Times New Roman" w:hAnsi="Times New Roman" w:cs="Times New Roman"/>
        </w:rPr>
      </w:pPr>
      <w:r w:rsidRPr="001D6B49">
        <w:rPr>
          <w:rStyle w:val="CommentTok"/>
          <w:rFonts w:ascii="Times New Roman" w:hAnsi="Times New Roman" w:cs="Times New Roman"/>
        </w:rPr>
        <w:t># util/search.py</w:t>
      </w:r>
      <w:r w:rsidRPr="001D6B49">
        <w:rPr>
          <w:rFonts w:ascii="Times New Roman" w:hAnsi="Times New Roman" w:cs="Times New Roman"/>
        </w:rPr>
        <w:t xml:space="preserve"> </w:t>
      </w:r>
      <w:r w:rsidRPr="001D6B49">
        <w:rPr>
          <w:rFonts w:ascii="Times New Roman" w:hAnsi="Times New Roman" w:cs="Times New Roman"/>
        </w:rPr>
        <w:br/>
      </w:r>
      <w:r w:rsidRPr="001D6B49">
        <w:rPr>
          <w:rStyle w:val="KeywordTok"/>
          <w:rFonts w:ascii="Times New Roman" w:hAnsi="Times New Roman" w:cs="Times New Roman"/>
        </w:rPr>
        <w:t>def</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get_weibo_data</w:t>
      </w:r>
      <w:proofErr w:type="spellEnd"/>
      <w:r w:rsidRPr="001D6B49">
        <w:rPr>
          <w:rStyle w:val="NormalTok"/>
          <w:rFonts w:ascii="Times New Roman" w:hAnsi="Times New Roman" w:cs="Times New Roman"/>
        </w:rPr>
        <w:t>(keyword, pages</w:t>
      </w:r>
      <w:r w:rsidRPr="001D6B49">
        <w:rPr>
          <w:rStyle w:val="OperatorTok"/>
          <w:rFonts w:ascii="Times New Roman" w:hAnsi="Times New Roman" w:cs="Times New Roman"/>
        </w:rPr>
        <w:t>=</w:t>
      </w:r>
      <w:r w:rsidRPr="001D6B49">
        <w:rPr>
          <w:rStyle w:val="DecValTok"/>
          <w:rFonts w:ascii="Times New Roman" w:hAnsi="Times New Roman" w:cs="Times New Roman"/>
        </w:rPr>
        <w:t>1</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mmentTok"/>
          <w:rFonts w:ascii="Times New Roman" w:hAnsi="Times New Roman" w:cs="Times New Roman"/>
        </w:rPr>
        <w:t>"""</w:t>
      </w:r>
      <w:r w:rsidRPr="001D6B49">
        <w:rPr>
          <w:rStyle w:val="CommentTok"/>
          <w:rFonts w:ascii="Times New Roman" w:hAnsi="Times New Roman" w:cs="Times New Roman"/>
        </w:rPr>
        <w:t>根据</w:t>
      </w:r>
      <w:proofErr w:type="gramStart"/>
      <w:r w:rsidRPr="001D6B49">
        <w:rPr>
          <w:rStyle w:val="CommentTok"/>
          <w:rFonts w:ascii="Times New Roman" w:hAnsi="Times New Roman" w:cs="Times New Roman"/>
        </w:rPr>
        <w:t>关键词爬取指定</w:t>
      </w:r>
      <w:proofErr w:type="gramEnd"/>
      <w:r w:rsidRPr="001D6B49">
        <w:rPr>
          <w:rStyle w:val="CommentTok"/>
          <w:rFonts w:ascii="Times New Roman" w:hAnsi="Times New Roman" w:cs="Times New Roman"/>
        </w:rPr>
        <w:t>页数的</w:t>
      </w:r>
      <w:proofErr w:type="gramStart"/>
      <w:r w:rsidRPr="001D6B49">
        <w:rPr>
          <w:rStyle w:val="CommentTok"/>
          <w:rFonts w:ascii="Times New Roman" w:hAnsi="Times New Roman" w:cs="Times New Roman"/>
        </w:rPr>
        <w:t>微博数据</w:t>
      </w:r>
      <w:proofErr w:type="gramEnd"/>
      <w:r w:rsidRPr="001D6B49">
        <w:rPr>
          <w:rStyle w:val="Comment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base_url</w:t>
      </w:r>
      <w:proofErr w:type="spellEnd"/>
      <w:r w:rsidRPr="001D6B49">
        <w:rPr>
          <w:rStyle w:val="NormalTok"/>
          <w:rFonts w:ascii="Times New Roman" w:hAnsi="Times New Roman" w:cs="Times New Roman"/>
        </w:rPr>
        <w:t xml:space="preserv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r w:rsidRPr="001D6B49">
        <w:rPr>
          <w:rStyle w:val="StringTok"/>
          <w:rFonts w:ascii="Times New Roman" w:hAnsi="Times New Roman" w:cs="Times New Roman"/>
        </w:rPr>
        <w:t>"https://s.weibo.com/</w:t>
      </w:r>
      <w:proofErr w:type="spellStart"/>
      <w:r w:rsidRPr="001D6B49">
        <w:rPr>
          <w:rStyle w:val="StringTok"/>
          <w:rFonts w:ascii="Times New Roman" w:hAnsi="Times New Roman" w:cs="Times New Roman"/>
        </w:rPr>
        <w:t>weibo?q</w:t>
      </w:r>
      <w:proofErr w:type="spellEnd"/>
      <w:r w:rsidRPr="001D6B49">
        <w:rPr>
          <w:rStyle w:val="StringTok"/>
          <w:rFonts w:ascii="Times New Roman" w:hAnsi="Times New Roman" w:cs="Times New Roman"/>
        </w:rPr>
        <w:t>=</w:t>
      </w:r>
      <w:r w:rsidRPr="001D6B49">
        <w:rPr>
          <w:rStyle w:val="SpecialCharTok"/>
          <w:rFonts w:ascii="Times New Roman" w:hAnsi="Times New Roman" w:cs="Times New Roman"/>
        </w:rPr>
        <w:t>{}</w:t>
      </w:r>
      <w:r w:rsidRPr="001D6B49">
        <w:rPr>
          <w:rStyle w:val="StringTok"/>
          <w:rFonts w:ascii="Times New Roman" w:hAnsi="Times New Roman" w:cs="Times New Roman"/>
        </w:rPr>
        <w:t>&amp;page=</w:t>
      </w:r>
      <w:r w:rsidRPr="001D6B49">
        <w:rPr>
          <w:rStyle w:val="SpecialCharTok"/>
          <w:rFonts w:ascii="Times New Roman" w:hAnsi="Times New Roman" w:cs="Times New Roman"/>
        </w:rPr>
        <w:t>{}</w:t>
      </w:r>
      <w:r w:rsidRPr="001D6B49">
        <w:rPr>
          <w:rStyle w:val="String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headers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StringTok"/>
          <w:rFonts w:ascii="Times New Roman" w:hAnsi="Times New Roman" w:cs="Times New Roman"/>
        </w:rPr>
        <w:t>'User-Agent'</w:t>
      </w:r>
      <w:r w:rsidRPr="001D6B49">
        <w:rPr>
          <w:rStyle w:val="NormalTok"/>
          <w:rFonts w:ascii="Times New Roman" w:hAnsi="Times New Roman" w:cs="Times New Roman"/>
        </w:rPr>
        <w:t xml:space="preserve">: </w:t>
      </w:r>
      <w:r w:rsidRPr="001D6B49">
        <w:rPr>
          <w:rStyle w:val="StringTok"/>
          <w:rFonts w:ascii="Times New Roman" w:hAnsi="Times New Roman" w:cs="Times New Roman"/>
        </w:rPr>
        <w:t>'Mozilla/5.0 (...)'</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StringTok"/>
          <w:rFonts w:ascii="Times New Roman" w:hAnsi="Times New Roman" w:cs="Times New Roman"/>
        </w:rPr>
        <w:t>'Cookie'</w:t>
      </w:r>
      <w:r w:rsidRPr="001D6B49">
        <w:rPr>
          <w:rStyle w:val="NormalTok"/>
          <w:rFonts w:ascii="Times New Roman" w:hAnsi="Times New Roman" w:cs="Times New Roman"/>
        </w:rPr>
        <w:t xml:space="preserve">: </w:t>
      </w:r>
      <w:r w:rsidRPr="001D6B49">
        <w:rPr>
          <w:rStyle w:val="StringTok"/>
          <w:rFonts w:ascii="Times New Roman" w:hAnsi="Times New Roman" w:cs="Times New Roman"/>
        </w:rPr>
        <w:t>'YOUR_WEIBO_COOKIE'</w:t>
      </w:r>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重要：微博搜索通常需要登录</w:t>
      </w:r>
      <w:r w:rsidRPr="001D6B49">
        <w:rPr>
          <w:rStyle w:val="CommentTok"/>
          <w:rFonts w:ascii="Times New Roman" w:hAnsi="Times New Roman" w:cs="Times New Roman"/>
        </w:rPr>
        <w:t>Cookie</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Fonts w:ascii="Times New Roman" w:hAnsi="Times New Roman" w:cs="Times New Roman"/>
        </w:rPr>
        <w:br/>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all_data</w:t>
      </w:r>
      <w:proofErr w:type="spellEnd"/>
      <w:r w:rsidRPr="001D6B49">
        <w:rPr>
          <w:rStyle w:val="NormalTok"/>
          <w:rFonts w:ascii="Times New Roman" w:hAnsi="Times New Roman" w:cs="Times New Roman"/>
        </w:rPr>
        <w:t xml:space="preserv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for</w:t>
      </w:r>
      <w:r w:rsidRPr="001D6B49">
        <w:rPr>
          <w:rStyle w:val="NormalTok"/>
          <w:rFonts w:ascii="Times New Roman" w:hAnsi="Times New Roman" w:cs="Times New Roman"/>
        </w:rPr>
        <w:t xml:space="preserve"> page </w:t>
      </w:r>
      <w:r w:rsidRPr="001D6B49">
        <w:rPr>
          <w:rStyle w:val="KeywordTok"/>
          <w:rFonts w:ascii="Times New Roman" w:hAnsi="Times New Roman" w:cs="Times New Roman"/>
        </w:rPr>
        <w:t>in</w:t>
      </w:r>
      <w:r w:rsidRPr="001D6B49">
        <w:rPr>
          <w:rStyle w:val="NormalTok"/>
          <w:rFonts w:ascii="Times New Roman" w:hAnsi="Times New Roman" w:cs="Times New Roman"/>
        </w:rPr>
        <w:t xml:space="preserve"> </w:t>
      </w:r>
      <w:r w:rsidRPr="001D6B49">
        <w:rPr>
          <w:rStyle w:val="BuiltInTok"/>
          <w:rFonts w:ascii="Times New Roman" w:hAnsi="Times New Roman" w:cs="Times New Roman"/>
        </w:rPr>
        <w:t>range</w:t>
      </w:r>
      <w:r w:rsidRPr="001D6B49">
        <w:rPr>
          <w:rStyle w:val="NormalTok"/>
          <w:rFonts w:ascii="Times New Roman" w:hAnsi="Times New Roman" w:cs="Times New Roman"/>
        </w:rPr>
        <w:t>(</w:t>
      </w:r>
      <w:r w:rsidRPr="001D6B49">
        <w:rPr>
          <w:rStyle w:val="DecValTok"/>
          <w:rFonts w:ascii="Times New Roman" w:hAnsi="Times New Roman" w:cs="Times New Roman"/>
        </w:rPr>
        <w:t>1</w:t>
      </w:r>
      <w:r w:rsidRPr="001D6B49">
        <w:rPr>
          <w:rStyle w:val="NormalTok"/>
          <w:rFonts w:ascii="Times New Roman" w:hAnsi="Times New Roman" w:cs="Times New Roman"/>
        </w:rPr>
        <w:t xml:space="preserve">, pages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r w:rsidRPr="001D6B49">
        <w:rPr>
          <w:rStyle w:val="DecValTok"/>
          <w:rFonts w:ascii="Times New Roman" w:hAnsi="Times New Roman" w:cs="Times New Roman"/>
        </w:rPr>
        <w:t>1</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url</w:t>
      </w:r>
      <w:proofErr w:type="spellEnd"/>
      <w:r w:rsidRPr="001D6B49">
        <w:rPr>
          <w:rStyle w:val="NormalTok"/>
          <w:rFonts w:ascii="Times New Roman" w:hAnsi="Times New Roman" w:cs="Times New Roman"/>
        </w:rPr>
        <w:t xml:space="preserv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base_url.</w:t>
      </w:r>
      <w:r w:rsidRPr="001D6B49">
        <w:rPr>
          <w:rStyle w:val="BuiltInTok"/>
          <w:rFonts w:ascii="Times New Roman" w:hAnsi="Times New Roman" w:cs="Times New Roman"/>
        </w:rPr>
        <w:t>format</w:t>
      </w:r>
      <w:proofErr w:type="spellEnd"/>
      <w:r w:rsidRPr="001D6B49">
        <w:rPr>
          <w:rStyle w:val="NormalTok"/>
          <w:rFonts w:ascii="Times New Roman" w:hAnsi="Times New Roman" w:cs="Times New Roman"/>
        </w:rPr>
        <w:t>(keyword, page)</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try</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BuiltInTok"/>
          <w:rFonts w:ascii="Times New Roman" w:hAnsi="Times New Roman" w:cs="Times New Roman"/>
        </w:rPr>
        <w:t>print</w:t>
      </w:r>
      <w:r w:rsidRPr="001D6B49">
        <w:rPr>
          <w:rStyle w:val="NormalTok"/>
          <w:rFonts w:ascii="Times New Roman" w:hAnsi="Times New Roman" w:cs="Times New Roman"/>
        </w:rPr>
        <w:t>(</w:t>
      </w:r>
      <w:r w:rsidRPr="001D6B49">
        <w:rPr>
          <w:rStyle w:val="SpecialStringTok"/>
          <w:rFonts w:ascii="Times New Roman" w:hAnsi="Times New Roman" w:cs="Times New Roman"/>
        </w:rPr>
        <w:t>f"</w:t>
      </w:r>
      <w:r w:rsidRPr="001D6B49">
        <w:rPr>
          <w:rStyle w:val="SpecialStringTok"/>
          <w:rFonts w:ascii="Times New Roman" w:hAnsi="Times New Roman" w:cs="Times New Roman"/>
        </w:rPr>
        <w:t>正在爬取第</w:t>
      </w:r>
      <w:r w:rsidRPr="001D6B49">
        <w:rPr>
          <w:rStyle w:val="SpecialStringTok"/>
          <w:rFonts w:ascii="Times New Roman" w:hAnsi="Times New Roman" w:cs="Times New Roman"/>
        </w:rPr>
        <w:t xml:space="preserve"> </w:t>
      </w:r>
      <w:r w:rsidRPr="001D6B49">
        <w:rPr>
          <w:rStyle w:val="SpecialCharTok"/>
          <w:rFonts w:ascii="Times New Roman" w:hAnsi="Times New Roman" w:cs="Times New Roman"/>
        </w:rPr>
        <w:t>{</w:t>
      </w:r>
      <w:r w:rsidRPr="001D6B49">
        <w:rPr>
          <w:rStyle w:val="NormalTok"/>
          <w:rFonts w:ascii="Times New Roman" w:hAnsi="Times New Roman" w:cs="Times New Roman"/>
        </w:rPr>
        <w:t>page</w:t>
      </w:r>
      <w:r w:rsidRPr="001D6B49">
        <w:rPr>
          <w:rStyle w:val="SpecialCharTok"/>
          <w:rFonts w:ascii="Times New Roman" w:hAnsi="Times New Roman" w:cs="Times New Roman"/>
        </w:rPr>
        <w:t>}</w:t>
      </w:r>
      <w:r w:rsidRPr="001D6B49">
        <w:rPr>
          <w:rStyle w:val="SpecialStringTok"/>
          <w:rFonts w:ascii="Times New Roman" w:hAnsi="Times New Roman" w:cs="Times New Roman"/>
        </w:rPr>
        <w:t xml:space="preserve"> </w:t>
      </w:r>
      <w:r w:rsidRPr="001D6B49">
        <w:rPr>
          <w:rStyle w:val="SpecialStringTok"/>
          <w:rFonts w:ascii="Times New Roman" w:hAnsi="Times New Roman" w:cs="Times New Roman"/>
        </w:rPr>
        <w:t>页</w:t>
      </w:r>
      <w:r w:rsidRPr="001D6B49">
        <w:rPr>
          <w:rStyle w:val="SpecialStringTok"/>
          <w:rFonts w:ascii="Times New Roman" w:hAnsi="Times New Roman" w:cs="Times New Roman"/>
        </w:rPr>
        <w:t xml:space="preserve">: </w:t>
      </w:r>
      <w:r w:rsidRPr="001D6B49">
        <w:rPr>
          <w:rStyle w:val="SpecialCharTok"/>
          <w:rFonts w:ascii="Times New Roman" w:hAnsi="Times New Roman" w:cs="Times New Roman"/>
        </w:rPr>
        <w:t>{</w:t>
      </w:r>
      <w:proofErr w:type="spellStart"/>
      <w:r w:rsidRPr="001D6B49">
        <w:rPr>
          <w:rStyle w:val="NormalTok"/>
          <w:rFonts w:ascii="Times New Roman" w:hAnsi="Times New Roman" w:cs="Times New Roman"/>
        </w:rPr>
        <w:t>url</w:t>
      </w:r>
      <w:proofErr w:type="spellEnd"/>
      <w:r w:rsidRPr="001D6B49">
        <w:rPr>
          <w:rStyle w:val="SpecialCharTok"/>
          <w:rFonts w:ascii="Times New Roman" w:hAnsi="Times New Roman" w:cs="Times New Roman"/>
        </w:rPr>
        <w:t>}</w:t>
      </w:r>
      <w:r w:rsidRPr="001D6B49">
        <w:rPr>
          <w:rStyle w:val="SpecialStringTok"/>
          <w:rFonts w:ascii="Times New Roman" w:hAnsi="Times New Roman" w:cs="Times New Roman"/>
        </w:rPr>
        <w:t>"</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response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requests.get</w:t>
      </w:r>
      <w:proofErr w:type="spellEnd"/>
      <w:r w:rsidRPr="001D6B49">
        <w:rPr>
          <w:rStyle w:val="NormalTok"/>
          <w:rFonts w:ascii="Times New Roman" w:hAnsi="Times New Roman" w:cs="Times New Roman"/>
        </w:rPr>
        <w:t>(</w:t>
      </w:r>
      <w:proofErr w:type="spellStart"/>
      <w:r w:rsidRPr="001D6B49">
        <w:rPr>
          <w:rStyle w:val="NormalTok"/>
          <w:rFonts w:ascii="Times New Roman" w:hAnsi="Times New Roman" w:cs="Times New Roman"/>
        </w:rPr>
        <w:t>url</w:t>
      </w:r>
      <w:proofErr w:type="spellEnd"/>
      <w:r w:rsidRPr="001D6B49">
        <w:rPr>
          <w:rStyle w:val="NormalTok"/>
          <w:rFonts w:ascii="Times New Roman" w:hAnsi="Times New Roman" w:cs="Times New Roman"/>
        </w:rPr>
        <w:t>, headers</w:t>
      </w:r>
      <w:r w:rsidRPr="001D6B49">
        <w:rPr>
          <w:rStyle w:val="OperatorTok"/>
          <w:rFonts w:ascii="Times New Roman" w:hAnsi="Times New Roman" w:cs="Times New Roman"/>
        </w:rPr>
        <w:t>=</w:t>
      </w:r>
      <w:r w:rsidRPr="001D6B49">
        <w:rPr>
          <w:rStyle w:val="NormalTok"/>
          <w:rFonts w:ascii="Times New Roman" w:hAnsi="Times New Roman" w:cs="Times New Roman"/>
        </w:rPr>
        <w:t>headers, timeout</w:t>
      </w:r>
      <w:r w:rsidRPr="001D6B49">
        <w:rPr>
          <w:rStyle w:val="OperatorTok"/>
          <w:rFonts w:ascii="Times New Roman" w:hAnsi="Times New Roman" w:cs="Times New Roman"/>
        </w:rPr>
        <w:t>=</w:t>
      </w:r>
      <w:r w:rsidRPr="001D6B49">
        <w:rPr>
          <w:rStyle w:val="DecValTok"/>
          <w:rFonts w:ascii="Times New Roman" w:hAnsi="Times New Roman" w:cs="Times New Roman"/>
        </w:rPr>
        <w:t>10</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response.raise_for_status</w:t>
      </w:r>
      <w:proofErr w:type="spellEnd"/>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检查请求是否成功</w:t>
      </w:r>
      <w:r w:rsidRPr="001D6B49">
        <w:rPr>
          <w:rFonts w:ascii="Times New Roman" w:hAnsi="Times New Roman" w:cs="Times New Roman"/>
        </w:rPr>
        <w:br/>
      </w:r>
      <w:r w:rsidRPr="001D6B49">
        <w:rPr>
          <w:rStyle w:val="NormalTok"/>
          <w:rFonts w:ascii="Times New Roman" w:hAnsi="Times New Roman" w:cs="Times New Roman"/>
        </w:rPr>
        <w:t xml:space="preserve">            soup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BeautifulSoup</w:t>
      </w:r>
      <w:proofErr w:type="spellEnd"/>
      <w:r w:rsidRPr="001D6B49">
        <w:rPr>
          <w:rStyle w:val="NormalTok"/>
          <w:rFonts w:ascii="Times New Roman" w:hAnsi="Times New Roman" w:cs="Times New Roman"/>
        </w:rPr>
        <w:t>(</w:t>
      </w:r>
      <w:proofErr w:type="spellStart"/>
      <w:r w:rsidRPr="001D6B49">
        <w:rPr>
          <w:rStyle w:val="NormalTok"/>
          <w:rFonts w:ascii="Times New Roman" w:hAnsi="Times New Roman" w:cs="Times New Roman"/>
        </w:rPr>
        <w:t>response.text</w:t>
      </w:r>
      <w:proofErr w:type="spellEnd"/>
      <w:r w:rsidRPr="001D6B49">
        <w:rPr>
          <w:rStyle w:val="NormalTok"/>
          <w:rFonts w:ascii="Times New Roman" w:hAnsi="Times New Roman" w:cs="Times New Roman"/>
        </w:rPr>
        <w:t xml:space="preserve">, </w:t>
      </w:r>
      <w:r w:rsidRPr="001D6B49">
        <w:rPr>
          <w:rStyle w:val="StringTok"/>
          <w:rFonts w:ascii="Times New Roman" w:hAnsi="Times New Roman" w:cs="Times New Roman"/>
        </w:rPr>
        <w:t>'</w:t>
      </w:r>
      <w:proofErr w:type="spellStart"/>
      <w:r w:rsidRPr="001D6B49">
        <w:rPr>
          <w:rStyle w:val="StringTok"/>
          <w:rFonts w:ascii="Times New Roman" w:hAnsi="Times New Roman" w:cs="Times New Roman"/>
        </w:rPr>
        <w:t>html.parser</w:t>
      </w:r>
      <w:proofErr w:type="spellEnd"/>
      <w:r w:rsidRPr="001D6B49">
        <w:rPr>
          <w:rStyle w:val="StringTok"/>
          <w:rFonts w:ascii="Times New Roman" w:hAnsi="Times New Roman" w:cs="Times New Roman"/>
        </w:rPr>
        <w:t>'</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cards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soup.find_all</w:t>
      </w:r>
      <w:proofErr w:type="spellEnd"/>
      <w:r w:rsidRPr="001D6B49">
        <w:rPr>
          <w:rStyle w:val="NormalTok"/>
          <w:rFonts w:ascii="Times New Roman" w:hAnsi="Times New Roman" w:cs="Times New Roman"/>
        </w:rPr>
        <w:t>(</w:t>
      </w:r>
      <w:r w:rsidRPr="001D6B49">
        <w:rPr>
          <w:rStyle w:val="StringTok"/>
          <w:rFonts w:ascii="Times New Roman" w:hAnsi="Times New Roman" w:cs="Times New Roman"/>
        </w:rPr>
        <w:t>'div'</w:t>
      </w:r>
      <w:r w:rsidRPr="001D6B49">
        <w:rPr>
          <w:rStyle w:val="NormalTok"/>
          <w:rFonts w:ascii="Times New Roman" w:hAnsi="Times New Roman" w:cs="Times New Roman"/>
        </w:rPr>
        <w:t>, class_</w:t>
      </w:r>
      <w:r w:rsidRPr="001D6B49">
        <w:rPr>
          <w:rStyle w:val="OperatorTok"/>
          <w:rFonts w:ascii="Times New Roman" w:hAnsi="Times New Roman" w:cs="Times New Roman"/>
        </w:rPr>
        <w:t>=</w:t>
      </w:r>
      <w:r w:rsidRPr="001D6B49">
        <w:rPr>
          <w:rStyle w:val="StringTok"/>
          <w:rFonts w:ascii="Times New Roman" w:hAnsi="Times New Roman" w:cs="Times New Roman"/>
        </w:rPr>
        <w:t>'card-wrap'</w:t>
      </w:r>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定位包含微博内容的卡片</w:t>
      </w:r>
    </w:p>
    <w:p w14:paraId="76CAED23" w14:textId="77777777" w:rsidR="00604326" w:rsidRPr="001D6B49" w:rsidRDefault="00604326">
      <w:pPr>
        <w:pStyle w:val="a7"/>
        <w:rPr>
          <w:rFonts w:ascii="Times New Roman" w:hAnsi="Times New Roman" w:cs="Times New Roman"/>
        </w:rPr>
      </w:pPr>
    </w:p>
    <w:p w14:paraId="315CF9AB" w14:textId="77777777" w:rsidR="0082384A" w:rsidRPr="0082384A" w:rsidRDefault="0082384A" w:rsidP="0082384A">
      <w:pPr>
        <w:pStyle w:val="a7"/>
      </w:pPr>
      <w:r w:rsidRPr="0082384A">
        <w:t>在完成原始数据</w:t>
      </w:r>
      <w:proofErr w:type="gramStart"/>
      <w:r w:rsidRPr="0082384A">
        <w:t>的爬取后</w:t>
      </w:r>
      <w:proofErr w:type="gramEnd"/>
      <w:r w:rsidRPr="0082384A">
        <w:t>，系统需对获取的数据进行清洗与格式化处理。主要包括：统一时间格式、去除特殊字符、处理字段异常值等。清洗后的结构化数据被封装为</w:t>
      </w:r>
      <w:r w:rsidRPr="0082384A">
        <w:t xml:space="preserve"> Search </w:t>
      </w:r>
      <w:r w:rsidRPr="0082384A">
        <w:t>模型对象，并通过</w:t>
      </w:r>
      <w:r w:rsidRPr="0082384A">
        <w:t xml:space="preserve"> Django ORM </w:t>
      </w:r>
      <w:r w:rsidRPr="0082384A">
        <w:t>提供的</w:t>
      </w:r>
      <w:r w:rsidRPr="0082384A">
        <w:t xml:space="preserve"> save() </w:t>
      </w:r>
      <w:r w:rsidRPr="0082384A">
        <w:t>方法持久化存储至</w:t>
      </w:r>
      <w:r w:rsidRPr="0082384A">
        <w:t xml:space="preserve"> MySQL </w:t>
      </w:r>
      <w:r w:rsidRPr="0082384A">
        <w:t>数据库中的</w:t>
      </w:r>
      <w:r w:rsidRPr="0082384A">
        <w:t xml:space="preserve"> search </w:t>
      </w:r>
      <w:r w:rsidRPr="0082384A">
        <w:t>表。</w:t>
      </w:r>
    </w:p>
    <w:p w14:paraId="56E2E6B8" w14:textId="0CFFEC76" w:rsidR="0082384A" w:rsidRPr="0082384A" w:rsidRDefault="0082384A" w:rsidP="0082384A">
      <w:pPr>
        <w:pStyle w:val="a7"/>
      </w:pPr>
      <w:proofErr w:type="gramStart"/>
      <w:r w:rsidRPr="0082384A">
        <w:lastRenderedPageBreak/>
        <w:t>对于微博评论</w:t>
      </w:r>
      <w:proofErr w:type="gramEnd"/>
      <w:r w:rsidRPr="0082384A">
        <w:t>的获取，系统则需</w:t>
      </w:r>
      <w:proofErr w:type="gramStart"/>
      <w:r w:rsidRPr="0082384A">
        <w:t>根据微博</w:t>
      </w:r>
      <w:proofErr w:type="gramEnd"/>
      <w:r w:rsidRPr="0082384A">
        <w:t xml:space="preserve"> ID </w:t>
      </w:r>
      <w:r w:rsidRPr="0082384A">
        <w:t>发起额外请求，调用评论接口或解析评论页面，其处理流程与</w:t>
      </w:r>
      <w:proofErr w:type="gramStart"/>
      <w:r w:rsidRPr="0082384A">
        <w:t>主微博内容的爬取类似</w:t>
      </w:r>
      <w:proofErr w:type="gramEnd"/>
      <w:r w:rsidRPr="0082384A">
        <w:t>。清洗后的评论数据将以相同方式存储至</w:t>
      </w:r>
      <w:r w:rsidRPr="0082384A">
        <w:t xml:space="preserve"> comment </w:t>
      </w:r>
      <w:r w:rsidRPr="0082384A">
        <w:t>表中。相关代码实现如下所示</w:t>
      </w:r>
    </w:p>
    <w:p w14:paraId="17C871FB" w14:textId="3D1AD60E" w:rsidR="0058032C" w:rsidRDefault="0058032C">
      <w:pPr>
        <w:pStyle w:val="a7"/>
        <w:rPr>
          <w:rFonts w:ascii="Times New Roman" w:hAnsi="Times New Roman" w:cs="Times New Roman"/>
        </w:rPr>
      </w:pPr>
    </w:p>
    <w:p w14:paraId="61F85D63" w14:textId="141C3932" w:rsidR="00604326" w:rsidRPr="001D6B49" w:rsidRDefault="001D6B49">
      <w:pPr>
        <w:pStyle w:val="a7"/>
        <w:ind w:firstLine="383"/>
        <w:rPr>
          <w:rFonts w:ascii="Times New Roman" w:hAnsi="Times New Roman" w:cs="Times New Roman"/>
        </w:rPr>
      </w:pPr>
      <w:r w:rsidRPr="001D6B49">
        <w:rPr>
          <w:rStyle w:val="KeywordTok"/>
          <w:rFonts w:ascii="Times New Roman" w:hAnsi="Times New Roman" w:cs="Times New Roman"/>
        </w:rPr>
        <w:t>def</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parse_card</w:t>
      </w:r>
      <w:proofErr w:type="spellEnd"/>
      <w:r w:rsidRPr="001D6B49">
        <w:rPr>
          <w:rStyle w:val="NormalTok"/>
          <w:rFonts w:ascii="Times New Roman" w:hAnsi="Times New Roman" w:cs="Times New Roman"/>
        </w:rPr>
        <w:t>(card, keyword):</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mmentTok"/>
          <w:rFonts w:ascii="Times New Roman" w:hAnsi="Times New Roman" w:cs="Times New Roman"/>
        </w:rPr>
        <w:t>"""</w:t>
      </w:r>
      <w:r w:rsidRPr="001D6B49">
        <w:rPr>
          <w:rStyle w:val="CommentTok"/>
          <w:rFonts w:ascii="Times New Roman" w:hAnsi="Times New Roman" w:cs="Times New Roman"/>
        </w:rPr>
        <w:t>解析</w:t>
      </w:r>
      <w:proofErr w:type="gramStart"/>
      <w:r w:rsidRPr="001D6B49">
        <w:rPr>
          <w:rStyle w:val="CommentTok"/>
          <w:rFonts w:ascii="Times New Roman" w:hAnsi="Times New Roman" w:cs="Times New Roman"/>
        </w:rPr>
        <w:t>单个微博卡片</w:t>
      </w:r>
      <w:proofErr w:type="gramEnd"/>
      <w:r w:rsidRPr="001D6B49">
        <w:rPr>
          <w:rStyle w:val="CommentTok"/>
          <w:rFonts w:ascii="Times New Roman" w:hAnsi="Times New Roman" w:cs="Times New Roman"/>
        </w:rPr>
        <w:t>信息</w:t>
      </w:r>
      <w:r w:rsidRPr="001D6B49">
        <w:rPr>
          <w:rStyle w:val="Comment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try</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mid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card.get</w:t>
      </w:r>
      <w:proofErr w:type="spellEnd"/>
      <w:r w:rsidRPr="001D6B49">
        <w:rPr>
          <w:rStyle w:val="NormalTok"/>
          <w:rFonts w:ascii="Times New Roman" w:hAnsi="Times New Roman" w:cs="Times New Roman"/>
        </w:rPr>
        <w:t>(</w:t>
      </w:r>
      <w:r w:rsidRPr="001D6B49">
        <w:rPr>
          <w:rStyle w:val="StringTok"/>
          <w:rFonts w:ascii="Times New Roman" w:hAnsi="Times New Roman" w:cs="Times New Roman"/>
        </w:rPr>
        <w:t>'mid'</w:t>
      </w:r>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proofErr w:type="gramStart"/>
      <w:r w:rsidRPr="001D6B49">
        <w:rPr>
          <w:rStyle w:val="CommentTok"/>
          <w:rFonts w:ascii="Times New Roman" w:hAnsi="Times New Roman" w:cs="Times New Roman"/>
        </w:rPr>
        <w:t>获取微博</w:t>
      </w:r>
      <w:proofErr w:type="gramEnd"/>
      <w:r w:rsidRPr="001D6B49">
        <w:rPr>
          <w:rStyle w:val="CommentTok"/>
          <w:rFonts w:ascii="Times New Roman" w:hAnsi="Times New Roman" w:cs="Times New Roman"/>
        </w:rPr>
        <w:t>ID</w:t>
      </w:r>
      <w:r w:rsidRPr="001D6B49">
        <w:rPr>
          <w:rFonts w:ascii="Times New Roman" w:hAnsi="Times New Roman" w:cs="Times New Roman"/>
        </w:rPr>
        <w:br/>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text_content</w:t>
      </w:r>
      <w:proofErr w:type="spellEnd"/>
      <w:r w:rsidRPr="001D6B49">
        <w:rPr>
          <w:rStyle w:val="NormalTok"/>
          <w:rFonts w:ascii="Times New Roman" w:hAnsi="Times New Roman" w:cs="Times New Roman"/>
        </w:rPr>
        <w:t xml:space="preserv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card.find</w:t>
      </w:r>
      <w:proofErr w:type="spellEnd"/>
      <w:r w:rsidRPr="001D6B49">
        <w:rPr>
          <w:rStyle w:val="NormalTok"/>
          <w:rFonts w:ascii="Times New Roman" w:hAnsi="Times New Roman" w:cs="Times New Roman"/>
        </w:rPr>
        <w:t>(</w:t>
      </w:r>
      <w:r w:rsidRPr="001D6B49">
        <w:rPr>
          <w:rStyle w:val="StringTok"/>
          <w:rFonts w:ascii="Times New Roman" w:hAnsi="Times New Roman" w:cs="Times New Roman"/>
        </w:rPr>
        <w:t>'p'</w:t>
      </w:r>
      <w:r w:rsidRPr="001D6B49">
        <w:rPr>
          <w:rStyle w:val="NormalTok"/>
          <w:rFonts w:ascii="Times New Roman" w:hAnsi="Times New Roman" w:cs="Times New Roman"/>
        </w:rPr>
        <w:t>, class_</w:t>
      </w:r>
      <w:r w:rsidRPr="001D6B49">
        <w:rPr>
          <w:rStyle w:val="OperatorTok"/>
          <w:rFonts w:ascii="Times New Roman" w:hAnsi="Times New Roman" w:cs="Times New Roman"/>
        </w:rPr>
        <w:t>=</w:t>
      </w:r>
      <w:r w:rsidRPr="001D6B49">
        <w:rPr>
          <w:rStyle w:val="StringTok"/>
          <w:rFonts w:ascii="Times New Roman" w:hAnsi="Times New Roman" w:cs="Times New Roman"/>
        </w:rPr>
        <w:t>'txt'</w:t>
      </w:r>
      <w:r w:rsidRPr="001D6B49">
        <w:rPr>
          <w:rStyle w:val="NormalTok"/>
          <w:rFonts w:ascii="Times New Roman" w:hAnsi="Times New Roman" w:cs="Times New Roman"/>
        </w:rPr>
        <w:t>).</w:t>
      </w:r>
      <w:proofErr w:type="spellStart"/>
      <w:r w:rsidRPr="001D6B49">
        <w:rPr>
          <w:rStyle w:val="NormalTok"/>
          <w:rFonts w:ascii="Times New Roman" w:hAnsi="Times New Roman" w:cs="Times New Roman"/>
        </w:rPr>
        <w:t>text.strip</w:t>
      </w:r>
      <w:proofErr w:type="spellEnd"/>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获取正文</w:t>
      </w:r>
      <w:r w:rsidRPr="001D6B49">
        <w:rPr>
          <w:rFonts w:ascii="Times New Roman" w:hAnsi="Times New Roman" w:cs="Times New Roman"/>
        </w:rPr>
        <w:br/>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user_info</w:t>
      </w:r>
      <w:proofErr w:type="spellEnd"/>
      <w:r w:rsidRPr="001D6B49">
        <w:rPr>
          <w:rStyle w:val="NormalTok"/>
          <w:rFonts w:ascii="Times New Roman" w:hAnsi="Times New Roman" w:cs="Times New Roman"/>
        </w:rPr>
        <w:t xml:space="preserv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card.find</w:t>
      </w:r>
      <w:proofErr w:type="spellEnd"/>
      <w:r w:rsidRPr="001D6B49">
        <w:rPr>
          <w:rStyle w:val="NormalTok"/>
          <w:rFonts w:ascii="Times New Roman" w:hAnsi="Times New Roman" w:cs="Times New Roman"/>
        </w:rPr>
        <w:t>(</w:t>
      </w:r>
      <w:r w:rsidRPr="001D6B49">
        <w:rPr>
          <w:rStyle w:val="StringTok"/>
          <w:rFonts w:ascii="Times New Roman" w:hAnsi="Times New Roman" w:cs="Times New Roman"/>
        </w:rPr>
        <w:t>'a'</w:t>
      </w:r>
      <w:r w:rsidRPr="001D6B49">
        <w:rPr>
          <w:rStyle w:val="NormalTok"/>
          <w:rFonts w:ascii="Times New Roman" w:hAnsi="Times New Roman" w:cs="Times New Roman"/>
        </w:rPr>
        <w:t>, class_</w:t>
      </w:r>
      <w:r w:rsidRPr="001D6B49">
        <w:rPr>
          <w:rStyle w:val="OperatorTok"/>
          <w:rFonts w:ascii="Times New Roman" w:hAnsi="Times New Roman" w:cs="Times New Roman"/>
        </w:rPr>
        <w:t>=</w:t>
      </w:r>
      <w:r w:rsidRPr="001D6B49">
        <w:rPr>
          <w:rStyle w:val="StringTok"/>
          <w:rFonts w:ascii="Times New Roman" w:hAnsi="Times New Roman" w:cs="Times New Roman"/>
        </w:rPr>
        <w:t>'name'</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screen_name</w:t>
      </w:r>
      <w:proofErr w:type="spellEnd"/>
      <w:r w:rsidRPr="001D6B49">
        <w:rPr>
          <w:rStyle w:val="NormalTok"/>
          <w:rFonts w:ascii="Times New Roman" w:hAnsi="Times New Roman" w:cs="Times New Roman"/>
        </w:rPr>
        <w:t xml:space="preserv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user_info.text</w:t>
      </w:r>
      <w:proofErr w:type="spellEnd"/>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if</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user_info</w:t>
      </w:r>
      <w:proofErr w:type="spellEnd"/>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else</w:t>
      </w:r>
      <w:r w:rsidRPr="001D6B49">
        <w:rPr>
          <w:rStyle w:val="NormalTok"/>
          <w:rFonts w:ascii="Times New Roman" w:hAnsi="Times New Roman" w:cs="Times New Roman"/>
        </w:rPr>
        <w:t xml:space="preserve"> </w:t>
      </w:r>
      <w:r w:rsidRPr="001D6B49">
        <w:rPr>
          <w:rStyle w:val="StringTok"/>
          <w:rFonts w:ascii="Times New Roman" w:hAnsi="Times New Roman" w:cs="Times New Roman"/>
        </w:rPr>
        <w:t>'</w:t>
      </w:r>
      <w:r w:rsidRPr="001D6B49">
        <w:rPr>
          <w:rStyle w:val="StringTok"/>
          <w:rFonts w:ascii="Times New Roman" w:hAnsi="Times New Roman" w:cs="Times New Roman"/>
        </w:rPr>
        <w:t>未知用户</w:t>
      </w:r>
      <w:r w:rsidRPr="001D6B49">
        <w:rPr>
          <w:rStyle w:val="String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uid_part</w:t>
      </w:r>
      <w:proofErr w:type="spellEnd"/>
      <w:r w:rsidRPr="001D6B49">
        <w:rPr>
          <w:rStyle w:val="NormalTok"/>
          <w:rFonts w:ascii="Times New Roman" w:hAnsi="Times New Roman" w:cs="Times New Roman"/>
        </w:rPr>
        <w:t xml:space="preserv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user_info</w:t>
      </w:r>
      <w:proofErr w:type="spellEnd"/>
      <w:r w:rsidRPr="001D6B49">
        <w:rPr>
          <w:rStyle w:val="NormalTok"/>
          <w:rFonts w:ascii="Times New Roman" w:hAnsi="Times New Roman" w:cs="Times New Roman"/>
        </w:rPr>
        <w:t>[</w:t>
      </w:r>
      <w:r w:rsidRPr="001D6B49">
        <w:rPr>
          <w:rStyle w:val="StringTok"/>
          <w:rFonts w:ascii="Times New Roman" w:hAnsi="Times New Roman" w:cs="Times New Roman"/>
        </w:rPr>
        <w:t>'</w:t>
      </w:r>
      <w:proofErr w:type="spellStart"/>
      <w:r w:rsidRPr="001D6B49">
        <w:rPr>
          <w:rStyle w:val="StringTok"/>
          <w:rFonts w:ascii="Times New Roman" w:hAnsi="Times New Roman" w:cs="Times New Roman"/>
        </w:rPr>
        <w:t>href</w:t>
      </w:r>
      <w:proofErr w:type="spellEnd"/>
      <w:r w:rsidRPr="001D6B49">
        <w:rPr>
          <w:rStyle w:val="StringTok"/>
          <w:rFonts w:ascii="Times New Roman" w:hAnsi="Times New Roman" w:cs="Times New Roman"/>
        </w:rPr>
        <w:t>'</w:t>
      </w:r>
      <w:r w:rsidRPr="001D6B49">
        <w:rPr>
          <w:rStyle w:val="NormalTok"/>
          <w:rFonts w:ascii="Times New Roman" w:hAnsi="Times New Roman" w:cs="Times New Roman"/>
        </w:rPr>
        <w:t>].split(</w:t>
      </w:r>
      <w:r w:rsidRPr="001D6B49">
        <w:rPr>
          <w:rStyle w:val="StringTok"/>
          <w:rFonts w:ascii="Times New Roman" w:hAnsi="Times New Roman" w:cs="Times New Roman"/>
        </w:rPr>
        <w:t>'/</w:t>
      </w:r>
      <w:proofErr w:type="gramStart"/>
      <w:r w:rsidRPr="001D6B49">
        <w:rPr>
          <w:rStyle w:val="StringTok"/>
          <w:rFonts w:ascii="Times New Roman" w:hAnsi="Times New Roman" w:cs="Times New Roman"/>
        </w:rPr>
        <w:t>'</w:t>
      </w:r>
      <w:r w:rsidRPr="001D6B49">
        <w:rPr>
          <w:rStyle w:val="NormalTok"/>
          <w:rFonts w:ascii="Times New Roman" w:hAnsi="Times New Roman" w:cs="Times New Roman"/>
        </w:rPr>
        <w:t>)[</w:t>
      </w:r>
      <w:proofErr w:type="gramEnd"/>
      <w:r w:rsidRPr="001D6B49">
        <w:rPr>
          <w:rStyle w:val="OperatorTok"/>
          <w:rFonts w:ascii="Times New Roman" w:hAnsi="Times New Roman" w:cs="Times New Roman"/>
        </w:rPr>
        <w:t>-</w:t>
      </w:r>
      <w:r w:rsidRPr="001D6B49">
        <w:rPr>
          <w:rStyle w:val="DecValTok"/>
          <w:rFonts w:ascii="Times New Roman" w:hAnsi="Times New Roman" w:cs="Times New Roman"/>
        </w:rPr>
        <w:t>1</w:t>
      </w:r>
      <w:proofErr w:type="gramStart"/>
      <w:r w:rsidRPr="001D6B49">
        <w:rPr>
          <w:rStyle w:val="NormalTok"/>
          <w:rFonts w:ascii="Times New Roman" w:hAnsi="Times New Roman" w:cs="Times New Roman"/>
        </w:rPr>
        <w:t>].split</w:t>
      </w:r>
      <w:proofErr w:type="gramEnd"/>
      <w:r w:rsidRPr="001D6B49">
        <w:rPr>
          <w:rStyle w:val="NormalTok"/>
          <w:rFonts w:ascii="Times New Roman" w:hAnsi="Times New Roman" w:cs="Times New Roman"/>
        </w:rPr>
        <w:t>(</w:t>
      </w:r>
      <w:proofErr w:type="gramStart"/>
      <w:r w:rsidRPr="001D6B49">
        <w:rPr>
          <w:rStyle w:val="StringTok"/>
          <w:rFonts w:ascii="Times New Roman" w:hAnsi="Times New Roman" w:cs="Times New Roman"/>
        </w:rPr>
        <w:t>'?'</w:t>
      </w:r>
      <w:r w:rsidRPr="001D6B49">
        <w:rPr>
          <w:rStyle w:val="NormalTok"/>
          <w:rFonts w:ascii="Times New Roman" w:hAnsi="Times New Roman" w:cs="Times New Roman"/>
        </w:rPr>
        <w:t>)[</w:t>
      </w:r>
      <w:proofErr w:type="gramEnd"/>
      <w:r w:rsidRPr="001D6B49">
        <w:rPr>
          <w:rStyle w:val="DecValTok"/>
          <w:rFonts w:ascii="Times New Roman" w:hAnsi="Times New Roman" w:cs="Times New Roman"/>
        </w:rPr>
        <w:t>0</w:t>
      </w:r>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if</w:t>
      </w:r>
      <w:r w:rsidRPr="001D6B49">
        <w:rPr>
          <w:rStyle w:val="NormalTok"/>
          <w:rFonts w:ascii="Times New Roman" w:hAnsi="Times New Roman" w:cs="Times New Roman"/>
        </w:rPr>
        <w:t xml:space="preserve"> </w:t>
      </w:r>
      <w:proofErr w:type="spellStart"/>
      <w:r w:rsidRPr="001D6B49">
        <w:rPr>
          <w:rStyle w:val="NormalTok"/>
          <w:rFonts w:ascii="Times New Roman" w:hAnsi="Times New Roman" w:cs="Times New Roman"/>
        </w:rPr>
        <w:t>user_info</w:t>
      </w:r>
      <w:proofErr w:type="spellEnd"/>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else</w:t>
      </w:r>
      <w:r w:rsidRPr="001D6B49">
        <w:rPr>
          <w:rStyle w:val="NormalTok"/>
          <w:rFonts w:ascii="Times New Roman" w:hAnsi="Times New Roman" w:cs="Times New Roman"/>
        </w:rPr>
        <w:t xml:space="preserve"> </w:t>
      </w:r>
      <w:r w:rsidRPr="001D6B49">
        <w:rPr>
          <w:rStyle w:val="VariableTok"/>
          <w:rFonts w:ascii="Times New Roman" w:hAnsi="Times New Roman" w:cs="Times New Roman"/>
        </w:rPr>
        <w:t>None</w:t>
      </w:r>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尝试获取</w:t>
      </w:r>
      <w:r w:rsidRPr="001D6B49">
        <w:rPr>
          <w:rStyle w:val="CommentTok"/>
          <w:rFonts w:ascii="Times New Roman" w:hAnsi="Times New Roman" w:cs="Times New Roman"/>
        </w:rPr>
        <w:t>UID</w:t>
      </w:r>
    </w:p>
    <w:p w14:paraId="10237A9B" w14:textId="77777777" w:rsidR="00604326" w:rsidRPr="001D6B49" w:rsidRDefault="00604326">
      <w:pPr>
        <w:pStyle w:val="a7"/>
        <w:rPr>
          <w:rFonts w:ascii="Times New Roman" w:hAnsi="Times New Roman" w:cs="Times New Roman"/>
        </w:rPr>
      </w:pPr>
    </w:p>
    <w:p w14:paraId="302A69FE" w14:textId="3D8E921C" w:rsidR="00604326" w:rsidRPr="001D6B49" w:rsidRDefault="0082384A">
      <w:pPr>
        <w:pStyle w:val="aff1"/>
        <w:keepNext/>
      </w:pPr>
      <w:r w:rsidRPr="0082384A">
        <w:t>爬虫模块完成数据获取后，前端页面通过遍历各个</w:t>
      </w:r>
      <w:r w:rsidRPr="0082384A">
        <w:t xml:space="preserve"> item </w:t>
      </w:r>
      <w:r w:rsidRPr="0082384A">
        <w:t>项，实现对已爬取</w:t>
      </w:r>
      <w:proofErr w:type="gramStart"/>
      <w:r w:rsidRPr="0082384A">
        <w:t>微博热点</w:t>
      </w:r>
      <w:proofErr w:type="gramEnd"/>
      <w:r w:rsidRPr="0082384A">
        <w:t>数据的实时展示。数据以表格（</w:t>
      </w:r>
      <w:r w:rsidRPr="0082384A">
        <w:t>table</w:t>
      </w:r>
      <w:r w:rsidRPr="0082384A">
        <w:t>）形式进行可视化呈现，便于用户直观查看</w:t>
      </w:r>
      <w:proofErr w:type="gramStart"/>
      <w:r w:rsidRPr="0082384A">
        <w:t>各条微博的</w:t>
      </w:r>
      <w:proofErr w:type="gramEnd"/>
      <w:r w:rsidRPr="0082384A">
        <w:t>核心信息。具体展示效果如图</w:t>
      </w:r>
      <w:r w:rsidRPr="0082384A">
        <w:t xml:space="preserve"> 5-3 </w:t>
      </w:r>
      <w:r w:rsidRPr="0082384A">
        <w:t>所示。</w:t>
      </w:r>
      <w:r w:rsidR="001D6B49" w:rsidRPr="001D6B49">
        <w:rPr>
          <w:noProof/>
        </w:rPr>
        <w:drawing>
          <wp:inline distT="0" distB="0" distL="0" distR="0" wp14:anchorId="24F34055" wp14:editId="22F7C39D">
            <wp:extent cx="5940425" cy="3520440"/>
            <wp:effectExtent l="0" t="0" r="3175" b="3810"/>
            <wp:docPr id="82759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9133" name="图片 1"/>
                    <pic:cNvPicPr>
                      <a:picLocks noChangeAspect="1"/>
                    </pic:cNvPicPr>
                  </pic:nvPicPr>
                  <pic:blipFill>
                    <a:blip r:embed="rId25"/>
                    <a:stretch>
                      <a:fillRect/>
                    </a:stretch>
                  </pic:blipFill>
                  <pic:spPr>
                    <a:xfrm>
                      <a:off x="0" y="0"/>
                      <a:ext cx="5940425" cy="3520440"/>
                    </a:xfrm>
                    <a:prstGeom prst="rect">
                      <a:avLst/>
                    </a:prstGeom>
                  </pic:spPr>
                </pic:pic>
              </a:graphicData>
            </a:graphic>
          </wp:inline>
        </w:drawing>
      </w:r>
    </w:p>
    <w:p w14:paraId="66310C7D" w14:textId="77777777" w:rsidR="00604326" w:rsidRPr="001D6B49" w:rsidRDefault="001D6B49">
      <w:pPr>
        <w:pStyle w:val="a6"/>
        <w:rPr>
          <w:rFonts w:ascii="Times New Roman" w:hAnsi="Times New Roman" w:cs="Times New Roman"/>
        </w:rPr>
      </w:pPr>
      <w:bookmarkStart w:id="94" w:name="_Ref196089944"/>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4</w:t>
      </w:r>
      <w:r w:rsidRPr="001D6B49">
        <w:rPr>
          <w:rFonts w:ascii="Times New Roman" w:hAnsi="Times New Roman" w:cs="Times New Roman"/>
        </w:rPr>
        <w:fldChar w:fldCharType="end"/>
      </w:r>
      <w:bookmarkEnd w:id="94"/>
      <w:proofErr w:type="gramStart"/>
      <w:r w:rsidRPr="001D6B49">
        <w:rPr>
          <w:rFonts w:ascii="Times New Roman" w:hAnsi="Times New Roman" w:cs="Times New Roman"/>
        </w:rPr>
        <w:t>微博爬虫</w:t>
      </w:r>
      <w:proofErr w:type="gramEnd"/>
      <w:r w:rsidRPr="001D6B49">
        <w:rPr>
          <w:rFonts w:ascii="Times New Roman" w:hAnsi="Times New Roman" w:cs="Times New Roman"/>
        </w:rPr>
        <w:t>效果展示</w:t>
      </w:r>
    </w:p>
    <w:p w14:paraId="02B901BD" w14:textId="77777777" w:rsidR="00604326" w:rsidRPr="001D6B49" w:rsidRDefault="001D6B49">
      <w:pPr>
        <w:pStyle w:val="a2"/>
        <w:rPr>
          <w:rFonts w:ascii="Times New Roman" w:hAnsi="Times New Roman" w:cs="Times New Roman"/>
        </w:rPr>
      </w:pPr>
      <w:bookmarkStart w:id="95" w:name="_Toc196418473"/>
      <w:r w:rsidRPr="001D6B49">
        <w:rPr>
          <w:rFonts w:ascii="Times New Roman" w:hAnsi="Times New Roman" w:cs="Times New Roman"/>
        </w:rPr>
        <w:lastRenderedPageBreak/>
        <w:t>热度事件分析模块实现</w:t>
      </w:r>
      <w:bookmarkEnd w:id="95"/>
    </w:p>
    <w:p w14:paraId="502F7C54" w14:textId="77777777" w:rsidR="0058032C" w:rsidRDefault="0082384A">
      <w:pPr>
        <w:pStyle w:val="a7"/>
        <w:rPr>
          <w:rFonts w:ascii="Times New Roman" w:hAnsi="Times New Roman" w:cs="Times New Roman"/>
        </w:rPr>
      </w:pPr>
      <w:r w:rsidRPr="0082384A">
        <w:rPr>
          <w:rFonts w:ascii="Times New Roman" w:hAnsi="Times New Roman" w:cs="Times New Roman"/>
        </w:rPr>
        <w:t>热度事件分析模块主要包括热度得分计算与热门帖子分析展示两部分。系统基于</w:t>
      </w:r>
      <w:r w:rsidRPr="0082384A">
        <w:rPr>
          <w:rFonts w:ascii="Times New Roman" w:hAnsi="Times New Roman" w:cs="Times New Roman"/>
        </w:rPr>
        <w:t xml:space="preserve"> search </w:t>
      </w:r>
      <w:r w:rsidRPr="0082384A">
        <w:rPr>
          <w:rFonts w:ascii="Times New Roman" w:hAnsi="Times New Roman" w:cs="Times New Roman"/>
        </w:rPr>
        <w:t>表和</w:t>
      </w:r>
      <w:r w:rsidRPr="0082384A">
        <w:rPr>
          <w:rFonts w:ascii="Times New Roman" w:hAnsi="Times New Roman" w:cs="Times New Roman"/>
        </w:rPr>
        <w:t xml:space="preserve"> comment </w:t>
      </w:r>
      <w:r w:rsidRPr="0082384A">
        <w:rPr>
          <w:rFonts w:ascii="Times New Roman" w:hAnsi="Times New Roman" w:cs="Times New Roman"/>
        </w:rPr>
        <w:t>表中的数据，选取</w:t>
      </w:r>
      <w:proofErr w:type="gramStart"/>
      <w:r w:rsidRPr="0082384A">
        <w:rPr>
          <w:rFonts w:ascii="Times New Roman" w:hAnsi="Times New Roman" w:cs="Times New Roman"/>
        </w:rPr>
        <w:t>点赞数</w:t>
      </w:r>
      <w:proofErr w:type="gramEnd"/>
      <w:r w:rsidRPr="0082384A">
        <w:rPr>
          <w:rFonts w:ascii="Times New Roman" w:hAnsi="Times New Roman" w:cs="Times New Roman"/>
        </w:rPr>
        <w:t>、评论数、转发数等关键交互指标，</w:t>
      </w:r>
      <w:proofErr w:type="gramStart"/>
      <w:r w:rsidRPr="0082384A">
        <w:rPr>
          <w:rFonts w:ascii="Times New Roman" w:hAnsi="Times New Roman" w:cs="Times New Roman"/>
        </w:rPr>
        <w:t>采用熵权法</w:t>
      </w:r>
      <w:proofErr w:type="gramEnd"/>
      <w:r w:rsidRPr="0082384A">
        <w:rPr>
          <w:rFonts w:ascii="Times New Roman" w:hAnsi="Times New Roman" w:cs="Times New Roman"/>
        </w:rPr>
        <w:t>对各指标进行动态权重分配，从而计算出</w:t>
      </w:r>
      <w:proofErr w:type="gramStart"/>
      <w:r w:rsidRPr="0082384A">
        <w:rPr>
          <w:rFonts w:ascii="Times New Roman" w:hAnsi="Times New Roman" w:cs="Times New Roman"/>
        </w:rPr>
        <w:t>每条微博的</w:t>
      </w:r>
      <w:proofErr w:type="gramEnd"/>
      <w:r w:rsidRPr="0082384A">
        <w:rPr>
          <w:rFonts w:ascii="Times New Roman" w:hAnsi="Times New Roman" w:cs="Times New Roman"/>
        </w:rPr>
        <w:t>综合热度得分。最终，根据得分排序筛选出热度排名前</w:t>
      </w:r>
      <w:r w:rsidRPr="0082384A">
        <w:rPr>
          <w:rFonts w:ascii="Times New Roman" w:hAnsi="Times New Roman" w:cs="Times New Roman"/>
        </w:rPr>
        <w:t xml:space="preserve"> N </w:t>
      </w:r>
      <w:proofErr w:type="gramStart"/>
      <w:r w:rsidRPr="0082384A">
        <w:rPr>
          <w:rFonts w:ascii="Times New Roman" w:hAnsi="Times New Roman" w:cs="Times New Roman"/>
        </w:rPr>
        <w:t>的微博内容</w:t>
      </w:r>
      <w:proofErr w:type="gramEnd"/>
      <w:r w:rsidRPr="0082384A">
        <w:rPr>
          <w:rFonts w:ascii="Times New Roman" w:hAnsi="Times New Roman" w:cs="Times New Roman"/>
        </w:rPr>
        <w:t>，在前端页面以列表形式进行展示。该模块有助于快速捕捉当前舆论关注焦点，提升系统的事件感知能力。</w:t>
      </w:r>
    </w:p>
    <w:p w14:paraId="06693813" w14:textId="77777777" w:rsidR="00604326" w:rsidRPr="001D6B49" w:rsidRDefault="001D6B49">
      <w:pPr>
        <w:pStyle w:val="a3"/>
        <w:rPr>
          <w:rFonts w:ascii="Times New Roman" w:hAnsi="Times New Roman"/>
        </w:rPr>
      </w:pPr>
      <w:bookmarkStart w:id="96" w:name="_Ref196408268"/>
      <w:bookmarkStart w:id="97" w:name="_Toc196418474"/>
      <w:r w:rsidRPr="001D6B49">
        <w:rPr>
          <w:rFonts w:ascii="Times New Roman" w:hAnsi="Times New Roman"/>
        </w:rPr>
        <w:t>热度事件得分计算</w:t>
      </w:r>
      <w:bookmarkEnd w:id="96"/>
      <w:bookmarkEnd w:id="97"/>
    </w:p>
    <w:p w14:paraId="0D98F57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热度事件分析旨在识别和追踪在特定时间段内引起广泛关注</w:t>
      </w:r>
      <w:proofErr w:type="gramStart"/>
      <w:r w:rsidRPr="001D6B49">
        <w:rPr>
          <w:rFonts w:ascii="Times New Roman" w:hAnsi="Times New Roman" w:cs="Times New Roman"/>
        </w:rPr>
        <w:t>的微博话题</w:t>
      </w:r>
      <w:proofErr w:type="gramEnd"/>
      <w:r w:rsidRPr="001D6B49">
        <w:rPr>
          <w:rFonts w:ascii="Times New Roman" w:hAnsi="Times New Roman" w:cs="Times New Roman"/>
        </w:rPr>
        <w:t>或事件。其实现逻辑主要依赖于对</w:t>
      </w:r>
      <w:proofErr w:type="gramStart"/>
      <w:r w:rsidRPr="001D6B49">
        <w:rPr>
          <w:rFonts w:ascii="Times New Roman" w:hAnsi="Times New Roman" w:cs="Times New Roman"/>
        </w:rPr>
        <w:t>微博数据</w:t>
      </w:r>
      <w:proofErr w:type="gramEnd"/>
      <w:r w:rsidRPr="001D6B49">
        <w:rPr>
          <w:rFonts w:ascii="Times New Roman" w:hAnsi="Times New Roman" w:cs="Times New Roman"/>
        </w:rPr>
        <w:t>中互动指标（转发数、评论数、</w:t>
      </w:r>
      <w:proofErr w:type="gramStart"/>
      <w:r w:rsidRPr="001D6B49">
        <w:rPr>
          <w:rFonts w:ascii="Times New Roman" w:hAnsi="Times New Roman" w:cs="Times New Roman"/>
        </w:rPr>
        <w:t>点赞数</w:t>
      </w:r>
      <w:proofErr w:type="gramEnd"/>
      <w:r w:rsidRPr="001D6B49">
        <w:rPr>
          <w:rFonts w:ascii="Times New Roman" w:hAnsi="Times New Roman" w:cs="Times New Roman"/>
        </w:rPr>
        <w:t>）的量化分析。系统首先从</w:t>
      </w:r>
      <w:r w:rsidRPr="001D6B49">
        <w:rPr>
          <w:rFonts w:ascii="Times New Roman" w:hAnsi="Times New Roman" w:cs="Times New Roman"/>
        </w:rPr>
        <w:t>search</w:t>
      </w:r>
      <w:r w:rsidRPr="001D6B49">
        <w:rPr>
          <w:rFonts w:ascii="Times New Roman" w:hAnsi="Times New Roman" w:cs="Times New Roman"/>
        </w:rPr>
        <w:t>表中检索特定关键词或时间范围内</w:t>
      </w:r>
      <w:proofErr w:type="gramStart"/>
      <w:r w:rsidRPr="001D6B49">
        <w:rPr>
          <w:rFonts w:ascii="Times New Roman" w:hAnsi="Times New Roman" w:cs="Times New Roman"/>
        </w:rPr>
        <w:t>的微博数据</w:t>
      </w:r>
      <w:proofErr w:type="gramEnd"/>
      <w:r w:rsidRPr="001D6B49">
        <w:rPr>
          <w:rFonts w:ascii="Times New Roman" w:hAnsi="Times New Roman" w:cs="Times New Roman"/>
        </w:rPr>
        <w:t>。随后，对</w:t>
      </w:r>
      <w:proofErr w:type="gramStart"/>
      <w:r w:rsidRPr="001D6B49">
        <w:rPr>
          <w:rFonts w:ascii="Times New Roman" w:hAnsi="Times New Roman" w:cs="Times New Roman"/>
        </w:rPr>
        <w:t>每条微博的</w:t>
      </w:r>
      <w:proofErr w:type="spellStart"/>
      <w:proofErr w:type="gramEnd"/>
      <w:r w:rsidRPr="001D6B49">
        <w:rPr>
          <w:rFonts w:ascii="Times New Roman" w:hAnsi="Times New Roman" w:cs="Times New Roman"/>
        </w:rPr>
        <w:t>reposts_count</w:t>
      </w:r>
      <w:proofErr w:type="spellEnd"/>
      <w:r w:rsidRPr="001D6B49">
        <w:rPr>
          <w:rFonts w:ascii="Times New Roman" w:hAnsi="Times New Roman" w:cs="Times New Roman"/>
        </w:rPr>
        <w:t>、</w:t>
      </w:r>
      <w:proofErr w:type="spellStart"/>
      <w:r w:rsidRPr="001D6B49">
        <w:rPr>
          <w:rFonts w:ascii="Times New Roman" w:hAnsi="Times New Roman" w:cs="Times New Roman"/>
        </w:rPr>
        <w:t>comments_count</w:t>
      </w:r>
      <w:proofErr w:type="spellEnd"/>
      <w:r w:rsidRPr="001D6B49">
        <w:rPr>
          <w:rFonts w:ascii="Times New Roman" w:hAnsi="Times New Roman" w:cs="Times New Roman"/>
        </w:rPr>
        <w:t>和</w:t>
      </w:r>
      <w:proofErr w:type="spellStart"/>
      <w:r w:rsidRPr="001D6B49">
        <w:rPr>
          <w:rFonts w:ascii="Times New Roman" w:hAnsi="Times New Roman" w:cs="Times New Roman"/>
        </w:rPr>
        <w:t>attitudes_count</w:t>
      </w:r>
      <w:proofErr w:type="spellEnd"/>
      <w:r w:rsidRPr="001D6B49">
        <w:rPr>
          <w:rFonts w:ascii="Times New Roman" w:hAnsi="Times New Roman" w:cs="Times New Roman"/>
        </w:rPr>
        <w:t>字段进行加权求和，计算出一个综合热度得分。权重的设定可以根据业务需求进行调整，例如，评论和转发通常</w:t>
      </w:r>
      <w:proofErr w:type="gramStart"/>
      <w:r w:rsidRPr="001D6B49">
        <w:rPr>
          <w:rFonts w:ascii="Times New Roman" w:hAnsi="Times New Roman" w:cs="Times New Roman"/>
        </w:rPr>
        <w:t>比点赞更能</w:t>
      </w:r>
      <w:proofErr w:type="gramEnd"/>
      <w:r w:rsidRPr="001D6B49">
        <w:rPr>
          <w:rFonts w:ascii="Times New Roman" w:hAnsi="Times New Roman" w:cs="Times New Roman"/>
        </w:rPr>
        <w:t>反映用户的参与度和话题的传播力，因此可以赋予更高的权重。核心算法结合主要结合动态权重分配策略以及复合热度公式，具体实现如下：</w:t>
      </w:r>
    </w:p>
    <w:p w14:paraId="400D916D" w14:textId="252797CA" w:rsidR="00604326" w:rsidRPr="001D6B49" w:rsidRDefault="001D6B49">
      <w:pPr>
        <w:pStyle w:val="a7"/>
        <w:rPr>
          <w:rFonts w:ascii="Times New Roman" w:hAnsi="Times New Roman" w:cs="Times New Roman"/>
        </w:rPr>
      </w:pPr>
      <w:r w:rsidRPr="001D6B49">
        <w:rPr>
          <w:rFonts w:ascii="Times New Roman" w:hAnsi="Times New Roman" w:cs="Times New Roman"/>
        </w:rPr>
        <w:t>系统从</w:t>
      </w:r>
      <w:r w:rsidRPr="001D6B49">
        <w:rPr>
          <w:rFonts w:ascii="Times New Roman" w:hAnsi="Times New Roman" w:cs="Times New Roman"/>
        </w:rPr>
        <w:t>search</w:t>
      </w:r>
      <w:r w:rsidRPr="001D6B49">
        <w:rPr>
          <w:rFonts w:ascii="Times New Roman" w:hAnsi="Times New Roman" w:cs="Times New Roman"/>
        </w:rPr>
        <w:t>表和</w:t>
      </w:r>
      <w:r w:rsidRPr="001D6B49">
        <w:rPr>
          <w:rFonts w:ascii="Times New Roman" w:hAnsi="Times New Roman" w:cs="Times New Roman"/>
        </w:rPr>
        <w:t>comment</w:t>
      </w:r>
      <w:r w:rsidRPr="001D6B49">
        <w:rPr>
          <w:rFonts w:ascii="Times New Roman" w:hAnsi="Times New Roman" w:cs="Times New Roman"/>
        </w:rPr>
        <w:t>表提取结构化数据，构建跨平台热度指标，基础指标包括：转发量、评论量、</w:t>
      </w:r>
      <w:proofErr w:type="gramStart"/>
      <w:r w:rsidRPr="001D6B49">
        <w:rPr>
          <w:rFonts w:ascii="Times New Roman" w:hAnsi="Times New Roman" w:cs="Times New Roman"/>
        </w:rPr>
        <w:t>点赞量</w:t>
      </w:r>
      <w:proofErr w:type="gramEnd"/>
      <w:r w:rsidRPr="001D6B49">
        <w:rPr>
          <w:rFonts w:ascii="Times New Roman" w:hAnsi="Times New Roman" w:cs="Times New Roman"/>
        </w:rPr>
        <w:t>三部分，衍生指标包括传播深度</w:t>
      </w:r>
      <w:r w:rsidRPr="001D6B49">
        <w:rPr>
          <w:rFonts w:ascii="Times New Roman" w:hAnsi="Times New Roman" w:cs="Times New Roman"/>
        </w:rPr>
        <w:t>D</w:t>
      </w:r>
      <w:r w:rsidRPr="001D6B49">
        <w:rPr>
          <w:rFonts w:ascii="Times New Roman" w:hAnsi="Times New Roman" w:cs="Times New Roman"/>
        </w:rPr>
        <w:t>、情感加权因子</w:t>
      </w:r>
      <w:r w:rsidRPr="001D6B49">
        <w:rPr>
          <w:rFonts w:ascii="Times New Roman" w:hAnsi="Times New Roman" w:cs="Times New Roman"/>
        </w:rPr>
        <w:t>S</w:t>
      </w:r>
      <w:r w:rsidRPr="001D6B49">
        <w:rPr>
          <w:rFonts w:ascii="Times New Roman" w:hAnsi="Times New Roman" w:cs="Times New Roman"/>
        </w:rPr>
        <w:t>和时间衰减系数</w:t>
      </w:r>
      <w:r w:rsidRPr="001D6B49">
        <w:rPr>
          <w:rFonts w:ascii="Times New Roman" w:hAnsi="Times New Roman" w:cs="Times New Roman"/>
        </w:rPr>
        <w:t>T</w:t>
      </w:r>
      <w:r w:rsidRPr="001D6B49">
        <w:rPr>
          <w:rFonts w:ascii="Times New Roman" w:hAnsi="Times New Roman" w:cs="Times New Roman"/>
        </w:rPr>
        <w:t>，计算方式如</w:t>
      </w:r>
      <w:r w:rsidR="00921C6C">
        <w:rPr>
          <w:rFonts w:ascii="Times New Roman" w:hAnsi="Times New Roman" w:cs="Times New Roman" w:hint="eastAsia"/>
        </w:rPr>
        <w:t>式</w:t>
      </w:r>
      <w:r w:rsidR="00921C6C">
        <w:rPr>
          <w:rFonts w:ascii="Times New Roman" w:hAnsi="Times New Roman" w:cs="Times New Roman" w:hint="eastAsia"/>
        </w:rPr>
        <w:t>5-6</w:t>
      </w:r>
      <w:r w:rsidR="00921C6C">
        <w:rPr>
          <w:rFonts w:ascii="Times New Roman" w:hAnsi="Times New Roman" w:cs="Times New Roman" w:hint="eastAsia"/>
        </w:rPr>
        <w:t>、式</w:t>
      </w:r>
      <w:r w:rsidR="00921C6C">
        <w:rPr>
          <w:rFonts w:ascii="Times New Roman" w:hAnsi="Times New Roman" w:cs="Times New Roman" w:hint="eastAsia"/>
        </w:rPr>
        <w:t>5-7</w:t>
      </w:r>
      <w:r w:rsidR="00921C6C">
        <w:rPr>
          <w:rFonts w:ascii="Times New Roman" w:hAnsi="Times New Roman" w:cs="Times New Roman" w:hint="eastAsia"/>
        </w:rPr>
        <w:t>、式</w:t>
      </w:r>
      <w:r w:rsidR="00921C6C">
        <w:rPr>
          <w:rFonts w:ascii="Times New Roman" w:hAnsi="Times New Roman" w:cs="Times New Roman" w:hint="eastAsia"/>
        </w:rPr>
        <w:t>5-8</w:t>
      </w:r>
      <w:r w:rsidR="00921C6C">
        <w:rPr>
          <w:rFonts w:ascii="Times New Roman" w:hAnsi="Times New Roman" w:cs="Times New Roman" w:hint="eastAsia"/>
        </w:rPr>
        <w:t>所示</w:t>
      </w:r>
      <w:r w:rsidRPr="001D6B49">
        <w:rPr>
          <w:rFonts w:ascii="Times New Roman" w:hAnsi="Times New Roman" w:cs="Times New Roman"/>
        </w:rPr>
        <w:t>：</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11A0357A" w14:textId="77777777">
        <w:trPr>
          <w:trHeight w:val="841"/>
        </w:trPr>
        <w:tc>
          <w:tcPr>
            <w:tcW w:w="2268" w:type="dxa"/>
            <w:vAlign w:val="center"/>
          </w:tcPr>
          <w:p w14:paraId="6390C91A" w14:textId="77777777" w:rsidR="00604326" w:rsidRPr="001D6B49" w:rsidRDefault="00604326">
            <w:pPr>
              <w:pStyle w:val="ab"/>
              <w:ind w:firstLine="402"/>
              <w:rPr>
                <w:sz w:val="22"/>
                <w:szCs w:val="28"/>
              </w:rPr>
            </w:pPr>
          </w:p>
        </w:tc>
        <w:tc>
          <w:tcPr>
            <w:tcW w:w="4734" w:type="dxa"/>
            <w:vAlign w:val="center"/>
          </w:tcPr>
          <w:p w14:paraId="447FE7BA" w14:textId="77777777" w:rsidR="00604326" w:rsidRPr="001D6B49" w:rsidRDefault="001D6B49">
            <w:pPr>
              <w:pStyle w:val="a7"/>
              <w:rPr>
                <w:rFonts w:ascii="Times New Roman" w:hAnsi="Times New Roman" w:cs="Times New Roman"/>
              </w:rPr>
            </w:pPr>
            <m:oMathPara>
              <m:oMath>
                <m:r>
                  <w:rPr>
                    <w:rFonts w:cs="Times New Roman"/>
                  </w:rPr>
                  <m:t>D=</m:t>
                </m:r>
                <m:sSub>
                  <m:sSubPr>
                    <m:ctrlPr>
                      <w:rPr>
                        <w:rFonts w:cs="Times New Roman"/>
                      </w:rPr>
                    </m:ctrlPr>
                  </m:sSubPr>
                  <m:e>
                    <m:r>
                      <m:rPr>
                        <m:sty m:val="p"/>
                      </m:rPr>
                      <w:rPr>
                        <w:rFonts w:cs="Times New Roman"/>
                      </w:rPr>
                      <m:t>log</m:t>
                    </m:r>
                  </m:e>
                  <m:sub>
                    <m:r>
                      <w:rPr>
                        <w:rFonts w:cs="Times New Roman"/>
                      </w:rPr>
                      <m:t>2</m:t>
                    </m:r>
                  </m:sub>
                </m:sSub>
                <m:r>
                  <w:rPr>
                    <w:rFonts w:cs="Times New Roman"/>
                  </w:rPr>
                  <m:t>⁡(1+</m:t>
                </m:r>
                <m:r>
                  <m:rPr>
                    <m:sty m:val="p"/>
                  </m:rPr>
                  <w:rPr>
                    <w:rFonts w:cs="Times New Roman"/>
                  </w:rPr>
                  <m:t>max⁡</m:t>
                </m:r>
                <m:r>
                  <w:rPr>
                    <w:rFonts w:cs="Times New Roman"/>
                  </w:rPr>
                  <m:t>＿</m:t>
                </m:r>
                <m:r>
                  <w:rPr>
                    <w:rFonts w:cs="Times New Roman"/>
                  </w:rPr>
                  <m:t>repost</m:t>
                </m:r>
                <m:r>
                  <w:rPr>
                    <w:rFonts w:cs="Times New Roman"/>
                  </w:rPr>
                  <m:t>＿</m:t>
                </m:r>
                <m:r>
                  <w:rPr>
                    <w:rFonts w:cs="Times New Roman"/>
                  </w:rPr>
                  <m:t>depth)</m:t>
                </m:r>
              </m:oMath>
            </m:oMathPara>
          </w:p>
        </w:tc>
        <w:tc>
          <w:tcPr>
            <w:tcW w:w="2354" w:type="dxa"/>
            <w:vAlign w:val="center"/>
          </w:tcPr>
          <w:p w14:paraId="79E99904" w14:textId="15E53AA6" w:rsidR="00604326" w:rsidRPr="001D6B49" w:rsidRDefault="001D6B49">
            <w:pPr>
              <w:pStyle w:val="ab"/>
              <w:ind w:firstLine="402"/>
              <w:jc w:val="right"/>
              <w:rPr>
                <w:sz w:val="22"/>
                <w:szCs w:val="28"/>
              </w:rPr>
            </w:pPr>
            <w:r w:rsidRPr="001D6B49">
              <w:rPr>
                <w:sz w:val="22"/>
                <w:szCs w:val="28"/>
              </w:rPr>
              <w:t>(</w:t>
            </w:r>
            <w:fldSimple w:instr=" STYLEREF 1 \s ">
              <w:r w:rsidR="0058032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r w:rsidR="00604326" w:rsidRPr="001D6B49" w14:paraId="41A52CD7" w14:textId="77777777">
        <w:trPr>
          <w:trHeight w:val="841"/>
        </w:trPr>
        <w:tc>
          <w:tcPr>
            <w:tcW w:w="2268" w:type="dxa"/>
            <w:vAlign w:val="center"/>
          </w:tcPr>
          <w:p w14:paraId="4A304916" w14:textId="77777777" w:rsidR="00604326" w:rsidRPr="001D6B49" w:rsidRDefault="00604326">
            <w:pPr>
              <w:pStyle w:val="ab"/>
              <w:ind w:firstLine="402"/>
              <w:rPr>
                <w:sz w:val="22"/>
                <w:szCs w:val="28"/>
              </w:rPr>
            </w:pPr>
          </w:p>
        </w:tc>
        <w:tc>
          <w:tcPr>
            <w:tcW w:w="4734" w:type="dxa"/>
            <w:vAlign w:val="center"/>
          </w:tcPr>
          <w:p w14:paraId="39709A93" w14:textId="77777777" w:rsidR="00604326" w:rsidRPr="001D6B49" w:rsidRDefault="001D6B49">
            <m:oMathPara>
              <m:oMath>
                <m:r>
                  <w:rPr>
                    <w:rFonts w:ascii="Cambria Math" w:eastAsia="Cambria Math" w:hAnsi="Cambria Math"/>
                  </w:rPr>
                  <m:t>S=</m:t>
                </m:r>
                <m:f>
                  <m:fPr>
                    <m:ctrlPr>
                      <w:rPr>
                        <w:rFonts w:ascii="Cambria Math" w:hAnsi="Cambria Math"/>
                      </w:rPr>
                    </m:ctrlPr>
                  </m:fPr>
                  <m:num>
                    <m:r>
                      <w:rPr>
                        <w:rFonts w:ascii="Cambria Math" w:eastAsia="Cambria Math" w:hAnsi="Cambria Math"/>
                      </w:rPr>
                      <m:t>positiv</m:t>
                    </m:r>
                    <m:sSub>
                      <m:sSubPr>
                        <m:ctrlPr>
                          <w:rPr>
                            <w:rFonts w:ascii="Cambria Math" w:eastAsia="Cambria Math" w:hAnsi="Cambria Math"/>
                            <w:i/>
                          </w:rPr>
                        </m:ctrlPr>
                      </m:sSubPr>
                      <m:e>
                        <m:r>
                          <w:rPr>
                            <w:rFonts w:ascii="Cambria Math" w:eastAsia="Cambria Math" w:hAnsi="Cambria Math"/>
                          </w:rPr>
                          <m:t>e</m:t>
                        </m:r>
                      </m:e>
                      <m:sub>
                        <m:r>
                          <w:rPr>
                            <w:rFonts w:ascii="Cambria Math" w:eastAsia="Cambria Math" w:hAnsi="Cambria Math"/>
                          </w:rPr>
                          <m:t>count</m:t>
                        </m:r>
                      </m:sub>
                    </m:sSub>
                    <m:r>
                      <w:rPr>
                        <w:rFonts w:ascii="Cambria Math" w:hAnsi="Cambria Math"/>
                      </w:rPr>
                      <m:t>－</m:t>
                    </m:r>
                    <m:r>
                      <w:rPr>
                        <w:rFonts w:ascii="Cambria Math" w:eastAsia="Cambria Math" w:hAnsi="Cambria Math"/>
                      </w:rPr>
                      <m:t>negativ</m:t>
                    </m:r>
                    <m:sSub>
                      <m:sSubPr>
                        <m:ctrlPr>
                          <w:rPr>
                            <w:rFonts w:ascii="Cambria Math" w:eastAsia="Cambria Math" w:hAnsi="Cambria Math"/>
                            <w:i/>
                          </w:rPr>
                        </m:ctrlPr>
                      </m:sSubPr>
                      <m:e>
                        <m:r>
                          <w:rPr>
                            <w:rFonts w:ascii="Cambria Math" w:eastAsia="Cambria Math" w:hAnsi="Cambria Math"/>
                          </w:rPr>
                          <m:t>e</m:t>
                        </m:r>
                      </m:e>
                      <m:sub>
                        <m:r>
                          <w:rPr>
                            <w:rFonts w:ascii="Cambria Math" w:eastAsia="Cambria Math" w:hAnsi="Cambria Math"/>
                          </w:rPr>
                          <m:t>count</m:t>
                        </m:r>
                      </m:sub>
                    </m:sSub>
                  </m:num>
                  <m:den>
                    <m:r>
                      <w:rPr>
                        <w:rFonts w:ascii="Cambria Math" w:eastAsia="Cambria Math" w:hAnsi="Cambria Math"/>
                      </w:rPr>
                      <m:t>tota</m:t>
                    </m:r>
                    <m:sSub>
                      <m:sSubPr>
                        <m:ctrlPr>
                          <w:rPr>
                            <w:rFonts w:ascii="Cambria Math" w:eastAsia="Cambria Math" w:hAnsi="Cambria Math"/>
                            <w:i/>
                          </w:rPr>
                        </m:ctrlPr>
                      </m:sSubPr>
                      <m:e>
                        <m:r>
                          <w:rPr>
                            <w:rFonts w:ascii="Cambria Math" w:eastAsia="Cambria Math" w:hAnsi="Cambria Math"/>
                          </w:rPr>
                          <m:t>l</m:t>
                        </m:r>
                      </m:e>
                      <m:sub>
                        <m:r>
                          <w:rPr>
                            <w:rFonts w:ascii="Cambria Math" w:eastAsia="Cambria Math" w:hAnsi="Cambria Math"/>
                          </w:rPr>
                          <m:t>count</m:t>
                        </m:r>
                      </m:sub>
                    </m:sSub>
                  </m:den>
                </m:f>
              </m:oMath>
            </m:oMathPara>
          </w:p>
        </w:tc>
        <w:tc>
          <w:tcPr>
            <w:tcW w:w="2354" w:type="dxa"/>
            <w:vAlign w:val="center"/>
          </w:tcPr>
          <w:p w14:paraId="2FE6BB1E" w14:textId="41389B41" w:rsidR="00604326" w:rsidRPr="001D6B49" w:rsidRDefault="001D6B49">
            <w:pPr>
              <w:pStyle w:val="ab"/>
              <w:ind w:firstLine="402"/>
              <w:jc w:val="right"/>
              <w:rPr>
                <w:sz w:val="22"/>
                <w:szCs w:val="28"/>
              </w:rPr>
            </w:pPr>
            <w:r w:rsidRPr="001D6B49">
              <w:rPr>
                <w:sz w:val="22"/>
                <w:szCs w:val="28"/>
              </w:rPr>
              <w:t>(</w:t>
            </w:r>
            <w:fldSimple w:instr=" STYLEREF 1 \s ">
              <w:r w:rsidR="0058032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r w:rsidR="00604326" w:rsidRPr="001D6B49" w14:paraId="7AB8A558" w14:textId="77777777">
        <w:trPr>
          <w:trHeight w:val="841"/>
        </w:trPr>
        <w:tc>
          <w:tcPr>
            <w:tcW w:w="2268" w:type="dxa"/>
            <w:vAlign w:val="center"/>
          </w:tcPr>
          <w:p w14:paraId="78B5FDC2" w14:textId="77777777" w:rsidR="00604326" w:rsidRPr="001D6B49" w:rsidRDefault="00604326">
            <w:pPr>
              <w:pStyle w:val="ab"/>
              <w:ind w:firstLine="402"/>
              <w:rPr>
                <w:sz w:val="22"/>
                <w:szCs w:val="28"/>
              </w:rPr>
            </w:pPr>
          </w:p>
        </w:tc>
        <w:tc>
          <w:tcPr>
            <w:tcW w:w="4734" w:type="dxa"/>
            <w:vAlign w:val="center"/>
          </w:tcPr>
          <w:p w14:paraId="78D4EA84" w14:textId="77777777" w:rsidR="00604326" w:rsidRPr="001D6B49" w:rsidRDefault="001D6B49">
            <w:pPr>
              <w:pStyle w:val="a7"/>
              <w:rPr>
                <w:rFonts w:ascii="Times New Roman" w:hAnsi="Times New Roman" w:cs="Times New Roman"/>
              </w:rPr>
            </w:pPr>
            <m:oMathPara>
              <m:oMath>
                <m:r>
                  <w:rPr>
                    <w:rFonts w:cs="Times New Roman"/>
                  </w:rPr>
                  <m:t>T=</m:t>
                </m:r>
                <m:sSup>
                  <m:sSupPr>
                    <m:ctrlPr>
                      <w:rPr>
                        <w:rFonts w:cs="Times New Roman"/>
                      </w:rPr>
                    </m:ctrlPr>
                  </m:sSupPr>
                  <m:e>
                    <m:r>
                      <w:rPr>
                        <w:rFonts w:cs="Times New Roman"/>
                      </w:rPr>
                      <m:t>e</m:t>
                    </m:r>
                  </m:e>
                  <m:sup>
                    <m:r>
                      <w:rPr>
                        <w:rFonts w:cs="Times New Roman"/>
                      </w:rPr>
                      <m:t>-λ</m:t>
                    </m:r>
                    <m:d>
                      <m:dPr>
                        <m:ctrlPr>
                          <w:rPr>
                            <w:rFonts w:cs="Times New Roman"/>
                            <w:i/>
                          </w:rPr>
                        </m:ctrlPr>
                      </m:dPr>
                      <m:e>
                        <m:sSub>
                          <m:sSubPr>
                            <m:ctrlPr>
                              <w:rPr>
                                <w:rFonts w:cs="Times New Roman"/>
                              </w:rPr>
                            </m:ctrlPr>
                          </m:sSubPr>
                          <m:e>
                            <m:r>
                              <w:rPr>
                                <w:rFonts w:cs="Times New Roman"/>
                              </w:rPr>
                              <m:t>t</m:t>
                            </m:r>
                          </m:e>
                          <m:sub>
                            <m:r>
                              <m:rPr>
                                <m:nor/>
                              </m:rPr>
                              <w:rPr>
                                <w:rFonts w:ascii="Times New Roman" w:hAnsi="Times New Roman" w:cs="Times New Roman"/>
                              </w:rPr>
                              <m:t xml:space="preserve">current </m:t>
                            </m:r>
                          </m:sub>
                        </m:sSub>
                        <m:r>
                          <w:rPr>
                            <w:rFonts w:cs="Times New Roman"/>
                          </w:rPr>
                          <m:t>-</m:t>
                        </m:r>
                        <m:sSub>
                          <m:sSubPr>
                            <m:ctrlPr>
                              <w:rPr>
                                <w:rFonts w:cs="Times New Roman"/>
                              </w:rPr>
                            </m:ctrlPr>
                          </m:sSubPr>
                          <m:e>
                            <m:r>
                              <w:rPr>
                                <w:rFonts w:cs="Times New Roman"/>
                              </w:rPr>
                              <m:t>t</m:t>
                            </m:r>
                          </m:e>
                          <m:sub>
                            <m:r>
                              <m:rPr>
                                <m:nor/>
                              </m:rPr>
                              <w:rPr>
                                <w:rFonts w:ascii="Times New Roman" w:hAnsi="Times New Roman" w:cs="Times New Roman"/>
                              </w:rPr>
                              <m:t xml:space="preserve">post </m:t>
                            </m:r>
                          </m:sub>
                        </m:sSub>
                      </m:e>
                    </m:d>
                  </m:sup>
                </m:sSup>
                <m:r>
                  <w:rPr>
                    <w:rFonts w:cs="Times New Roman"/>
                  </w:rPr>
                  <m:t>，</m:t>
                </m:r>
                <m:r>
                  <w:rPr>
                    <w:rFonts w:cs="Times New Roman"/>
                  </w:rPr>
                  <m:t>λ=0.1</m:t>
                </m:r>
              </m:oMath>
            </m:oMathPara>
          </w:p>
        </w:tc>
        <w:tc>
          <w:tcPr>
            <w:tcW w:w="2354" w:type="dxa"/>
            <w:vAlign w:val="center"/>
          </w:tcPr>
          <w:p w14:paraId="1B35D1A7" w14:textId="739D6ACA" w:rsidR="00604326" w:rsidRPr="001D6B49" w:rsidRDefault="001D6B49">
            <w:pPr>
              <w:pStyle w:val="ab"/>
              <w:ind w:firstLine="402"/>
              <w:jc w:val="right"/>
              <w:rPr>
                <w:sz w:val="22"/>
                <w:szCs w:val="28"/>
              </w:rPr>
            </w:pPr>
            <w:r w:rsidRPr="001D6B49">
              <w:rPr>
                <w:sz w:val="22"/>
                <w:szCs w:val="28"/>
              </w:rPr>
              <w:t>(</w:t>
            </w:r>
            <w:fldSimple w:instr=" STYLEREF 1 \s ">
              <w:r w:rsidR="0058032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8AC0B38" w14:textId="741EFA24" w:rsidR="00604326" w:rsidRPr="001D6B49" w:rsidRDefault="001D6B49">
      <w:pPr>
        <w:pStyle w:val="a7"/>
        <w:rPr>
          <w:rFonts w:ascii="Times New Roman" w:hAnsi="Times New Roman" w:cs="Times New Roman"/>
        </w:rPr>
      </w:pPr>
      <w:r w:rsidRPr="001D6B49">
        <w:rPr>
          <w:rFonts w:ascii="Times New Roman" w:hAnsi="Times New Roman" w:cs="Times New Roman"/>
        </w:rPr>
        <w:t>动态权重分配算法</w:t>
      </w:r>
      <w:proofErr w:type="gramStart"/>
      <w:r w:rsidRPr="001D6B49">
        <w:rPr>
          <w:rFonts w:ascii="Times New Roman" w:hAnsi="Times New Roman" w:cs="Times New Roman"/>
        </w:rPr>
        <w:t>采用熵权法</w:t>
      </w:r>
      <w:proofErr w:type="gramEnd"/>
      <w:r w:rsidRPr="001D6B49">
        <w:rPr>
          <w:rFonts w:ascii="Times New Roman" w:hAnsi="Times New Roman" w:cs="Times New Roman"/>
        </w:rPr>
        <w:t>动态计算指标权重，避免静态赋权的主观性</w:t>
      </w:r>
      <w:r w:rsidR="0082384A">
        <w:rPr>
          <w:rFonts w:ascii="Times New Roman" w:hAnsi="Times New Roman" w:cs="Times New Roman" w:hint="eastAsia"/>
        </w:rPr>
        <w:t>，如式</w:t>
      </w:r>
      <w:r w:rsidR="0058032C">
        <w:rPr>
          <w:rFonts w:ascii="Times New Roman" w:hAnsi="Times New Roman" w:cs="Times New Roman" w:hint="eastAsia"/>
        </w:rPr>
        <w:t>5</w:t>
      </w:r>
      <w:r w:rsidR="0082384A">
        <w:rPr>
          <w:rFonts w:ascii="Times New Roman" w:hAnsi="Times New Roman" w:cs="Times New Roman"/>
        </w:rPr>
        <w:t>-</w:t>
      </w:r>
      <w:r w:rsidR="00921C6C">
        <w:rPr>
          <w:rFonts w:ascii="Times New Roman" w:hAnsi="Times New Roman" w:cs="Times New Roman" w:hint="eastAsia"/>
        </w:rPr>
        <w:t>9</w:t>
      </w:r>
      <w:r w:rsidR="0082384A">
        <w:rPr>
          <w:rFonts w:ascii="Times New Roman" w:hAnsi="Times New Roman" w:cs="Times New Roman" w:hint="eastAsia"/>
        </w:rPr>
        <w:t>所示</w:t>
      </w:r>
      <w:r w:rsidRPr="001D6B49">
        <w:rPr>
          <w:rFonts w:ascii="Times New Roman" w:hAnsi="Times New Roman" w:cs="Times New Roman"/>
        </w:rPr>
        <w:t>：</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523638E9" w14:textId="77777777">
        <w:trPr>
          <w:trHeight w:val="841"/>
        </w:trPr>
        <w:tc>
          <w:tcPr>
            <w:tcW w:w="2268" w:type="dxa"/>
            <w:vAlign w:val="center"/>
          </w:tcPr>
          <w:p w14:paraId="1B372CB3" w14:textId="77777777" w:rsidR="00604326" w:rsidRPr="001D6B49" w:rsidRDefault="00604326">
            <w:pPr>
              <w:pStyle w:val="ab"/>
              <w:ind w:firstLine="402"/>
              <w:rPr>
                <w:sz w:val="22"/>
                <w:szCs w:val="28"/>
              </w:rPr>
            </w:pPr>
          </w:p>
        </w:tc>
        <w:tc>
          <w:tcPr>
            <w:tcW w:w="4734" w:type="dxa"/>
            <w:vAlign w:val="center"/>
          </w:tcPr>
          <w:p w14:paraId="2EBAA233" w14:textId="77777777" w:rsidR="00604326" w:rsidRPr="001D6B49" w:rsidRDefault="00000000">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i</m:t>
                        </m:r>
                      </m:sub>
                    </m:sSub>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j</m:t>
                                </m:r>
                              </m:sub>
                            </m:sSub>
                          </m:e>
                        </m:d>
                      </m:e>
                    </m:nary>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m</m:t>
                    </m:r>
                  </m:sup>
                  <m:e>
                    <m:sSub>
                      <m:sSubPr>
                        <m:ctrlPr>
                          <w:rPr>
                            <w:rFonts w:ascii="Cambria Math" w:hAnsi="Cambria Math"/>
                          </w:rPr>
                        </m:ctrlPr>
                      </m:sSubPr>
                      <m:e>
                        <m:r>
                          <w:rPr>
                            <w:rFonts w:ascii="Cambria Math" w:hAnsi="Cambria Math"/>
                          </w:rPr>
                          <m:t>p</m:t>
                        </m:r>
                      </m:e>
                      <m:sub>
                        <m:r>
                          <w:rPr>
                            <w:rFonts w:ascii="Cambria Math" w:hAnsi="Cambria Math"/>
                          </w:rPr>
                          <m:t>ik</m:t>
                        </m:r>
                      </m:sub>
                    </m:sSub>
                    <m:func>
                      <m:funcPr>
                        <m:ctrlPr>
                          <w:rPr>
                            <w:rFonts w:ascii="Cambria Math" w:hAnsi="Cambria Math"/>
                            <w:i/>
                          </w:rPr>
                        </m:ctrlPr>
                      </m:funcPr>
                      <m:fName>
                        <m:r>
                          <m:rPr>
                            <m:sty m:val="p"/>
                          </m:rPr>
                          <w:rPr>
                            <w:rFonts w:ascii="Cambria Math" w:hAnsi="Cambria Math"/>
                          </w:rPr>
                          <m:t>ln</m:t>
                        </m:r>
                        <m:ctrlPr>
                          <w:rPr>
                            <w:rFonts w:ascii="Cambria Math" w:hAnsi="Cambria Math"/>
                          </w:rPr>
                        </m:ctrlPr>
                      </m:fName>
                      <m:e>
                        <m:sSub>
                          <m:sSubPr>
                            <m:ctrlPr>
                              <w:rPr>
                                <w:rFonts w:ascii="Cambria Math" w:hAnsi="Cambria Math"/>
                              </w:rPr>
                            </m:ctrlPr>
                          </m:sSubPr>
                          <m:e>
                            <m:r>
                              <w:rPr>
                                <w:rFonts w:ascii="Cambria Math" w:hAnsi="Cambria Math"/>
                              </w:rPr>
                              <m:t>p</m:t>
                            </m:r>
                          </m:e>
                          <m:sub>
                            <m:r>
                              <w:rPr>
                                <w:rFonts w:ascii="Cambria Math" w:hAnsi="Cambria Math"/>
                              </w:rPr>
                              <m:t>ik</m:t>
                            </m:r>
                          </m:sub>
                        </m:sSub>
                      </m:e>
                    </m:func>
                  </m:e>
                </m:nary>
              </m:oMath>
            </m:oMathPara>
          </w:p>
        </w:tc>
        <w:tc>
          <w:tcPr>
            <w:tcW w:w="2354" w:type="dxa"/>
            <w:vAlign w:val="center"/>
          </w:tcPr>
          <w:p w14:paraId="48ED49D4" w14:textId="79302008" w:rsidR="00604326" w:rsidRPr="001D6B49" w:rsidRDefault="001D6B49">
            <w:pPr>
              <w:pStyle w:val="ab"/>
              <w:ind w:firstLine="402"/>
              <w:jc w:val="right"/>
              <w:rPr>
                <w:sz w:val="22"/>
                <w:szCs w:val="28"/>
              </w:rPr>
            </w:pPr>
            <w:r w:rsidRPr="001D6B49">
              <w:rPr>
                <w:sz w:val="22"/>
                <w:szCs w:val="28"/>
              </w:rPr>
              <w:t>(</w:t>
            </w:r>
            <w:fldSimple w:instr=" STYLEREF 1 \s ">
              <w:r w:rsidR="0058032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053215E5" w14:textId="018EA964" w:rsidR="00604326" w:rsidRPr="001D6B49" w:rsidRDefault="001D6B49">
      <w:pPr>
        <w:pStyle w:val="a7"/>
        <w:rPr>
          <w:rFonts w:ascii="Times New Roman" w:hAnsi="Times New Roman" w:cs="Times New Roman"/>
        </w:rPr>
      </w:pPr>
      <w:r w:rsidRPr="001D6B49">
        <w:rPr>
          <w:rFonts w:ascii="Times New Roman" w:hAnsi="Times New Roman" w:cs="Times New Roman"/>
        </w:rPr>
        <w:t>其中，</w:t>
      </w:r>
      <m:oMath>
        <m:sSub>
          <m:sSubPr>
            <m:ctrlPr>
              <w:rPr>
                <w:rFonts w:cs="Times New Roman"/>
              </w:rPr>
            </m:ctrlPr>
          </m:sSubPr>
          <m:e>
            <m:r>
              <w:rPr>
                <w:rFonts w:cs="Times New Roman"/>
              </w:rPr>
              <m:t>p</m:t>
            </m:r>
          </m:e>
          <m:sub>
            <m:r>
              <w:rPr>
                <w:rFonts w:cs="Times New Roman"/>
              </w:rPr>
              <m:t>ik</m:t>
            </m:r>
          </m:sub>
        </m:sSub>
      </m:oMath>
      <w:r w:rsidRPr="001D6B49">
        <w:rPr>
          <w:rFonts w:ascii="Times New Roman" w:hAnsi="Times New Roman" w:cs="Times New Roman"/>
        </w:rPr>
        <w:t>为第</w:t>
      </w:r>
      <w:proofErr w:type="spellStart"/>
      <w:r w:rsidRPr="001D6B49">
        <w:rPr>
          <w:rFonts w:ascii="Times New Roman" w:hAnsi="Times New Roman" w:cs="Times New Roman"/>
        </w:rPr>
        <w:t>i</w:t>
      </w:r>
      <w:proofErr w:type="spellEnd"/>
      <w:proofErr w:type="gramStart"/>
      <w:r w:rsidRPr="001D6B49">
        <w:rPr>
          <w:rFonts w:ascii="Times New Roman" w:hAnsi="Times New Roman" w:cs="Times New Roman"/>
        </w:rPr>
        <w:t>个</w:t>
      </w:r>
      <w:proofErr w:type="gramEnd"/>
      <w:r w:rsidRPr="001D6B49">
        <w:rPr>
          <w:rFonts w:ascii="Times New Roman" w:hAnsi="Times New Roman" w:cs="Times New Roman"/>
        </w:rPr>
        <w:t>指标在第</w:t>
      </w:r>
      <w:r w:rsidRPr="001D6B49">
        <w:rPr>
          <w:rFonts w:ascii="Times New Roman" w:hAnsi="Times New Roman" w:cs="Times New Roman"/>
        </w:rPr>
        <w:t>k</w:t>
      </w:r>
      <w:proofErr w:type="gramStart"/>
      <w:r w:rsidRPr="001D6B49">
        <w:rPr>
          <w:rFonts w:ascii="Times New Roman" w:hAnsi="Times New Roman" w:cs="Times New Roman"/>
        </w:rPr>
        <w:t>条微博</w:t>
      </w:r>
      <w:proofErr w:type="gramEnd"/>
      <w:r w:rsidRPr="001D6B49">
        <w:rPr>
          <w:rFonts w:ascii="Times New Roman" w:hAnsi="Times New Roman" w:cs="Times New Roman"/>
        </w:rPr>
        <w:t>的归一化值。最终热度得分公式</w:t>
      </w:r>
      <w:r w:rsidR="0082384A">
        <w:rPr>
          <w:rFonts w:ascii="Times New Roman" w:hAnsi="Times New Roman" w:cs="Times New Roman" w:hint="eastAsia"/>
        </w:rPr>
        <w:t>如式</w:t>
      </w:r>
      <w:r w:rsidR="0058032C">
        <w:rPr>
          <w:rFonts w:ascii="Times New Roman" w:hAnsi="Times New Roman" w:cs="Times New Roman" w:hint="eastAsia"/>
        </w:rPr>
        <w:t>5</w:t>
      </w:r>
      <w:r w:rsidR="0082384A">
        <w:rPr>
          <w:rFonts w:ascii="Times New Roman" w:hAnsi="Times New Roman" w:cs="Times New Roman"/>
        </w:rPr>
        <w:t>-10</w:t>
      </w:r>
      <w:r w:rsidR="0082384A">
        <w:rPr>
          <w:rFonts w:ascii="Times New Roman" w:hAnsi="Times New Roman" w:cs="Times New Roman" w:hint="eastAsia"/>
        </w:rPr>
        <w:t>所示</w:t>
      </w:r>
      <w:r w:rsidRPr="001D6B49">
        <w:rPr>
          <w:rFonts w:ascii="Times New Roman" w:hAnsi="Times New Roman" w:cs="Times New Roman"/>
        </w:rPr>
        <w:t>：</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2DEC4B55" w14:textId="77777777">
        <w:trPr>
          <w:trHeight w:val="841"/>
        </w:trPr>
        <w:tc>
          <w:tcPr>
            <w:tcW w:w="851" w:type="dxa"/>
            <w:vAlign w:val="center"/>
          </w:tcPr>
          <w:p w14:paraId="6D7E9E19" w14:textId="77777777" w:rsidR="00604326" w:rsidRPr="001D6B49" w:rsidRDefault="00604326">
            <w:pPr>
              <w:pStyle w:val="ab"/>
              <w:ind w:firstLine="402"/>
              <w:rPr>
                <w:sz w:val="22"/>
                <w:szCs w:val="28"/>
              </w:rPr>
            </w:pPr>
          </w:p>
        </w:tc>
        <w:tc>
          <w:tcPr>
            <w:tcW w:w="7513" w:type="dxa"/>
            <w:vAlign w:val="center"/>
          </w:tcPr>
          <w:p w14:paraId="2D840FDB" w14:textId="77777777" w:rsidR="00604326" w:rsidRPr="001D6B49" w:rsidRDefault="001D6B49">
            <w:pPr>
              <w:pStyle w:val="a7"/>
              <w:rPr>
                <w:rFonts w:ascii="Times New Roman" w:hAnsi="Times New Roman" w:cs="Times New Roman"/>
              </w:rPr>
            </w:pPr>
            <m:oMathPara>
              <m:oMath>
                <m:r>
                  <w:rPr>
                    <w:rFonts w:cs="Times New Roman"/>
                  </w:rPr>
                  <m:t>HeatScore=T·</m:t>
                </m:r>
                <m:d>
                  <m:dPr>
                    <m:ctrlPr>
                      <w:rPr>
                        <w:rFonts w:cs="Times New Roman"/>
                        <w:i/>
                      </w:rPr>
                    </m:ctrlPr>
                  </m:dPr>
                  <m:e>
                    <m:sSub>
                      <m:sSubPr>
                        <m:ctrlPr>
                          <w:rPr>
                            <w:rFonts w:cs="Times New Roman"/>
                            <w:i/>
                          </w:rPr>
                        </m:ctrlPr>
                      </m:sSubPr>
                      <m:e>
                        <m:r>
                          <w:rPr>
                            <w:rFonts w:cs="Times New Roman"/>
                          </w:rPr>
                          <m:t>w</m:t>
                        </m:r>
                      </m:e>
                      <m:sub>
                        <m:r>
                          <w:rPr>
                            <w:rFonts w:cs="Times New Roman"/>
                          </w:rPr>
                          <m:t>1</m:t>
                        </m:r>
                      </m:sub>
                    </m:sSub>
                    <m:r>
                      <w:rPr>
                        <w:rFonts w:cs="Times New Roman"/>
                      </w:rPr>
                      <m:t>·D·reposts+</m:t>
                    </m:r>
                    <m:sSub>
                      <m:sSubPr>
                        <m:ctrlPr>
                          <w:rPr>
                            <w:rFonts w:cs="Times New Roman"/>
                            <w:i/>
                          </w:rPr>
                        </m:ctrlPr>
                      </m:sSubPr>
                      <m:e>
                        <m:r>
                          <w:rPr>
                            <w:rFonts w:cs="Times New Roman"/>
                          </w:rPr>
                          <m:t>w</m:t>
                        </m:r>
                      </m:e>
                      <m:sub>
                        <m:r>
                          <w:rPr>
                            <w:rFonts w:cs="Times New Roman"/>
                          </w:rPr>
                          <m:t>2</m:t>
                        </m:r>
                      </m:sub>
                    </m:sSub>
                    <m:r>
                      <w:rPr>
                        <w:rFonts w:cs="Times New Roman"/>
                      </w:rPr>
                      <m:t>·S·comments+</m:t>
                    </m:r>
                    <m:sSub>
                      <m:sSubPr>
                        <m:ctrlPr>
                          <w:rPr>
                            <w:rFonts w:cs="Times New Roman"/>
                            <w:i/>
                          </w:rPr>
                        </m:ctrlPr>
                      </m:sSubPr>
                      <m:e>
                        <m:r>
                          <w:rPr>
                            <w:rFonts w:cs="Times New Roman"/>
                          </w:rPr>
                          <m:t>w</m:t>
                        </m:r>
                      </m:e>
                      <m:sub>
                        <m:r>
                          <w:rPr>
                            <w:rFonts w:cs="Times New Roman"/>
                          </w:rPr>
                          <m:t>3</m:t>
                        </m:r>
                      </m:sub>
                    </m:sSub>
                    <m:r>
                      <w:rPr>
                        <w:rFonts w:cs="Times New Roman"/>
                      </w:rPr>
                      <m:t>·attitudes</m:t>
                    </m:r>
                  </m:e>
                </m:d>
              </m:oMath>
            </m:oMathPara>
          </w:p>
        </w:tc>
        <w:tc>
          <w:tcPr>
            <w:tcW w:w="992" w:type="dxa"/>
            <w:vAlign w:val="center"/>
          </w:tcPr>
          <w:p w14:paraId="3E611841" w14:textId="16324D95" w:rsidR="00604326" w:rsidRPr="001D6B49" w:rsidRDefault="001D6B49">
            <w:pPr>
              <w:pStyle w:val="ab"/>
              <w:ind w:firstLine="402"/>
              <w:jc w:val="right"/>
              <w:rPr>
                <w:sz w:val="22"/>
                <w:szCs w:val="28"/>
              </w:rPr>
            </w:pPr>
            <w:r w:rsidRPr="001D6B49">
              <w:rPr>
                <w:sz w:val="22"/>
                <w:szCs w:val="28"/>
              </w:rPr>
              <w:t>(</w:t>
            </w:r>
            <w:fldSimple w:instr=" STYLEREF 1 \s ">
              <w:r w:rsidR="0058032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5D12CDE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得到热度得分后，系统对</w:t>
      </w:r>
      <w:proofErr w:type="gramStart"/>
      <w:r w:rsidRPr="001D6B49">
        <w:rPr>
          <w:rFonts w:ascii="Times New Roman" w:hAnsi="Times New Roman" w:cs="Times New Roman"/>
        </w:rPr>
        <w:t>微博进行</w:t>
      </w:r>
      <w:proofErr w:type="gramEnd"/>
      <w:r w:rsidRPr="001D6B49">
        <w:rPr>
          <w:rFonts w:ascii="Times New Roman" w:hAnsi="Times New Roman" w:cs="Times New Roman"/>
        </w:rPr>
        <w:t>排序，筛选出热度最高的</w:t>
      </w:r>
      <w:r w:rsidRPr="001D6B49">
        <w:rPr>
          <w:rFonts w:ascii="Times New Roman" w:hAnsi="Times New Roman" w:cs="Times New Roman"/>
        </w:rPr>
        <w:t>Top N</w:t>
      </w:r>
      <w:proofErr w:type="gramStart"/>
      <w:r w:rsidRPr="001D6B49">
        <w:rPr>
          <w:rFonts w:ascii="Times New Roman" w:hAnsi="Times New Roman" w:cs="Times New Roman"/>
        </w:rPr>
        <w:t>条微博</w:t>
      </w:r>
      <w:proofErr w:type="gramEnd"/>
      <w:r w:rsidRPr="001D6B49">
        <w:rPr>
          <w:rFonts w:ascii="Times New Roman" w:hAnsi="Times New Roman" w:cs="Times New Roman"/>
        </w:rPr>
        <w:t>作为潜在的热点事件。前端页面（如</w:t>
      </w:r>
      <w:r w:rsidRPr="001D6B49">
        <w:rPr>
          <w:rFonts w:ascii="Times New Roman" w:hAnsi="Times New Roman" w:cs="Times New Roman"/>
        </w:rPr>
        <w:t>user_search_index.html</w:t>
      </w:r>
      <w:r w:rsidRPr="001D6B49">
        <w:rPr>
          <w:rFonts w:ascii="Times New Roman" w:hAnsi="Times New Roman" w:cs="Times New Roman"/>
        </w:rPr>
        <w:t>）负责展示这些热点事件列表，通常包含</w:t>
      </w:r>
      <w:proofErr w:type="gramStart"/>
      <w:r w:rsidRPr="001D6B49">
        <w:rPr>
          <w:rFonts w:ascii="Times New Roman" w:hAnsi="Times New Roman" w:cs="Times New Roman"/>
        </w:rPr>
        <w:t>微博内容</w:t>
      </w:r>
      <w:proofErr w:type="gramEnd"/>
      <w:r w:rsidRPr="001D6B49">
        <w:rPr>
          <w:rFonts w:ascii="Times New Roman" w:hAnsi="Times New Roman" w:cs="Times New Roman"/>
        </w:rPr>
        <w:t>摘要、发布者信息、各项互动指标以及计算出的热度得分。用户可以点击</w:t>
      </w:r>
      <w:proofErr w:type="gramStart"/>
      <w:r w:rsidRPr="001D6B49">
        <w:rPr>
          <w:rFonts w:ascii="Times New Roman" w:hAnsi="Times New Roman" w:cs="Times New Roman"/>
        </w:rPr>
        <w:t>查看微博详情</w:t>
      </w:r>
      <w:proofErr w:type="gramEnd"/>
      <w:r w:rsidRPr="001D6B49">
        <w:rPr>
          <w:rFonts w:ascii="Times New Roman" w:hAnsi="Times New Roman" w:cs="Times New Roman"/>
        </w:rPr>
        <w:t>。此外，系统还可</w:t>
      </w:r>
      <w:r w:rsidRPr="001D6B49">
        <w:rPr>
          <w:rFonts w:ascii="Times New Roman" w:hAnsi="Times New Roman" w:cs="Times New Roman"/>
        </w:rPr>
        <w:lastRenderedPageBreak/>
        <w:t>以结合时间维度，绘制热度趋势图，展示特定事件或关键词的热度随时间的变化情况，帮助用户理解事件的发展脉络和舆情演变。</w:t>
      </w:r>
    </w:p>
    <w:p w14:paraId="3572D2F7" w14:textId="77777777" w:rsidR="00604326" w:rsidRPr="001D6B49" w:rsidRDefault="001D6B49">
      <w:pPr>
        <w:pStyle w:val="a3"/>
        <w:rPr>
          <w:rFonts w:ascii="Times New Roman" w:hAnsi="Times New Roman"/>
        </w:rPr>
      </w:pPr>
      <w:bookmarkStart w:id="98" w:name="_Toc196418475"/>
      <w:r w:rsidRPr="001D6B49">
        <w:rPr>
          <w:rFonts w:ascii="Times New Roman" w:hAnsi="Times New Roman"/>
        </w:rPr>
        <w:t>热门帖子分析与展示</w:t>
      </w:r>
      <w:bookmarkEnd w:id="98"/>
    </w:p>
    <w:p w14:paraId="11142DB8" w14:textId="79DBE926" w:rsidR="00604326" w:rsidRPr="001D6B49" w:rsidRDefault="0082384A" w:rsidP="0082384A">
      <w:pPr>
        <w:pStyle w:val="a7"/>
        <w:rPr>
          <w:rFonts w:ascii="Times New Roman" w:hAnsi="Times New Roman" w:cs="Times New Roman"/>
        </w:rPr>
      </w:pPr>
      <w:r w:rsidRPr="0082384A">
        <w:rPr>
          <w:rFonts w:ascii="Times New Roman" w:hAnsi="Times New Roman" w:cs="Times New Roman" w:hint="eastAsia"/>
        </w:rPr>
        <w:t>本部分在热度事件分析的基础上，进一步聚焦于已识别出的高热度帖子的内容特征与传播模式的深入分析。系统在前端页面</w:t>
      </w:r>
      <w:r w:rsidRPr="0082384A">
        <w:rPr>
          <w:rFonts w:ascii="Times New Roman" w:hAnsi="Times New Roman" w:cs="Times New Roman" w:hint="eastAsia"/>
        </w:rPr>
        <w:t xml:space="preserve"> weiboTiezi.html </w:t>
      </w:r>
      <w:r w:rsidRPr="0082384A">
        <w:rPr>
          <w:rFonts w:ascii="Times New Roman" w:hAnsi="Times New Roman" w:cs="Times New Roman" w:hint="eastAsia"/>
        </w:rPr>
        <w:t>中展示热度排名靠前的帖子列表，涵盖基本信息与核心热度指标，如</w:t>
      </w:r>
      <w:proofErr w:type="gramStart"/>
      <w:r w:rsidRPr="0082384A">
        <w:rPr>
          <w:rFonts w:ascii="Times New Roman" w:hAnsi="Times New Roman" w:cs="Times New Roman" w:hint="eastAsia"/>
        </w:rPr>
        <w:t>点赞数</w:t>
      </w:r>
      <w:proofErr w:type="gramEnd"/>
      <w:r w:rsidRPr="0082384A">
        <w:rPr>
          <w:rFonts w:ascii="Times New Roman" w:hAnsi="Times New Roman" w:cs="Times New Roman" w:hint="eastAsia"/>
        </w:rPr>
        <w:t>、评论数和转发数等。在此基础上，模块还支持对帖子的传播路径进行扩展性分析，例如通过追踪转发链条揭示帖子的扩散过程，但该功能通常需要更高权限的</w:t>
      </w:r>
      <w:r w:rsidRPr="0082384A">
        <w:rPr>
          <w:rFonts w:ascii="Times New Roman" w:hAnsi="Times New Roman" w:cs="Times New Roman" w:hint="eastAsia"/>
        </w:rPr>
        <w:t xml:space="preserve"> API </w:t>
      </w:r>
      <w:r w:rsidRPr="0082384A">
        <w:rPr>
          <w:rFonts w:ascii="Times New Roman" w:hAnsi="Times New Roman" w:cs="Times New Roman" w:hint="eastAsia"/>
        </w:rPr>
        <w:t>接口或更加复杂</w:t>
      </w:r>
      <w:proofErr w:type="gramStart"/>
      <w:r w:rsidRPr="0082384A">
        <w:rPr>
          <w:rFonts w:ascii="Times New Roman" w:hAnsi="Times New Roman" w:cs="Times New Roman" w:hint="eastAsia"/>
        </w:rPr>
        <w:t>的爬取策略</w:t>
      </w:r>
      <w:proofErr w:type="gramEnd"/>
      <w:r w:rsidRPr="0082384A">
        <w:rPr>
          <w:rFonts w:ascii="Times New Roman" w:hAnsi="Times New Roman" w:cs="Times New Roman" w:hint="eastAsia"/>
        </w:rPr>
        <w:t>。同时，还可以识别关键评论者，分析用户与帖子的互动模式，挖掘舆情扩散中的关键节点与影响因素。在展示方式上，除传统的列表式呈现外，可结合网络图等可视化手段，直观展现帖子传播网络和用户互动结构，进一步提升系统对热点事件内部传播机制的解析能力。</w:t>
      </w:r>
      <w:r w:rsidR="001D6B49" w:rsidRPr="001D6B49">
        <w:rPr>
          <w:rFonts w:ascii="Times New Roman" w:hAnsi="Times New Roman" w:cs="Times New Roman"/>
        </w:rPr>
        <w:t>。</w:t>
      </w:r>
    </w:p>
    <w:p w14:paraId="4E2A931B" w14:textId="77777777" w:rsidR="00604326" w:rsidRPr="001D6B49" w:rsidRDefault="001D6B49">
      <w:pPr>
        <w:pStyle w:val="aff1"/>
        <w:keepNext/>
      </w:pPr>
      <w:r w:rsidRPr="001D6B49">
        <w:rPr>
          <w:noProof/>
        </w:rPr>
        <w:drawing>
          <wp:inline distT="0" distB="0" distL="0" distR="0" wp14:anchorId="1618237F" wp14:editId="37168139">
            <wp:extent cx="5360670" cy="2644775"/>
            <wp:effectExtent l="0" t="0" r="0" b="3175"/>
            <wp:docPr id="2143103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03517" name="图片 1"/>
                    <pic:cNvPicPr>
                      <a:picLocks noChangeAspect="1"/>
                    </pic:cNvPicPr>
                  </pic:nvPicPr>
                  <pic:blipFill>
                    <a:blip r:embed="rId26"/>
                    <a:stretch>
                      <a:fillRect/>
                    </a:stretch>
                  </pic:blipFill>
                  <pic:spPr>
                    <a:xfrm>
                      <a:off x="0" y="0"/>
                      <a:ext cx="5376561" cy="2652360"/>
                    </a:xfrm>
                    <a:prstGeom prst="rect">
                      <a:avLst/>
                    </a:prstGeom>
                  </pic:spPr>
                </pic:pic>
              </a:graphicData>
            </a:graphic>
          </wp:inline>
        </w:drawing>
      </w:r>
    </w:p>
    <w:p w14:paraId="525A538A" w14:textId="77777777" w:rsidR="00604326" w:rsidRPr="001D6B49" w:rsidRDefault="001D6B49">
      <w:pPr>
        <w:pStyle w:val="a6"/>
        <w:ind w:firstLine="442"/>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热门帖子列表展示</w:t>
      </w:r>
    </w:p>
    <w:p w14:paraId="6E43C213" w14:textId="77777777" w:rsidR="00604326" w:rsidRPr="001D6B49" w:rsidRDefault="001D6B49">
      <w:pPr>
        <w:pStyle w:val="a2"/>
        <w:rPr>
          <w:rFonts w:ascii="Times New Roman" w:hAnsi="Times New Roman" w:cs="Times New Roman"/>
        </w:rPr>
      </w:pPr>
      <w:bookmarkStart w:id="99" w:name="_Toc196418476"/>
      <w:r w:rsidRPr="001D6B49">
        <w:rPr>
          <w:rFonts w:ascii="Times New Roman" w:hAnsi="Times New Roman" w:cs="Times New Roman"/>
        </w:rPr>
        <w:t>舆情情感分析模块实现</w:t>
      </w:r>
      <w:bookmarkEnd w:id="99"/>
    </w:p>
    <w:p w14:paraId="1936349D" w14:textId="77777777" w:rsidR="00921C6C" w:rsidRDefault="0082384A" w:rsidP="00921C6C">
      <w:pPr>
        <w:pStyle w:val="a7"/>
      </w:pPr>
      <w:r w:rsidRPr="0082384A">
        <w:rPr>
          <w:rFonts w:hint="eastAsia"/>
        </w:rPr>
        <w:t>舆情情感分析模块主要通过深度语义理解与统计建模方法，实现对单条</w:t>
      </w:r>
      <w:proofErr w:type="gramStart"/>
      <w:r w:rsidRPr="0082384A">
        <w:rPr>
          <w:rFonts w:hint="eastAsia"/>
        </w:rPr>
        <w:t>微博或微博</w:t>
      </w:r>
      <w:proofErr w:type="gramEnd"/>
      <w:r w:rsidRPr="0082384A">
        <w:rPr>
          <w:rFonts w:hint="eastAsia"/>
        </w:rPr>
        <w:t>集合的情感倾向识别与主题提取。系统采用基于朴素贝叶斯与</w:t>
      </w:r>
      <w:r w:rsidRPr="0082384A">
        <w:rPr>
          <w:rFonts w:hint="eastAsia"/>
        </w:rPr>
        <w:t xml:space="preserve"> BERT </w:t>
      </w:r>
      <w:r w:rsidRPr="0082384A">
        <w:rPr>
          <w:rFonts w:hint="eastAsia"/>
        </w:rPr>
        <w:t>的混合模型架构，充分利用</w:t>
      </w:r>
      <w:proofErr w:type="gramStart"/>
      <w:r w:rsidRPr="0082384A">
        <w:rPr>
          <w:rFonts w:hint="eastAsia"/>
        </w:rPr>
        <w:t>预训练</w:t>
      </w:r>
      <w:proofErr w:type="gramEnd"/>
      <w:r w:rsidRPr="0082384A">
        <w:rPr>
          <w:rFonts w:hint="eastAsia"/>
        </w:rPr>
        <w:t>语言模型的语义表征能力与朴素贝叶斯分类器的高效性，</w:t>
      </w:r>
      <w:proofErr w:type="gramStart"/>
      <w:r w:rsidRPr="0082384A">
        <w:rPr>
          <w:rFonts w:hint="eastAsia"/>
        </w:rPr>
        <w:t>提升微博文本</w:t>
      </w:r>
      <w:proofErr w:type="gramEnd"/>
      <w:r w:rsidRPr="0082384A">
        <w:rPr>
          <w:rFonts w:hint="eastAsia"/>
        </w:rPr>
        <w:t>在中文社交媒体场景下的情感分类准确率与分析效果，为舆情监测与趋势判断提供支持。</w:t>
      </w:r>
      <w:bookmarkStart w:id="100" w:name="_Toc196418477"/>
    </w:p>
    <w:p w14:paraId="22113D93" w14:textId="69B328EE" w:rsidR="00604326" w:rsidRPr="001D6B49" w:rsidRDefault="001D6B49" w:rsidP="00921C6C">
      <w:pPr>
        <w:pStyle w:val="a3"/>
      </w:pPr>
      <w:r w:rsidRPr="001D6B49">
        <w:lastRenderedPageBreak/>
        <w:t>情感分类实现</w:t>
      </w:r>
      <w:bookmarkEnd w:id="100"/>
    </w:p>
    <w:p w14:paraId="0A73F20B" w14:textId="50F79C8C" w:rsidR="00604326" w:rsidRPr="001D6B49" w:rsidRDefault="007F6BBD">
      <w:pPr>
        <w:pStyle w:val="a7"/>
        <w:rPr>
          <w:rFonts w:ascii="Times New Roman" w:hAnsi="Times New Roman" w:cs="Times New Roman"/>
        </w:rPr>
      </w:pPr>
      <w:r w:rsidRPr="007F6BBD">
        <w:rPr>
          <w:rFonts w:ascii="Times New Roman" w:hAnsi="Times New Roman" w:cs="Times New Roman"/>
        </w:rPr>
        <w:t>情感分类的目标是</w:t>
      </w:r>
      <w:proofErr w:type="gramStart"/>
      <w:r w:rsidRPr="007F6BBD">
        <w:rPr>
          <w:rFonts w:ascii="Times New Roman" w:hAnsi="Times New Roman" w:cs="Times New Roman"/>
        </w:rPr>
        <w:t>判别微博文本</w:t>
      </w:r>
      <w:proofErr w:type="gramEnd"/>
      <w:r w:rsidRPr="007F6BBD">
        <w:rPr>
          <w:rFonts w:ascii="Times New Roman" w:hAnsi="Times New Roman" w:cs="Times New Roman"/>
        </w:rPr>
        <w:t>所表达的情绪倾向，通常划分为积极、消极或中性三类。本文采用朴素贝叶斯模型与</w:t>
      </w:r>
      <w:r w:rsidRPr="007F6BBD">
        <w:rPr>
          <w:rFonts w:ascii="Times New Roman" w:hAnsi="Times New Roman" w:cs="Times New Roman"/>
        </w:rPr>
        <w:t xml:space="preserve"> BERT </w:t>
      </w:r>
      <w:proofErr w:type="gramStart"/>
      <w:r w:rsidRPr="007F6BBD">
        <w:rPr>
          <w:rFonts w:ascii="Times New Roman" w:hAnsi="Times New Roman" w:cs="Times New Roman"/>
        </w:rPr>
        <w:t>预训练</w:t>
      </w:r>
      <w:proofErr w:type="gramEnd"/>
      <w:r w:rsidRPr="007F6BBD">
        <w:rPr>
          <w:rFonts w:ascii="Times New Roman" w:hAnsi="Times New Roman" w:cs="Times New Roman"/>
        </w:rPr>
        <w:t>模型相结合的方法进行情感分类。对于新</w:t>
      </w:r>
      <w:proofErr w:type="gramStart"/>
      <w:r w:rsidRPr="007F6BBD">
        <w:rPr>
          <w:rFonts w:ascii="Times New Roman" w:hAnsi="Times New Roman" w:cs="Times New Roman"/>
        </w:rPr>
        <w:t>的微博文本</w:t>
      </w:r>
      <w:proofErr w:type="gramEnd"/>
      <w:r w:rsidRPr="007F6BBD">
        <w:rPr>
          <w:rFonts w:ascii="Times New Roman" w:hAnsi="Times New Roman" w:cs="Times New Roman"/>
        </w:rPr>
        <w:t>，首先进行分词、去除停用词、词向量转换等预处理操作，然后输入训练好的模型进行预测，输出对应的情感类别。</w:t>
      </w:r>
    </w:p>
    <w:p w14:paraId="1D1947F8" w14:textId="08875621" w:rsidR="00604326" w:rsidRPr="001D6B49" w:rsidRDefault="007F6BBD" w:rsidP="007E70B4">
      <w:pPr>
        <w:pStyle w:val="a7"/>
        <w:rPr>
          <w:rFonts w:ascii="Times New Roman" w:hAnsi="Times New Roman" w:cs="Times New Roman"/>
        </w:rPr>
      </w:pPr>
      <w:r w:rsidRPr="007F6BBD">
        <w:rPr>
          <w:rFonts w:ascii="Times New Roman" w:hAnsi="Times New Roman" w:cs="Times New Roman"/>
        </w:rPr>
        <w:t>具体流程为：首先利用</w:t>
      </w:r>
      <w:r w:rsidRPr="007F6BBD">
        <w:rPr>
          <w:rFonts w:ascii="Times New Roman" w:hAnsi="Times New Roman" w:cs="Times New Roman"/>
        </w:rPr>
        <w:t xml:space="preserve"> BERT </w:t>
      </w:r>
      <w:r w:rsidRPr="007F6BBD">
        <w:rPr>
          <w:rFonts w:ascii="Times New Roman" w:hAnsi="Times New Roman" w:cs="Times New Roman"/>
        </w:rPr>
        <w:t>模型</w:t>
      </w:r>
      <w:proofErr w:type="gramStart"/>
      <w:r w:rsidRPr="007F6BBD">
        <w:rPr>
          <w:rFonts w:ascii="Times New Roman" w:hAnsi="Times New Roman" w:cs="Times New Roman"/>
        </w:rPr>
        <w:t>对微博文本</w:t>
      </w:r>
      <w:proofErr w:type="gramEnd"/>
      <w:r w:rsidRPr="007F6BBD">
        <w:rPr>
          <w:rFonts w:ascii="Times New Roman" w:hAnsi="Times New Roman" w:cs="Times New Roman"/>
        </w:rPr>
        <w:t>进行深度语义编码，提取上下文语义特征；随后在朴素贝叶斯分类器上进行监督学习训练，基于文本中的特征分布完成情感分类。最终，模型根据文本中积极与消极特征的权重计算整体情感倾向，并输出分类结果</w:t>
      </w:r>
      <w:r w:rsidR="001D6B49" w:rsidRPr="001D6B49">
        <w:rPr>
          <w:rFonts w:ascii="Times New Roman" w:hAnsi="Times New Roman" w:cs="Times New Roman"/>
        </w:rPr>
        <w:t>。</w:t>
      </w:r>
    </w:p>
    <w:p w14:paraId="6DEAC2DE" w14:textId="77777777" w:rsidR="00604326" w:rsidRPr="001D6B49" w:rsidRDefault="001D6B49">
      <w:pPr>
        <w:pStyle w:val="a7"/>
        <w:numPr>
          <w:ilvl w:val="0"/>
          <w:numId w:val="2"/>
        </w:numPr>
        <w:ind w:firstLineChars="0"/>
        <w:rPr>
          <w:rFonts w:ascii="Times New Roman" w:hAnsi="Times New Roman" w:cs="Times New Roman"/>
        </w:rPr>
      </w:pPr>
      <w:r w:rsidRPr="001D6B49">
        <w:rPr>
          <w:rFonts w:ascii="Times New Roman" w:hAnsi="Times New Roman" w:cs="Times New Roman"/>
        </w:rPr>
        <w:t>BERT</w:t>
      </w:r>
      <w:r w:rsidRPr="001D6B49">
        <w:rPr>
          <w:rFonts w:ascii="Times New Roman" w:hAnsi="Times New Roman" w:cs="Times New Roman"/>
        </w:rPr>
        <w:t>词嵌入</w:t>
      </w:r>
    </w:p>
    <w:p w14:paraId="6242AD51" w14:textId="30615226" w:rsidR="00604326" w:rsidRPr="001D6B49" w:rsidRDefault="001D6B49" w:rsidP="00304899">
      <w:pPr>
        <w:pStyle w:val="a7"/>
        <w:ind w:firstLineChars="0"/>
        <w:rPr>
          <w:rFonts w:ascii="Times New Roman" w:hAnsi="Times New Roman" w:cs="Times New Roman"/>
        </w:rPr>
      </w:pPr>
      <w:r w:rsidRPr="001D6B49">
        <w:rPr>
          <w:rFonts w:ascii="Times New Roman" w:hAnsi="Times New Roman" w:cs="Times New Roman"/>
        </w:rPr>
        <w:t>本</w:t>
      </w:r>
      <w:r w:rsidR="004015A0" w:rsidRPr="004015A0">
        <w:rPr>
          <w:rFonts w:ascii="Times New Roman" w:hAnsi="Times New Roman" w:cs="Times New Roman"/>
        </w:rPr>
        <w:t>文采用了</w:t>
      </w:r>
      <w:r w:rsidR="004015A0" w:rsidRPr="004015A0">
        <w:rPr>
          <w:rFonts w:ascii="Times New Roman" w:hAnsi="Times New Roman" w:cs="Times New Roman"/>
        </w:rPr>
        <w:t xml:space="preserve"> </w:t>
      </w:r>
      <w:proofErr w:type="spellStart"/>
      <w:r w:rsidR="004015A0" w:rsidRPr="004015A0">
        <w:rPr>
          <w:rFonts w:ascii="Times New Roman" w:hAnsi="Times New Roman" w:cs="Times New Roman"/>
        </w:rPr>
        <w:t>bert</w:t>
      </w:r>
      <w:proofErr w:type="spellEnd"/>
      <w:r w:rsidR="004015A0" w:rsidRPr="004015A0">
        <w:rPr>
          <w:rFonts w:ascii="Times New Roman" w:hAnsi="Times New Roman" w:cs="Times New Roman"/>
        </w:rPr>
        <w:t>-base-</w:t>
      </w:r>
      <w:proofErr w:type="spellStart"/>
      <w:r w:rsidR="004015A0" w:rsidRPr="004015A0">
        <w:rPr>
          <w:rFonts w:ascii="Times New Roman" w:hAnsi="Times New Roman" w:cs="Times New Roman"/>
        </w:rPr>
        <w:t>chinese</w:t>
      </w:r>
      <w:proofErr w:type="spellEnd"/>
      <w:r w:rsidR="004015A0" w:rsidRPr="004015A0">
        <w:rPr>
          <w:rFonts w:ascii="Times New Roman" w:hAnsi="Times New Roman" w:cs="Times New Roman"/>
        </w:rPr>
        <w:t xml:space="preserve"> </w:t>
      </w:r>
      <w:proofErr w:type="gramStart"/>
      <w:r w:rsidR="004015A0" w:rsidRPr="004015A0">
        <w:rPr>
          <w:rFonts w:ascii="Times New Roman" w:hAnsi="Times New Roman" w:cs="Times New Roman"/>
        </w:rPr>
        <w:t>预训练</w:t>
      </w:r>
      <w:proofErr w:type="gramEnd"/>
      <w:r w:rsidR="004015A0" w:rsidRPr="004015A0">
        <w:rPr>
          <w:rFonts w:ascii="Times New Roman" w:hAnsi="Times New Roman" w:cs="Times New Roman"/>
        </w:rPr>
        <w:t>模型作为文本编码器。该模型由</w:t>
      </w:r>
      <w:r w:rsidR="004015A0" w:rsidRPr="004015A0">
        <w:rPr>
          <w:rFonts w:ascii="Times New Roman" w:hAnsi="Times New Roman" w:cs="Times New Roman"/>
        </w:rPr>
        <w:t xml:space="preserve"> 12 </w:t>
      </w:r>
      <w:r w:rsidR="004015A0" w:rsidRPr="004015A0">
        <w:rPr>
          <w:rFonts w:ascii="Times New Roman" w:hAnsi="Times New Roman" w:cs="Times New Roman"/>
        </w:rPr>
        <w:t>层</w:t>
      </w:r>
      <w:r w:rsidR="004015A0" w:rsidRPr="004015A0">
        <w:rPr>
          <w:rFonts w:ascii="Times New Roman" w:hAnsi="Times New Roman" w:cs="Times New Roman"/>
        </w:rPr>
        <w:t xml:space="preserve"> Transformer </w:t>
      </w:r>
      <w:r w:rsidR="004015A0" w:rsidRPr="004015A0">
        <w:rPr>
          <w:rFonts w:ascii="Times New Roman" w:hAnsi="Times New Roman" w:cs="Times New Roman"/>
        </w:rPr>
        <w:t>编码器堆叠组成，输出每个词的</w:t>
      </w:r>
      <w:r w:rsidR="004015A0" w:rsidRPr="004015A0">
        <w:rPr>
          <w:rFonts w:ascii="Times New Roman" w:hAnsi="Times New Roman" w:cs="Times New Roman"/>
        </w:rPr>
        <w:t xml:space="preserve"> 768 </w:t>
      </w:r>
      <w:r w:rsidR="004015A0" w:rsidRPr="004015A0">
        <w:rPr>
          <w:rFonts w:ascii="Times New Roman" w:hAnsi="Times New Roman" w:cs="Times New Roman"/>
        </w:rPr>
        <w:t>维向量表示。输入序列长度固定为</w:t>
      </w:r>
      <w:r w:rsidR="004015A0" w:rsidRPr="004015A0">
        <w:rPr>
          <w:rFonts w:ascii="Times New Roman" w:hAnsi="Times New Roman" w:cs="Times New Roman"/>
        </w:rPr>
        <w:t xml:space="preserve"> 256</w:t>
      </w:r>
      <w:r w:rsidR="004015A0" w:rsidRPr="004015A0">
        <w:rPr>
          <w:rFonts w:ascii="Times New Roman" w:hAnsi="Times New Roman" w:cs="Times New Roman"/>
        </w:rPr>
        <w:t>，对于不足的文本进行填充，对于超长文本进行截断，确保输入一致性。模型取</w:t>
      </w:r>
      <w:r w:rsidR="004015A0" w:rsidRPr="004015A0">
        <w:rPr>
          <w:rFonts w:ascii="Times New Roman" w:hAnsi="Times New Roman" w:cs="Times New Roman"/>
        </w:rPr>
        <w:t xml:space="preserve"> [CLS] </w:t>
      </w:r>
      <w:r w:rsidR="004015A0" w:rsidRPr="004015A0">
        <w:rPr>
          <w:rFonts w:ascii="Times New Roman" w:hAnsi="Times New Roman" w:cs="Times New Roman"/>
        </w:rPr>
        <w:t>标记对应的</w:t>
      </w:r>
      <w:proofErr w:type="gramStart"/>
      <w:r w:rsidR="004015A0" w:rsidRPr="004015A0">
        <w:rPr>
          <w:rFonts w:ascii="Times New Roman" w:hAnsi="Times New Roman" w:cs="Times New Roman"/>
        </w:rPr>
        <w:t>隐状态</w:t>
      </w:r>
      <w:proofErr w:type="gramEnd"/>
      <w:r w:rsidR="004015A0" w:rsidRPr="004015A0">
        <w:rPr>
          <w:rFonts w:ascii="Times New Roman" w:hAnsi="Times New Roman" w:cs="Times New Roman"/>
        </w:rPr>
        <w:t>作为整条文本的全局语义表示，用于后续情感分类任务。其内部多头自注意力机制的计算过程如</w:t>
      </w:r>
      <w:r w:rsidR="004015A0">
        <w:rPr>
          <w:rFonts w:ascii="Times New Roman" w:hAnsi="Times New Roman" w:cs="Times New Roman" w:hint="eastAsia"/>
        </w:rPr>
        <w:t>式</w:t>
      </w:r>
      <w:r w:rsidR="00304899">
        <w:rPr>
          <w:rFonts w:ascii="Times New Roman" w:hAnsi="Times New Roman" w:cs="Times New Roman" w:hint="eastAsia"/>
        </w:rPr>
        <w:t>5</w:t>
      </w:r>
      <w:r w:rsidR="004015A0">
        <w:rPr>
          <w:rFonts w:ascii="Times New Roman" w:hAnsi="Times New Roman" w:cs="Times New Roman"/>
        </w:rPr>
        <w:t>-11</w:t>
      </w:r>
      <w:r w:rsidR="004015A0">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60234888" w14:textId="77777777">
        <w:trPr>
          <w:trHeight w:val="841"/>
        </w:trPr>
        <w:tc>
          <w:tcPr>
            <w:tcW w:w="851" w:type="dxa"/>
            <w:vAlign w:val="center"/>
          </w:tcPr>
          <w:p w14:paraId="32FFE135" w14:textId="77777777" w:rsidR="00604326" w:rsidRPr="001D6B49" w:rsidRDefault="00604326">
            <w:pPr>
              <w:pStyle w:val="ab"/>
              <w:ind w:firstLine="402"/>
              <w:rPr>
                <w:sz w:val="22"/>
                <w:szCs w:val="28"/>
              </w:rPr>
            </w:pPr>
          </w:p>
        </w:tc>
        <w:tc>
          <w:tcPr>
            <w:tcW w:w="7513" w:type="dxa"/>
            <w:vAlign w:val="center"/>
          </w:tcPr>
          <w:p w14:paraId="1D6F6D7F" w14:textId="77777777" w:rsidR="00604326" w:rsidRPr="001D6B49" w:rsidRDefault="00000000">
            <m:oMathPara>
              <m:oMath>
                <m:func>
                  <m:funcPr>
                    <m:ctrlPr>
                      <w:rPr>
                        <w:rFonts w:ascii="Cambria Math" w:hAnsi="Cambria Math"/>
                        <w:i/>
                      </w:rPr>
                    </m:ctrlPr>
                  </m:funcPr>
                  <m:fName>
                    <m:r>
                      <m:rPr>
                        <m:sty m:val="p"/>
                      </m:rPr>
                      <w:rPr>
                        <w:rFonts w:ascii="Cambria Math" w:hAnsi="Cambria Math"/>
                      </w:rPr>
                      <m:t>Attention</m:t>
                    </m:r>
                    <m:ctrlPr>
                      <w:rPr>
                        <w:rFonts w:ascii="Cambria Math" w:hAnsi="Cambria Math"/>
                      </w:rPr>
                    </m:ctrlPr>
                  </m:fName>
                  <m:e>
                    <m:d>
                      <m:dPr>
                        <m:ctrlPr>
                          <w:rPr>
                            <w:rFonts w:ascii="Cambria Math" w:hAnsi="Cambria Math"/>
                            <w:i/>
                          </w:rPr>
                        </m:ctrlPr>
                      </m:dPr>
                      <m:e>
                        <m:r>
                          <w:rPr>
                            <w:rFonts w:ascii="Cambria Math" w:hAnsi="Cambria Math"/>
                          </w:rPr>
                          <m:t>Q,K,V</m:t>
                        </m:r>
                      </m:e>
                    </m:d>
                  </m:e>
                </m:func>
                <m:r>
                  <w:rPr>
                    <w:rFonts w:ascii="Cambria Math" w:hAnsi="Cambria Math"/>
                  </w:rPr>
                  <m:t>=</m:t>
                </m:r>
                <m:func>
                  <m:funcPr>
                    <m:ctrlPr>
                      <w:rPr>
                        <w:rFonts w:ascii="Cambria Math" w:hAnsi="Cambria Math"/>
                        <w:i/>
                      </w:rPr>
                    </m:ctrlPr>
                  </m:funcPr>
                  <m:fName>
                    <m:r>
                      <m:rPr>
                        <m:sty m:val="p"/>
                      </m:rPr>
                      <w:rPr>
                        <w:rFonts w:ascii="Cambria Math" w:hAnsi="Cambria Math"/>
                      </w:rPr>
                      <m:t>softmax</m:t>
                    </m:r>
                  </m:fName>
                  <m:e>
                    <m:d>
                      <m:dPr>
                        <m:ctrlPr>
                          <w:rPr>
                            <w:rFonts w:ascii="Cambria Math" w:hAnsi="Cambria Math"/>
                            <w:i/>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e>
                </m:func>
                <m:r>
                  <w:rPr>
                    <w:rFonts w:ascii="Cambria Math" w:hAnsi="Cambria Math"/>
                  </w:rPr>
                  <m:t>V</m:t>
                </m:r>
              </m:oMath>
            </m:oMathPara>
          </w:p>
        </w:tc>
        <w:tc>
          <w:tcPr>
            <w:tcW w:w="992" w:type="dxa"/>
            <w:vAlign w:val="center"/>
          </w:tcPr>
          <w:p w14:paraId="56C8604D" w14:textId="6548C3E8" w:rsidR="00604326" w:rsidRPr="001D6B49" w:rsidRDefault="001D6B49">
            <w:pPr>
              <w:pStyle w:val="ab"/>
              <w:ind w:firstLine="402"/>
              <w:jc w:val="right"/>
              <w:rPr>
                <w:sz w:val="22"/>
                <w:szCs w:val="28"/>
              </w:rPr>
            </w:pPr>
            <w:r w:rsidRPr="001D6B49">
              <w:rPr>
                <w:sz w:val="22"/>
                <w:szCs w:val="28"/>
              </w:rPr>
              <w:t>(</w:t>
            </w:r>
            <w:fldSimple w:instr=" STYLEREF 1 \s ">
              <w:r w:rsidR="00304899">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44A26C16" w14:textId="77777777" w:rsidR="00604326" w:rsidRPr="001D6B49" w:rsidRDefault="001D6B49">
      <w:pPr>
        <w:pStyle w:val="a7"/>
        <w:ind w:firstLineChars="0" w:firstLine="0"/>
        <w:rPr>
          <w:rFonts w:ascii="Times New Roman" w:hAnsi="Times New Roman" w:cs="Times New Roman"/>
        </w:rPr>
      </w:pPr>
      <w:r w:rsidRPr="001D6B49">
        <w:rPr>
          <w:rFonts w:ascii="Times New Roman" w:hAnsi="Times New Roman" w:cs="Times New Roman"/>
        </w:rPr>
        <w:t>其中，</w:t>
      </w:r>
      <w:r w:rsidRPr="001D6B49">
        <w:rPr>
          <w:rFonts w:ascii="Times New Roman" w:hAnsi="Times New Roman" w:cs="Times New Roman"/>
        </w:rPr>
        <w:t>Q</w:t>
      </w:r>
      <w:r w:rsidRPr="001D6B49">
        <w:rPr>
          <w:rFonts w:ascii="Times New Roman" w:hAnsi="Times New Roman" w:cs="Times New Roman"/>
        </w:rPr>
        <w:t>，</w:t>
      </w:r>
      <w:r w:rsidRPr="001D6B49">
        <w:rPr>
          <w:rFonts w:ascii="Times New Roman" w:hAnsi="Times New Roman" w:cs="Times New Roman"/>
        </w:rPr>
        <w:t>K</w:t>
      </w:r>
      <w:r w:rsidRPr="001D6B49">
        <w:rPr>
          <w:rFonts w:ascii="Times New Roman" w:hAnsi="Times New Roman" w:cs="Times New Roman"/>
        </w:rPr>
        <w:t>，</w:t>
      </w:r>
      <w:r w:rsidRPr="001D6B49">
        <w:rPr>
          <w:rFonts w:ascii="Times New Roman" w:hAnsi="Times New Roman" w:cs="Times New Roman"/>
        </w:rPr>
        <w:t>V</w:t>
      </w:r>
      <w:r w:rsidRPr="001D6B49">
        <w:rPr>
          <w:rFonts w:ascii="Times New Roman" w:hAnsi="Times New Roman" w:cs="Times New Roman"/>
        </w:rPr>
        <w:t>分别为查询、键、值矩阵，</w:t>
      </w:r>
      <m:oMath>
        <m:sSub>
          <m:sSubPr>
            <m:ctrlPr>
              <w:rPr>
                <w:rFonts w:cs="Times New Roman"/>
              </w:rPr>
            </m:ctrlPr>
          </m:sSubPr>
          <m:e>
            <m:r>
              <w:rPr>
                <w:rFonts w:cs="Times New Roman"/>
              </w:rPr>
              <m:t>d</m:t>
            </m:r>
          </m:e>
          <m:sub>
            <m:r>
              <w:rPr>
                <w:rFonts w:cs="Times New Roman"/>
              </w:rPr>
              <m:t>k</m:t>
            </m:r>
          </m:sub>
        </m:sSub>
        <m:r>
          <w:rPr>
            <w:rFonts w:cs="Times New Roman"/>
          </w:rPr>
          <m:t>=64</m:t>
        </m:r>
      </m:oMath>
      <w:r w:rsidRPr="001D6B49">
        <w:rPr>
          <w:rFonts w:ascii="Times New Roman" w:hAnsi="Times New Roman" w:cs="Times New Roman"/>
        </w:rPr>
        <w:t>。</w:t>
      </w:r>
    </w:p>
    <w:p w14:paraId="26196A4D" w14:textId="158ADF16" w:rsidR="00604326" w:rsidRPr="001D6B49" w:rsidRDefault="004015A0">
      <w:pPr>
        <w:pStyle w:val="a7"/>
        <w:ind w:firstLineChars="0"/>
        <w:rPr>
          <w:rFonts w:ascii="Times New Roman" w:hAnsi="Times New Roman" w:cs="Times New Roman"/>
        </w:rPr>
      </w:pPr>
      <w:r w:rsidRPr="004015A0">
        <w:rPr>
          <w:rFonts w:ascii="Times New Roman" w:hAnsi="Times New Roman" w:cs="Times New Roman"/>
        </w:rPr>
        <w:t>分类层接收</w:t>
      </w:r>
      <w:r w:rsidRPr="004015A0">
        <w:rPr>
          <w:rFonts w:ascii="Times New Roman" w:hAnsi="Times New Roman" w:cs="Times New Roman"/>
        </w:rPr>
        <w:t xml:space="preserve"> [CLS] </w:t>
      </w:r>
      <w:r w:rsidRPr="004015A0">
        <w:rPr>
          <w:rFonts w:ascii="Times New Roman" w:hAnsi="Times New Roman" w:cs="Times New Roman"/>
        </w:rPr>
        <w:t>标记对应的文本全局表示，首先通过一层线性变换（全连接层）将特征映射到情感类别空间，并使用</w:t>
      </w:r>
      <w:r w:rsidRPr="004015A0">
        <w:rPr>
          <w:rFonts w:ascii="Times New Roman" w:hAnsi="Times New Roman" w:cs="Times New Roman"/>
        </w:rPr>
        <w:t xml:space="preserve"> </w:t>
      </w:r>
      <w:proofErr w:type="spellStart"/>
      <w:r w:rsidRPr="004015A0">
        <w:rPr>
          <w:rFonts w:ascii="Times New Roman" w:hAnsi="Times New Roman" w:cs="Times New Roman"/>
        </w:rPr>
        <w:t>Softmax</w:t>
      </w:r>
      <w:proofErr w:type="spellEnd"/>
      <w:r w:rsidRPr="004015A0">
        <w:rPr>
          <w:rFonts w:ascii="Times New Roman" w:hAnsi="Times New Roman" w:cs="Times New Roman"/>
        </w:rPr>
        <w:t xml:space="preserve"> </w:t>
      </w:r>
      <w:r w:rsidRPr="004015A0">
        <w:rPr>
          <w:rFonts w:ascii="Times New Roman" w:hAnsi="Times New Roman" w:cs="Times New Roman"/>
        </w:rPr>
        <w:t>函数输出各类别的预测概率。具体计算过程如</w:t>
      </w:r>
      <w:r w:rsidR="00913568">
        <w:rPr>
          <w:rFonts w:ascii="Times New Roman" w:hAnsi="Times New Roman" w:cs="Times New Roman" w:hint="eastAsia"/>
        </w:rPr>
        <w:t>式</w:t>
      </w:r>
      <w:r w:rsidR="00913568">
        <w:rPr>
          <w:rFonts w:ascii="Times New Roman" w:hAnsi="Times New Roman" w:cs="Times New Roman" w:hint="eastAsia"/>
        </w:rPr>
        <w:t>5-12</w:t>
      </w:r>
      <w:r w:rsidR="00913568">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7B88F149" w14:textId="77777777">
        <w:trPr>
          <w:trHeight w:val="841"/>
        </w:trPr>
        <w:tc>
          <w:tcPr>
            <w:tcW w:w="851" w:type="dxa"/>
            <w:vAlign w:val="center"/>
          </w:tcPr>
          <w:p w14:paraId="380FCB70" w14:textId="77777777" w:rsidR="00604326" w:rsidRPr="001D6B49" w:rsidRDefault="00604326">
            <w:pPr>
              <w:pStyle w:val="ab"/>
              <w:ind w:firstLine="402"/>
              <w:rPr>
                <w:sz w:val="22"/>
                <w:szCs w:val="28"/>
              </w:rPr>
            </w:pPr>
          </w:p>
        </w:tc>
        <w:tc>
          <w:tcPr>
            <w:tcW w:w="7513" w:type="dxa"/>
            <w:vAlign w:val="center"/>
          </w:tcPr>
          <w:p w14:paraId="50FC5BC2" w14:textId="77777777" w:rsidR="00604326" w:rsidRPr="001D6B49" w:rsidRDefault="001D6B49">
            <m:oMathPara>
              <m:oMath>
                <m:r>
                  <m:rPr>
                    <m:nor/>
                  </m:rPr>
                  <m:t xml:space="preserve">logits </m:t>
                </m:r>
                <m:r>
                  <w:rPr>
                    <w:rFonts w:ascii="Cambria Math" w:hAnsi="Cambria Math"/>
                  </w:rPr>
                  <m:t>=W⋅</m:t>
                </m:r>
                <m:sSub>
                  <m:sSubPr>
                    <m:ctrlPr>
                      <w:rPr>
                        <w:rFonts w:ascii="Cambria Math" w:hAnsi="Cambria Math"/>
                      </w:rPr>
                    </m:ctrlPr>
                  </m:sSubPr>
                  <m:e>
                    <m:r>
                      <w:rPr>
                        <w:rFonts w:ascii="Cambria Math" w:hAnsi="Cambria Math"/>
                      </w:rPr>
                      <m:t>h</m:t>
                    </m:r>
                  </m:e>
                  <m:sub>
                    <m:d>
                      <m:dPr>
                        <m:begChr m:val="["/>
                        <m:endChr m:val="]"/>
                        <m:ctrlPr>
                          <w:rPr>
                            <w:rFonts w:ascii="Cambria Math" w:hAnsi="Cambria Math"/>
                            <w:i/>
                          </w:rPr>
                        </m:ctrlPr>
                      </m:dPr>
                      <m:e>
                        <m:r>
                          <w:rPr>
                            <w:rFonts w:ascii="Cambria Math" w:hAnsi="Cambria Math"/>
                          </w:rPr>
                          <m:t>CLS</m:t>
                        </m:r>
                      </m:e>
                    </m:d>
                  </m:sub>
                </m:sSub>
                <m:r>
                  <w:rPr>
                    <w:rFonts w:ascii="Cambria Math" w:hAnsi="Cambria Math"/>
                  </w:rPr>
                  <m:t>+b</m:t>
                </m:r>
              </m:oMath>
            </m:oMathPara>
          </w:p>
        </w:tc>
        <w:tc>
          <w:tcPr>
            <w:tcW w:w="992" w:type="dxa"/>
            <w:vAlign w:val="center"/>
          </w:tcPr>
          <w:p w14:paraId="7C58F3AB" w14:textId="4AB2D7DC" w:rsidR="00604326" w:rsidRPr="001D6B49" w:rsidRDefault="001D6B49">
            <w:pPr>
              <w:pStyle w:val="ab"/>
              <w:ind w:firstLine="402"/>
              <w:jc w:val="right"/>
              <w:rPr>
                <w:sz w:val="22"/>
                <w:szCs w:val="28"/>
              </w:rPr>
            </w:pPr>
            <w:r w:rsidRPr="001D6B49">
              <w:rPr>
                <w:sz w:val="22"/>
                <w:szCs w:val="28"/>
              </w:rPr>
              <w:t>(</w:t>
            </w:r>
            <w:fldSimple w:instr=" STYLEREF 1 \s ">
              <w:r w:rsidR="00304899">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4F9D7BA0" w14:textId="77777777" w:rsidR="00604326" w:rsidRPr="001D6B49" w:rsidRDefault="001D6B49">
      <w:pPr>
        <w:pStyle w:val="a7"/>
        <w:ind w:firstLineChars="0" w:firstLine="0"/>
        <w:rPr>
          <w:rFonts w:ascii="Times New Roman" w:hAnsi="Times New Roman" w:cs="Times New Roman"/>
        </w:rPr>
      </w:pPr>
      <w:r w:rsidRPr="001D6B49">
        <w:rPr>
          <w:rFonts w:ascii="Times New Roman" w:hAnsi="Times New Roman" w:cs="Times New Roman"/>
        </w:rPr>
        <w:t>其中，</w:t>
      </w:r>
      <m:oMath>
        <m:sSub>
          <m:sSubPr>
            <m:ctrlPr>
              <w:rPr>
                <w:rFonts w:cs="Times New Roman"/>
              </w:rPr>
            </m:ctrlPr>
          </m:sSubPr>
          <m:e>
            <m:r>
              <w:rPr>
                <w:rFonts w:cs="Times New Roman"/>
              </w:rPr>
              <m:t>h</m:t>
            </m:r>
          </m:e>
          <m:sub>
            <m:d>
              <m:dPr>
                <m:begChr m:val="["/>
                <m:endChr m:val="]"/>
                <m:ctrlPr>
                  <w:rPr>
                    <w:rFonts w:cs="Times New Roman"/>
                    <w:i/>
                  </w:rPr>
                </m:ctrlPr>
              </m:dPr>
              <m:e>
                <m:r>
                  <w:rPr>
                    <w:rFonts w:cs="Times New Roman"/>
                  </w:rPr>
                  <m:t>CLS</m:t>
                </m:r>
              </m:e>
            </m:d>
          </m:sub>
        </m:sSub>
      </m:oMath>
      <w:r w:rsidRPr="001D6B49">
        <w:rPr>
          <w:rFonts w:ascii="Times New Roman" w:hAnsi="Times New Roman" w:cs="Times New Roman"/>
        </w:rPr>
        <w:t>为</w:t>
      </w:r>
      <w:r w:rsidRPr="001D6B49">
        <w:rPr>
          <w:rFonts w:ascii="Times New Roman" w:hAnsi="Times New Roman" w:cs="Times New Roman"/>
        </w:rPr>
        <w:t>CLS</w:t>
      </w:r>
      <w:r w:rsidRPr="001D6B49">
        <w:rPr>
          <w:rFonts w:ascii="Times New Roman" w:hAnsi="Times New Roman" w:cs="Times New Roman"/>
        </w:rPr>
        <w:t>标记的</w:t>
      </w:r>
      <w:r w:rsidRPr="001D6B49">
        <w:rPr>
          <w:rFonts w:ascii="Times New Roman" w:hAnsi="Times New Roman" w:cs="Times New Roman"/>
        </w:rPr>
        <w:t>768</w:t>
      </w:r>
      <w:r w:rsidRPr="001D6B49">
        <w:rPr>
          <w:rFonts w:ascii="Times New Roman" w:hAnsi="Times New Roman" w:cs="Times New Roman"/>
        </w:rPr>
        <w:t>维隐藏向量，</w:t>
      </w:r>
      <m:oMath>
        <m:r>
          <w:rPr>
            <w:rFonts w:cs="Times New Roman"/>
          </w:rPr>
          <m:t>W∈</m:t>
        </m:r>
        <m:sSup>
          <m:sSupPr>
            <m:ctrlPr>
              <w:rPr>
                <w:rFonts w:cs="Times New Roman"/>
              </w:rPr>
            </m:ctrlPr>
          </m:sSupPr>
          <m:e>
            <m:r>
              <m:rPr>
                <m:scr m:val="double-struck"/>
                <m:sty m:val="p"/>
              </m:rPr>
              <w:rPr>
                <w:rFonts w:cs="Times New Roman"/>
              </w:rPr>
              <m:t>R</m:t>
            </m:r>
          </m:e>
          <m:sup>
            <m:r>
              <w:rPr>
                <w:rFonts w:cs="Times New Roman"/>
              </w:rPr>
              <m:t>768×3</m:t>
            </m:r>
          </m:sup>
        </m:sSup>
      </m:oMath>
      <w:r w:rsidRPr="001D6B49">
        <w:rPr>
          <w:rFonts w:ascii="Times New Roman" w:hAnsi="Times New Roman" w:cs="Times New Roman"/>
        </w:rPr>
        <w:t>为分类权重矩阵。</w:t>
      </w:r>
    </w:p>
    <w:p w14:paraId="679C7793" w14:textId="53FA533B" w:rsidR="00604326" w:rsidRPr="001D6B49" w:rsidRDefault="001D6B49">
      <w:pPr>
        <w:pStyle w:val="a7"/>
        <w:numPr>
          <w:ilvl w:val="0"/>
          <w:numId w:val="2"/>
        </w:numPr>
        <w:ind w:firstLineChars="0"/>
        <w:rPr>
          <w:rFonts w:ascii="Times New Roman" w:hAnsi="Times New Roman" w:cs="Times New Roman"/>
        </w:rPr>
      </w:pPr>
      <w:r w:rsidRPr="001D6B49">
        <w:rPr>
          <w:rFonts w:ascii="Times New Roman" w:hAnsi="Times New Roman" w:cs="Times New Roman"/>
        </w:rPr>
        <w:t>朴素贝叶斯</w:t>
      </w:r>
      <w:r w:rsidR="00304899">
        <w:rPr>
          <w:rFonts w:ascii="Times New Roman" w:hAnsi="Times New Roman" w:cs="Times New Roman" w:hint="eastAsia"/>
        </w:rPr>
        <w:t>分类器</w:t>
      </w:r>
    </w:p>
    <w:p w14:paraId="578E825B" w14:textId="3A128E71" w:rsidR="00913568" w:rsidRPr="001D6B49" w:rsidRDefault="00913568" w:rsidP="00913568">
      <w:pPr>
        <w:pStyle w:val="a7"/>
        <w:ind w:firstLineChars="0"/>
        <w:rPr>
          <w:rFonts w:ascii="Times New Roman" w:hAnsi="Times New Roman" w:cs="Times New Roman"/>
        </w:rPr>
      </w:pPr>
      <w:r w:rsidRPr="001D6B49">
        <w:rPr>
          <w:rFonts w:ascii="Times New Roman" w:hAnsi="Times New Roman" w:cs="Times New Roman"/>
        </w:rPr>
        <w:t>对于朴素贝叶斯模型，基于贝叶斯定理与特征条件独立假设，其后验概率计算</w:t>
      </w:r>
      <w:r>
        <w:rPr>
          <w:rFonts w:ascii="Times New Roman" w:hAnsi="Times New Roman" w:cs="Times New Roman" w:hint="eastAsia"/>
        </w:rPr>
        <w:t>公式如式</w:t>
      </w:r>
      <w:r>
        <w:rPr>
          <w:rFonts w:ascii="Times New Roman" w:hAnsi="Times New Roman" w:cs="Times New Roman" w:hint="eastAsia"/>
        </w:rPr>
        <w:t>5-13</w:t>
      </w:r>
      <w:r>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913568" w:rsidRPr="001D6B49" w14:paraId="3E0F1C15" w14:textId="77777777" w:rsidTr="00AC5CBE">
        <w:trPr>
          <w:trHeight w:val="841"/>
        </w:trPr>
        <w:tc>
          <w:tcPr>
            <w:tcW w:w="851" w:type="dxa"/>
            <w:vAlign w:val="center"/>
          </w:tcPr>
          <w:p w14:paraId="112BBC12" w14:textId="77777777" w:rsidR="00913568" w:rsidRPr="001D6B49" w:rsidRDefault="00913568" w:rsidP="00AC5CBE">
            <w:pPr>
              <w:pStyle w:val="ab"/>
              <w:ind w:firstLine="402"/>
              <w:rPr>
                <w:sz w:val="22"/>
                <w:szCs w:val="28"/>
              </w:rPr>
            </w:pPr>
          </w:p>
        </w:tc>
        <w:tc>
          <w:tcPr>
            <w:tcW w:w="7513" w:type="dxa"/>
            <w:vAlign w:val="center"/>
          </w:tcPr>
          <w:p w14:paraId="55DABE4D" w14:textId="77777777" w:rsidR="00913568" w:rsidRPr="001D6B49" w:rsidRDefault="00913568" w:rsidP="00AC5CBE">
            <m:oMathPara>
              <m:oMath>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e>
                  <m:e>
                    <m:r>
                      <m:rPr>
                        <m:sty m:val="b"/>
                      </m:rP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e>
                    </m:d>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c</m:t>
                                </m:r>
                              </m:e>
                              <m:sub>
                                <m:r>
                                  <w:rPr>
                                    <w:rFonts w:ascii="Cambria Math" w:hAnsi="Cambria Math"/>
                                  </w:rPr>
                                  <m:t>j</m:t>
                                </m:r>
                              </m:sub>
                            </m:sSub>
                          </m:e>
                        </m:d>
                      </m:e>
                    </m:nary>
                  </m:num>
                  <m:den>
                    <m:r>
                      <w:rPr>
                        <w:rFonts w:ascii="Cambria Math" w:hAnsi="Cambria Math"/>
                      </w:rPr>
                      <m:t>P</m:t>
                    </m:r>
                    <m:d>
                      <m:dPr>
                        <m:ctrlPr>
                          <w:rPr>
                            <w:rFonts w:ascii="Cambria Math" w:hAnsi="Cambria Math"/>
                            <w:i/>
                          </w:rPr>
                        </m:ctrlPr>
                      </m:dPr>
                      <m:e>
                        <m:r>
                          <m:rPr>
                            <m:sty m:val="b"/>
                          </m:rPr>
                          <w:rPr>
                            <w:rFonts w:ascii="Cambria Math" w:hAnsi="Cambria Math"/>
                          </w:rPr>
                          <m:t>x</m:t>
                        </m:r>
                      </m:e>
                    </m:d>
                  </m:den>
                </m:f>
              </m:oMath>
            </m:oMathPara>
          </w:p>
        </w:tc>
        <w:tc>
          <w:tcPr>
            <w:tcW w:w="992" w:type="dxa"/>
            <w:vAlign w:val="center"/>
          </w:tcPr>
          <w:p w14:paraId="43C37FEA" w14:textId="77777777" w:rsidR="00913568" w:rsidRPr="001D6B49" w:rsidRDefault="00913568" w:rsidP="00AC5CBE">
            <w:pPr>
              <w:pStyle w:val="ab"/>
              <w:ind w:firstLine="402"/>
              <w:jc w:val="right"/>
              <w:rPr>
                <w:sz w:val="22"/>
                <w:szCs w:val="28"/>
              </w:rPr>
            </w:pPr>
            <w:r w:rsidRPr="001D6B49">
              <w:rPr>
                <w:sz w:val="22"/>
                <w:szCs w:val="28"/>
              </w:rPr>
              <w:t>(</w:t>
            </w:r>
            <w:fldSimple w:instr=" STYLEREF 1 \s ">
              <w:r>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64B536EE" w14:textId="7A7752B8" w:rsidR="00913568" w:rsidRPr="001D6B49" w:rsidRDefault="00913568" w:rsidP="00913568">
      <w:pPr>
        <w:pStyle w:val="a7"/>
        <w:ind w:firstLineChars="0" w:firstLine="0"/>
        <w:rPr>
          <w:rFonts w:ascii="Times New Roman" w:hAnsi="Times New Roman" w:cs="Times New Roman"/>
        </w:rPr>
      </w:pPr>
      <w:r w:rsidRPr="001D6B49">
        <w:rPr>
          <w:rFonts w:ascii="Times New Roman" w:hAnsi="Times New Roman" w:cs="Times New Roman"/>
        </w:rPr>
        <w:t>其中，</w:t>
      </w:r>
      <m:oMath>
        <m:r>
          <w:rPr>
            <w:rFonts w:cs="Times New Roman"/>
          </w:rPr>
          <m:t>P</m:t>
        </m:r>
        <m:d>
          <m:dPr>
            <m:ctrlPr>
              <w:rPr>
                <w:rFonts w:cs="Times New Roman"/>
                <w:i/>
              </w:rPr>
            </m:ctrlPr>
          </m:dPr>
          <m:e>
            <m:sSub>
              <m:sSubPr>
                <m:ctrlPr>
                  <w:rPr>
                    <w:rFonts w:cs="Times New Roman"/>
                  </w:rPr>
                </m:ctrlPr>
              </m:sSubPr>
              <m:e>
                <m:r>
                  <w:rPr>
                    <w:rFonts w:cs="Times New Roman"/>
                  </w:rPr>
                  <m:t>c</m:t>
                </m:r>
              </m:e>
              <m:sub>
                <m:r>
                  <w:rPr>
                    <w:rFonts w:cs="Times New Roman"/>
                  </w:rPr>
                  <m:t>j</m:t>
                </m:r>
              </m:sub>
            </m:sSub>
          </m:e>
        </m:d>
      </m:oMath>
      <w:r w:rsidRPr="001D6B49">
        <w:rPr>
          <w:rFonts w:ascii="Times New Roman" w:hAnsi="Times New Roman" w:cs="Times New Roman"/>
        </w:rPr>
        <w:t>为类别先验概率（如正面／负面情感占比），</w:t>
      </w:r>
      <m:oMath>
        <m:r>
          <w:rPr>
            <w:rFonts w:cs="Times New Roman"/>
          </w:rPr>
          <m:t>P</m:t>
        </m:r>
        <m:d>
          <m:dPr>
            <m:sepChr m:val="∣"/>
            <m:ctrlPr>
              <w:rPr>
                <w:rFonts w:cs="Times New Roman"/>
                <w:i/>
              </w:rPr>
            </m:ctrlPr>
          </m:dPr>
          <m:e>
            <m:sSub>
              <m:sSubPr>
                <m:ctrlPr>
                  <w:rPr>
                    <w:rFonts w:cs="Times New Roman"/>
                  </w:rPr>
                </m:ctrlPr>
              </m:sSubPr>
              <m:e>
                <m:r>
                  <w:rPr>
                    <w:rFonts w:cs="Times New Roman"/>
                  </w:rPr>
                  <m:t>x</m:t>
                </m:r>
              </m:e>
              <m:sub>
                <m:r>
                  <w:rPr>
                    <w:rFonts w:cs="Times New Roman"/>
                  </w:rPr>
                  <m:t>i</m:t>
                </m:r>
              </m:sub>
            </m:sSub>
          </m:e>
          <m:e>
            <m:sSub>
              <m:sSubPr>
                <m:ctrlPr>
                  <w:rPr>
                    <w:rFonts w:cs="Times New Roman"/>
                  </w:rPr>
                </m:ctrlPr>
              </m:sSubPr>
              <m:e>
                <m:r>
                  <w:rPr>
                    <w:rFonts w:cs="Times New Roman"/>
                  </w:rPr>
                  <m:t>c</m:t>
                </m:r>
              </m:e>
              <m:sub>
                <m:r>
                  <w:rPr>
                    <w:rFonts w:cs="Times New Roman"/>
                  </w:rPr>
                  <m:t>j</m:t>
                </m:r>
              </m:sub>
            </m:sSub>
          </m:e>
        </m:d>
      </m:oMath>
      <w:r w:rsidRPr="001D6B49">
        <w:rPr>
          <w:rFonts w:ascii="Times New Roman" w:hAnsi="Times New Roman" w:cs="Times New Roman"/>
        </w:rPr>
        <w:t>通过拉普拉斯平滑计算</w:t>
      </w:r>
      <w:r>
        <w:rPr>
          <w:rFonts w:ascii="Times New Roman" w:hAnsi="Times New Roman" w:cs="Times New Roman" w:hint="eastAsia"/>
        </w:rPr>
        <w:t>，计算过程如式</w:t>
      </w:r>
      <w:r>
        <w:rPr>
          <w:rFonts w:ascii="Times New Roman" w:hAnsi="Times New Roman" w:cs="Times New Roman" w:hint="eastAsia"/>
        </w:rPr>
        <w:t>5-14</w:t>
      </w:r>
      <w:r>
        <w:rPr>
          <w:rFonts w:ascii="Times New Roman" w:hAnsi="Times New Roman" w:cs="Times New Roman" w:hint="eastAsia"/>
        </w:rPr>
        <w:t>所示</w:t>
      </w:r>
      <w:r w:rsidRPr="001D6B49">
        <w:rPr>
          <w:rFonts w:ascii="Times New Roman" w:hAnsi="Times New Roman" w:cs="Times New Roman"/>
        </w:rPr>
        <w:t>：</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913568" w:rsidRPr="001D6B49" w14:paraId="1DDACB20" w14:textId="77777777" w:rsidTr="00AC5CBE">
        <w:trPr>
          <w:trHeight w:val="841"/>
        </w:trPr>
        <w:tc>
          <w:tcPr>
            <w:tcW w:w="851" w:type="dxa"/>
            <w:vAlign w:val="center"/>
          </w:tcPr>
          <w:p w14:paraId="1709387B" w14:textId="77777777" w:rsidR="00913568" w:rsidRPr="001D6B49" w:rsidRDefault="00913568" w:rsidP="00AC5CBE">
            <w:pPr>
              <w:pStyle w:val="ab"/>
              <w:ind w:firstLine="402"/>
              <w:rPr>
                <w:sz w:val="22"/>
                <w:szCs w:val="28"/>
              </w:rPr>
            </w:pPr>
          </w:p>
        </w:tc>
        <w:tc>
          <w:tcPr>
            <w:tcW w:w="7513" w:type="dxa"/>
            <w:vAlign w:val="center"/>
          </w:tcPr>
          <w:p w14:paraId="57C88F5D" w14:textId="77777777" w:rsidR="00913568" w:rsidRPr="001D6B49" w:rsidRDefault="00913568" w:rsidP="00AC5CBE">
            <m:oMathPara>
              <m:oMath>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c</m:t>
                        </m:r>
                      </m:e>
                      <m:sub>
                        <m:r>
                          <w:rPr>
                            <w:rFonts w:ascii="Cambria Math" w:hAnsi="Cambria Math"/>
                          </w:rPr>
                          <m:t>j</m:t>
                        </m:r>
                      </m:sub>
                    </m:sSub>
                  </m:e>
                </m:d>
                <m: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e>
                    </m:d>
                    <m:r>
                      <w:rPr>
                        <w:rFonts w:ascii="Cambria Math" w:hAnsi="Cambria Math"/>
                      </w:rPr>
                      <m:t>+α</m:t>
                    </m:r>
                  </m:num>
                  <m:den>
                    <m:r>
                      <w:rPr>
                        <w:rFonts w:ascii="Cambria Math" w:hAnsi="Cambria Math"/>
                      </w:rPr>
                      <m:t>N</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e>
                    </m:d>
                    <m:r>
                      <w:rPr>
                        <w:rFonts w:ascii="Cambria Math" w:hAnsi="Cambria Math"/>
                      </w:rPr>
                      <m:t>+αV</m:t>
                    </m:r>
                  </m:den>
                </m:f>
              </m:oMath>
            </m:oMathPara>
          </w:p>
        </w:tc>
        <w:tc>
          <w:tcPr>
            <w:tcW w:w="992" w:type="dxa"/>
            <w:vAlign w:val="center"/>
          </w:tcPr>
          <w:p w14:paraId="4430C3F8" w14:textId="77777777" w:rsidR="00913568" w:rsidRPr="001D6B49" w:rsidRDefault="00913568" w:rsidP="00AC5CBE">
            <w:pPr>
              <w:pStyle w:val="ab"/>
              <w:ind w:firstLine="402"/>
              <w:jc w:val="right"/>
              <w:rPr>
                <w:sz w:val="22"/>
                <w:szCs w:val="28"/>
              </w:rPr>
            </w:pPr>
            <w:r w:rsidRPr="001D6B49">
              <w:rPr>
                <w:sz w:val="22"/>
                <w:szCs w:val="28"/>
              </w:rPr>
              <w:t>(</w:t>
            </w:r>
            <w:fldSimple w:instr=" STYLEREF 1 \s ">
              <w:r>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5D47E218" w14:textId="6DAF4FC8" w:rsidR="00913568" w:rsidRDefault="00913568" w:rsidP="00913568">
      <w:pPr>
        <w:pStyle w:val="a7"/>
        <w:ind w:firstLineChars="0" w:firstLine="0"/>
        <w:rPr>
          <w:rFonts w:ascii="Times New Roman" w:hAnsi="Times New Roman" w:cs="Times New Roman"/>
        </w:rPr>
      </w:pPr>
      <w:r w:rsidRPr="001D6B49">
        <w:rPr>
          <w:rFonts w:ascii="Times New Roman" w:hAnsi="Times New Roman" w:cs="Times New Roman"/>
        </w:rPr>
        <w:t>α=1</w:t>
      </w:r>
      <w:r w:rsidRPr="001D6B49">
        <w:rPr>
          <w:rFonts w:ascii="Times New Roman" w:hAnsi="Times New Roman" w:cs="Times New Roman"/>
        </w:rPr>
        <w:t>为平滑系数，</w:t>
      </w:r>
      <w:r w:rsidRPr="001D6B49">
        <w:rPr>
          <w:rFonts w:ascii="Times New Roman" w:hAnsi="Times New Roman" w:cs="Times New Roman"/>
        </w:rPr>
        <w:t>V</w:t>
      </w:r>
      <w:r w:rsidRPr="001D6B49">
        <w:rPr>
          <w:rFonts w:ascii="Times New Roman" w:hAnsi="Times New Roman" w:cs="Times New Roman"/>
        </w:rPr>
        <w:t>为特征词总数。</w:t>
      </w:r>
    </w:p>
    <w:p w14:paraId="78A4230F" w14:textId="72F41651" w:rsidR="00604326" w:rsidRPr="00304899" w:rsidRDefault="00304899" w:rsidP="00304899">
      <w:pPr>
        <w:pStyle w:val="a7"/>
        <w:rPr>
          <w:rFonts w:ascii="宋体" w:hAnsi="宋体"/>
        </w:rPr>
      </w:pPr>
      <w:r w:rsidRPr="00304899">
        <w:rPr>
          <w:rFonts w:ascii="Times New Roman" w:hAnsi="Times New Roman" w:cs="Times New Roman" w:hint="eastAsia"/>
        </w:rPr>
        <w:lastRenderedPageBreak/>
        <w:t>将</w:t>
      </w:r>
      <w:r w:rsidRPr="00304899">
        <w:rPr>
          <w:rFonts w:ascii="Times New Roman" w:hAnsi="Times New Roman" w:cs="Times New Roman"/>
        </w:rPr>
        <w:t>768</w:t>
      </w:r>
      <w:r w:rsidRPr="00304899">
        <w:rPr>
          <w:rFonts w:ascii="Times New Roman" w:hAnsi="Times New Roman" w:cs="Times New Roman" w:hint="eastAsia"/>
        </w:rPr>
        <w:t>维</w:t>
      </w:r>
      <w:r w:rsidRPr="00304899">
        <w:rPr>
          <w:rFonts w:ascii="Times New Roman" w:hAnsi="Times New Roman" w:cs="Times New Roman"/>
        </w:rPr>
        <w:t>BERT</w:t>
      </w:r>
      <w:r w:rsidRPr="00304899">
        <w:rPr>
          <w:rFonts w:ascii="Times New Roman" w:hAnsi="Times New Roman" w:cs="Times New Roman" w:hint="eastAsia"/>
        </w:rPr>
        <w:t>向量视为</w:t>
      </w:r>
      <w:r w:rsidRPr="00304899">
        <w:rPr>
          <w:rFonts w:ascii="宋体" w:hAnsi="宋体" w:hint="eastAsia"/>
        </w:rPr>
        <w:t>连续型特征，假设每个维度服从高斯分布</w:t>
      </w:r>
      <w:r>
        <w:rPr>
          <w:rFonts w:ascii="宋体" w:hAnsi="宋体" w:hint="eastAsia"/>
        </w:rPr>
        <w:t>，</w:t>
      </w:r>
      <w:r w:rsidRPr="00304899">
        <w:rPr>
          <w:rFonts w:ascii="宋体" w:hAnsi="宋体" w:hint="eastAsia"/>
        </w:rPr>
        <w:t>计算每个情感类别下各维度的均值和方差</w:t>
      </w:r>
      <w:r>
        <w:rPr>
          <w:rFonts w:ascii="宋体" w:hAnsi="宋体" w:hint="eastAsia"/>
        </w:rPr>
        <w:t>，</w:t>
      </w:r>
      <w:r w:rsidRPr="00304899">
        <w:rPr>
          <w:rFonts w:ascii="宋体" w:hAnsi="宋体" w:hint="eastAsia"/>
        </w:rPr>
        <w:t>通过最大似然估计求解</w:t>
      </w:r>
      <w:r w:rsidR="00913568" w:rsidRPr="00913568">
        <w:rPr>
          <w:rFonts w:ascii="宋体" w:hAnsi="宋体" w:hint="eastAsia"/>
        </w:rPr>
        <w:t>样本</w:t>
      </w:r>
      <w:r w:rsidR="00913568">
        <w:rPr>
          <w:rFonts w:ascii="宋体" w:hAnsi="宋体" w:hint="eastAsia"/>
        </w:rPr>
        <w:t>的</w:t>
      </w:r>
      <w:r>
        <w:rPr>
          <w:rFonts w:ascii="宋体" w:hAnsi="宋体" w:hint="eastAsia"/>
        </w:rPr>
        <w:t>后验概率</w:t>
      </w:r>
      <w:r w:rsidR="00913568">
        <w:rPr>
          <w:rFonts w:ascii="宋体" w:hAnsi="宋体" w:hint="eastAsia"/>
        </w:rPr>
        <w:t>，最后</w:t>
      </w:r>
      <w:r w:rsidR="00913568" w:rsidRPr="00913568">
        <w:rPr>
          <w:rFonts w:ascii="宋体" w:hAnsi="宋体" w:hint="eastAsia"/>
        </w:rPr>
        <w:t>选择后验概率最大的类别作为最终情感标签</w:t>
      </w:r>
      <w:r w:rsidR="00913568">
        <w:rPr>
          <w:rFonts w:ascii="宋体" w:hAnsi="宋体" w:hint="eastAsia"/>
        </w:rPr>
        <w:t>，概率计算公式如式5-15所示。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65DF47C8" w14:textId="77777777">
        <w:trPr>
          <w:trHeight w:val="841"/>
        </w:trPr>
        <w:tc>
          <w:tcPr>
            <w:tcW w:w="851" w:type="dxa"/>
            <w:vAlign w:val="center"/>
          </w:tcPr>
          <w:p w14:paraId="4BE1DC6D" w14:textId="77777777" w:rsidR="00604326" w:rsidRPr="001D6B49" w:rsidRDefault="00604326">
            <w:pPr>
              <w:pStyle w:val="ab"/>
              <w:ind w:firstLine="402"/>
              <w:rPr>
                <w:sz w:val="22"/>
                <w:szCs w:val="28"/>
              </w:rPr>
            </w:pPr>
          </w:p>
        </w:tc>
        <w:tc>
          <w:tcPr>
            <w:tcW w:w="7513" w:type="dxa"/>
            <w:vAlign w:val="center"/>
          </w:tcPr>
          <w:p w14:paraId="32D223AE" w14:textId="3AD37092" w:rsidR="00604326" w:rsidRPr="00913568" w:rsidRDefault="00913568">
            <m:oMathPara>
              <m:oMath>
                <m:r>
                  <w:rPr>
                    <w:rFonts w:ascii="Cambria Math" w:hAnsi="Cambria Math"/>
                  </w:rPr>
                  <m:t>P(</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t>
                    </m:r>
                    <m:r>
                      <m:rPr>
                        <m:sty m:val="p"/>
                      </m:rPr>
                      <w:rPr>
                        <w:rFonts w:ascii="Cambria Math" w:hAnsi="Cambria Math"/>
                      </w:rPr>
                      <m:t>CLS</m:t>
                    </m:r>
                    <m:r>
                      <w:rPr>
                        <w:rFonts w:ascii="Cambria Math" w:hAnsi="Cambria Math"/>
                      </w:rPr>
                      <m:t>]</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eastAsia="Cambria Math" w:hAnsi="Cambria Math" w:cs="Cambria Math"/>
                          </w:rPr>
                          <m:t>∏</m:t>
                        </m:r>
                      </m:e>
                      <m:sub>
                        <m:r>
                          <w:rPr>
                            <w:rFonts w:ascii="Cambria Math" w:eastAsia="Cambria Math" w:hAnsi="Cambria Math" w:cs="Cambria Math"/>
                          </w:rPr>
                          <m:t>i=1</m:t>
                        </m:r>
                      </m:sub>
                      <m:sup>
                        <m:r>
                          <w:rPr>
                            <w:rFonts w:ascii="Cambria Math" w:eastAsia="Cambria Math" w:hAnsi="Cambria Math" w:cs="Cambria Math"/>
                          </w:rPr>
                          <m:t>768</m:t>
                        </m:r>
                      </m:sup>
                    </m:sSubSup>
                    <m:f>
                      <m:fPr>
                        <m:ctrlPr>
                          <w:rPr>
                            <w:rFonts w:ascii="Cambria Math" w:hAnsi="Cambria Math"/>
                          </w:rPr>
                        </m:ctrlPr>
                      </m:fPr>
                      <m:num>
                        <m:r>
                          <w:rPr>
                            <w:rFonts w:ascii="Cambria Math" w:eastAsia="Cambria Math" w:hAnsi="Cambria Math" w:cs="Cambria Math"/>
                          </w:rPr>
                          <m:t>1</m:t>
                        </m:r>
                      </m:num>
                      <m:den>
                        <m:rad>
                          <m:radPr>
                            <m:degHide m:val="1"/>
                            <m:ctrlPr>
                              <w:rPr>
                                <w:rFonts w:ascii="Cambria Math" w:hAnsi="Cambria Math"/>
                              </w:rPr>
                            </m:ctrlPr>
                          </m:radPr>
                          <m:deg/>
                          <m:e>
                            <m:r>
                              <w:rPr>
                                <w:rFonts w:ascii="Cambria Math" w:eastAsia="Cambria Math" w:hAnsi="Cambria Math" w:cs="Cambria Math"/>
                              </w:rPr>
                              <m:t>2π</m:t>
                            </m:r>
                            <m:sSubSup>
                              <m:sSubSupPr>
                                <m:ctrlPr>
                                  <w:rPr>
                                    <w:rFonts w:ascii="Cambria Math" w:hAnsi="Cambria Math"/>
                                  </w:rPr>
                                </m:ctrlPr>
                              </m:sSubSupPr>
                              <m:e>
                                <m:r>
                                  <w:rPr>
                                    <w:rFonts w:ascii="Cambria Math" w:eastAsia="Cambria Math" w:hAnsi="Cambria Math" w:cs="Cambria Math"/>
                                  </w:rPr>
                                  <m:t>σ</m:t>
                                </m:r>
                              </m:e>
                              <m:sub>
                                <m:r>
                                  <w:rPr>
                                    <w:rFonts w:ascii="Cambria Math" w:eastAsia="Cambria Math" w:hAnsi="Cambria Math" w:cs="Cambria Math"/>
                                  </w:rPr>
                                  <m:t>k,i</m:t>
                                </m:r>
                              </m:sub>
                              <m:sup>
                                <m:r>
                                  <w:rPr>
                                    <w:rFonts w:ascii="Cambria Math" w:eastAsia="Cambria Math" w:hAnsi="Cambria Math" w:cs="Cambria Math"/>
                                  </w:rPr>
                                  <m:t>2</m:t>
                                </m:r>
                              </m:sup>
                            </m:sSubSup>
                          </m:e>
                        </m:rad>
                      </m:den>
                    </m:f>
                    <m:r>
                      <w:rPr>
                        <w:rFonts w:ascii="Cambria Math" w:eastAsia="Cambria Math" w:hAnsi="Cambria Math" w:cs="Cambria Math"/>
                      </w:rPr>
                      <m:t>exp</m:t>
                    </m:r>
                    <m:d>
                      <m:dPr>
                        <m:ctrlPr>
                          <w:rPr>
                            <w:rFonts w:ascii="Cambria Math" w:hAnsi="Cambria Math"/>
                          </w:rPr>
                        </m:ctrlPr>
                      </m:dPr>
                      <m:e>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h</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μ</m:t>
                                        </m:r>
                                      </m:e>
                                      <m:sub>
                                        <m:r>
                                          <w:rPr>
                                            <w:rFonts w:ascii="Cambria Math" w:eastAsia="Cambria Math" w:hAnsi="Cambria Math" w:cs="Cambria Math"/>
                                          </w:rPr>
                                          <m:t>k,i</m:t>
                                        </m:r>
                                      </m:sub>
                                    </m:sSub>
                                  </m:e>
                                </m:d>
                              </m:e>
                              <m:sup>
                                <m:r>
                                  <w:rPr>
                                    <w:rFonts w:ascii="Cambria Math" w:eastAsia="Cambria Math" w:hAnsi="Cambria Math" w:cs="Cambria Math"/>
                                  </w:rPr>
                                  <m:t>2</m:t>
                                </m:r>
                              </m:sup>
                            </m:sSup>
                          </m:num>
                          <m:den>
                            <m:r>
                              <w:rPr>
                                <w:rFonts w:ascii="Cambria Math" w:eastAsia="Cambria Math" w:hAnsi="Cambria Math" w:cs="Cambria Math"/>
                              </w:rPr>
                              <m:t>2</m:t>
                            </m:r>
                            <m:sSubSup>
                              <m:sSubSupPr>
                                <m:ctrlPr>
                                  <w:rPr>
                                    <w:rFonts w:ascii="Cambria Math" w:hAnsi="Cambria Math"/>
                                  </w:rPr>
                                </m:ctrlPr>
                              </m:sSubSupPr>
                              <m:e>
                                <m:r>
                                  <w:rPr>
                                    <w:rFonts w:ascii="Cambria Math" w:eastAsia="Cambria Math" w:hAnsi="Cambria Math" w:cs="Cambria Math"/>
                                  </w:rPr>
                                  <m:t>σ</m:t>
                                </m:r>
                              </m:e>
                              <m:sub>
                                <m:r>
                                  <w:rPr>
                                    <w:rFonts w:ascii="Cambria Math" w:eastAsia="Cambria Math" w:hAnsi="Cambria Math" w:cs="Cambria Math"/>
                                  </w:rPr>
                                  <m:t>k,i</m:t>
                                </m:r>
                              </m:sub>
                              <m:sup>
                                <m:r>
                                  <w:rPr>
                                    <w:rFonts w:ascii="Cambria Math" w:eastAsia="Cambria Math" w:hAnsi="Cambria Math" w:cs="Cambria Math"/>
                                  </w:rPr>
                                  <m:t>2</m:t>
                                </m:r>
                              </m:sup>
                            </m:sSubSup>
                          </m:den>
                        </m:f>
                      </m:e>
                    </m:d>
                  </m:num>
                  <m:den>
                    <m:r>
                      <w:rPr>
                        <w:rFonts w:ascii="Cambria Math" w:eastAsia="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k</m:t>
                            </m:r>
                          </m:sub>
                        </m:sSub>
                      </m:e>
                    </m:d>
                  </m:den>
                </m:f>
              </m:oMath>
            </m:oMathPara>
          </w:p>
        </w:tc>
        <w:tc>
          <w:tcPr>
            <w:tcW w:w="992" w:type="dxa"/>
            <w:vAlign w:val="center"/>
          </w:tcPr>
          <w:p w14:paraId="42AF9B22" w14:textId="61FA6F7D" w:rsidR="00604326" w:rsidRPr="001D6B49" w:rsidRDefault="001D6B49">
            <w:pPr>
              <w:pStyle w:val="ab"/>
              <w:ind w:firstLine="402"/>
              <w:jc w:val="right"/>
              <w:rPr>
                <w:sz w:val="22"/>
                <w:szCs w:val="28"/>
              </w:rPr>
            </w:pPr>
            <w:r w:rsidRPr="001D6B49">
              <w:rPr>
                <w:sz w:val="22"/>
                <w:szCs w:val="28"/>
              </w:rPr>
              <w:t>(</w:t>
            </w:r>
            <w:fldSimple w:instr=" STYLEREF 1 \s ">
              <w:r w:rsidR="00304899">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5DCC4C07" w14:textId="0BA091E7" w:rsidR="00604326" w:rsidRPr="001D6B49" w:rsidRDefault="00913568" w:rsidP="00913568">
      <w:pPr>
        <w:pStyle w:val="a7"/>
        <w:rPr>
          <w:rFonts w:ascii="Times New Roman" w:hAnsi="Times New Roman" w:cs="Times New Roman"/>
        </w:rPr>
      </w:pPr>
      <w:r w:rsidRPr="00913568">
        <w:rPr>
          <w:rFonts w:ascii="Times New Roman" w:hAnsi="Times New Roman" w:cs="Times New Roman" w:hint="eastAsia"/>
        </w:rPr>
        <w:t>其中</w:t>
      </w:r>
      <m:oMath>
        <m:sSub>
          <m:sSubPr>
            <m:ctrlPr/>
          </m:sSubPr>
          <m:e>
            <m:r>
              <m:t>μ</m:t>
            </m:r>
          </m:e>
          <m:sub>
            <m:r>
              <m:t>k,i</m:t>
            </m:r>
          </m:sub>
        </m:sSub>
      </m:oMath>
      <w:r>
        <w:rPr>
          <w:rFonts w:ascii="Times New Roman" w:hAnsi="Times New Roman" w:cs="Times New Roman" w:hint="eastAsia"/>
        </w:rPr>
        <w:t>和</w:t>
      </w:r>
      <m:oMath>
        <m:sSubSup>
          <m:sSubSupPr>
            <m:ctrlPr/>
          </m:sSubSupPr>
          <m:e>
            <m:r>
              <m:t>σ</m:t>
            </m:r>
          </m:e>
          <m:sub>
            <m:r>
              <m:t>k,i</m:t>
            </m:r>
          </m:sub>
          <m:sup/>
        </m:sSubSup>
      </m:oMath>
      <w:r w:rsidRPr="00913568">
        <w:rPr>
          <w:rFonts w:ascii="Times New Roman" w:hAnsi="Times New Roman" w:cs="Times New Roman" w:hint="eastAsia"/>
        </w:rPr>
        <w:t>为类别</w:t>
      </w:r>
      <m:oMath>
        <m:sSub>
          <m:sSubPr>
            <m:ctrlPr/>
          </m:sSubPr>
          <m:e>
            <m:r>
              <m:t>c</m:t>
            </m:r>
          </m:e>
          <m:sub>
            <m:r>
              <m:t>k</m:t>
            </m:r>
          </m:sub>
        </m:sSub>
      </m:oMath>
      <w:r w:rsidRPr="00913568">
        <w:rPr>
          <w:rFonts w:ascii="Times New Roman" w:hAnsi="Times New Roman" w:cs="Times New Roman" w:hint="eastAsia"/>
        </w:rPr>
        <w:t>下第</w:t>
      </w:r>
      <w:proofErr w:type="spellStart"/>
      <w:r w:rsidRPr="00913568">
        <w:rPr>
          <w:rFonts w:ascii="Times New Roman" w:hAnsi="Times New Roman" w:cs="Times New Roman" w:hint="eastAsia"/>
        </w:rPr>
        <w:t>i</w:t>
      </w:r>
      <w:proofErr w:type="spellEnd"/>
      <w:proofErr w:type="gramStart"/>
      <w:r w:rsidRPr="00913568">
        <w:rPr>
          <w:rFonts w:ascii="Times New Roman" w:hAnsi="Times New Roman" w:cs="Times New Roman" w:hint="eastAsia"/>
        </w:rPr>
        <w:t>维特征</w:t>
      </w:r>
      <w:proofErr w:type="gramEnd"/>
      <w:r w:rsidRPr="00913568">
        <w:rPr>
          <w:rFonts w:ascii="Times New Roman" w:hAnsi="Times New Roman" w:cs="Times New Roman" w:hint="eastAsia"/>
        </w:rPr>
        <w:t>的均值和方差</w:t>
      </w:r>
      <w:r w:rsidR="001D6B49" w:rsidRPr="001D6B49">
        <w:rPr>
          <w:rFonts w:ascii="Times New Roman" w:hAnsi="Times New Roman" w:cs="Times New Roman"/>
        </w:rPr>
        <w:t>。</w:t>
      </w:r>
    </w:p>
    <w:p w14:paraId="018D8083" w14:textId="77777777" w:rsidR="00604326" w:rsidRPr="001D6B49" w:rsidRDefault="001D6B49">
      <w:pPr>
        <w:pStyle w:val="a7"/>
        <w:numPr>
          <w:ilvl w:val="0"/>
          <w:numId w:val="2"/>
        </w:numPr>
        <w:ind w:firstLineChars="0"/>
        <w:rPr>
          <w:rFonts w:ascii="Times New Roman" w:hAnsi="Times New Roman" w:cs="Times New Roman"/>
        </w:rPr>
      </w:pPr>
      <w:r w:rsidRPr="001D6B49">
        <w:rPr>
          <w:rFonts w:ascii="Times New Roman" w:hAnsi="Times New Roman" w:cs="Times New Roman"/>
        </w:rPr>
        <w:t>超参数优化和模型训练</w:t>
      </w:r>
    </w:p>
    <w:p w14:paraId="2C87DE8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在超参数的选择上，本文通过实验确定了合适的训练轮数（</w:t>
      </w:r>
      <w:proofErr w:type="spellStart"/>
      <w:r w:rsidRPr="001D6B49">
        <w:rPr>
          <w:rFonts w:ascii="Times New Roman" w:hAnsi="Times New Roman" w:cs="Times New Roman"/>
        </w:rPr>
        <w:t>num_train_epochs</w:t>
      </w:r>
      <w:proofErr w:type="spellEnd"/>
      <w:r w:rsidRPr="001D6B49">
        <w:rPr>
          <w:rFonts w:ascii="Times New Roman" w:hAnsi="Times New Roman" w:cs="Times New Roman"/>
        </w:rPr>
        <w:t>=4</w:t>
      </w:r>
      <w:r w:rsidRPr="001D6B49">
        <w:rPr>
          <w:rFonts w:ascii="Times New Roman" w:hAnsi="Times New Roman" w:cs="Times New Roman"/>
        </w:rPr>
        <w:t>），确保介于过拟合和欠拟合之间；</w:t>
      </w:r>
      <w:r w:rsidRPr="001D6B49">
        <w:rPr>
          <w:rFonts w:ascii="Times New Roman" w:hAnsi="Times New Roman" w:cs="Times New Roman"/>
        </w:rPr>
        <w:t>BERT</w:t>
      </w:r>
      <w:r w:rsidRPr="001D6B49">
        <w:rPr>
          <w:rFonts w:ascii="Times New Roman" w:hAnsi="Times New Roman" w:cs="Times New Roman"/>
        </w:rPr>
        <w:t>主体的初始学习率设定为</w:t>
      </w:r>
      <w:r w:rsidRPr="001D6B49">
        <w:rPr>
          <w:rFonts w:ascii="Times New Roman" w:hAnsi="Times New Roman" w:cs="Times New Roman"/>
        </w:rPr>
        <w:t>3e-5</w:t>
      </w:r>
      <w:r w:rsidRPr="001D6B49">
        <w:rPr>
          <w:rFonts w:ascii="Times New Roman" w:hAnsi="Times New Roman" w:cs="Times New Roman"/>
        </w:rPr>
        <w:t>，避免太高学习能力低下，太低训练时间过长；优化器选用</w:t>
      </w:r>
      <w:proofErr w:type="spellStart"/>
      <w:r w:rsidRPr="001D6B49">
        <w:rPr>
          <w:rFonts w:ascii="Times New Roman" w:hAnsi="Times New Roman" w:cs="Times New Roman"/>
        </w:rPr>
        <w:t>AdamW</w:t>
      </w:r>
      <w:proofErr w:type="spellEnd"/>
      <w:r w:rsidRPr="001D6B49">
        <w:rPr>
          <w:rFonts w:ascii="Times New Roman" w:hAnsi="Times New Roman" w:cs="Times New Roman"/>
        </w:rPr>
        <w:t>，保证带权重衰减并尽可能减少模型训练时间；权重衰减设置为</w:t>
      </w:r>
      <w:r w:rsidRPr="001D6B49">
        <w:rPr>
          <w:rFonts w:ascii="Times New Roman" w:hAnsi="Times New Roman" w:cs="Times New Roman"/>
        </w:rPr>
        <w:t>0.01</w:t>
      </w:r>
      <w:r w:rsidRPr="001D6B49">
        <w:rPr>
          <w:rFonts w:ascii="Times New Roman" w:hAnsi="Times New Roman" w:cs="Times New Roman"/>
        </w:rPr>
        <w:t>防止模型过拟合，最大序列长度设置为</w:t>
      </w:r>
      <w:r w:rsidRPr="001D6B49">
        <w:rPr>
          <w:rFonts w:ascii="Times New Roman" w:hAnsi="Times New Roman" w:cs="Times New Roman"/>
        </w:rPr>
        <w:t>256</w:t>
      </w:r>
      <w:r w:rsidRPr="001D6B49">
        <w:rPr>
          <w:rFonts w:ascii="Times New Roman" w:hAnsi="Times New Roman" w:cs="Times New Roman"/>
        </w:rPr>
        <w:t>，更加</w:t>
      </w:r>
      <w:proofErr w:type="gramStart"/>
      <w:r w:rsidRPr="001D6B49">
        <w:rPr>
          <w:rFonts w:ascii="Times New Roman" w:hAnsi="Times New Roman" w:cs="Times New Roman"/>
        </w:rPr>
        <w:t>符合微博短文</w:t>
      </w:r>
      <w:proofErr w:type="gramEnd"/>
      <w:r w:rsidRPr="001D6B49">
        <w:rPr>
          <w:rFonts w:ascii="Times New Roman" w:hAnsi="Times New Roman" w:cs="Times New Roman"/>
        </w:rPr>
        <w:t>本的特性。具体实现代码如下：</w:t>
      </w:r>
    </w:p>
    <w:p w14:paraId="736FEE8D" w14:textId="77777777" w:rsidR="00604326" w:rsidRPr="001D6B49" w:rsidRDefault="001D6B49">
      <w:pPr>
        <w:pStyle w:val="a7"/>
        <w:rPr>
          <w:rFonts w:ascii="Times New Roman" w:hAnsi="Times New Roman" w:cs="Times New Roman"/>
        </w:rPr>
      </w:pPr>
      <w:proofErr w:type="spellStart"/>
      <w:r w:rsidRPr="001D6B49">
        <w:rPr>
          <w:rFonts w:ascii="Times New Roman" w:hAnsi="Times New Roman" w:cs="Times New Roman"/>
        </w:rPr>
        <w:t>training_args</w:t>
      </w:r>
      <w:proofErr w:type="spellEnd"/>
      <w:r w:rsidRPr="001D6B49">
        <w:rPr>
          <w:rFonts w:ascii="Times New Roman" w:hAnsi="Times New Roman" w:cs="Times New Roman"/>
        </w:rPr>
        <w:t xml:space="preserve"> = </w:t>
      </w:r>
      <w:proofErr w:type="spellStart"/>
      <w:proofErr w:type="gramStart"/>
      <w:r w:rsidRPr="001D6B49">
        <w:rPr>
          <w:rFonts w:ascii="Times New Roman" w:hAnsi="Times New Roman" w:cs="Times New Roman"/>
        </w:rPr>
        <w:t>TrainingArguments</w:t>
      </w:r>
      <w:proofErr w:type="spellEnd"/>
      <w:r w:rsidRPr="001D6B49">
        <w:rPr>
          <w:rFonts w:ascii="Times New Roman" w:hAnsi="Times New Roman" w:cs="Times New Roman"/>
        </w:rPr>
        <w:t>(</w:t>
      </w:r>
      <w:proofErr w:type="gramEnd"/>
    </w:p>
    <w:p w14:paraId="281F8DF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output_dir</w:t>
      </w:r>
      <w:proofErr w:type="spellEnd"/>
      <w:r w:rsidRPr="001D6B49">
        <w:rPr>
          <w:rFonts w:ascii="Times New Roman" w:hAnsi="Times New Roman" w:cs="Times New Roman"/>
        </w:rPr>
        <w:t>=</w:t>
      </w:r>
      <w:proofErr w:type="gramStart"/>
      <w:r w:rsidRPr="001D6B49">
        <w:rPr>
          <w:rFonts w:ascii="Times New Roman" w:hAnsi="Times New Roman" w:cs="Times New Roman"/>
        </w:rPr>
        <w:t>"./</w:t>
      </w:r>
      <w:proofErr w:type="gramEnd"/>
      <w:r w:rsidRPr="001D6B49">
        <w:rPr>
          <w:rFonts w:ascii="Times New Roman" w:hAnsi="Times New Roman" w:cs="Times New Roman"/>
        </w:rPr>
        <w:t>results",</w:t>
      </w:r>
    </w:p>
    <w:p w14:paraId="5D9562B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num_train_epochs</w:t>
      </w:r>
      <w:proofErr w:type="spellEnd"/>
      <w:r w:rsidRPr="001D6B49">
        <w:rPr>
          <w:rFonts w:ascii="Times New Roman" w:hAnsi="Times New Roman" w:cs="Times New Roman"/>
        </w:rPr>
        <w:t>=4,</w:t>
      </w:r>
    </w:p>
    <w:p w14:paraId="46F9E718"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learning_rate</w:t>
      </w:r>
      <w:proofErr w:type="spellEnd"/>
      <w:r w:rsidRPr="001D6B49">
        <w:rPr>
          <w:rFonts w:ascii="Times New Roman" w:hAnsi="Times New Roman" w:cs="Times New Roman"/>
        </w:rPr>
        <w:t>=3e-5,</w:t>
      </w:r>
    </w:p>
    <w:p w14:paraId="7C2355E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gradient_accumulation_steps</w:t>
      </w:r>
      <w:proofErr w:type="spellEnd"/>
      <w:r w:rsidRPr="001D6B49">
        <w:rPr>
          <w:rFonts w:ascii="Times New Roman" w:hAnsi="Times New Roman" w:cs="Times New Roman"/>
        </w:rPr>
        <w:t>=2,</w:t>
      </w:r>
    </w:p>
    <w:p w14:paraId="72A3D5C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per_device_train_batch_size</w:t>
      </w:r>
      <w:proofErr w:type="spellEnd"/>
      <w:r w:rsidRPr="001D6B49">
        <w:rPr>
          <w:rFonts w:ascii="Times New Roman" w:hAnsi="Times New Roman" w:cs="Times New Roman"/>
        </w:rPr>
        <w:t>=16,</w:t>
      </w:r>
    </w:p>
    <w:p w14:paraId="124E644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per_device_eval_batch_size</w:t>
      </w:r>
      <w:proofErr w:type="spellEnd"/>
      <w:r w:rsidRPr="001D6B49">
        <w:rPr>
          <w:rFonts w:ascii="Times New Roman" w:hAnsi="Times New Roman" w:cs="Times New Roman"/>
        </w:rPr>
        <w:t>=64,</w:t>
      </w:r>
    </w:p>
    <w:p w14:paraId="646AD2C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weight_decay</w:t>
      </w:r>
      <w:proofErr w:type="spellEnd"/>
      <w:r w:rsidRPr="001D6B49">
        <w:rPr>
          <w:rFonts w:ascii="Times New Roman" w:hAnsi="Times New Roman" w:cs="Times New Roman"/>
        </w:rPr>
        <w:t>=0.01,</w:t>
      </w:r>
    </w:p>
    <w:p w14:paraId="712549A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logging_dir</w:t>
      </w:r>
      <w:proofErr w:type="spellEnd"/>
      <w:r w:rsidRPr="001D6B49">
        <w:rPr>
          <w:rFonts w:ascii="Times New Roman" w:hAnsi="Times New Roman" w:cs="Times New Roman"/>
        </w:rPr>
        <w:t>=</w:t>
      </w:r>
      <w:proofErr w:type="gramStart"/>
      <w:r w:rsidRPr="001D6B49">
        <w:rPr>
          <w:rFonts w:ascii="Times New Roman" w:hAnsi="Times New Roman" w:cs="Times New Roman"/>
        </w:rPr>
        <w:t>"./</w:t>
      </w:r>
      <w:proofErr w:type="gramEnd"/>
      <w:r w:rsidRPr="001D6B49">
        <w:rPr>
          <w:rFonts w:ascii="Times New Roman" w:hAnsi="Times New Roman" w:cs="Times New Roman"/>
        </w:rPr>
        <w:t>logs",</w:t>
      </w:r>
    </w:p>
    <w:p w14:paraId="3E8857D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logging_steps</w:t>
      </w:r>
      <w:proofErr w:type="spellEnd"/>
      <w:r w:rsidRPr="001D6B49">
        <w:rPr>
          <w:rFonts w:ascii="Times New Roman" w:hAnsi="Times New Roman" w:cs="Times New Roman"/>
        </w:rPr>
        <w:t>=10,</w:t>
      </w:r>
    </w:p>
    <w:p w14:paraId="0F9E1BB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t>
      </w:r>
      <w:proofErr w:type="spellStart"/>
      <w:r w:rsidRPr="001D6B49">
        <w:rPr>
          <w:rFonts w:ascii="Times New Roman" w:hAnsi="Times New Roman" w:cs="Times New Roman"/>
        </w:rPr>
        <w:t>optim</w:t>
      </w:r>
      <w:proofErr w:type="spellEnd"/>
      <w:r w:rsidRPr="001D6B49">
        <w:rPr>
          <w:rFonts w:ascii="Times New Roman" w:hAnsi="Times New Roman" w:cs="Times New Roman"/>
        </w:rPr>
        <w:t>="</w:t>
      </w:r>
      <w:proofErr w:type="spellStart"/>
      <w:r w:rsidRPr="001D6B49">
        <w:rPr>
          <w:rFonts w:ascii="Times New Roman" w:hAnsi="Times New Roman" w:cs="Times New Roman"/>
        </w:rPr>
        <w:t>adamw_torch</w:t>
      </w:r>
      <w:proofErr w:type="spellEnd"/>
      <w:r w:rsidRPr="001D6B49">
        <w:rPr>
          <w:rFonts w:ascii="Times New Roman" w:hAnsi="Times New Roman" w:cs="Times New Roman"/>
        </w:rPr>
        <w:t>",</w:t>
      </w:r>
    </w:p>
    <w:p w14:paraId="3F9ACC38"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w:t>
      </w:r>
    </w:p>
    <w:p w14:paraId="309960C7" w14:textId="09C925C6" w:rsidR="00604326" w:rsidRPr="001D6B49" w:rsidRDefault="001D6B49">
      <w:pPr>
        <w:pStyle w:val="a7"/>
        <w:rPr>
          <w:rFonts w:ascii="Times New Roman" w:hAnsi="Times New Roman" w:cs="Times New Roman"/>
        </w:rPr>
      </w:pPr>
      <w:r w:rsidRPr="001D6B49">
        <w:rPr>
          <w:rFonts w:ascii="Times New Roman" w:hAnsi="Times New Roman" w:cs="Times New Roman"/>
        </w:rPr>
        <w:t>损失函数选用交叉</w:t>
      </w:r>
      <w:proofErr w:type="gramStart"/>
      <w:r w:rsidRPr="001D6B49">
        <w:rPr>
          <w:rFonts w:ascii="Times New Roman" w:hAnsi="Times New Roman" w:cs="Times New Roman"/>
        </w:rPr>
        <w:t>熵</w:t>
      </w:r>
      <w:proofErr w:type="gramEnd"/>
      <w:r w:rsidRPr="001D6B49">
        <w:rPr>
          <w:rFonts w:ascii="Times New Roman" w:hAnsi="Times New Roman" w:cs="Times New Roman"/>
        </w:rPr>
        <w:t>损失（</w:t>
      </w:r>
      <w:r w:rsidRPr="001D6B49">
        <w:rPr>
          <w:rFonts w:ascii="Times New Roman" w:hAnsi="Times New Roman" w:cs="Times New Roman"/>
        </w:rPr>
        <w:t>Cross-Entropy Loss</w:t>
      </w:r>
      <w:r w:rsidRPr="001D6B49">
        <w:rPr>
          <w:rFonts w:ascii="Times New Roman" w:hAnsi="Times New Roman" w:cs="Times New Roman"/>
        </w:rPr>
        <w:t>），能有效度量情感的概率分布差异，构建公式如</w:t>
      </w:r>
      <w:r w:rsidR="00921C6C">
        <w:rPr>
          <w:rFonts w:ascii="Times New Roman" w:hAnsi="Times New Roman" w:cs="Times New Roman" w:hint="eastAsia"/>
        </w:rPr>
        <w:t>式</w:t>
      </w:r>
      <w:r w:rsidR="00921C6C">
        <w:rPr>
          <w:rFonts w:ascii="Times New Roman" w:hAnsi="Times New Roman" w:cs="Times New Roman" w:hint="eastAsia"/>
        </w:rPr>
        <w:t>5-16</w:t>
      </w:r>
      <w:r w:rsidR="00921C6C">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0D79E08B" w14:textId="77777777">
        <w:trPr>
          <w:trHeight w:val="841"/>
        </w:trPr>
        <w:tc>
          <w:tcPr>
            <w:tcW w:w="851" w:type="dxa"/>
            <w:vAlign w:val="center"/>
          </w:tcPr>
          <w:p w14:paraId="0722835F" w14:textId="77777777" w:rsidR="00604326" w:rsidRPr="001D6B49" w:rsidRDefault="00604326">
            <w:pPr>
              <w:pStyle w:val="ab"/>
              <w:ind w:firstLine="402"/>
              <w:rPr>
                <w:sz w:val="22"/>
                <w:szCs w:val="28"/>
              </w:rPr>
            </w:pPr>
          </w:p>
        </w:tc>
        <w:tc>
          <w:tcPr>
            <w:tcW w:w="7513" w:type="dxa"/>
            <w:vAlign w:val="center"/>
          </w:tcPr>
          <w:p w14:paraId="52167527" w14:textId="77777777" w:rsidR="00604326" w:rsidRPr="001D6B49" w:rsidRDefault="001D6B49">
            <m:oMathPara>
              <m:oMath>
                <m:r>
                  <m:rPr>
                    <m:scr m:val="script"/>
                  </m:rP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C</m:t>
                    </m:r>
                  </m:sup>
                  <m:e>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m:t>
                    </m:r>
                  </m:e>
                </m:nary>
              </m:oMath>
            </m:oMathPara>
          </w:p>
        </w:tc>
        <w:tc>
          <w:tcPr>
            <w:tcW w:w="992" w:type="dxa"/>
            <w:vAlign w:val="center"/>
          </w:tcPr>
          <w:p w14:paraId="4299485D" w14:textId="346399A0" w:rsidR="00604326" w:rsidRPr="001D6B49" w:rsidRDefault="001D6B49">
            <w:pPr>
              <w:pStyle w:val="ab"/>
              <w:ind w:firstLine="402"/>
              <w:jc w:val="right"/>
              <w:rPr>
                <w:sz w:val="22"/>
                <w:szCs w:val="28"/>
              </w:rPr>
            </w:pPr>
            <w:r w:rsidRPr="001D6B49">
              <w:rPr>
                <w:sz w:val="22"/>
                <w:szCs w:val="28"/>
              </w:rPr>
              <w:t>(</w:t>
            </w:r>
            <w:fldSimple w:instr=" STYLEREF 1 \s ">
              <w:r w:rsidR="00921C6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7A7F64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其中</w:t>
      </w:r>
      <w:r w:rsidRPr="001D6B49">
        <w:rPr>
          <w:rFonts w:ascii="Times New Roman" w:hAnsi="Times New Roman" w:cs="Times New Roman"/>
        </w:rPr>
        <w:t>N</w:t>
      </w:r>
      <w:r w:rsidRPr="001D6B49">
        <w:rPr>
          <w:rFonts w:ascii="Times New Roman" w:hAnsi="Times New Roman" w:cs="Times New Roman"/>
        </w:rPr>
        <w:t>为样本数，</w:t>
      </w:r>
      <w:r w:rsidRPr="001D6B49">
        <w:rPr>
          <w:rFonts w:ascii="Times New Roman" w:hAnsi="Times New Roman" w:cs="Times New Roman"/>
        </w:rPr>
        <w:t>C</w:t>
      </w:r>
      <w:r w:rsidRPr="001D6B49">
        <w:rPr>
          <w:rFonts w:ascii="Times New Roman" w:hAnsi="Times New Roman" w:cs="Times New Roman"/>
        </w:rPr>
        <w:t>为类别数，</w:t>
      </w:r>
      <m:oMath>
        <m:sSub>
          <m:sSubPr>
            <m:ctrlPr>
              <w:rPr>
                <w:rFonts w:cs="Times New Roman"/>
              </w:rPr>
            </m:ctrlPr>
          </m:sSubPr>
          <m:e>
            <m:r>
              <w:rPr>
                <w:rFonts w:cs="Times New Roman"/>
              </w:rPr>
              <m:t>y</m:t>
            </m:r>
          </m:e>
          <m:sub>
            <m:r>
              <w:rPr>
                <w:rFonts w:cs="Times New Roman"/>
              </w:rPr>
              <m:t>ij</m:t>
            </m:r>
          </m:sub>
        </m:sSub>
      </m:oMath>
      <w:r w:rsidRPr="001D6B49">
        <w:rPr>
          <w:rFonts w:ascii="Times New Roman" w:hAnsi="Times New Roman" w:cs="Times New Roman"/>
        </w:rPr>
        <w:t>为真实标签，</w:t>
      </w:r>
      <m:oMath>
        <m:sSub>
          <m:sSubPr>
            <m:ctrlPr>
              <w:rPr>
                <w:rFonts w:cs="Times New Roman"/>
              </w:rPr>
            </m:ctrlPr>
          </m:sSubPr>
          <m:e>
            <m:r>
              <w:rPr>
                <w:rFonts w:cs="Times New Roman"/>
              </w:rPr>
              <m:t>p</m:t>
            </m:r>
          </m:e>
          <m:sub>
            <m:r>
              <w:rPr>
                <w:rFonts w:cs="Times New Roman"/>
              </w:rPr>
              <m:t>ij</m:t>
            </m:r>
          </m:sub>
        </m:sSub>
      </m:oMath>
      <w:r w:rsidRPr="001D6B49">
        <w:rPr>
          <w:rFonts w:ascii="Times New Roman" w:hAnsi="Times New Roman" w:cs="Times New Roman"/>
        </w:rPr>
        <w:t>为预测概率。</w:t>
      </w:r>
    </w:p>
    <w:p w14:paraId="21A0146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具体模型表现如下：</w:t>
      </w:r>
    </w:p>
    <w:p w14:paraId="153C857F" w14:textId="77777777" w:rsidR="00604326" w:rsidRPr="001D6B49" w:rsidRDefault="001D6B49">
      <w:pPr>
        <w:pStyle w:val="a6"/>
        <w:keepNext/>
        <w:rPr>
          <w:rFonts w:ascii="Times New Roman" w:hAnsi="Times New Roman" w:cs="Times New Roman"/>
        </w:rPr>
      </w:pPr>
      <w:r w:rsidRPr="001D6B49">
        <w:rPr>
          <w:rFonts w:ascii="Times New Roman" w:hAnsi="Times New Roman" w:cs="Times New Roman"/>
        </w:rPr>
        <w:t>表</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noBreakHyphen/>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表</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w:t>
      </w:r>
      <w:r w:rsidRPr="001D6B49">
        <w:rPr>
          <w:rFonts w:ascii="Times New Roman" w:hAnsi="Times New Roman" w:cs="Times New Roman"/>
        </w:rPr>
        <w:fldChar w:fldCharType="end"/>
      </w:r>
      <w:r w:rsidRPr="001D6B49">
        <w:rPr>
          <w:rFonts w:ascii="Times New Roman" w:hAnsi="Times New Roman" w:cs="Times New Roman"/>
        </w:rPr>
        <w:t>性能对比与消融实验</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08"/>
        <w:gridCol w:w="1056"/>
        <w:gridCol w:w="1170"/>
        <w:gridCol w:w="2405"/>
      </w:tblGrid>
      <w:tr w:rsidR="00604326" w:rsidRPr="001D6B49" w14:paraId="797E1024" w14:textId="77777777">
        <w:trPr>
          <w:tblHeader/>
          <w:jc w:val="center"/>
        </w:trPr>
        <w:tc>
          <w:tcPr>
            <w:tcW w:w="0" w:type="auto"/>
            <w:shd w:val="clear" w:color="auto" w:fill="auto"/>
            <w:tcMar>
              <w:top w:w="180" w:type="dxa"/>
              <w:left w:w="240" w:type="dxa"/>
              <w:bottom w:w="180" w:type="dxa"/>
              <w:right w:w="240" w:type="dxa"/>
            </w:tcMar>
            <w:vAlign w:val="center"/>
          </w:tcPr>
          <w:p w14:paraId="4DDA2231" w14:textId="77777777" w:rsidR="00604326" w:rsidRPr="001D6B49" w:rsidRDefault="001D6B49">
            <w:pPr>
              <w:jc w:val="center"/>
              <w:rPr>
                <w:b/>
                <w:bCs/>
                <w:szCs w:val="21"/>
              </w:rPr>
            </w:pPr>
            <w:r w:rsidRPr="001D6B49">
              <w:rPr>
                <w:b/>
                <w:bCs/>
                <w:szCs w:val="21"/>
              </w:rPr>
              <w:t>模型</w:t>
            </w:r>
          </w:p>
        </w:tc>
        <w:tc>
          <w:tcPr>
            <w:tcW w:w="0" w:type="auto"/>
            <w:shd w:val="clear" w:color="auto" w:fill="auto"/>
            <w:tcMar>
              <w:top w:w="180" w:type="dxa"/>
              <w:left w:w="240" w:type="dxa"/>
              <w:bottom w:w="180" w:type="dxa"/>
              <w:right w:w="240" w:type="dxa"/>
            </w:tcMar>
            <w:vAlign w:val="center"/>
          </w:tcPr>
          <w:p w14:paraId="445E8F76" w14:textId="77777777" w:rsidR="00604326" w:rsidRPr="001D6B49" w:rsidRDefault="001D6B49">
            <w:pPr>
              <w:jc w:val="center"/>
              <w:rPr>
                <w:b/>
                <w:bCs/>
                <w:szCs w:val="21"/>
              </w:rPr>
            </w:pPr>
            <w:r w:rsidRPr="001D6B49">
              <w:rPr>
                <w:b/>
                <w:bCs/>
                <w:szCs w:val="21"/>
              </w:rPr>
              <w:t>准确率</w:t>
            </w:r>
          </w:p>
        </w:tc>
        <w:tc>
          <w:tcPr>
            <w:tcW w:w="0" w:type="auto"/>
            <w:shd w:val="clear" w:color="auto" w:fill="auto"/>
            <w:tcMar>
              <w:top w:w="180" w:type="dxa"/>
              <w:left w:w="240" w:type="dxa"/>
              <w:bottom w:w="180" w:type="dxa"/>
              <w:right w:w="240" w:type="dxa"/>
            </w:tcMar>
            <w:vAlign w:val="center"/>
          </w:tcPr>
          <w:p w14:paraId="7AB27DA7" w14:textId="77777777" w:rsidR="00604326" w:rsidRPr="001D6B49" w:rsidRDefault="001D6B49">
            <w:pPr>
              <w:jc w:val="center"/>
              <w:rPr>
                <w:b/>
                <w:bCs/>
                <w:szCs w:val="21"/>
              </w:rPr>
            </w:pPr>
            <w:r w:rsidRPr="001D6B49">
              <w:rPr>
                <w:b/>
                <w:bCs/>
                <w:szCs w:val="21"/>
              </w:rPr>
              <w:t>F1-score</w:t>
            </w:r>
          </w:p>
        </w:tc>
        <w:tc>
          <w:tcPr>
            <w:tcW w:w="0" w:type="auto"/>
            <w:shd w:val="clear" w:color="auto" w:fill="auto"/>
            <w:tcMar>
              <w:top w:w="180" w:type="dxa"/>
              <w:left w:w="240" w:type="dxa"/>
              <w:bottom w:w="180" w:type="dxa"/>
              <w:right w:w="240" w:type="dxa"/>
            </w:tcMar>
            <w:vAlign w:val="center"/>
          </w:tcPr>
          <w:p w14:paraId="2C8B5D11" w14:textId="77777777" w:rsidR="00604326" w:rsidRPr="001D6B49" w:rsidRDefault="001D6B49">
            <w:pPr>
              <w:jc w:val="center"/>
              <w:rPr>
                <w:b/>
                <w:bCs/>
                <w:szCs w:val="21"/>
              </w:rPr>
            </w:pPr>
            <w:r w:rsidRPr="001D6B49">
              <w:rPr>
                <w:b/>
                <w:bCs/>
                <w:szCs w:val="21"/>
              </w:rPr>
              <w:t>训练耗时</w:t>
            </w:r>
            <w:r w:rsidRPr="001D6B49">
              <w:rPr>
                <w:b/>
                <w:bCs/>
                <w:szCs w:val="21"/>
              </w:rPr>
              <w:t xml:space="preserve"> (GPU-hours)</w:t>
            </w:r>
          </w:p>
        </w:tc>
      </w:tr>
      <w:tr w:rsidR="00913568" w:rsidRPr="001D6B49" w14:paraId="6AB7C8B3" w14:textId="77777777">
        <w:trPr>
          <w:jc w:val="center"/>
        </w:trPr>
        <w:tc>
          <w:tcPr>
            <w:tcW w:w="0" w:type="auto"/>
            <w:shd w:val="clear" w:color="auto" w:fill="FFFFFF"/>
            <w:tcMar>
              <w:top w:w="180" w:type="dxa"/>
              <w:left w:w="240" w:type="dxa"/>
              <w:bottom w:w="180" w:type="dxa"/>
              <w:right w:w="240" w:type="dxa"/>
            </w:tcMar>
            <w:vAlign w:val="center"/>
          </w:tcPr>
          <w:p w14:paraId="743E3368" w14:textId="5961BFD3" w:rsidR="00913568" w:rsidRPr="001D6B49" w:rsidRDefault="00913568">
            <w:pPr>
              <w:jc w:val="center"/>
              <w:rPr>
                <w:szCs w:val="21"/>
              </w:rPr>
            </w:pPr>
            <w:r w:rsidRPr="001D6B49">
              <w:rPr>
                <w:szCs w:val="21"/>
              </w:rPr>
              <w:t>纯朴素贝叶斯</w:t>
            </w:r>
          </w:p>
        </w:tc>
        <w:tc>
          <w:tcPr>
            <w:tcW w:w="0" w:type="auto"/>
            <w:shd w:val="clear" w:color="auto" w:fill="FFFFFF"/>
            <w:tcMar>
              <w:top w:w="180" w:type="dxa"/>
              <w:left w:w="240" w:type="dxa"/>
              <w:bottom w:w="180" w:type="dxa"/>
              <w:right w:w="240" w:type="dxa"/>
            </w:tcMar>
            <w:vAlign w:val="center"/>
          </w:tcPr>
          <w:p w14:paraId="11470037" w14:textId="705A1A18" w:rsidR="00913568" w:rsidRPr="001D6B49" w:rsidRDefault="00913568">
            <w:pPr>
              <w:jc w:val="center"/>
              <w:rPr>
                <w:szCs w:val="21"/>
              </w:rPr>
            </w:pPr>
            <w:r w:rsidRPr="001D6B49">
              <w:rPr>
                <w:szCs w:val="21"/>
              </w:rPr>
              <w:t>82.3%</w:t>
            </w:r>
          </w:p>
        </w:tc>
        <w:tc>
          <w:tcPr>
            <w:tcW w:w="0" w:type="auto"/>
            <w:shd w:val="clear" w:color="auto" w:fill="FFFFFF"/>
            <w:tcMar>
              <w:top w:w="180" w:type="dxa"/>
              <w:left w:w="240" w:type="dxa"/>
              <w:bottom w:w="180" w:type="dxa"/>
              <w:right w:w="240" w:type="dxa"/>
            </w:tcMar>
            <w:vAlign w:val="center"/>
          </w:tcPr>
          <w:p w14:paraId="6BDFF2F4" w14:textId="05AFB467" w:rsidR="00913568" w:rsidRPr="001D6B49" w:rsidRDefault="00913568">
            <w:pPr>
              <w:jc w:val="center"/>
              <w:rPr>
                <w:szCs w:val="21"/>
              </w:rPr>
            </w:pPr>
            <w:r w:rsidRPr="001D6B49">
              <w:rPr>
                <w:szCs w:val="21"/>
              </w:rPr>
              <w:t>0.69</w:t>
            </w:r>
          </w:p>
        </w:tc>
        <w:tc>
          <w:tcPr>
            <w:tcW w:w="0" w:type="auto"/>
            <w:shd w:val="clear" w:color="auto" w:fill="FFFFFF"/>
            <w:tcMar>
              <w:top w:w="180" w:type="dxa"/>
              <w:left w:w="240" w:type="dxa"/>
              <w:bottom w:w="180" w:type="dxa"/>
              <w:right w:w="240" w:type="dxa"/>
            </w:tcMar>
            <w:vAlign w:val="center"/>
          </w:tcPr>
          <w:p w14:paraId="09786498" w14:textId="1D4BA55B" w:rsidR="00913568" w:rsidRPr="001D6B49" w:rsidRDefault="00913568">
            <w:pPr>
              <w:jc w:val="center"/>
              <w:rPr>
                <w:szCs w:val="21"/>
              </w:rPr>
            </w:pPr>
            <w:r w:rsidRPr="001D6B49">
              <w:rPr>
                <w:szCs w:val="21"/>
              </w:rPr>
              <w:t>0.25</w:t>
            </w:r>
            <w:r w:rsidRPr="001D6B49">
              <w:rPr>
                <w:szCs w:val="21"/>
              </w:rPr>
              <w:t>小时</w:t>
            </w:r>
          </w:p>
        </w:tc>
      </w:tr>
      <w:tr w:rsidR="00913568" w:rsidRPr="001D6B49" w14:paraId="34581F48" w14:textId="77777777">
        <w:trPr>
          <w:jc w:val="center"/>
        </w:trPr>
        <w:tc>
          <w:tcPr>
            <w:tcW w:w="0" w:type="auto"/>
            <w:shd w:val="clear" w:color="auto" w:fill="FFFFFF"/>
            <w:tcMar>
              <w:top w:w="180" w:type="dxa"/>
              <w:left w:w="240" w:type="dxa"/>
              <w:bottom w:w="180" w:type="dxa"/>
              <w:right w:w="240" w:type="dxa"/>
            </w:tcMar>
            <w:vAlign w:val="center"/>
          </w:tcPr>
          <w:p w14:paraId="279B5EAF" w14:textId="5321A81E" w:rsidR="00913568" w:rsidRPr="001D6B49" w:rsidRDefault="00913568">
            <w:pPr>
              <w:jc w:val="center"/>
              <w:rPr>
                <w:szCs w:val="21"/>
              </w:rPr>
            </w:pPr>
            <w:r w:rsidRPr="001D6B49">
              <w:rPr>
                <w:szCs w:val="21"/>
              </w:rPr>
              <w:lastRenderedPageBreak/>
              <w:t>混合模型（本文）</w:t>
            </w:r>
          </w:p>
        </w:tc>
        <w:tc>
          <w:tcPr>
            <w:tcW w:w="0" w:type="auto"/>
            <w:shd w:val="clear" w:color="auto" w:fill="FFFFFF"/>
            <w:tcMar>
              <w:top w:w="180" w:type="dxa"/>
              <w:left w:w="240" w:type="dxa"/>
              <w:bottom w:w="180" w:type="dxa"/>
              <w:right w:w="240" w:type="dxa"/>
            </w:tcMar>
            <w:vAlign w:val="center"/>
          </w:tcPr>
          <w:p w14:paraId="0E8C2962" w14:textId="7CA7258D" w:rsidR="00913568" w:rsidRPr="001D6B49" w:rsidRDefault="00913568">
            <w:pPr>
              <w:jc w:val="center"/>
              <w:rPr>
                <w:szCs w:val="21"/>
              </w:rPr>
            </w:pPr>
            <w:r w:rsidRPr="001D6B49">
              <w:rPr>
                <w:rStyle w:val="af8"/>
                <w:szCs w:val="21"/>
              </w:rPr>
              <w:t>95.7%</w:t>
            </w:r>
          </w:p>
        </w:tc>
        <w:tc>
          <w:tcPr>
            <w:tcW w:w="0" w:type="auto"/>
            <w:shd w:val="clear" w:color="auto" w:fill="FFFFFF"/>
            <w:tcMar>
              <w:top w:w="180" w:type="dxa"/>
              <w:left w:w="240" w:type="dxa"/>
              <w:bottom w:w="180" w:type="dxa"/>
              <w:right w:w="240" w:type="dxa"/>
            </w:tcMar>
            <w:vAlign w:val="center"/>
          </w:tcPr>
          <w:p w14:paraId="321C44DB" w14:textId="64A3579F" w:rsidR="00913568" w:rsidRPr="001D6B49" w:rsidRDefault="00913568">
            <w:pPr>
              <w:jc w:val="center"/>
              <w:rPr>
                <w:szCs w:val="21"/>
              </w:rPr>
            </w:pPr>
            <w:r w:rsidRPr="001D6B49">
              <w:rPr>
                <w:rStyle w:val="af8"/>
                <w:szCs w:val="21"/>
              </w:rPr>
              <w:t>0.92</w:t>
            </w:r>
          </w:p>
        </w:tc>
        <w:tc>
          <w:tcPr>
            <w:tcW w:w="0" w:type="auto"/>
            <w:shd w:val="clear" w:color="auto" w:fill="FFFFFF"/>
            <w:tcMar>
              <w:top w:w="180" w:type="dxa"/>
              <w:left w:w="240" w:type="dxa"/>
              <w:bottom w:w="180" w:type="dxa"/>
              <w:right w:w="240" w:type="dxa"/>
            </w:tcMar>
            <w:vAlign w:val="center"/>
          </w:tcPr>
          <w:p w14:paraId="018A5E81" w14:textId="732DED99" w:rsidR="00913568" w:rsidRPr="001D6B49" w:rsidRDefault="00913568">
            <w:pPr>
              <w:jc w:val="center"/>
              <w:rPr>
                <w:szCs w:val="21"/>
              </w:rPr>
            </w:pPr>
            <w:r w:rsidRPr="001D6B49">
              <w:rPr>
                <w:szCs w:val="21"/>
              </w:rPr>
              <w:t>4.7</w:t>
            </w:r>
            <w:r w:rsidRPr="001D6B49">
              <w:rPr>
                <w:szCs w:val="21"/>
              </w:rPr>
              <w:t>小时</w:t>
            </w:r>
          </w:p>
        </w:tc>
      </w:tr>
    </w:tbl>
    <w:p w14:paraId="6292B7C8" w14:textId="6D406242" w:rsidR="00604326" w:rsidRPr="001D6B49" w:rsidRDefault="001D6B49">
      <w:pPr>
        <w:pStyle w:val="a7"/>
        <w:rPr>
          <w:rFonts w:ascii="Times New Roman" w:hAnsi="Times New Roman" w:cs="Times New Roman"/>
        </w:rPr>
      </w:pPr>
      <w:r w:rsidRPr="001D6B49">
        <w:rPr>
          <w:rFonts w:ascii="Times New Roman" w:hAnsi="Times New Roman" w:cs="Times New Roman"/>
        </w:rPr>
        <w:t>训练效果上</w:t>
      </w:r>
      <w:r w:rsidR="00921C6C">
        <w:rPr>
          <w:rFonts w:ascii="Times New Roman" w:hAnsi="Times New Roman" w:cs="Times New Roman" w:hint="eastAsia"/>
        </w:rPr>
        <w:t>，</w:t>
      </w:r>
      <w:r w:rsidRPr="001D6B49">
        <w:rPr>
          <w:rFonts w:ascii="Times New Roman" w:hAnsi="Times New Roman" w:cs="Times New Roman"/>
        </w:rPr>
        <w:t>BERT</w:t>
      </w:r>
      <w:r w:rsidRPr="001D6B49">
        <w:rPr>
          <w:rFonts w:ascii="Times New Roman" w:hAnsi="Times New Roman" w:cs="Times New Roman"/>
        </w:rPr>
        <w:t>对长文本（</w:t>
      </w:r>
      <w:r w:rsidRPr="001D6B49">
        <w:rPr>
          <w:rFonts w:ascii="Times New Roman" w:hAnsi="Times New Roman" w:cs="Times New Roman"/>
        </w:rPr>
        <w:t>&gt;50</w:t>
      </w:r>
      <w:r w:rsidRPr="001D6B49">
        <w:rPr>
          <w:rFonts w:ascii="Times New Roman" w:hAnsi="Times New Roman" w:cs="Times New Roman"/>
        </w:rPr>
        <w:t>词）的分类准确率提升</w:t>
      </w:r>
      <w:r w:rsidRPr="001D6B49">
        <w:rPr>
          <w:rFonts w:ascii="Times New Roman" w:hAnsi="Times New Roman" w:cs="Times New Roman"/>
        </w:rPr>
        <w:t>29%</w:t>
      </w:r>
      <w:r w:rsidR="00921C6C">
        <w:rPr>
          <w:rFonts w:ascii="Times New Roman" w:hAnsi="Times New Roman" w:cs="Times New Roman" w:hint="eastAsia"/>
        </w:rPr>
        <w:t>，</w:t>
      </w:r>
      <w:r w:rsidRPr="001D6B49">
        <w:rPr>
          <w:rFonts w:ascii="Times New Roman" w:hAnsi="Times New Roman" w:cs="Times New Roman"/>
        </w:rPr>
        <w:t>混合模型（朴素贝叶斯</w:t>
      </w:r>
      <w:r w:rsidRPr="001D6B49">
        <w:rPr>
          <w:rFonts w:ascii="Times New Roman" w:hAnsi="Times New Roman" w:cs="Times New Roman"/>
        </w:rPr>
        <w:t>+BERT</w:t>
      </w:r>
      <w:r w:rsidRPr="001D6B49">
        <w:rPr>
          <w:rFonts w:ascii="Times New Roman" w:hAnsi="Times New Roman" w:cs="Times New Roman"/>
        </w:rPr>
        <w:t>）在未登录词场景下</w:t>
      </w:r>
      <w:r w:rsidRPr="001D6B49">
        <w:rPr>
          <w:rFonts w:ascii="Times New Roman" w:hAnsi="Times New Roman" w:cs="Times New Roman"/>
        </w:rPr>
        <w:t>F1-score</w:t>
      </w:r>
      <w:r w:rsidRPr="001D6B49">
        <w:rPr>
          <w:rFonts w:ascii="Times New Roman" w:hAnsi="Times New Roman" w:cs="Times New Roman"/>
        </w:rPr>
        <w:t>达</w:t>
      </w:r>
      <w:r w:rsidRPr="001D6B49">
        <w:rPr>
          <w:rFonts w:ascii="Times New Roman" w:hAnsi="Times New Roman" w:cs="Times New Roman"/>
        </w:rPr>
        <w:t>0.92</w:t>
      </w:r>
      <w:r w:rsidRPr="001D6B49">
        <w:rPr>
          <w:rFonts w:ascii="Times New Roman" w:hAnsi="Times New Roman" w:cs="Times New Roman"/>
        </w:rPr>
        <w:t>。</w:t>
      </w:r>
    </w:p>
    <w:p w14:paraId="31A1543D" w14:textId="77777777" w:rsidR="00604326" w:rsidRPr="001D6B49" w:rsidRDefault="001D6B49">
      <w:pPr>
        <w:pStyle w:val="a3"/>
        <w:rPr>
          <w:rFonts w:ascii="Times New Roman" w:hAnsi="Times New Roman"/>
        </w:rPr>
      </w:pPr>
      <w:bookmarkStart w:id="101" w:name="_Toc196418478"/>
      <w:r w:rsidRPr="001D6B49">
        <w:rPr>
          <w:rFonts w:ascii="Times New Roman" w:hAnsi="Times New Roman"/>
        </w:rPr>
        <w:t>舆情分析可视化展示</w:t>
      </w:r>
      <w:bookmarkEnd w:id="101"/>
    </w:p>
    <w:p w14:paraId="1529872C"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根据得分的正负或区间，</w:t>
      </w:r>
      <w:proofErr w:type="gramStart"/>
      <w:r w:rsidRPr="001D6B49">
        <w:rPr>
          <w:rFonts w:ascii="Times New Roman" w:hAnsi="Times New Roman" w:cs="Times New Roman"/>
        </w:rPr>
        <w:t>将微博划分</w:t>
      </w:r>
      <w:proofErr w:type="gramEnd"/>
      <w:r w:rsidRPr="001D6B49">
        <w:rPr>
          <w:rFonts w:ascii="Times New Roman" w:hAnsi="Times New Roman" w:cs="Times New Roman"/>
        </w:rPr>
        <w:t>为积极、消极或中性。例如，</w:t>
      </w:r>
      <w:proofErr w:type="spellStart"/>
      <w:r w:rsidRPr="001D6B49">
        <w:rPr>
          <w:rFonts w:ascii="Times New Roman" w:hAnsi="Times New Roman" w:cs="Times New Roman"/>
        </w:rPr>
        <w:t>getSearchPieData</w:t>
      </w:r>
      <w:proofErr w:type="spellEnd"/>
      <w:r w:rsidRPr="001D6B49">
        <w:rPr>
          <w:rFonts w:ascii="Times New Roman" w:hAnsi="Times New Roman" w:cs="Times New Roman"/>
        </w:rPr>
        <w:t>视图函数负责处理后台逻辑，统计不同情感类别</w:t>
      </w:r>
      <w:proofErr w:type="gramStart"/>
      <w:r w:rsidRPr="001D6B49">
        <w:rPr>
          <w:rFonts w:ascii="Times New Roman" w:hAnsi="Times New Roman" w:cs="Times New Roman"/>
        </w:rPr>
        <w:t>的微博数量</w:t>
      </w:r>
      <w:proofErr w:type="gramEnd"/>
      <w:r w:rsidRPr="001D6B49">
        <w:rPr>
          <w:rFonts w:ascii="Times New Roman" w:hAnsi="Times New Roman" w:cs="Times New Roman"/>
        </w:rPr>
        <w:t>，并通过</w:t>
      </w:r>
      <w:r w:rsidRPr="001D6B49">
        <w:rPr>
          <w:rFonts w:ascii="Times New Roman" w:hAnsi="Times New Roman" w:cs="Times New Roman"/>
        </w:rPr>
        <w:t>/analysis/sentiment/data/</w:t>
      </w:r>
      <w:r w:rsidRPr="001D6B49">
        <w:rPr>
          <w:rFonts w:ascii="Times New Roman" w:hAnsi="Times New Roman" w:cs="Times New Roman"/>
        </w:rPr>
        <w:t>接口返回给前端。前端</w:t>
      </w:r>
      <w:r w:rsidRPr="001D6B49">
        <w:rPr>
          <w:rFonts w:ascii="Times New Roman" w:hAnsi="Times New Roman" w:cs="Times New Roman"/>
        </w:rPr>
        <w:t>drawSearchPie.html</w:t>
      </w:r>
      <w:r w:rsidRPr="001D6B49">
        <w:rPr>
          <w:rFonts w:ascii="Times New Roman" w:hAnsi="Times New Roman" w:cs="Times New Roman"/>
        </w:rPr>
        <w:t>页面利用</w:t>
      </w:r>
      <w:proofErr w:type="spellStart"/>
      <w:r w:rsidRPr="001D6B49">
        <w:rPr>
          <w:rFonts w:ascii="Times New Roman" w:hAnsi="Times New Roman" w:cs="Times New Roman"/>
        </w:rPr>
        <w:t>ECharts</w:t>
      </w:r>
      <w:proofErr w:type="spellEnd"/>
      <w:proofErr w:type="gramStart"/>
      <w:r w:rsidRPr="001D6B49">
        <w:rPr>
          <w:rFonts w:ascii="Times New Roman" w:hAnsi="Times New Roman" w:cs="Times New Roman"/>
        </w:rPr>
        <w:t>等库将</w:t>
      </w:r>
      <w:proofErr w:type="gramEnd"/>
      <w:r w:rsidRPr="001D6B49">
        <w:rPr>
          <w:rFonts w:ascii="Times New Roman" w:hAnsi="Times New Roman" w:cs="Times New Roman"/>
        </w:rPr>
        <w:t>这些数据渲染成饼图，直观展示情感分布比例。</w:t>
      </w:r>
    </w:p>
    <w:p w14:paraId="753362BF" w14:textId="77777777" w:rsidR="00604326" w:rsidRPr="001D6B49" w:rsidRDefault="001D6B49">
      <w:pPr>
        <w:pStyle w:val="aff1"/>
        <w:keepNext/>
      </w:pPr>
      <w:r w:rsidRPr="001D6B49">
        <w:rPr>
          <w:noProof/>
        </w:rPr>
        <w:drawing>
          <wp:inline distT="0" distB="0" distL="0" distR="0" wp14:anchorId="7568497C" wp14:editId="3CD81BD3">
            <wp:extent cx="4991735" cy="3032125"/>
            <wp:effectExtent l="0" t="0" r="0" b="0"/>
            <wp:docPr id="347779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79982" name="图片 1"/>
                    <pic:cNvPicPr>
                      <a:picLocks noChangeAspect="1"/>
                    </pic:cNvPicPr>
                  </pic:nvPicPr>
                  <pic:blipFill>
                    <a:blip r:embed="rId27"/>
                    <a:stretch>
                      <a:fillRect/>
                    </a:stretch>
                  </pic:blipFill>
                  <pic:spPr>
                    <a:xfrm>
                      <a:off x="0" y="0"/>
                      <a:ext cx="4996409" cy="3035231"/>
                    </a:xfrm>
                    <a:prstGeom prst="rect">
                      <a:avLst/>
                    </a:prstGeom>
                  </pic:spPr>
                </pic:pic>
              </a:graphicData>
            </a:graphic>
          </wp:inline>
        </w:drawing>
      </w:r>
    </w:p>
    <w:p w14:paraId="4F602954" w14:textId="77777777" w:rsidR="00604326" w:rsidRPr="001D6B49" w:rsidRDefault="001D6B49">
      <w:pPr>
        <w:pStyle w:val="a6"/>
        <w:ind w:firstLine="442"/>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6</w:t>
      </w:r>
      <w:r w:rsidRPr="001D6B49">
        <w:rPr>
          <w:rFonts w:ascii="Times New Roman" w:hAnsi="Times New Roman" w:cs="Times New Roman"/>
        </w:rPr>
        <w:fldChar w:fldCharType="end"/>
      </w:r>
      <w:r w:rsidRPr="001D6B49">
        <w:rPr>
          <w:rFonts w:ascii="Times New Roman" w:hAnsi="Times New Roman" w:cs="Times New Roman"/>
        </w:rPr>
        <w:t>舆情情感分析可视化</w:t>
      </w:r>
    </w:p>
    <w:p w14:paraId="371E63BE" w14:textId="77777777" w:rsidR="00604326" w:rsidRPr="001D6B49" w:rsidRDefault="001D6B49">
      <w:pPr>
        <w:pStyle w:val="a3"/>
        <w:rPr>
          <w:rFonts w:ascii="Times New Roman" w:hAnsi="Times New Roman"/>
        </w:rPr>
      </w:pPr>
      <w:bookmarkStart w:id="102" w:name="_Toc196418479"/>
      <w:r w:rsidRPr="001D6B49">
        <w:rPr>
          <w:rFonts w:ascii="Times New Roman" w:hAnsi="Times New Roman"/>
        </w:rPr>
        <w:t>用户舆情阈值设定</w:t>
      </w:r>
      <w:bookmarkEnd w:id="102"/>
    </w:p>
    <w:p w14:paraId="23E53CE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舆情预警功能（对应</w:t>
      </w:r>
      <w:r w:rsidRPr="001D6B49">
        <w:rPr>
          <w:rFonts w:ascii="Times New Roman" w:hAnsi="Times New Roman" w:cs="Times New Roman"/>
        </w:rPr>
        <w:t>weiboYujing.html</w:t>
      </w:r>
      <w:r w:rsidRPr="001D6B49">
        <w:rPr>
          <w:rFonts w:ascii="Times New Roman" w:hAnsi="Times New Roman" w:cs="Times New Roman"/>
        </w:rPr>
        <w:t>和相关视图）是热度分析的延伸应用。用户可以在个人设置中（</w:t>
      </w:r>
      <w:r w:rsidRPr="001D6B49">
        <w:rPr>
          <w:rFonts w:ascii="Times New Roman" w:hAnsi="Times New Roman" w:cs="Times New Roman"/>
        </w:rPr>
        <w:t>user_edit.html</w:t>
      </w:r>
      <w:r w:rsidRPr="001D6B49">
        <w:rPr>
          <w:rFonts w:ascii="Times New Roman" w:hAnsi="Times New Roman" w:cs="Times New Roman"/>
        </w:rPr>
        <w:t>）设定其关注的关键词（</w:t>
      </w:r>
      <w:r w:rsidRPr="001D6B49">
        <w:rPr>
          <w:rFonts w:ascii="Times New Roman" w:hAnsi="Times New Roman" w:cs="Times New Roman"/>
        </w:rPr>
        <w:t>keyword</w:t>
      </w:r>
      <w:r w:rsidRPr="001D6B49">
        <w:rPr>
          <w:rFonts w:ascii="Times New Roman" w:hAnsi="Times New Roman" w:cs="Times New Roman"/>
        </w:rPr>
        <w:t>）和热度阈值（</w:t>
      </w:r>
      <w:r w:rsidRPr="001D6B49">
        <w:rPr>
          <w:rFonts w:ascii="Times New Roman" w:hAnsi="Times New Roman" w:cs="Times New Roman"/>
        </w:rPr>
        <w:t>Threshold</w:t>
      </w:r>
      <w:r w:rsidRPr="001D6B49">
        <w:rPr>
          <w:rFonts w:ascii="Times New Roman" w:hAnsi="Times New Roman" w:cs="Times New Roman"/>
        </w:rPr>
        <w:t>）。系统后台会周期性地通过</w:t>
      </w:r>
      <w:r w:rsidRPr="001D6B49">
        <w:rPr>
          <w:rFonts w:ascii="Times New Roman" w:hAnsi="Times New Roman" w:cs="Times New Roman"/>
        </w:rPr>
        <w:t>Celery</w:t>
      </w:r>
      <w:r w:rsidRPr="001D6B49">
        <w:rPr>
          <w:rFonts w:ascii="Times New Roman" w:hAnsi="Times New Roman" w:cs="Times New Roman"/>
        </w:rPr>
        <w:t>定时任务执行热度计算逻辑，一旦发现某个用户关注的关键词下出现了热度超过其设定阈值的微博，系统就会触发预警机制，通过站内信等方式通知用户，以便用户及时关注和应对潜在的舆情风险。</w:t>
      </w:r>
    </w:p>
    <w:p w14:paraId="2C5E2B55" w14:textId="77777777" w:rsidR="00604326" w:rsidRPr="001D6B49" w:rsidRDefault="001D6B49">
      <w:pPr>
        <w:pStyle w:val="aff1"/>
        <w:keepNext/>
      </w:pPr>
      <w:r w:rsidRPr="001D6B49">
        <w:rPr>
          <w:noProof/>
        </w:rPr>
        <w:lastRenderedPageBreak/>
        <w:drawing>
          <wp:inline distT="0" distB="0" distL="0" distR="0" wp14:anchorId="49B03835" wp14:editId="086918D5">
            <wp:extent cx="3611245" cy="2601595"/>
            <wp:effectExtent l="0" t="0" r="8255" b="8255"/>
            <wp:docPr id="1225716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16258" name="图片 1"/>
                    <pic:cNvPicPr>
                      <a:picLocks noChangeAspect="1"/>
                    </pic:cNvPicPr>
                  </pic:nvPicPr>
                  <pic:blipFill>
                    <a:blip r:embed="rId28"/>
                    <a:stretch>
                      <a:fillRect/>
                    </a:stretch>
                  </pic:blipFill>
                  <pic:spPr>
                    <a:xfrm>
                      <a:off x="0" y="0"/>
                      <a:ext cx="3617809" cy="2606524"/>
                    </a:xfrm>
                    <a:prstGeom prst="rect">
                      <a:avLst/>
                    </a:prstGeom>
                  </pic:spPr>
                </pic:pic>
              </a:graphicData>
            </a:graphic>
          </wp:inline>
        </w:drawing>
      </w:r>
    </w:p>
    <w:p w14:paraId="33B1254F" w14:textId="77777777" w:rsidR="00604326" w:rsidRPr="001D6B49" w:rsidRDefault="001D6B49">
      <w:pPr>
        <w:pStyle w:val="a6"/>
        <w:ind w:firstLine="442"/>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7</w:t>
      </w:r>
      <w:r w:rsidRPr="001D6B49">
        <w:rPr>
          <w:rFonts w:ascii="Times New Roman" w:hAnsi="Times New Roman" w:cs="Times New Roman"/>
        </w:rPr>
        <w:fldChar w:fldCharType="end"/>
      </w:r>
      <w:r w:rsidRPr="001D6B49">
        <w:rPr>
          <w:rFonts w:ascii="Times New Roman" w:hAnsi="Times New Roman" w:cs="Times New Roman"/>
        </w:rPr>
        <w:t>预警阈值设定</w:t>
      </w:r>
    </w:p>
    <w:p w14:paraId="2DF121D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修改阈值为</w:t>
      </w:r>
      <w:r w:rsidRPr="001D6B49">
        <w:rPr>
          <w:rFonts w:ascii="Times New Roman" w:hAnsi="Times New Roman" w:cs="Times New Roman"/>
        </w:rPr>
        <w:t>50</w:t>
      </w:r>
      <w:r w:rsidRPr="001D6B49">
        <w:rPr>
          <w:rFonts w:ascii="Times New Roman" w:hAnsi="Times New Roman" w:cs="Times New Roman"/>
        </w:rPr>
        <w:t>后，将触发负面阈值的预警。当前消极得分为</w:t>
      </w:r>
      <w:r w:rsidRPr="001D6B49">
        <w:rPr>
          <w:rFonts w:ascii="Times New Roman" w:hAnsi="Times New Roman" w:cs="Times New Roman"/>
        </w:rPr>
        <w:t>88</w:t>
      </w:r>
      <w:r w:rsidRPr="001D6B49">
        <w:rPr>
          <w:rFonts w:ascii="Times New Roman" w:hAnsi="Times New Roman" w:cs="Times New Roman"/>
        </w:rPr>
        <w:t>，超过了当前设定舆情热度阈值。</w:t>
      </w:r>
    </w:p>
    <w:p w14:paraId="16ABFC4A" w14:textId="77777777" w:rsidR="00604326" w:rsidRPr="001D6B49" w:rsidRDefault="001D6B49">
      <w:pPr>
        <w:pStyle w:val="aff1"/>
        <w:keepNext/>
      </w:pPr>
      <w:r w:rsidRPr="001D6B49">
        <w:rPr>
          <w:noProof/>
        </w:rPr>
        <w:drawing>
          <wp:inline distT="0" distB="0" distL="0" distR="0" wp14:anchorId="42EA531C" wp14:editId="328327B3">
            <wp:extent cx="4063365" cy="2910840"/>
            <wp:effectExtent l="0" t="0" r="0" b="3810"/>
            <wp:docPr id="946812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12947" name="图片 1"/>
                    <pic:cNvPicPr>
                      <a:picLocks noChangeAspect="1"/>
                    </pic:cNvPicPr>
                  </pic:nvPicPr>
                  <pic:blipFill>
                    <a:blip r:embed="rId29"/>
                    <a:stretch>
                      <a:fillRect/>
                    </a:stretch>
                  </pic:blipFill>
                  <pic:spPr>
                    <a:xfrm>
                      <a:off x="0" y="0"/>
                      <a:ext cx="4067248" cy="2913376"/>
                    </a:xfrm>
                    <a:prstGeom prst="rect">
                      <a:avLst/>
                    </a:prstGeom>
                  </pic:spPr>
                </pic:pic>
              </a:graphicData>
            </a:graphic>
          </wp:inline>
        </w:drawing>
      </w:r>
    </w:p>
    <w:p w14:paraId="5EFA6BC9" w14:textId="77777777" w:rsidR="00604326" w:rsidRPr="001D6B49" w:rsidRDefault="001D6B49">
      <w:pPr>
        <w:pStyle w:val="a6"/>
        <w:ind w:firstLine="442"/>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8</w:t>
      </w:r>
      <w:r w:rsidRPr="001D6B49">
        <w:rPr>
          <w:rFonts w:ascii="Times New Roman" w:hAnsi="Times New Roman" w:cs="Times New Roman"/>
        </w:rPr>
        <w:fldChar w:fldCharType="end"/>
      </w:r>
      <w:r w:rsidRPr="001D6B49">
        <w:rPr>
          <w:rFonts w:ascii="Times New Roman" w:hAnsi="Times New Roman" w:cs="Times New Roman"/>
        </w:rPr>
        <w:t>负面舆情预警警告</w:t>
      </w:r>
    </w:p>
    <w:p w14:paraId="4805F41B" w14:textId="77777777" w:rsidR="00604326" w:rsidRPr="001D6B49" w:rsidRDefault="001D6B49">
      <w:pPr>
        <w:pStyle w:val="a2"/>
        <w:rPr>
          <w:rFonts w:ascii="Times New Roman" w:hAnsi="Times New Roman" w:cs="Times New Roman"/>
        </w:rPr>
      </w:pPr>
      <w:bookmarkStart w:id="103" w:name="_Toc196418480"/>
      <w:r w:rsidRPr="001D6B49">
        <w:rPr>
          <w:rFonts w:ascii="Times New Roman" w:hAnsi="Times New Roman" w:cs="Times New Roman"/>
        </w:rPr>
        <w:t>用户活跃</w:t>
      </w:r>
      <w:proofErr w:type="gramStart"/>
      <w:r w:rsidRPr="001D6B49">
        <w:rPr>
          <w:rFonts w:ascii="Times New Roman" w:hAnsi="Times New Roman" w:cs="Times New Roman"/>
        </w:rPr>
        <w:t>度分析</w:t>
      </w:r>
      <w:proofErr w:type="gramEnd"/>
      <w:r w:rsidRPr="001D6B49">
        <w:rPr>
          <w:rFonts w:ascii="Times New Roman" w:hAnsi="Times New Roman" w:cs="Times New Roman"/>
        </w:rPr>
        <w:t>模块实现</w:t>
      </w:r>
      <w:bookmarkEnd w:id="103"/>
    </w:p>
    <w:p w14:paraId="277293D7" w14:textId="60573793" w:rsidR="00604326" w:rsidRPr="001D6B49" w:rsidRDefault="001D6B49">
      <w:pPr>
        <w:pStyle w:val="a7"/>
        <w:rPr>
          <w:rFonts w:ascii="Times New Roman" w:hAnsi="Times New Roman" w:cs="Times New Roman"/>
        </w:rPr>
      </w:pPr>
      <w:r w:rsidRPr="001D6B49">
        <w:rPr>
          <w:rFonts w:ascii="Times New Roman" w:hAnsi="Times New Roman" w:cs="Times New Roman"/>
        </w:rPr>
        <w:t>用户活跃</w:t>
      </w:r>
      <w:proofErr w:type="gramStart"/>
      <w:r w:rsidRPr="001D6B49">
        <w:rPr>
          <w:rFonts w:ascii="Times New Roman" w:hAnsi="Times New Roman" w:cs="Times New Roman"/>
        </w:rPr>
        <w:t>度分析</w:t>
      </w:r>
      <w:proofErr w:type="gramEnd"/>
      <w:r w:rsidRPr="001D6B49">
        <w:rPr>
          <w:rFonts w:ascii="Times New Roman" w:hAnsi="Times New Roman" w:cs="Times New Roman"/>
        </w:rPr>
        <w:t>旨在评估</w:t>
      </w:r>
      <w:proofErr w:type="gramStart"/>
      <w:r w:rsidRPr="001D6B49">
        <w:rPr>
          <w:rFonts w:ascii="Times New Roman" w:hAnsi="Times New Roman" w:cs="Times New Roman"/>
        </w:rPr>
        <w:t>微博用户</w:t>
      </w:r>
      <w:proofErr w:type="gramEnd"/>
      <w:r w:rsidRPr="001D6B49">
        <w:rPr>
          <w:rFonts w:ascii="Times New Roman" w:hAnsi="Times New Roman" w:cs="Times New Roman"/>
        </w:rPr>
        <w:t>的参与程度和影响力。其实现主要通过分析用户的行为数据。系统可以从</w:t>
      </w:r>
      <w:r w:rsidRPr="001D6B49">
        <w:rPr>
          <w:rFonts w:ascii="Times New Roman" w:hAnsi="Times New Roman" w:cs="Times New Roman"/>
        </w:rPr>
        <w:t>search</w:t>
      </w:r>
      <w:r w:rsidRPr="001D6B49">
        <w:rPr>
          <w:rFonts w:ascii="Times New Roman" w:hAnsi="Times New Roman" w:cs="Times New Roman"/>
        </w:rPr>
        <w:t>表和</w:t>
      </w:r>
      <w:r w:rsidRPr="001D6B49">
        <w:rPr>
          <w:rFonts w:ascii="Times New Roman" w:hAnsi="Times New Roman" w:cs="Times New Roman"/>
        </w:rPr>
        <w:t>comment</w:t>
      </w:r>
      <w:r w:rsidRPr="001D6B49">
        <w:rPr>
          <w:rFonts w:ascii="Times New Roman" w:hAnsi="Times New Roman" w:cs="Times New Roman"/>
        </w:rPr>
        <w:t>表中提取特定用户</w:t>
      </w:r>
      <w:proofErr w:type="gramStart"/>
      <w:r w:rsidRPr="001D6B49">
        <w:rPr>
          <w:rFonts w:ascii="Times New Roman" w:hAnsi="Times New Roman" w:cs="Times New Roman"/>
        </w:rPr>
        <w:t>发布微博和</w:t>
      </w:r>
      <w:proofErr w:type="gramEnd"/>
      <w:r w:rsidRPr="001D6B49">
        <w:rPr>
          <w:rFonts w:ascii="Times New Roman" w:hAnsi="Times New Roman" w:cs="Times New Roman"/>
        </w:rPr>
        <w:t>评论的数量及频率。例如，统计某用户在一段时间内的发帖总数、平均发帖间隔、评论总数、</w:t>
      </w:r>
      <w:proofErr w:type="gramStart"/>
      <w:r w:rsidRPr="001D6B49">
        <w:rPr>
          <w:rFonts w:ascii="Times New Roman" w:hAnsi="Times New Roman" w:cs="Times New Roman"/>
        </w:rPr>
        <w:t>点赞总数</w:t>
      </w:r>
      <w:proofErr w:type="gramEnd"/>
      <w:r w:rsidRPr="001D6B49">
        <w:rPr>
          <w:rFonts w:ascii="Times New Roman" w:hAnsi="Times New Roman" w:cs="Times New Roman"/>
        </w:rPr>
        <w:t>、被转发和被评论的总次数等。基于这些基础指标，可以构建一个综合的活跃度评分模型。类似</w:t>
      </w:r>
      <w:r w:rsidRPr="001D6B49">
        <w:rPr>
          <w:rFonts w:ascii="Times New Roman" w:hAnsi="Times New Roman" w:cs="Times New Roman"/>
        </w:rPr>
        <w:fldChar w:fldCharType="begin"/>
      </w:r>
      <w:r w:rsidRPr="001D6B49">
        <w:rPr>
          <w:rFonts w:ascii="Times New Roman" w:hAnsi="Times New Roman" w:cs="Times New Roman"/>
        </w:rPr>
        <w:instrText xml:space="preserve"> REF _Ref196408268 \r \h </w:instrText>
      </w:r>
      <w:r>
        <w:rPr>
          <w:rFonts w:ascii="Times New Roman" w:hAnsi="Times New Roman" w:cs="Times New Roman"/>
        </w:rPr>
        <w:instrText xml:space="preserve">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rPr>
        <w:t>5.3.1</w:t>
      </w:r>
      <w:r w:rsidRPr="001D6B49">
        <w:rPr>
          <w:rFonts w:ascii="Times New Roman" w:hAnsi="Times New Roman" w:cs="Times New Roman"/>
        </w:rPr>
        <w:fldChar w:fldCharType="end"/>
      </w:r>
      <w:r w:rsidRPr="001D6B49">
        <w:rPr>
          <w:rFonts w:ascii="Times New Roman" w:hAnsi="Times New Roman" w:cs="Times New Roman"/>
        </w:rPr>
        <w:t>节中热门帖子的计算方式，可</w:t>
      </w:r>
      <w:r w:rsidR="00921C6C">
        <w:rPr>
          <w:rFonts w:ascii="Times New Roman" w:hAnsi="Times New Roman" w:cs="Times New Roman" w:hint="eastAsia"/>
        </w:rPr>
        <w:t>由式</w:t>
      </w:r>
      <w:r w:rsidR="00921C6C">
        <w:rPr>
          <w:rFonts w:ascii="Times New Roman" w:hAnsi="Times New Roman" w:cs="Times New Roman" w:hint="eastAsia"/>
        </w:rPr>
        <w:t>5-17</w:t>
      </w:r>
      <w:r w:rsidRPr="001D6B49">
        <w:rPr>
          <w:rFonts w:ascii="Times New Roman" w:hAnsi="Times New Roman" w:cs="Times New Roman"/>
        </w:rPr>
        <w:t>计算得活跃度评分</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076DC347" w14:textId="77777777">
        <w:trPr>
          <w:trHeight w:val="841"/>
        </w:trPr>
        <w:tc>
          <w:tcPr>
            <w:tcW w:w="851" w:type="dxa"/>
            <w:vAlign w:val="center"/>
          </w:tcPr>
          <w:p w14:paraId="719E6563" w14:textId="77777777" w:rsidR="00604326" w:rsidRPr="001D6B49" w:rsidRDefault="00604326">
            <w:pPr>
              <w:pStyle w:val="ab"/>
              <w:ind w:firstLine="402"/>
              <w:rPr>
                <w:sz w:val="22"/>
                <w:szCs w:val="28"/>
              </w:rPr>
            </w:pPr>
          </w:p>
        </w:tc>
        <w:tc>
          <w:tcPr>
            <w:tcW w:w="7513" w:type="dxa"/>
            <w:vAlign w:val="center"/>
          </w:tcPr>
          <w:p w14:paraId="64A46F57" w14:textId="77777777" w:rsidR="00604326" w:rsidRPr="001D6B49" w:rsidRDefault="001D6B49">
            <w:proofErr w:type="spellStart"/>
            <m:oMathPara>
              <m:oMath>
                <m:r>
                  <m:rPr>
                    <m:nor/>
                  </m:rPr>
                  <m:t>ActiveScore</m:t>
                </m:r>
                <w:proofErr w:type="spellEnd"/>
                <m:r>
                  <m:rPr>
                    <m:nor/>
                  </m:rPr>
                  <m:t xml:space="preserve"> </m:t>
                </m:r>
                <m:r>
                  <w:rPr>
                    <w:rFonts w:ascii="Cambria Math" w:hAnsi="Cambria Math"/>
                  </w:rPr>
                  <m:t>=α⋅</m:t>
                </m:r>
                <m:sSub>
                  <m:sSubPr>
                    <m:ctrlPr>
                      <w:rPr>
                        <w:rFonts w:ascii="Cambria Math" w:hAnsi="Cambria Math"/>
                      </w:rPr>
                    </m:ctrlPr>
                  </m:sSubPr>
                  <m:e>
                    <m:r>
                      <w:rPr>
                        <w:rFonts w:ascii="Cambria Math" w:hAnsi="Cambria Math"/>
                      </w:rPr>
                      <m:t>A</m:t>
                    </m:r>
                  </m:e>
                  <m:sub>
                    <m:r>
                      <m:rPr>
                        <m:sty m:val="p"/>
                      </m:rPr>
                      <w:rPr>
                        <w:rFonts w:ascii="Cambria Math" w:hAnsi="Cambria Math"/>
                      </w:rPr>
                      <m:t>release</m:t>
                    </m:r>
                  </m:sub>
                </m:sSub>
                <m:r>
                  <w:rPr>
                    <w:rFonts w:ascii="Cambria Math" w:hAnsi="Cambria Math"/>
                  </w:rPr>
                  <m:t>+β⋅</m:t>
                </m:r>
                <m:sSub>
                  <m:sSubPr>
                    <m:ctrlPr>
                      <w:rPr>
                        <w:rFonts w:ascii="Cambria Math" w:hAnsi="Cambria Math"/>
                      </w:rPr>
                    </m:ctrlPr>
                  </m:sSubPr>
                  <m:e>
                    <m:r>
                      <w:rPr>
                        <w:rFonts w:ascii="Cambria Math" w:hAnsi="Cambria Math"/>
                      </w:rPr>
                      <m:t>T</m:t>
                    </m:r>
                  </m:e>
                  <m:sub>
                    <m:r>
                      <m:rPr>
                        <m:nor/>
                      </m:rPr>
                      <m:t xml:space="preserve">interval </m:t>
                    </m:r>
                  </m:sub>
                </m:sSub>
                <m:r>
                  <w:rPr>
                    <w:rFonts w:ascii="Cambria Math" w:hAnsi="Cambria Math"/>
                  </w:rPr>
                  <m:t>+γ⋅</m:t>
                </m:r>
                <m:sSub>
                  <m:sSubPr>
                    <m:ctrlPr>
                      <w:rPr>
                        <w:rFonts w:ascii="Cambria Math" w:hAnsi="Cambria Math"/>
                      </w:rPr>
                    </m:ctrlPr>
                  </m:sSubPr>
                  <m:e>
                    <m:r>
                      <w:rPr>
                        <w:rFonts w:ascii="Cambria Math" w:hAnsi="Cambria Math"/>
                      </w:rPr>
                      <m:t>C</m:t>
                    </m:r>
                  </m:e>
                  <m:sub>
                    <m:r>
                      <m:rPr>
                        <m:nor/>
                      </m:rPr>
                      <m:t xml:space="preserve">interaction </m:t>
                    </m:r>
                  </m:sub>
                </m:sSub>
              </m:oMath>
            </m:oMathPara>
          </w:p>
        </w:tc>
        <w:tc>
          <w:tcPr>
            <w:tcW w:w="992" w:type="dxa"/>
            <w:vAlign w:val="center"/>
          </w:tcPr>
          <w:p w14:paraId="1350377F" w14:textId="0B467EFA" w:rsidR="00604326" w:rsidRPr="001D6B49" w:rsidRDefault="001D6B49">
            <w:pPr>
              <w:pStyle w:val="ab"/>
              <w:ind w:firstLine="402"/>
              <w:jc w:val="right"/>
              <w:rPr>
                <w:sz w:val="22"/>
                <w:szCs w:val="28"/>
              </w:rPr>
            </w:pPr>
            <w:r w:rsidRPr="001D6B49">
              <w:rPr>
                <w:sz w:val="22"/>
                <w:szCs w:val="28"/>
              </w:rPr>
              <w:t>(</w:t>
            </w:r>
            <w:fldSimple w:instr=" STYLEREF 1 \s ">
              <w:r w:rsidR="00921C6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8E940DB" w14:textId="77777777" w:rsidR="00604326" w:rsidRPr="001D6B49" w:rsidRDefault="001D6B49">
      <w:pPr>
        <w:rPr>
          <w:sz w:val="24"/>
          <w:szCs w:val="32"/>
        </w:rPr>
      </w:pPr>
      <w:r w:rsidRPr="001D6B49">
        <w:rPr>
          <w:sz w:val="24"/>
          <w:szCs w:val="32"/>
        </w:rPr>
        <w:t>其中</w:t>
      </w:r>
      <m:oMath>
        <m:sSub>
          <m:sSubPr>
            <m:ctrlPr>
              <w:rPr>
                <w:rFonts w:ascii="Cambria Math" w:hAnsi="Cambria Math"/>
              </w:rPr>
            </m:ctrlPr>
          </m:sSubPr>
          <m:e>
            <m:r>
              <w:rPr>
                <w:rFonts w:ascii="Cambria Math" w:hAnsi="Cambria Math"/>
              </w:rPr>
              <m:t>A</m:t>
            </m:r>
          </m:e>
          <m:sub>
            <m:r>
              <m:rPr>
                <m:sty m:val="p"/>
              </m:rPr>
              <w:rPr>
                <w:rFonts w:ascii="Cambria Math" w:hAnsi="Cambria Math"/>
              </w:rPr>
              <m:t>release</m:t>
            </m:r>
          </m:sub>
        </m:sSub>
      </m:oMath>
      <w:r w:rsidRPr="001D6B49">
        <w:rPr>
          <w:sz w:val="24"/>
          <w:szCs w:val="32"/>
        </w:rPr>
        <w:t>表示一段时间内的法帖总数，</w:t>
      </w:r>
      <m:oMath>
        <m:sSub>
          <m:sSubPr>
            <m:ctrlPr>
              <w:rPr>
                <w:rFonts w:ascii="Cambria Math" w:hAnsi="Cambria Math"/>
              </w:rPr>
            </m:ctrlPr>
          </m:sSubPr>
          <m:e>
            <m:r>
              <w:rPr>
                <w:rFonts w:ascii="Cambria Math" w:hAnsi="Cambria Math"/>
              </w:rPr>
              <m:t>T</m:t>
            </m:r>
          </m:e>
          <m:sub>
            <m:r>
              <m:rPr>
                <m:nor/>
              </m:rPr>
              <m:t xml:space="preserve">interval </m:t>
            </m:r>
          </m:sub>
        </m:sSub>
      </m:oMath>
      <w:r w:rsidRPr="001D6B49">
        <w:t>表示该用户的平均发帖间隔，</w:t>
      </w:r>
      <m:oMath>
        <m:sSub>
          <m:sSubPr>
            <m:ctrlPr>
              <w:rPr>
                <w:rFonts w:ascii="Cambria Math" w:hAnsi="Cambria Math"/>
              </w:rPr>
            </m:ctrlPr>
          </m:sSubPr>
          <m:e>
            <m:r>
              <w:rPr>
                <w:rFonts w:ascii="Cambria Math" w:hAnsi="Cambria Math"/>
              </w:rPr>
              <m:t>C</m:t>
            </m:r>
          </m:e>
          <m:sub>
            <m:r>
              <m:rPr>
                <m:nor/>
              </m:rPr>
              <m:t xml:space="preserve">interaction </m:t>
            </m:r>
          </m:sub>
        </m:sSub>
      </m:oMath>
      <w:r w:rsidRPr="001D6B49">
        <w:rPr>
          <w:sz w:val="24"/>
          <w:szCs w:val="32"/>
        </w:rPr>
        <w:t>表示互动次数（评论</w:t>
      </w:r>
      <w:r w:rsidRPr="001D6B49">
        <w:rPr>
          <w:sz w:val="24"/>
          <w:szCs w:val="32"/>
        </w:rPr>
        <w:t>/</w:t>
      </w:r>
      <w:proofErr w:type="gramStart"/>
      <w:r w:rsidRPr="001D6B49">
        <w:rPr>
          <w:sz w:val="24"/>
          <w:szCs w:val="32"/>
        </w:rPr>
        <w:t>点赞</w:t>
      </w:r>
      <w:proofErr w:type="gramEnd"/>
      <w:r w:rsidRPr="001D6B49">
        <w:rPr>
          <w:sz w:val="24"/>
          <w:szCs w:val="32"/>
        </w:rPr>
        <w:t>/</w:t>
      </w:r>
      <w:r w:rsidRPr="001D6B49">
        <w:rPr>
          <w:sz w:val="24"/>
          <w:szCs w:val="32"/>
        </w:rPr>
        <w:t>分享等行为频次），</w:t>
      </w:r>
      <w:r w:rsidRPr="001D6B49">
        <w:rPr>
          <w:sz w:val="24"/>
          <w:szCs w:val="32"/>
        </w:rPr>
        <w:t xml:space="preserve">α,β,γ </w:t>
      </w:r>
      <w:r w:rsidRPr="001D6B49">
        <w:rPr>
          <w:sz w:val="24"/>
          <w:szCs w:val="32"/>
        </w:rPr>
        <w:t>为权重系数。</w:t>
      </w:r>
    </w:p>
    <w:p w14:paraId="4769BEA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地域分析（对应</w:t>
      </w:r>
      <w:r w:rsidRPr="001D6B49">
        <w:rPr>
          <w:rFonts w:ascii="Times New Roman" w:hAnsi="Times New Roman" w:cs="Times New Roman"/>
        </w:rPr>
        <w:t>drawMap.html</w:t>
      </w:r>
      <w:r w:rsidRPr="001D6B49">
        <w:rPr>
          <w:rFonts w:ascii="Times New Roman" w:hAnsi="Times New Roman" w:cs="Times New Roman"/>
        </w:rPr>
        <w:t>和</w:t>
      </w:r>
      <w:proofErr w:type="spellStart"/>
      <w:r w:rsidRPr="001D6B49">
        <w:rPr>
          <w:rFonts w:ascii="Times New Roman" w:hAnsi="Times New Roman" w:cs="Times New Roman"/>
        </w:rPr>
        <w:t>getMapData</w:t>
      </w:r>
      <w:proofErr w:type="spellEnd"/>
      <w:r w:rsidRPr="001D6B49">
        <w:rPr>
          <w:rFonts w:ascii="Times New Roman" w:hAnsi="Times New Roman" w:cs="Times New Roman"/>
        </w:rPr>
        <w:t>接口）是用户活跃</w:t>
      </w:r>
      <w:proofErr w:type="gramStart"/>
      <w:r w:rsidRPr="001D6B49">
        <w:rPr>
          <w:rFonts w:ascii="Times New Roman" w:hAnsi="Times New Roman" w:cs="Times New Roman"/>
        </w:rPr>
        <w:t>度分析</w:t>
      </w:r>
      <w:proofErr w:type="gramEnd"/>
      <w:r w:rsidRPr="001D6B49">
        <w:rPr>
          <w:rFonts w:ascii="Times New Roman" w:hAnsi="Times New Roman" w:cs="Times New Roman"/>
        </w:rPr>
        <w:t>的一个维度。通过汇总</w:t>
      </w:r>
      <w:r w:rsidRPr="001D6B49">
        <w:rPr>
          <w:rFonts w:ascii="Times New Roman" w:hAnsi="Times New Roman" w:cs="Times New Roman"/>
        </w:rPr>
        <w:t>search</w:t>
      </w:r>
      <w:r w:rsidRPr="001D6B49">
        <w:rPr>
          <w:rFonts w:ascii="Times New Roman" w:hAnsi="Times New Roman" w:cs="Times New Roman"/>
        </w:rPr>
        <w:t>表中带有地理位置信息（</w:t>
      </w:r>
      <w:proofErr w:type="spellStart"/>
      <w:r w:rsidRPr="001D6B49">
        <w:rPr>
          <w:rFonts w:ascii="Times New Roman" w:hAnsi="Times New Roman" w:cs="Times New Roman"/>
        </w:rPr>
        <w:t>status_province</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status_city</w:t>
      </w:r>
      <w:proofErr w:type="spellEnd"/>
      <w:r w:rsidRPr="001D6B49">
        <w:rPr>
          <w:rFonts w:ascii="Times New Roman" w:hAnsi="Times New Roman" w:cs="Times New Roman"/>
        </w:rPr>
        <w:t>）的微博，可以统计不同地区的发</w:t>
      </w:r>
      <w:proofErr w:type="gramStart"/>
      <w:r w:rsidRPr="001D6B49">
        <w:rPr>
          <w:rFonts w:ascii="Times New Roman" w:hAnsi="Times New Roman" w:cs="Times New Roman"/>
        </w:rPr>
        <w:t>帖数量</w:t>
      </w:r>
      <w:proofErr w:type="gramEnd"/>
      <w:r w:rsidRPr="001D6B49">
        <w:rPr>
          <w:rFonts w:ascii="Times New Roman" w:hAnsi="Times New Roman" w:cs="Times New Roman"/>
        </w:rPr>
        <w:t>或用户数量，从而识别出用户活跃度较高的地域。前端使用</w:t>
      </w:r>
      <w:proofErr w:type="spellStart"/>
      <w:r w:rsidRPr="001D6B49">
        <w:rPr>
          <w:rFonts w:ascii="Times New Roman" w:hAnsi="Times New Roman" w:cs="Times New Roman"/>
        </w:rPr>
        <w:t>ECharts</w:t>
      </w:r>
      <w:proofErr w:type="spellEnd"/>
      <w:r w:rsidRPr="001D6B49">
        <w:rPr>
          <w:rFonts w:ascii="Times New Roman" w:hAnsi="Times New Roman" w:cs="Times New Roman"/>
        </w:rPr>
        <w:t>的地图组件，将这些地域分布数据以热力图或散点图的形式可视化呈现，直观展示用户活跃度的地理空间分布特征。</w:t>
      </w:r>
    </w:p>
    <w:p w14:paraId="3EC466EF" w14:textId="73BFEB69" w:rsidR="00604326" w:rsidRPr="001D6B49" w:rsidRDefault="001D6B49">
      <w:pPr>
        <w:pStyle w:val="a7"/>
        <w:rPr>
          <w:rFonts w:ascii="Times New Roman" w:hAnsi="Times New Roman" w:cs="Times New Roman"/>
        </w:rPr>
      </w:pPr>
      <w:r w:rsidRPr="001D6B49">
        <w:rPr>
          <w:rFonts w:ascii="Times New Roman" w:hAnsi="Times New Roman" w:cs="Times New Roman"/>
        </w:rPr>
        <w:t>更进一步的用户画像分析可以结合用户在个人资料中公开的信息（如标签、简介等，需要</w:t>
      </w:r>
      <w:proofErr w:type="gramStart"/>
      <w:r w:rsidRPr="001D6B49">
        <w:rPr>
          <w:rFonts w:ascii="Times New Roman" w:hAnsi="Times New Roman" w:cs="Times New Roman"/>
        </w:rPr>
        <w:t>额外爬取或</w:t>
      </w:r>
      <w:proofErr w:type="gramEnd"/>
      <w:r w:rsidRPr="001D6B49">
        <w:rPr>
          <w:rFonts w:ascii="Times New Roman" w:hAnsi="Times New Roman" w:cs="Times New Roman"/>
        </w:rPr>
        <w:t>通过</w:t>
      </w:r>
      <w:r w:rsidRPr="001D6B49">
        <w:rPr>
          <w:rFonts w:ascii="Times New Roman" w:hAnsi="Times New Roman" w:cs="Times New Roman"/>
        </w:rPr>
        <w:t>API</w:t>
      </w:r>
      <w:r w:rsidRPr="001D6B49">
        <w:rPr>
          <w:rFonts w:ascii="Times New Roman" w:hAnsi="Times New Roman" w:cs="Times New Roman"/>
        </w:rPr>
        <w:t>获取）以及其发布内容的语义特征，来描绘用户的兴趣偏好、关注领域和影响力等级。通过</w:t>
      </w:r>
      <w:r w:rsidR="00921C6C">
        <w:rPr>
          <w:rFonts w:ascii="Times New Roman" w:hAnsi="Times New Roman" w:cs="Times New Roman" w:hint="eastAsia"/>
        </w:rPr>
        <w:t>式</w:t>
      </w:r>
      <w:r w:rsidR="00921C6C">
        <w:rPr>
          <w:rFonts w:ascii="Times New Roman" w:hAnsi="Times New Roman" w:cs="Times New Roman" w:hint="eastAsia"/>
        </w:rPr>
        <w:t>5-18</w:t>
      </w:r>
      <w:r w:rsidRPr="001D6B49">
        <w:rPr>
          <w:rFonts w:ascii="Times New Roman" w:hAnsi="Times New Roman" w:cs="Times New Roman"/>
        </w:rPr>
        <w:t>加权计算地域活跃度：</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5223C34A" w14:textId="77777777">
        <w:trPr>
          <w:trHeight w:val="841"/>
        </w:trPr>
        <w:tc>
          <w:tcPr>
            <w:tcW w:w="851" w:type="dxa"/>
            <w:vAlign w:val="center"/>
          </w:tcPr>
          <w:p w14:paraId="0FADBD3D" w14:textId="77777777" w:rsidR="00604326" w:rsidRPr="001D6B49" w:rsidRDefault="00604326">
            <w:pPr>
              <w:pStyle w:val="ab"/>
              <w:ind w:firstLine="402"/>
              <w:rPr>
                <w:sz w:val="22"/>
                <w:szCs w:val="28"/>
              </w:rPr>
            </w:pPr>
          </w:p>
        </w:tc>
        <w:tc>
          <w:tcPr>
            <w:tcW w:w="7513" w:type="dxa"/>
            <w:vAlign w:val="center"/>
          </w:tcPr>
          <w:p w14:paraId="17417B8B" w14:textId="77777777" w:rsidR="00604326" w:rsidRPr="001D6B49" w:rsidRDefault="00000000">
            <m:oMathPara>
              <m:oMath>
                <m:sSub>
                  <m:sSubPr>
                    <m:ctrlPr>
                      <w:rPr>
                        <w:rFonts w:ascii="Cambria Math" w:hAnsi="Cambria Math"/>
                      </w:rPr>
                    </m:ctrlPr>
                  </m:sSubPr>
                  <m:e>
                    <m:r>
                      <m:rPr>
                        <m:nor/>
                      </m:rPr>
                      <m:t xml:space="preserve"> RegionScore </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d>
                      <m:dPr>
                        <m:begChr m:val="{"/>
                        <m:endChr m:val="}"/>
                        <m:ctrlPr>
                          <w:rPr>
                            <w:rFonts w:ascii="Cambria Math" w:hAnsi="Cambria Math"/>
                            <w:i/>
                          </w:rPr>
                        </m:ctrlPr>
                      </m:dPr>
                      <m:e>
                        <m:r>
                          <m:rPr>
                            <m:nor/>
                          </m:rPr>
                          <m:t xml:space="preserve"> comment </m:t>
                        </m:r>
                        <m:r>
                          <w:rPr>
                            <w:rFonts w:ascii="Cambria Math" w:hAnsi="Cambria Math"/>
                          </w:rPr>
                          <m:t>,</m:t>
                        </m:r>
                        <m:r>
                          <m:rPr>
                            <m:nor/>
                          </m:rPr>
                          <m:t xml:space="preserve"> search </m:t>
                        </m:r>
                      </m:e>
                    </m:d>
                  </m:sub>
                  <m:sup/>
                  <m:e>
                    <m:sSub>
                      <m:sSubPr>
                        <m:ctrlPr>
                          <w:rPr>
                            <w:rFonts w:ascii="Cambria Math" w:hAnsi="Cambria Math"/>
                          </w:rPr>
                        </m:ctrlPr>
                      </m:sSubPr>
                      <m:e>
                        <m:r>
                          <w:rPr>
                            <w:rFonts w:ascii="Cambria Math" w:hAnsi="Cambria Math"/>
                          </w:rPr>
                          <m:t>ω</m:t>
                        </m:r>
                      </m:e>
                      <m:sub>
                        <m:r>
                          <w:rPr>
                            <w:rFonts w:ascii="Cambria Math" w:hAnsi="Cambria Math"/>
                          </w:rPr>
                          <m:t>j</m:t>
                        </m:r>
                      </m:sub>
                    </m:sSub>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rPr>
                                </m:ctrlPr>
                              </m:sSubPr>
                              <m:e>
                                <m:r>
                                  <w:rPr>
                                    <w:rFonts w:ascii="Cambria Math" w:hAnsi="Cambria Math"/>
                                  </w:rPr>
                                  <m:t>ActiveScore</m:t>
                                </m:r>
                              </m:e>
                              <m:sub>
                                <m:r>
                                  <w:rPr>
                                    <w:rFonts w:ascii="Cambria Math" w:hAnsi="Cambria Math"/>
                                  </w:rPr>
                                  <m:t>ij</m:t>
                                </m:r>
                              </m:sub>
                            </m:sSub>
                            <m:r>
                              <w:rPr>
                                <w:rFonts w:ascii="Cambria Math" w:hAnsi="Cambria Math"/>
                              </w:rPr>
                              <m:t>+1</m:t>
                            </m:r>
                          </m:e>
                        </m:d>
                      </m:e>
                    </m:func>
                  </m:e>
                </m:nary>
              </m:oMath>
            </m:oMathPara>
          </w:p>
        </w:tc>
        <w:tc>
          <w:tcPr>
            <w:tcW w:w="992" w:type="dxa"/>
            <w:vAlign w:val="center"/>
          </w:tcPr>
          <w:p w14:paraId="462D47AE" w14:textId="56AFDC7C" w:rsidR="00604326" w:rsidRPr="001D6B49" w:rsidRDefault="001D6B49">
            <w:pPr>
              <w:pStyle w:val="ab"/>
              <w:ind w:firstLine="402"/>
              <w:jc w:val="right"/>
              <w:rPr>
                <w:sz w:val="22"/>
                <w:szCs w:val="28"/>
              </w:rPr>
            </w:pPr>
            <w:r w:rsidRPr="001D6B49">
              <w:rPr>
                <w:sz w:val="22"/>
                <w:szCs w:val="28"/>
              </w:rPr>
              <w:t>(</w:t>
            </w:r>
            <w:fldSimple w:instr=" STYLEREF 1 \s ">
              <w:r w:rsidR="00921C6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4107C8FF" w14:textId="77777777" w:rsidR="00604326" w:rsidRPr="001D6B49" w:rsidRDefault="00604326">
      <w:pPr>
        <w:pStyle w:val="a7"/>
        <w:rPr>
          <w:rFonts w:ascii="Times New Roman" w:hAnsi="Times New Roman" w:cs="Times New Roman"/>
        </w:rPr>
      </w:pPr>
    </w:p>
    <w:p w14:paraId="62B6B3AE" w14:textId="79C059D3" w:rsidR="00604326" w:rsidRPr="001D6B49" w:rsidRDefault="001D6B49">
      <w:pPr>
        <w:pStyle w:val="a7"/>
        <w:rPr>
          <w:rFonts w:ascii="Times New Roman" w:hAnsi="Times New Roman" w:cs="Times New Roman"/>
        </w:rPr>
      </w:pPr>
      <w:r w:rsidRPr="001D6B49">
        <w:rPr>
          <w:rFonts w:ascii="Times New Roman" w:hAnsi="Times New Roman" w:cs="Times New Roman"/>
        </w:rPr>
        <w:t>其中</w:t>
      </w:r>
      <m:oMath>
        <m:sSub>
          <m:sSubPr>
            <m:ctrlPr>
              <w:rPr>
                <w:rFonts w:cs="Times New Roman"/>
              </w:rPr>
            </m:ctrlPr>
          </m:sSubPr>
          <m:e>
            <m:r>
              <w:rPr>
                <w:rFonts w:cs="Times New Roman"/>
              </w:rPr>
              <m:t>ω</m:t>
            </m:r>
          </m:e>
          <m:sub>
            <m:r>
              <m:rPr>
                <m:sty m:val="p"/>
              </m:rPr>
              <w:rPr>
                <w:rFonts w:cs="Times New Roman"/>
              </w:rPr>
              <m:t>comment</m:t>
            </m:r>
          </m:sub>
        </m:sSub>
        <m:r>
          <m:rPr>
            <m:sty m:val="p"/>
          </m:rPr>
          <w:rPr>
            <w:rFonts w:cs="Times New Roman"/>
          </w:rPr>
          <m:t>=0.6</m:t>
        </m:r>
      </m:oMath>
      <w:r w:rsidRPr="001D6B49">
        <w:rPr>
          <w:rFonts w:ascii="Times New Roman" w:hAnsi="Times New Roman" w:cs="Times New Roman"/>
        </w:rPr>
        <w:t xml:space="preserve">, </w:t>
      </w:r>
      <m:oMath>
        <m:sSub>
          <m:sSubPr>
            <m:ctrlPr>
              <w:rPr>
                <w:rFonts w:cs="Times New Roman"/>
              </w:rPr>
            </m:ctrlPr>
          </m:sSubPr>
          <m:e>
            <m:r>
              <w:rPr>
                <w:rFonts w:cs="Times New Roman"/>
              </w:rPr>
              <m:t>ω</m:t>
            </m:r>
          </m:e>
          <m:sub>
            <m:r>
              <m:rPr>
                <m:sty m:val="p"/>
              </m:rPr>
              <w:rPr>
                <w:rFonts w:cs="Times New Roman"/>
              </w:rPr>
              <m:t>search</m:t>
            </m:r>
          </m:sub>
        </m:sSub>
        <m:r>
          <m:rPr>
            <m:sty m:val="p"/>
          </m:rPr>
          <w:rPr>
            <w:rFonts w:cs="Times New Roman"/>
          </w:rPr>
          <m:t>=0.4</m:t>
        </m:r>
      </m:oMath>
      <w:r w:rsidRPr="001D6B49">
        <w:rPr>
          <w:rFonts w:ascii="Times New Roman" w:hAnsi="Times New Roman" w:cs="Times New Roman"/>
        </w:rPr>
        <w:t>为行为权重系数，</w:t>
      </w:r>
      <m:oMath>
        <m:sSub>
          <m:sSubPr>
            <m:ctrlPr>
              <w:rPr>
                <w:rFonts w:cs="Times New Roman"/>
              </w:rPr>
            </m:ctrlPr>
          </m:sSubPr>
          <m:e>
            <m:r>
              <w:rPr>
                <w:rFonts w:cs="Times New Roman"/>
              </w:rPr>
              <m:t>ActiveScore</m:t>
            </m:r>
          </m:e>
          <m:sub>
            <m:r>
              <w:rPr>
                <w:rFonts w:cs="Times New Roman"/>
              </w:rPr>
              <m:t>ij</m:t>
            </m:r>
          </m:sub>
        </m:sSub>
      </m:oMath>
      <w:r w:rsidRPr="001D6B49">
        <w:rPr>
          <w:rFonts w:ascii="Times New Roman" w:hAnsi="Times New Roman" w:cs="Times New Roman"/>
        </w:rPr>
        <w:t>为第</w:t>
      </w:r>
      <w:proofErr w:type="spellStart"/>
      <w:r w:rsidRPr="001D6B49">
        <w:rPr>
          <w:rFonts w:ascii="Times New Roman" w:hAnsi="Times New Roman" w:cs="Times New Roman"/>
        </w:rPr>
        <w:t>i</w:t>
      </w:r>
      <w:proofErr w:type="spellEnd"/>
      <w:r w:rsidRPr="001D6B49">
        <w:rPr>
          <w:rFonts w:ascii="Times New Roman" w:hAnsi="Times New Roman" w:cs="Times New Roman"/>
        </w:rPr>
        <w:t>省份在</w:t>
      </w:r>
      <w:r w:rsidRPr="001D6B49">
        <w:rPr>
          <w:rFonts w:ascii="Times New Roman" w:hAnsi="Times New Roman" w:cs="Times New Roman"/>
        </w:rPr>
        <w:t>j</w:t>
      </w:r>
      <w:r w:rsidRPr="001D6B49">
        <w:rPr>
          <w:rFonts w:ascii="Times New Roman" w:hAnsi="Times New Roman" w:cs="Times New Roman"/>
        </w:rPr>
        <w:t>表的活跃</w:t>
      </w:r>
      <w:proofErr w:type="gramStart"/>
      <w:r w:rsidRPr="001D6B49">
        <w:rPr>
          <w:rFonts w:ascii="Times New Roman" w:hAnsi="Times New Roman" w:cs="Times New Roman"/>
        </w:rPr>
        <w:t>度记录</w:t>
      </w:r>
      <w:proofErr w:type="gramEnd"/>
      <w:r w:rsidRPr="001D6B49">
        <w:rPr>
          <w:rFonts w:ascii="Times New Roman" w:hAnsi="Times New Roman" w:cs="Times New Roman"/>
        </w:rPr>
        <w:t>数。前端</w:t>
      </w:r>
      <w:proofErr w:type="spellStart"/>
      <w:r w:rsidRPr="001D6B49">
        <w:rPr>
          <w:rFonts w:ascii="Times New Roman" w:hAnsi="Times New Roman" w:cs="Times New Roman"/>
        </w:rPr>
        <w:t>ECharts</w:t>
      </w:r>
      <w:proofErr w:type="spellEnd"/>
      <w:r w:rsidRPr="001D6B49">
        <w:rPr>
          <w:rFonts w:ascii="Times New Roman" w:hAnsi="Times New Roman" w:cs="Times New Roman"/>
        </w:rPr>
        <w:t>通过颜色梯度映射算法实现热力图渲染，颜色映射公式如</w:t>
      </w:r>
      <w:r w:rsidR="006A3BD0">
        <w:rPr>
          <w:rFonts w:ascii="Times New Roman" w:hAnsi="Times New Roman" w:cs="Times New Roman" w:hint="eastAsia"/>
        </w:rPr>
        <w:t>式</w:t>
      </w:r>
      <w:r w:rsidR="006A3BD0">
        <w:rPr>
          <w:rFonts w:ascii="Times New Roman" w:hAnsi="Times New Roman" w:cs="Times New Roman" w:hint="eastAsia"/>
        </w:rPr>
        <w:t>5-19</w:t>
      </w:r>
      <w:r w:rsidR="006A3BD0">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4FC428AF" w14:textId="77777777">
        <w:trPr>
          <w:trHeight w:val="841"/>
        </w:trPr>
        <w:tc>
          <w:tcPr>
            <w:tcW w:w="851" w:type="dxa"/>
            <w:vAlign w:val="center"/>
          </w:tcPr>
          <w:p w14:paraId="1617FA46" w14:textId="77777777" w:rsidR="00604326" w:rsidRPr="001D6B49" w:rsidRDefault="00604326">
            <w:pPr>
              <w:pStyle w:val="ab"/>
              <w:ind w:firstLine="402"/>
              <w:rPr>
                <w:sz w:val="22"/>
                <w:szCs w:val="28"/>
              </w:rPr>
            </w:pPr>
          </w:p>
        </w:tc>
        <w:tc>
          <w:tcPr>
            <w:tcW w:w="7513" w:type="dxa"/>
            <w:vAlign w:val="center"/>
          </w:tcPr>
          <w:p w14:paraId="30E8FDA9" w14:textId="77777777" w:rsidR="00604326" w:rsidRPr="001D6B49" w:rsidRDefault="00000000">
            <m:oMathPara>
              <m:oMath>
                <m:sSub>
                  <m:sSubPr>
                    <m:ctrlPr>
                      <w:rPr>
                        <w:rFonts w:ascii="Cambria Math" w:hAnsi="Cambria Math"/>
                      </w:rPr>
                    </m:ctrlPr>
                  </m:sSubPr>
                  <m:e>
                    <m:r>
                      <m:rPr>
                        <m:nor/>
                      </m:rPr>
                      <m:t xml:space="preserve"> Color </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m:t xml:space="preserve"> RegionScore </m:t>
                        </m:r>
                      </m:e>
                      <m:sub>
                        <m:r>
                          <w:rPr>
                            <w:rFonts w:ascii="Cambria Math" w:hAnsi="Cambria Math"/>
                          </w:rPr>
                          <m:t>i</m:t>
                        </m:r>
                      </m:sub>
                    </m:sSub>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m:rPr>
                                <m:nor/>
                              </m:rPr>
                              <m:t xml:space="preserve"> Scores </m:t>
                            </m:r>
                          </m:e>
                        </m:d>
                      </m:e>
                    </m:func>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r>
                              <m:rPr>
                                <m:nor/>
                              </m:rPr>
                              <m:t xml:space="preserve"> Scores </m:t>
                            </m:r>
                          </m:e>
                        </m:d>
                      </m:e>
                    </m:func>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m:rPr>
                                <m:nor/>
                              </m:rPr>
                              <m:t xml:space="preserve"> Scores </m:t>
                            </m:r>
                          </m:e>
                        </m:d>
                      </m:e>
                    </m:func>
                  </m:den>
                </m:f>
                <m:r>
                  <w:rPr>
                    <w:rFonts w:ascii="Cambria Math" w:hAnsi="Cambria Math"/>
                  </w:rPr>
                  <m:t>×255</m:t>
                </m:r>
              </m:oMath>
            </m:oMathPara>
          </w:p>
        </w:tc>
        <w:tc>
          <w:tcPr>
            <w:tcW w:w="992" w:type="dxa"/>
            <w:vAlign w:val="center"/>
          </w:tcPr>
          <w:p w14:paraId="75581901" w14:textId="2D5B9AE0" w:rsidR="00604326" w:rsidRPr="001D6B49" w:rsidRDefault="001D6B49">
            <w:pPr>
              <w:pStyle w:val="ab"/>
              <w:ind w:firstLine="402"/>
              <w:jc w:val="right"/>
              <w:rPr>
                <w:sz w:val="22"/>
                <w:szCs w:val="28"/>
              </w:rPr>
            </w:pPr>
            <w:r w:rsidRPr="001D6B49">
              <w:rPr>
                <w:sz w:val="22"/>
                <w:szCs w:val="28"/>
              </w:rPr>
              <w:t>(</w:t>
            </w:r>
            <w:fldSimple w:instr=" STYLEREF 1 \s ">
              <w:r w:rsidR="00921C6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33599C04" w14:textId="77777777" w:rsidR="00604326" w:rsidRPr="001D6B49" w:rsidRDefault="001D6B49">
      <w:pPr>
        <w:pStyle w:val="aff1"/>
        <w:keepNext/>
      </w:pPr>
      <w:r w:rsidRPr="001D6B49">
        <w:rPr>
          <w:noProof/>
        </w:rPr>
        <w:drawing>
          <wp:inline distT="0" distB="0" distL="0" distR="0" wp14:anchorId="6C96BF4A" wp14:editId="6E355BBD">
            <wp:extent cx="5189855" cy="3132455"/>
            <wp:effectExtent l="0" t="0" r="0" b="0"/>
            <wp:docPr id="1799070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70126" name="图片 1"/>
                    <pic:cNvPicPr>
                      <a:picLocks noChangeAspect="1"/>
                    </pic:cNvPicPr>
                  </pic:nvPicPr>
                  <pic:blipFill>
                    <a:blip r:embed="rId30"/>
                    <a:stretch>
                      <a:fillRect/>
                    </a:stretch>
                  </pic:blipFill>
                  <pic:spPr>
                    <a:xfrm>
                      <a:off x="0" y="0"/>
                      <a:ext cx="5207490" cy="3142863"/>
                    </a:xfrm>
                    <a:prstGeom prst="rect">
                      <a:avLst/>
                    </a:prstGeom>
                  </pic:spPr>
                </pic:pic>
              </a:graphicData>
            </a:graphic>
          </wp:inline>
        </w:drawing>
      </w:r>
    </w:p>
    <w:p w14:paraId="0FC30226"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9</w:t>
      </w:r>
      <w:r w:rsidRPr="001D6B49">
        <w:rPr>
          <w:rFonts w:ascii="Times New Roman" w:hAnsi="Times New Roman" w:cs="Times New Roman"/>
        </w:rPr>
        <w:fldChar w:fldCharType="end"/>
      </w:r>
      <w:r w:rsidRPr="001D6B49">
        <w:rPr>
          <w:rFonts w:ascii="Times New Roman" w:hAnsi="Times New Roman" w:cs="Times New Roman"/>
        </w:rPr>
        <w:t>地域热力图可视化展示</w:t>
      </w:r>
    </w:p>
    <w:p w14:paraId="4736243A" w14:textId="77777777" w:rsidR="00604326" w:rsidRPr="001D6B49" w:rsidRDefault="001D6B49">
      <w:pPr>
        <w:pStyle w:val="a2"/>
        <w:rPr>
          <w:rFonts w:ascii="Times New Roman" w:hAnsi="Times New Roman" w:cs="Times New Roman"/>
        </w:rPr>
      </w:pPr>
      <w:bookmarkStart w:id="104" w:name="_Toc196418481"/>
      <w:r w:rsidRPr="001D6B49">
        <w:rPr>
          <w:rFonts w:ascii="Times New Roman" w:hAnsi="Times New Roman" w:cs="Times New Roman"/>
        </w:rPr>
        <w:lastRenderedPageBreak/>
        <w:t>评论舆情分析模块实现</w:t>
      </w:r>
      <w:bookmarkEnd w:id="104"/>
    </w:p>
    <w:p w14:paraId="0318964C" w14:textId="77777777" w:rsidR="00604326" w:rsidRPr="001D6B49" w:rsidRDefault="001D6B49">
      <w:pPr>
        <w:pStyle w:val="a7"/>
        <w:rPr>
          <w:rFonts w:ascii="Times New Roman" w:hAnsi="Times New Roman" w:cs="Times New Roman"/>
        </w:rPr>
      </w:pPr>
      <w:proofErr w:type="gramStart"/>
      <w:r w:rsidRPr="001D6B49">
        <w:rPr>
          <w:rFonts w:ascii="Times New Roman" w:hAnsi="Times New Roman" w:cs="Times New Roman"/>
        </w:rPr>
        <w:t>评论区</w:t>
      </w:r>
      <w:proofErr w:type="gramEnd"/>
      <w:r w:rsidRPr="001D6B49">
        <w:rPr>
          <w:rFonts w:ascii="Times New Roman" w:hAnsi="Times New Roman" w:cs="Times New Roman"/>
        </w:rPr>
        <w:t>往往是舆情发酵和观点碰撞的重要场所，因此评论舆情分析至关重要。本模块主要包括热门评论分析和关键词云图实现。</w:t>
      </w:r>
    </w:p>
    <w:p w14:paraId="614A9130" w14:textId="77777777" w:rsidR="00604326" w:rsidRPr="001D6B49" w:rsidRDefault="001D6B49">
      <w:pPr>
        <w:pStyle w:val="a3"/>
        <w:rPr>
          <w:rFonts w:ascii="Times New Roman" w:hAnsi="Times New Roman"/>
        </w:rPr>
      </w:pPr>
      <w:bookmarkStart w:id="105" w:name="_Toc196418482"/>
      <w:r w:rsidRPr="001D6B49">
        <w:rPr>
          <w:rFonts w:ascii="Times New Roman" w:hAnsi="Times New Roman"/>
        </w:rPr>
        <w:t>热门评论分析与展示</w:t>
      </w:r>
      <w:bookmarkEnd w:id="105"/>
    </w:p>
    <w:p w14:paraId="04B0C565"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热门评论的识别主要依据评论的</w:t>
      </w:r>
      <w:proofErr w:type="gramStart"/>
      <w:r w:rsidRPr="001D6B49">
        <w:rPr>
          <w:rFonts w:ascii="Times New Roman" w:hAnsi="Times New Roman" w:cs="Times New Roman"/>
        </w:rPr>
        <w:t>点赞数</w:t>
      </w:r>
      <w:proofErr w:type="gramEnd"/>
      <w:r w:rsidRPr="001D6B49">
        <w:rPr>
          <w:rFonts w:ascii="Times New Roman" w:hAnsi="Times New Roman" w:cs="Times New Roman"/>
        </w:rPr>
        <w:t>（</w:t>
      </w:r>
      <w:proofErr w:type="spellStart"/>
      <w:r w:rsidRPr="001D6B49">
        <w:rPr>
          <w:rFonts w:ascii="Times New Roman" w:hAnsi="Times New Roman" w:cs="Times New Roman"/>
        </w:rPr>
        <w:t>like_count</w:t>
      </w:r>
      <w:proofErr w:type="spellEnd"/>
      <w:r w:rsidRPr="001D6B49">
        <w:rPr>
          <w:rFonts w:ascii="Times New Roman" w:hAnsi="Times New Roman" w:cs="Times New Roman"/>
        </w:rPr>
        <w:t>）。系统从</w:t>
      </w:r>
      <w:r w:rsidRPr="001D6B49">
        <w:rPr>
          <w:rFonts w:ascii="Times New Roman" w:hAnsi="Times New Roman" w:cs="Times New Roman"/>
        </w:rPr>
        <w:t>comment</w:t>
      </w:r>
      <w:r w:rsidRPr="001D6B49">
        <w:rPr>
          <w:rFonts w:ascii="Times New Roman" w:hAnsi="Times New Roman" w:cs="Times New Roman"/>
        </w:rPr>
        <w:t>表中检索特定微博（通过</w:t>
      </w:r>
      <w:proofErr w:type="spellStart"/>
      <w:r w:rsidRPr="001D6B49">
        <w:rPr>
          <w:rFonts w:ascii="Times New Roman" w:hAnsi="Times New Roman" w:cs="Times New Roman"/>
        </w:rPr>
        <w:t>wid</w:t>
      </w:r>
      <w:proofErr w:type="spellEnd"/>
      <w:r w:rsidRPr="001D6B49">
        <w:rPr>
          <w:rFonts w:ascii="Times New Roman" w:hAnsi="Times New Roman" w:cs="Times New Roman"/>
        </w:rPr>
        <w:t>关联）下的所有评论，并按照</w:t>
      </w:r>
      <w:proofErr w:type="spellStart"/>
      <w:r w:rsidRPr="001D6B49">
        <w:rPr>
          <w:rFonts w:ascii="Times New Roman" w:hAnsi="Times New Roman" w:cs="Times New Roman"/>
        </w:rPr>
        <w:t>like_count</w:t>
      </w:r>
      <w:proofErr w:type="spellEnd"/>
      <w:r w:rsidRPr="001D6B49">
        <w:rPr>
          <w:rFonts w:ascii="Times New Roman" w:hAnsi="Times New Roman" w:cs="Times New Roman"/>
        </w:rPr>
        <w:t>字段进行降序排序。前端页面</w:t>
      </w:r>
      <w:r w:rsidRPr="001D6B49">
        <w:rPr>
          <w:rFonts w:ascii="Times New Roman" w:hAnsi="Times New Roman" w:cs="Times New Roman"/>
        </w:rPr>
        <w:t>weiboPinglun.html</w:t>
      </w:r>
      <w:r w:rsidRPr="001D6B49">
        <w:rPr>
          <w:rFonts w:ascii="Times New Roman" w:hAnsi="Times New Roman" w:cs="Times New Roman"/>
        </w:rPr>
        <w:t>负责展示</w:t>
      </w:r>
      <w:proofErr w:type="gramStart"/>
      <w:r w:rsidRPr="001D6B49">
        <w:rPr>
          <w:rFonts w:ascii="Times New Roman" w:hAnsi="Times New Roman" w:cs="Times New Roman"/>
        </w:rPr>
        <w:t>点赞数</w:t>
      </w:r>
      <w:proofErr w:type="gramEnd"/>
      <w:r w:rsidRPr="001D6B49">
        <w:rPr>
          <w:rFonts w:ascii="Times New Roman" w:hAnsi="Times New Roman" w:cs="Times New Roman"/>
        </w:rPr>
        <w:t>最高的</w:t>
      </w:r>
      <w:r w:rsidRPr="001D6B49">
        <w:rPr>
          <w:rFonts w:ascii="Times New Roman" w:hAnsi="Times New Roman" w:cs="Times New Roman"/>
        </w:rPr>
        <w:t>Top N</w:t>
      </w:r>
      <w:r w:rsidRPr="001D6B49">
        <w:rPr>
          <w:rFonts w:ascii="Times New Roman" w:hAnsi="Times New Roman" w:cs="Times New Roman"/>
        </w:rPr>
        <w:t>条评论。除了展示评论内容和</w:t>
      </w:r>
      <w:proofErr w:type="gramStart"/>
      <w:r w:rsidRPr="001D6B49">
        <w:rPr>
          <w:rFonts w:ascii="Times New Roman" w:hAnsi="Times New Roman" w:cs="Times New Roman"/>
        </w:rPr>
        <w:t>点赞数</w:t>
      </w:r>
      <w:proofErr w:type="gramEnd"/>
      <w:r w:rsidRPr="001D6B49">
        <w:rPr>
          <w:rFonts w:ascii="Times New Roman" w:hAnsi="Times New Roman" w:cs="Times New Roman"/>
        </w:rPr>
        <w:t>，还可以对这些热门评论进行舆情分析，了解主流评论的情感倾向。进一步地，可以分析热门评论发布者的信息，识别意见领袖或关键传播节点。</w:t>
      </w:r>
    </w:p>
    <w:p w14:paraId="0C916DD7" w14:textId="77777777" w:rsidR="00604326" w:rsidRPr="001D6B49" w:rsidRDefault="001D6B49">
      <w:pPr>
        <w:pStyle w:val="aff1"/>
        <w:keepNext/>
      </w:pPr>
      <w:r w:rsidRPr="001D6B49">
        <w:rPr>
          <w:noProof/>
        </w:rPr>
        <w:drawing>
          <wp:inline distT="0" distB="0" distL="0" distR="0" wp14:anchorId="100D4432" wp14:editId="67FDE03E">
            <wp:extent cx="5089525" cy="2510790"/>
            <wp:effectExtent l="0" t="0" r="0" b="3810"/>
            <wp:docPr id="1134106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06390" name="图片 1"/>
                    <pic:cNvPicPr>
                      <a:picLocks noChangeAspect="1"/>
                    </pic:cNvPicPr>
                  </pic:nvPicPr>
                  <pic:blipFill>
                    <a:blip r:embed="rId31"/>
                    <a:stretch>
                      <a:fillRect/>
                    </a:stretch>
                  </pic:blipFill>
                  <pic:spPr>
                    <a:xfrm>
                      <a:off x="0" y="0"/>
                      <a:ext cx="5096661" cy="2514281"/>
                    </a:xfrm>
                    <a:prstGeom prst="rect">
                      <a:avLst/>
                    </a:prstGeom>
                  </pic:spPr>
                </pic:pic>
              </a:graphicData>
            </a:graphic>
          </wp:inline>
        </w:drawing>
      </w:r>
    </w:p>
    <w:p w14:paraId="422F82C8"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10</w:t>
      </w:r>
      <w:r w:rsidRPr="001D6B49">
        <w:rPr>
          <w:rFonts w:ascii="Times New Roman" w:hAnsi="Times New Roman" w:cs="Times New Roman"/>
        </w:rPr>
        <w:fldChar w:fldCharType="end"/>
      </w:r>
      <w:r w:rsidRPr="001D6B49">
        <w:rPr>
          <w:rFonts w:ascii="Times New Roman" w:hAnsi="Times New Roman" w:cs="Times New Roman"/>
        </w:rPr>
        <w:t>热门评论排名展示</w:t>
      </w:r>
    </w:p>
    <w:p w14:paraId="33B91CE8" w14:textId="77777777" w:rsidR="00604326" w:rsidRPr="001D6B49" w:rsidRDefault="001D6B49">
      <w:pPr>
        <w:pStyle w:val="a3"/>
        <w:rPr>
          <w:rFonts w:ascii="Times New Roman" w:hAnsi="Times New Roman"/>
        </w:rPr>
      </w:pPr>
      <w:bookmarkStart w:id="106" w:name="_Toc196418483"/>
      <w:r w:rsidRPr="001D6B49">
        <w:rPr>
          <w:rFonts w:ascii="Times New Roman" w:hAnsi="Times New Roman"/>
        </w:rPr>
        <w:t>关键词云图实现</w:t>
      </w:r>
      <w:bookmarkEnd w:id="106"/>
    </w:p>
    <w:p w14:paraId="5F96B97C"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关键词云图能够直观地展示大量文本数据中的核心词汇及其频率。实现流程如下：首先，收集特定</w:t>
      </w:r>
      <w:proofErr w:type="gramStart"/>
      <w:r w:rsidRPr="001D6B49">
        <w:rPr>
          <w:rFonts w:ascii="Times New Roman" w:hAnsi="Times New Roman" w:cs="Times New Roman"/>
        </w:rPr>
        <w:t>微博下</w:t>
      </w:r>
      <w:proofErr w:type="gramEnd"/>
      <w:r w:rsidRPr="001D6B49">
        <w:rPr>
          <w:rFonts w:ascii="Times New Roman" w:hAnsi="Times New Roman" w:cs="Times New Roman"/>
        </w:rPr>
        <w:t>的所有评论文本；然后，对这些文本进行合并和预处理，包括去除标点符号、特殊字符、</w:t>
      </w:r>
      <w:r w:rsidRPr="001D6B49">
        <w:rPr>
          <w:rFonts w:ascii="Times New Roman" w:hAnsi="Times New Roman" w:cs="Times New Roman"/>
        </w:rPr>
        <w:t>URL</w:t>
      </w:r>
      <w:r w:rsidRPr="001D6B49">
        <w:rPr>
          <w:rFonts w:ascii="Times New Roman" w:hAnsi="Times New Roman" w:cs="Times New Roman"/>
        </w:rPr>
        <w:t>链接、以及常见的停用词（如</w:t>
      </w:r>
      <w:r w:rsidRPr="001D6B49">
        <w:rPr>
          <w:rFonts w:ascii="Times New Roman" w:hAnsi="Times New Roman" w:cs="Times New Roman"/>
        </w:rPr>
        <w:t>"</w:t>
      </w:r>
      <w:r w:rsidRPr="001D6B49">
        <w:rPr>
          <w:rFonts w:ascii="Times New Roman" w:hAnsi="Times New Roman" w:cs="Times New Roman"/>
        </w:rPr>
        <w:t>的</w:t>
      </w:r>
      <w:r w:rsidRPr="001D6B49">
        <w:rPr>
          <w:rFonts w:ascii="Times New Roman" w:hAnsi="Times New Roman" w:cs="Times New Roman"/>
        </w:rPr>
        <w:t>"</w:t>
      </w:r>
      <w:r w:rsidRPr="001D6B49">
        <w:rPr>
          <w:rFonts w:ascii="Times New Roman" w:hAnsi="Times New Roman" w:cs="Times New Roman"/>
        </w:rPr>
        <w:t>、</w:t>
      </w:r>
      <w:r w:rsidRPr="001D6B49">
        <w:rPr>
          <w:rFonts w:ascii="Times New Roman" w:hAnsi="Times New Roman" w:cs="Times New Roman"/>
        </w:rPr>
        <w:t>"</w:t>
      </w:r>
      <w:r w:rsidRPr="001D6B49">
        <w:rPr>
          <w:rFonts w:ascii="Times New Roman" w:hAnsi="Times New Roman" w:cs="Times New Roman"/>
        </w:rPr>
        <w:t>了</w:t>
      </w:r>
      <w:r w:rsidRPr="001D6B49">
        <w:rPr>
          <w:rFonts w:ascii="Times New Roman" w:hAnsi="Times New Roman" w:cs="Times New Roman"/>
        </w:rPr>
        <w:t>"</w:t>
      </w:r>
      <w:r w:rsidRPr="001D6B49">
        <w:rPr>
          <w:rFonts w:ascii="Times New Roman" w:hAnsi="Times New Roman" w:cs="Times New Roman"/>
        </w:rPr>
        <w:t>、</w:t>
      </w:r>
      <w:r w:rsidRPr="001D6B49">
        <w:rPr>
          <w:rFonts w:ascii="Times New Roman" w:hAnsi="Times New Roman" w:cs="Times New Roman"/>
        </w:rPr>
        <w:t>"</w:t>
      </w:r>
      <w:r w:rsidRPr="001D6B49">
        <w:rPr>
          <w:rFonts w:ascii="Times New Roman" w:hAnsi="Times New Roman" w:cs="Times New Roman"/>
        </w:rPr>
        <w:t>在</w:t>
      </w:r>
      <w:r w:rsidRPr="001D6B49">
        <w:rPr>
          <w:rFonts w:ascii="Times New Roman" w:hAnsi="Times New Roman" w:cs="Times New Roman"/>
        </w:rPr>
        <w:t>"</w:t>
      </w:r>
      <w:r w:rsidRPr="001D6B49">
        <w:rPr>
          <w:rFonts w:ascii="Times New Roman" w:hAnsi="Times New Roman" w:cs="Times New Roman"/>
        </w:rPr>
        <w:t>等）；接着，使用中文分词工具</w:t>
      </w:r>
      <w:proofErr w:type="spellStart"/>
      <w:r w:rsidRPr="001D6B49">
        <w:rPr>
          <w:rFonts w:ascii="Times New Roman" w:hAnsi="Times New Roman" w:cs="Times New Roman"/>
        </w:rPr>
        <w:t>jieba</w:t>
      </w:r>
      <w:proofErr w:type="spellEnd"/>
      <w:r w:rsidRPr="001D6B49">
        <w:rPr>
          <w:rFonts w:ascii="Times New Roman" w:hAnsi="Times New Roman" w:cs="Times New Roman"/>
        </w:rPr>
        <w:t>进行分词；之后，统计每个词语出现的频率（词频）；最后，根据词频将高频词汇渲染成大小不一的词云图。词语的字体大小通常与其词频成正比。前端页面</w:t>
      </w:r>
      <w:r w:rsidRPr="001D6B49">
        <w:rPr>
          <w:rFonts w:ascii="Times New Roman" w:hAnsi="Times New Roman" w:cs="Times New Roman"/>
        </w:rPr>
        <w:t>couldWord.html</w:t>
      </w:r>
      <w:r w:rsidRPr="001D6B49">
        <w:rPr>
          <w:rFonts w:ascii="Times New Roman" w:hAnsi="Times New Roman" w:cs="Times New Roman"/>
        </w:rPr>
        <w:t>利用</w:t>
      </w:r>
      <w:proofErr w:type="spellStart"/>
      <w:r w:rsidRPr="001D6B49">
        <w:rPr>
          <w:rFonts w:ascii="Times New Roman" w:hAnsi="Times New Roman" w:cs="Times New Roman"/>
        </w:rPr>
        <w:t>wordcloud</w:t>
      </w:r>
      <w:proofErr w:type="spellEnd"/>
      <w:r w:rsidRPr="001D6B49">
        <w:rPr>
          <w:rFonts w:ascii="Times New Roman" w:hAnsi="Times New Roman" w:cs="Times New Roman"/>
        </w:rPr>
        <w:t>库（</w:t>
      </w:r>
      <w:r w:rsidRPr="001D6B49">
        <w:rPr>
          <w:rFonts w:ascii="Times New Roman" w:hAnsi="Times New Roman" w:cs="Times New Roman"/>
        </w:rPr>
        <w:t>Python</w:t>
      </w:r>
      <w:r w:rsidRPr="001D6B49">
        <w:rPr>
          <w:rFonts w:ascii="Times New Roman" w:hAnsi="Times New Roman" w:cs="Times New Roman"/>
        </w:rPr>
        <w:t>后端生成图片）或前端</w:t>
      </w:r>
      <w:r w:rsidRPr="001D6B49">
        <w:rPr>
          <w:rFonts w:ascii="Times New Roman" w:hAnsi="Times New Roman" w:cs="Times New Roman"/>
        </w:rPr>
        <w:t>JavaScript</w:t>
      </w:r>
      <w:r w:rsidRPr="001D6B49">
        <w:rPr>
          <w:rFonts w:ascii="Times New Roman" w:hAnsi="Times New Roman" w:cs="Times New Roman"/>
        </w:rPr>
        <w:t>库（如</w:t>
      </w:r>
      <w:proofErr w:type="spellStart"/>
      <w:r w:rsidRPr="001D6B49">
        <w:rPr>
          <w:rFonts w:ascii="Times New Roman" w:hAnsi="Times New Roman" w:cs="Times New Roman"/>
        </w:rPr>
        <w:t>echarts-wordcloud</w:t>
      </w:r>
      <w:proofErr w:type="spellEnd"/>
      <w:r w:rsidRPr="001D6B49">
        <w:rPr>
          <w:rFonts w:ascii="Times New Roman" w:hAnsi="Times New Roman" w:cs="Times New Roman"/>
        </w:rPr>
        <w:t>）来生成并展示词云图。这有助于快速把握</w:t>
      </w:r>
      <w:proofErr w:type="gramStart"/>
      <w:r w:rsidRPr="001D6B49">
        <w:rPr>
          <w:rFonts w:ascii="Times New Roman" w:hAnsi="Times New Roman" w:cs="Times New Roman"/>
        </w:rPr>
        <w:t>评论区</w:t>
      </w:r>
      <w:proofErr w:type="gramEnd"/>
      <w:r w:rsidRPr="001D6B49">
        <w:rPr>
          <w:rFonts w:ascii="Times New Roman" w:hAnsi="Times New Roman" w:cs="Times New Roman"/>
        </w:rPr>
        <w:t>或</w:t>
      </w:r>
      <w:proofErr w:type="gramStart"/>
      <w:r w:rsidRPr="001D6B49">
        <w:rPr>
          <w:rFonts w:ascii="Times New Roman" w:hAnsi="Times New Roman" w:cs="Times New Roman"/>
        </w:rPr>
        <w:t>相关微博的</w:t>
      </w:r>
      <w:proofErr w:type="gramEnd"/>
      <w:r w:rsidRPr="001D6B49">
        <w:rPr>
          <w:rFonts w:ascii="Times New Roman" w:hAnsi="Times New Roman" w:cs="Times New Roman"/>
        </w:rPr>
        <w:t>主要讨论焦点。</w:t>
      </w:r>
    </w:p>
    <w:p w14:paraId="3456B5A5" w14:textId="77777777" w:rsidR="00604326" w:rsidRPr="001D6B49" w:rsidRDefault="001D6B49">
      <w:pPr>
        <w:pStyle w:val="aff1"/>
        <w:keepNext/>
      </w:pPr>
      <w:r w:rsidRPr="001D6B49">
        <w:rPr>
          <w:noProof/>
        </w:rPr>
        <w:lastRenderedPageBreak/>
        <w:drawing>
          <wp:inline distT="0" distB="0" distL="0" distR="0" wp14:anchorId="11909F91" wp14:editId="74462682">
            <wp:extent cx="4908550" cy="2454275"/>
            <wp:effectExtent l="0" t="0" r="6350" b="3175"/>
            <wp:docPr id="642773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73544" name="图片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940581" cy="2470291"/>
                    </a:xfrm>
                    <a:prstGeom prst="rect">
                      <a:avLst/>
                    </a:prstGeom>
                    <a:noFill/>
                    <a:ln>
                      <a:noFill/>
                    </a:ln>
                  </pic:spPr>
                </pic:pic>
              </a:graphicData>
            </a:graphic>
          </wp:inline>
        </w:drawing>
      </w:r>
    </w:p>
    <w:p w14:paraId="7D834E7C"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11</w:t>
      </w:r>
      <w:r w:rsidRPr="001D6B49">
        <w:rPr>
          <w:rFonts w:ascii="Times New Roman" w:hAnsi="Times New Roman" w:cs="Times New Roman"/>
        </w:rPr>
        <w:fldChar w:fldCharType="end"/>
      </w:r>
      <w:r w:rsidRPr="001D6B49">
        <w:rPr>
          <w:rFonts w:ascii="Times New Roman" w:hAnsi="Times New Roman" w:cs="Times New Roman"/>
        </w:rPr>
        <w:t>关键词云图可视化展示</w:t>
      </w:r>
    </w:p>
    <w:p w14:paraId="3166D931" w14:textId="77777777" w:rsidR="00604326" w:rsidRPr="001D6B49" w:rsidRDefault="001D6B49">
      <w:pPr>
        <w:pStyle w:val="a2"/>
        <w:rPr>
          <w:rFonts w:ascii="Times New Roman" w:hAnsi="Times New Roman" w:cs="Times New Roman"/>
        </w:rPr>
      </w:pPr>
      <w:bookmarkStart w:id="107" w:name="_Toc196418484"/>
      <w:r w:rsidRPr="001D6B49">
        <w:rPr>
          <w:rFonts w:ascii="Times New Roman" w:hAnsi="Times New Roman" w:cs="Times New Roman"/>
        </w:rPr>
        <w:t>舆情预测模块实现</w:t>
      </w:r>
      <w:bookmarkEnd w:id="107"/>
    </w:p>
    <w:p w14:paraId="51A7073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舆情预测模块旨在基于历史数据，对未来一段时间内特定话题的热度或情感趋势进行预测。其实现通常依赖于时间序列分析技术。系统首先整理出按时间排序的热度数据，例如每日或每小时的总转发</w:t>
      </w:r>
      <w:r w:rsidRPr="001D6B49">
        <w:rPr>
          <w:rFonts w:ascii="Times New Roman" w:hAnsi="Times New Roman" w:cs="Times New Roman"/>
        </w:rPr>
        <w:t>/</w:t>
      </w:r>
      <w:r w:rsidRPr="001D6B49">
        <w:rPr>
          <w:rFonts w:ascii="Times New Roman" w:hAnsi="Times New Roman" w:cs="Times New Roman"/>
        </w:rPr>
        <w:t>评论</w:t>
      </w:r>
      <w:r w:rsidRPr="001D6B49">
        <w:rPr>
          <w:rFonts w:ascii="Times New Roman" w:hAnsi="Times New Roman" w:cs="Times New Roman"/>
        </w:rPr>
        <w:t>/</w:t>
      </w:r>
      <w:proofErr w:type="gramStart"/>
      <w:r w:rsidRPr="001D6B49">
        <w:rPr>
          <w:rFonts w:ascii="Times New Roman" w:hAnsi="Times New Roman" w:cs="Times New Roman"/>
        </w:rPr>
        <w:t>点赞数</w:t>
      </w:r>
      <w:proofErr w:type="gramEnd"/>
      <w:r w:rsidRPr="001D6B49">
        <w:rPr>
          <w:rFonts w:ascii="Times New Roman" w:hAnsi="Times New Roman" w:cs="Times New Roman"/>
        </w:rPr>
        <w:t>，情感得分的平均值等。这些数据构成了时间序列。</w:t>
      </w:r>
    </w:p>
    <w:p w14:paraId="0FCD9238" w14:textId="77777777" w:rsidR="00604326" w:rsidRPr="001D6B49" w:rsidRDefault="001D6B49">
      <w:pPr>
        <w:pStyle w:val="a3"/>
        <w:rPr>
          <w:rFonts w:ascii="Times New Roman" w:hAnsi="Times New Roman"/>
        </w:rPr>
      </w:pPr>
      <w:bookmarkStart w:id="108" w:name="_Toc196418485"/>
      <w:r w:rsidRPr="001D6B49">
        <w:rPr>
          <w:rFonts w:ascii="Times New Roman" w:hAnsi="Times New Roman"/>
        </w:rPr>
        <w:t>舆情预测模型构建</w:t>
      </w:r>
      <w:bookmarkEnd w:id="108"/>
    </w:p>
    <w:p w14:paraId="5C6F26C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本文的预测模型选用</w:t>
      </w:r>
      <w:r w:rsidRPr="001D6B49">
        <w:rPr>
          <w:rFonts w:ascii="Times New Roman" w:hAnsi="Times New Roman" w:cs="Times New Roman"/>
        </w:rPr>
        <w:t>ARIMA</w:t>
      </w:r>
      <w:r w:rsidRPr="001D6B49">
        <w:rPr>
          <w:rFonts w:ascii="Times New Roman" w:hAnsi="Times New Roman" w:cs="Times New Roman"/>
        </w:rPr>
        <w:t>，基于序列自身的历史值进行预测。</w:t>
      </w:r>
      <w:r w:rsidRPr="001D6B49">
        <w:rPr>
          <w:rFonts w:ascii="Times New Roman" w:hAnsi="Times New Roman" w:cs="Times New Roman"/>
        </w:rPr>
        <w:t>util/Predict.py</w:t>
      </w:r>
      <w:r w:rsidRPr="001D6B49">
        <w:rPr>
          <w:rFonts w:ascii="Times New Roman" w:hAnsi="Times New Roman" w:cs="Times New Roman"/>
        </w:rPr>
        <w:t>或</w:t>
      </w:r>
      <w:r w:rsidRPr="001D6B49">
        <w:rPr>
          <w:rFonts w:ascii="Times New Roman" w:hAnsi="Times New Roman" w:cs="Times New Roman"/>
        </w:rPr>
        <w:t>util/yuce.py</w:t>
      </w:r>
      <w:r w:rsidRPr="001D6B49">
        <w:rPr>
          <w:rFonts w:ascii="Times New Roman" w:hAnsi="Times New Roman" w:cs="Times New Roman"/>
        </w:rPr>
        <w:t>封装了相关的预测算法逻辑。首先需要对数据进行预处理，包括填充缺失值、平滑数据以去除噪声、以及检查序列的平稳性。如果序列非平稳，还需要进行差分等操作使其平稳。随后，从</w:t>
      </w:r>
      <w:r w:rsidRPr="001D6B49">
        <w:rPr>
          <w:rFonts w:ascii="Times New Roman" w:hAnsi="Times New Roman" w:cs="Times New Roman"/>
        </w:rPr>
        <w:t>MySQL</w:t>
      </w:r>
      <w:r w:rsidRPr="001D6B49">
        <w:rPr>
          <w:rFonts w:ascii="Times New Roman" w:hAnsi="Times New Roman" w:cs="Times New Roman"/>
        </w:rPr>
        <w:t>数据库获取包含时间戳的原始评论数据后，系统构建多维热度指标：</w:t>
      </w:r>
    </w:p>
    <w:p w14:paraId="2F2EFE6D" w14:textId="77777777" w:rsidR="00604326" w:rsidRPr="001D6B49" w:rsidRDefault="001D6B49">
      <w:pPr>
        <w:pStyle w:val="a7"/>
        <w:rPr>
          <w:rFonts w:ascii="Times New Roman" w:hAnsi="Times New Roman" w:cs="Times New Roman"/>
        </w:rPr>
      </w:pPr>
      <w:proofErr w:type="spellStart"/>
      <w:r w:rsidRPr="001D6B49">
        <w:rPr>
          <w:rFonts w:ascii="Times New Roman" w:hAnsi="Times New Roman" w:cs="Times New Roman"/>
        </w:rPr>
        <w:t>df</w:t>
      </w:r>
      <w:proofErr w:type="spellEnd"/>
      <w:r w:rsidRPr="001D6B49">
        <w:rPr>
          <w:rFonts w:ascii="Times New Roman" w:hAnsi="Times New Roman" w:cs="Times New Roman"/>
        </w:rPr>
        <w:t xml:space="preserve">['hotness'] = </w:t>
      </w:r>
      <w:proofErr w:type="spellStart"/>
      <w:r w:rsidRPr="001D6B49">
        <w:rPr>
          <w:rFonts w:ascii="Times New Roman" w:hAnsi="Times New Roman" w:cs="Times New Roman"/>
        </w:rPr>
        <w:t>df</w:t>
      </w:r>
      <w:proofErr w:type="spellEnd"/>
      <w:r w:rsidRPr="001D6B49">
        <w:rPr>
          <w:rFonts w:ascii="Times New Roman" w:hAnsi="Times New Roman" w:cs="Times New Roman"/>
        </w:rPr>
        <w:t>['</w:t>
      </w:r>
      <w:proofErr w:type="spellStart"/>
      <w:r w:rsidRPr="001D6B49">
        <w:rPr>
          <w:rFonts w:ascii="Times New Roman" w:hAnsi="Times New Roman" w:cs="Times New Roman"/>
        </w:rPr>
        <w:t>post_count</w:t>
      </w:r>
      <w:proofErr w:type="spellEnd"/>
      <w:r w:rsidRPr="001D6B49">
        <w:rPr>
          <w:rFonts w:ascii="Times New Roman" w:hAnsi="Times New Roman" w:cs="Times New Roman"/>
        </w:rPr>
        <w:t xml:space="preserve">'] + </w:t>
      </w:r>
      <w:proofErr w:type="spellStart"/>
      <w:r w:rsidRPr="001D6B49">
        <w:rPr>
          <w:rFonts w:ascii="Times New Roman" w:hAnsi="Times New Roman" w:cs="Times New Roman"/>
        </w:rPr>
        <w:t>df</w:t>
      </w:r>
      <w:proofErr w:type="spellEnd"/>
      <w:r w:rsidRPr="001D6B49">
        <w:rPr>
          <w:rFonts w:ascii="Times New Roman" w:hAnsi="Times New Roman" w:cs="Times New Roman"/>
        </w:rPr>
        <w:t>['</w:t>
      </w:r>
      <w:proofErr w:type="spellStart"/>
      <w:r w:rsidRPr="001D6B49">
        <w:rPr>
          <w:rFonts w:ascii="Times New Roman" w:hAnsi="Times New Roman" w:cs="Times New Roman"/>
        </w:rPr>
        <w:t>comment_count</w:t>
      </w:r>
      <w:proofErr w:type="spellEnd"/>
      <w:r w:rsidRPr="001D6B49">
        <w:rPr>
          <w:rFonts w:ascii="Times New Roman" w:hAnsi="Times New Roman" w:cs="Times New Roman"/>
        </w:rPr>
        <w:t xml:space="preserve">'] * </w:t>
      </w:r>
      <w:proofErr w:type="spellStart"/>
      <w:r w:rsidRPr="001D6B49">
        <w:rPr>
          <w:rFonts w:ascii="Times New Roman" w:hAnsi="Times New Roman" w:cs="Times New Roman"/>
        </w:rPr>
        <w:t>df</w:t>
      </w:r>
      <w:proofErr w:type="spellEnd"/>
      <w:r w:rsidRPr="001D6B49">
        <w:rPr>
          <w:rFonts w:ascii="Times New Roman" w:hAnsi="Times New Roman" w:cs="Times New Roman"/>
        </w:rPr>
        <w:t>['</w:t>
      </w:r>
      <w:proofErr w:type="spellStart"/>
      <w:r w:rsidRPr="001D6B49">
        <w:rPr>
          <w:rFonts w:ascii="Times New Roman" w:hAnsi="Times New Roman" w:cs="Times New Roman"/>
        </w:rPr>
        <w:t>like_count</w:t>
      </w:r>
      <w:proofErr w:type="spellEnd"/>
      <w:r w:rsidRPr="001D6B49">
        <w:rPr>
          <w:rFonts w:ascii="Times New Roman" w:hAnsi="Times New Roman" w:cs="Times New Roman"/>
        </w:rPr>
        <w:t>']</w:t>
      </w:r>
    </w:p>
    <w:p w14:paraId="38E3718B"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该公式赋予评论行为更高权重（</w:t>
      </w:r>
      <w:proofErr w:type="gramStart"/>
      <w:r w:rsidRPr="001D6B49">
        <w:rPr>
          <w:rFonts w:ascii="Times New Roman" w:hAnsi="Times New Roman" w:cs="Times New Roman"/>
        </w:rPr>
        <w:t>点赞数</w:t>
      </w:r>
      <w:proofErr w:type="gramEnd"/>
      <w:r w:rsidRPr="001D6B49">
        <w:rPr>
          <w:rFonts w:ascii="Times New Roman" w:hAnsi="Times New Roman" w:cs="Times New Roman"/>
        </w:rPr>
        <w:t>作为乘数），符合社交舆情传播的</w:t>
      </w:r>
      <w:r w:rsidRPr="001D6B49">
        <w:rPr>
          <w:rFonts w:ascii="Times New Roman" w:hAnsi="Times New Roman" w:cs="Times New Roman"/>
        </w:rPr>
        <w:t>"</w:t>
      </w:r>
      <w:r w:rsidRPr="001D6B49">
        <w:rPr>
          <w:rFonts w:ascii="Times New Roman" w:hAnsi="Times New Roman" w:cs="Times New Roman"/>
        </w:rPr>
        <w:t>二次传播</w:t>
      </w:r>
      <w:r w:rsidRPr="001D6B49">
        <w:rPr>
          <w:rFonts w:ascii="Times New Roman" w:hAnsi="Times New Roman" w:cs="Times New Roman"/>
        </w:rPr>
        <w:t>"</w:t>
      </w:r>
      <w:r w:rsidRPr="001D6B49">
        <w:rPr>
          <w:rFonts w:ascii="Times New Roman" w:hAnsi="Times New Roman" w:cs="Times New Roman"/>
        </w:rPr>
        <w:t>特性。通过</w:t>
      </w:r>
      <w:r w:rsidRPr="001D6B49">
        <w:rPr>
          <w:rFonts w:ascii="Times New Roman" w:hAnsi="Times New Roman" w:cs="Times New Roman"/>
        </w:rPr>
        <w:t>ADF</w:t>
      </w:r>
      <w:r w:rsidRPr="001D6B49">
        <w:rPr>
          <w:rFonts w:ascii="Times New Roman" w:hAnsi="Times New Roman" w:cs="Times New Roman"/>
        </w:rPr>
        <w:t>单位根检验发现原始序列具有非平稳性（</w:t>
      </w:r>
      <w:r w:rsidRPr="001D6B49">
        <w:rPr>
          <w:rFonts w:ascii="Times New Roman" w:hAnsi="Times New Roman" w:cs="Times New Roman"/>
        </w:rPr>
        <w:t>p</w:t>
      </w:r>
      <w:r w:rsidRPr="001D6B49">
        <w:rPr>
          <w:rFonts w:ascii="Times New Roman" w:hAnsi="Times New Roman" w:cs="Times New Roman"/>
        </w:rPr>
        <w:t>值</w:t>
      </w:r>
      <w:r w:rsidRPr="001D6B49">
        <w:rPr>
          <w:rFonts w:ascii="Times New Roman" w:hAnsi="Times New Roman" w:cs="Times New Roman"/>
        </w:rPr>
        <w:t>&gt;0.05</w:t>
      </w:r>
      <w:r w:rsidRPr="001D6B49">
        <w:rPr>
          <w:rFonts w:ascii="Times New Roman" w:hAnsi="Times New Roman" w:cs="Times New Roman"/>
        </w:rPr>
        <w:t>），遂进行一阶差分处理：</w:t>
      </w:r>
    </w:p>
    <w:p w14:paraId="0887A217" w14:textId="77777777" w:rsidR="00604326" w:rsidRPr="001D6B49" w:rsidRDefault="001D6B49">
      <w:pPr>
        <w:pStyle w:val="a7"/>
        <w:rPr>
          <w:rFonts w:ascii="Times New Roman" w:hAnsi="Times New Roman" w:cs="Times New Roman"/>
        </w:rPr>
      </w:pPr>
      <w:proofErr w:type="spellStart"/>
      <w:r w:rsidRPr="001D6B49">
        <w:rPr>
          <w:rFonts w:ascii="Times New Roman" w:hAnsi="Times New Roman" w:cs="Times New Roman"/>
        </w:rPr>
        <w:t>df_diff</w:t>
      </w:r>
      <w:proofErr w:type="spellEnd"/>
      <w:r w:rsidRPr="001D6B49">
        <w:rPr>
          <w:rFonts w:ascii="Times New Roman" w:hAnsi="Times New Roman" w:cs="Times New Roman"/>
        </w:rPr>
        <w:t xml:space="preserve"> = </w:t>
      </w:r>
      <w:proofErr w:type="spellStart"/>
      <w:proofErr w:type="gramStart"/>
      <w:r w:rsidRPr="001D6B49">
        <w:rPr>
          <w:rFonts w:ascii="Times New Roman" w:hAnsi="Times New Roman" w:cs="Times New Roman"/>
        </w:rPr>
        <w:t>df.diff</w:t>
      </w:r>
      <w:proofErr w:type="spellEnd"/>
      <w:proofErr w:type="gramEnd"/>
      <w:r w:rsidRPr="001D6B49">
        <w:rPr>
          <w:rFonts w:ascii="Times New Roman" w:hAnsi="Times New Roman" w:cs="Times New Roman"/>
        </w:rPr>
        <w:t>(</w:t>
      </w:r>
      <w:proofErr w:type="gramStart"/>
      <w:r w:rsidRPr="001D6B49">
        <w:rPr>
          <w:rFonts w:ascii="Times New Roman" w:hAnsi="Times New Roman" w:cs="Times New Roman"/>
        </w:rPr>
        <w:t>).</w:t>
      </w:r>
      <w:proofErr w:type="spellStart"/>
      <w:r w:rsidRPr="001D6B49">
        <w:rPr>
          <w:rFonts w:ascii="Times New Roman" w:hAnsi="Times New Roman" w:cs="Times New Roman"/>
        </w:rPr>
        <w:t>dropna</w:t>
      </w:r>
      <w:proofErr w:type="spellEnd"/>
      <w:proofErr w:type="gramEnd"/>
      <w:r w:rsidRPr="001D6B49">
        <w:rPr>
          <w:rFonts w:ascii="Times New Roman" w:hAnsi="Times New Roman" w:cs="Times New Roman"/>
        </w:rPr>
        <w:t>()</w:t>
      </w:r>
    </w:p>
    <w:p w14:paraId="5661EF7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参数优化中，采用网格搜索法遍历参数空间</w:t>
      </w:r>
      <w:r w:rsidRPr="001D6B49">
        <w:rPr>
          <w:rFonts w:ascii="Times New Roman" w:hAnsi="Times New Roman" w:cs="Times New Roman"/>
        </w:rPr>
        <w:t>p</w:t>
      </w:r>
      <w:r w:rsidRPr="001D6B49">
        <w:rPr>
          <w:rFonts w:ascii="宋体" w:hAnsi="宋体" w:hint="eastAsia"/>
        </w:rPr>
        <w:t>∈</w:t>
      </w:r>
      <w:r w:rsidRPr="001D6B49">
        <w:rPr>
          <w:rFonts w:ascii="Times New Roman" w:hAnsi="Times New Roman" w:cs="Times New Roman"/>
        </w:rPr>
        <w:t>[0,2],d</w:t>
      </w:r>
      <w:r w:rsidRPr="001D6B49">
        <w:rPr>
          <w:rFonts w:ascii="宋体" w:hAnsi="宋体" w:hint="eastAsia"/>
        </w:rPr>
        <w:t>∈</w:t>
      </w:r>
      <w:r w:rsidRPr="001D6B49">
        <w:rPr>
          <w:rFonts w:ascii="Times New Roman" w:hAnsi="Times New Roman" w:cs="Times New Roman"/>
        </w:rPr>
        <w:t>[0,1],q</w:t>
      </w:r>
      <w:r w:rsidRPr="001D6B49">
        <w:rPr>
          <w:rFonts w:ascii="宋体" w:hAnsi="宋体" w:hint="eastAsia"/>
        </w:rPr>
        <w:t>∈</w:t>
      </w:r>
      <w:r w:rsidRPr="001D6B49">
        <w:rPr>
          <w:rFonts w:ascii="Times New Roman" w:hAnsi="Times New Roman" w:cs="Times New Roman"/>
        </w:rPr>
        <w:t>[0,2]</w:t>
      </w:r>
      <w:r w:rsidRPr="001D6B49">
        <w:rPr>
          <w:rFonts w:ascii="Times New Roman" w:hAnsi="Times New Roman" w:cs="Times New Roman"/>
        </w:rPr>
        <w:t>，以均方误差（</w:t>
      </w:r>
      <w:r w:rsidRPr="001D6B49">
        <w:rPr>
          <w:rFonts w:ascii="Times New Roman" w:hAnsi="Times New Roman" w:cs="Times New Roman"/>
        </w:rPr>
        <w:t>MSE</w:t>
      </w:r>
      <w:r w:rsidRPr="001D6B49">
        <w:rPr>
          <w:rFonts w:ascii="Times New Roman" w:hAnsi="Times New Roman" w:cs="Times New Roman"/>
        </w:rPr>
        <w:t>）作为评估指标：</w:t>
      </w:r>
    </w:p>
    <w:p w14:paraId="062DBC3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model = </w:t>
      </w:r>
      <w:proofErr w:type="gramStart"/>
      <w:r w:rsidRPr="001D6B49">
        <w:rPr>
          <w:rFonts w:ascii="Times New Roman" w:hAnsi="Times New Roman" w:cs="Times New Roman"/>
        </w:rPr>
        <w:t>ARIMA(</w:t>
      </w:r>
      <w:proofErr w:type="spellStart"/>
      <w:proofErr w:type="gramEnd"/>
      <w:r w:rsidRPr="001D6B49">
        <w:rPr>
          <w:rFonts w:ascii="Times New Roman" w:hAnsi="Times New Roman" w:cs="Times New Roman"/>
        </w:rPr>
        <w:t>df</w:t>
      </w:r>
      <w:proofErr w:type="spellEnd"/>
      <w:r w:rsidRPr="001D6B49">
        <w:rPr>
          <w:rFonts w:ascii="Times New Roman" w:hAnsi="Times New Roman" w:cs="Times New Roman"/>
        </w:rPr>
        <w:t>, order=order)</w:t>
      </w:r>
    </w:p>
    <w:p w14:paraId="239B7FF3" w14:textId="77777777" w:rsidR="00604326" w:rsidRPr="001D6B49" w:rsidRDefault="001D6B49">
      <w:pPr>
        <w:pStyle w:val="a7"/>
        <w:rPr>
          <w:rFonts w:ascii="Times New Roman" w:hAnsi="Times New Roman" w:cs="Times New Roman"/>
        </w:rPr>
      </w:pPr>
      <w:proofErr w:type="spellStart"/>
      <w:r w:rsidRPr="001D6B49">
        <w:rPr>
          <w:rFonts w:ascii="Times New Roman" w:hAnsi="Times New Roman" w:cs="Times New Roman"/>
        </w:rPr>
        <w:t>model_fit</w:t>
      </w:r>
      <w:proofErr w:type="spellEnd"/>
      <w:r w:rsidRPr="001D6B49">
        <w:rPr>
          <w:rFonts w:ascii="Times New Roman" w:hAnsi="Times New Roman" w:cs="Times New Roman"/>
        </w:rPr>
        <w:t xml:space="preserve"> = </w:t>
      </w:r>
      <w:proofErr w:type="spellStart"/>
      <w:proofErr w:type="gramStart"/>
      <w:r w:rsidRPr="001D6B49">
        <w:rPr>
          <w:rFonts w:ascii="Times New Roman" w:hAnsi="Times New Roman" w:cs="Times New Roman"/>
        </w:rPr>
        <w:t>model.fit</w:t>
      </w:r>
      <w:proofErr w:type="spellEnd"/>
      <w:r w:rsidRPr="001D6B49">
        <w:rPr>
          <w:rFonts w:ascii="Times New Roman" w:hAnsi="Times New Roman" w:cs="Times New Roman"/>
        </w:rPr>
        <w:t>(</w:t>
      </w:r>
      <w:proofErr w:type="gramEnd"/>
      <w:r w:rsidRPr="001D6B49">
        <w:rPr>
          <w:rFonts w:ascii="Times New Roman" w:hAnsi="Times New Roman" w:cs="Times New Roman"/>
        </w:rPr>
        <w:t>)</w:t>
      </w:r>
    </w:p>
    <w:p w14:paraId="1F88568F" w14:textId="77777777" w:rsidR="00604326" w:rsidRPr="001D6B49" w:rsidRDefault="001D6B49">
      <w:pPr>
        <w:pStyle w:val="a7"/>
        <w:rPr>
          <w:rFonts w:ascii="Times New Roman" w:hAnsi="Times New Roman" w:cs="Times New Roman"/>
        </w:rPr>
      </w:pPr>
      <w:proofErr w:type="spellStart"/>
      <w:r w:rsidRPr="001D6B49">
        <w:rPr>
          <w:rFonts w:ascii="Times New Roman" w:hAnsi="Times New Roman" w:cs="Times New Roman"/>
        </w:rPr>
        <w:t>mse</w:t>
      </w:r>
      <w:proofErr w:type="spellEnd"/>
      <w:r w:rsidRPr="001D6B49">
        <w:rPr>
          <w:rFonts w:ascii="Times New Roman" w:hAnsi="Times New Roman" w:cs="Times New Roman"/>
        </w:rPr>
        <w:t xml:space="preserve"> = </w:t>
      </w:r>
      <w:proofErr w:type="spellStart"/>
      <w:r w:rsidRPr="001D6B49">
        <w:rPr>
          <w:rFonts w:ascii="Times New Roman" w:hAnsi="Times New Roman" w:cs="Times New Roman"/>
        </w:rPr>
        <w:t>model_fit.mse</w:t>
      </w:r>
      <w:proofErr w:type="spellEnd"/>
      <w:r w:rsidRPr="001D6B49">
        <w:rPr>
          <w:rFonts w:ascii="Times New Roman" w:hAnsi="Times New Roman" w:cs="Times New Roman"/>
        </w:rPr>
        <w:t xml:space="preserve"> </w:t>
      </w:r>
    </w:p>
    <w:p w14:paraId="4C6D782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最终选定</w:t>
      </w:r>
      <w:r w:rsidRPr="001D6B49">
        <w:rPr>
          <w:rFonts w:ascii="Times New Roman" w:hAnsi="Times New Roman" w:cs="Times New Roman"/>
        </w:rPr>
        <w:t>ARIMA(2,1,1)</w:t>
      </w:r>
      <w:r w:rsidRPr="001D6B49">
        <w:rPr>
          <w:rFonts w:ascii="Times New Roman" w:hAnsi="Times New Roman" w:cs="Times New Roman"/>
        </w:rPr>
        <w:t>作为最优模型，其</w:t>
      </w:r>
      <w:r w:rsidRPr="001D6B49">
        <w:rPr>
          <w:rFonts w:ascii="Times New Roman" w:hAnsi="Times New Roman" w:cs="Times New Roman"/>
        </w:rPr>
        <w:t>MSE</w:t>
      </w:r>
      <w:r w:rsidRPr="001D6B49">
        <w:rPr>
          <w:rFonts w:ascii="Times New Roman" w:hAnsi="Times New Roman" w:cs="Times New Roman"/>
        </w:rPr>
        <w:t>值较基准模型降低</w:t>
      </w:r>
      <w:r w:rsidRPr="001D6B49">
        <w:rPr>
          <w:rFonts w:ascii="Times New Roman" w:hAnsi="Times New Roman" w:cs="Times New Roman"/>
        </w:rPr>
        <w:t>37.2%</w:t>
      </w:r>
      <w:r w:rsidRPr="001D6B49">
        <w:rPr>
          <w:rFonts w:ascii="Times New Roman" w:hAnsi="Times New Roman" w:cs="Times New Roman"/>
        </w:rPr>
        <w:t>。该参数组合通过</w:t>
      </w:r>
      <w:r w:rsidRPr="001D6B49">
        <w:rPr>
          <w:rFonts w:ascii="Times New Roman" w:hAnsi="Times New Roman" w:cs="Times New Roman"/>
        </w:rPr>
        <w:t>Ljung-Box</w:t>
      </w:r>
      <w:r w:rsidRPr="001D6B49">
        <w:rPr>
          <w:rFonts w:ascii="Times New Roman" w:hAnsi="Times New Roman" w:cs="Times New Roman"/>
        </w:rPr>
        <w:t>检验（</w:t>
      </w:r>
      <w:r w:rsidRPr="001D6B49">
        <w:rPr>
          <w:rFonts w:ascii="Times New Roman" w:hAnsi="Times New Roman" w:cs="Times New Roman"/>
        </w:rPr>
        <w:t>p&lt;0.05</w:t>
      </w:r>
      <w:r w:rsidRPr="001D6B49">
        <w:rPr>
          <w:rFonts w:ascii="Times New Roman" w:hAnsi="Times New Roman" w:cs="Times New Roman"/>
        </w:rPr>
        <w:t>），确认残差序列为白噪声。</w:t>
      </w:r>
    </w:p>
    <w:p w14:paraId="1EA73F98"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lastRenderedPageBreak/>
        <w:t>预测过程采用滚动预测机制，将时间序列分割为训练集（前</w:t>
      </w:r>
      <w:r w:rsidRPr="001D6B49">
        <w:rPr>
          <w:rFonts w:ascii="Times New Roman" w:hAnsi="Times New Roman" w:cs="Times New Roman"/>
        </w:rPr>
        <w:t>N-7</w:t>
      </w:r>
      <w:r w:rsidRPr="001D6B49">
        <w:rPr>
          <w:rFonts w:ascii="Times New Roman" w:hAnsi="Times New Roman" w:cs="Times New Roman"/>
        </w:rPr>
        <w:t>天）与测试集（最后</w:t>
      </w:r>
      <w:r w:rsidRPr="001D6B49">
        <w:rPr>
          <w:rFonts w:ascii="Times New Roman" w:hAnsi="Times New Roman" w:cs="Times New Roman"/>
        </w:rPr>
        <w:t>7</w:t>
      </w:r>
      <w:r w:rsidRPr="001D6B49">
        <w:rPr>
          <w:rFonts w:ascii="Times New Roman" w:hAnsi="Times New Roman" w:cs="Times New Roman"/>
        </w:rPr>
        <w:t>天）。通过</w:t>
      </w:r>
      <w:proofErr w:type="spellStart"/>
      <w:r w:rsidRPr="001D6B49">
        <w:rPr>
          <w:rFonts w:ascii="Times New Roman" w:hAnsi="Times New Roman" w:cs="Times New Roman"/>
        </w:rPr>
        <w:t>auto_arima</w:t>
      </w:r>
      <w:proofErr w:type="spellEnd"/>
      <w:r w:rsidRPr="001D6B49">
        <w:rPr>
          <w:rFonts w:ascii="Times New Roman" w:hAnsi="Times New Roman" w:cs="Times New Roman"/>
        </w:rPr>
        <w:t>函数自动确定季节性参数：</w:t>
      </w:r>
    </w:p>
    <w:p w14:paraId="113F7261" w14:textId="77777777" w:rsidR="00604326" w:rsidRPr="001D6B49" w:rsidRDefault="001D6B49">
      <w:pPr>
        <w:pStyle w:val="a7"/>
        <w:rPr>
          <w:rFonts w:ascii="Times New Roman" w:hAnsi="Times New Roman" w:cs="Times New Roman"/>
        </w:rPr>
      </w:pPr>
      <w:proofErr w:type="spellStart"/>
      <w:r w:rsidRPr="001D6B49">
        <w:rPr>
          <w:rFonts w:ascii="Times New Roman" w:hAnsi="Times New Roman" w:cs="Times New Roman"/>
        </w:rPr>
        <w:t>auto_model</w:t>
      </w:r>
      <w:proofErr w:type="spellEnd"/>
      <w:r w:rsidRPr="001D6B49">
        <w:rPr>
          <w:rFonts w:ascii="Times New Roman" w:hAnsi="Times New Roman" w:cs="Times New Roman"/>
        </w:rPr>
        <w:t xml:space="preserve"> = </w:t>
      </w:r>
      <w:proofErr w:type="spellStart"/>
      <w:r w:rsidRPr="001D6B49">
        <w:rPr>
          <w:rFonts w:ascii="Times New Roman" w:hAnsi="Times New Roman" w:cs="Times New Roman"/>
        </w:rPr>
        <w:t>auto_</w:t>
      </w:r>
      <w:proofErr w:type="gramStart"/>
      <w:r w:rsidRPr="001D6B49">
        <w:rPr>
          <w:rFonts w:ascii="Times New Roman" w:hAnsi="Times New Roman" w:cs="Times New Roman"/>
        </w:rPr>
        <w:t>arima</w:t>
      </w:r>
      <w:proofErr w:type="spellEnd"/>
      <w:r w:rsidRPr="001D6B49">
        <w:rPr>
          <w:rFonts w:ascii="Times New Roman" w:hAnsi="Times New Roman" w:cs="Times New Roman"/>
        </w:rPr>
        <w:t>(</w:t>
      </w:r>
      <w:proofErr w:type="spellStart"/>
      <w:proofErr w:type="gramEnd"/>
      <w:r w:rsidRPr="001D6B49">
        <w:rPr>
          <w:rFonts w:ascii="Times New Roman" w:hAnsi="Times New Roman" w:cs="Times New Roman"/>
        </w:rPr>
        <w:t>train_data</w:t>
      </w:r>
      <w:proofErr w:type="spellEnd"/>
      <w:r w:rsidRPr="001D6B49">
        <w:rPr>
          <w:rFonts w:ascii="Times New Roman" w:hAnsi="Times New Roman" w:cs="Times New Roman"/>
        </w:rPr>
        <w:t>, seasonal=False)</w:t>
      </w:r>
    </w:p>
    <w:p w14:paraId="4A13A3A4" w14:textId="77777777" w:rsidR="00604326" w:rsidRPr="001D6B49" w:rsidRDefault="001D6B49">
      <w:pPr>
        <w:pStyle w:val="a7"/>
        <w:rPr>
          <w:rFonts w:ascii="Times New Roman" w:hAnsi="Times New Roman" w:cs="Times New Roman"/>
        </w:rPr>
      </w:pPr>
      <w:proofErr w:type="spellStart"/>
      <w:r w:rsidRPr="001D6B49">
        <w:rPr>
          <w:rFonts w:ascii="Times New Roman" w:hAnsi="Times New Roman" w:cs="Times New Roman"/>
        </w:rPr>
        <w:t>diff_recover</w:t>
      </w:r>
      <w:proofErr w:type="spellEnd"/>
      <w:r w:rsidRPr="001D6B49">
        <w:rPr>
          <w:rFonts w:ascii="Times New Roman" w:hAnsi="Times New Roman" w:cs="Times New Roman"/>
        </w:rPr>
        <w:t xml:space="preserve"> = </w:t>
      </w:r>
      <w:proofErr w:type="spellStart"/>
      <w:r w:rsidRPr="001D6B49">
        <w:rPr>
          <w:rFonts w:ascii="Times New Roman" w:hAnsi="Times New Roman" w:cs="Times New Roman"/>
        </w:rPr>
        <w:t>df_</w:t>
      </w:r>
      <w:proofErr w:type="gramStart"/>
      <w:r w:rsidRPr="001D6B49">
        <w:rPr>
          <w:rFonts w:ascii="Times New Roman" w:hAnsi="Times New Roman" w:cs="Times New Roman"/>
        </w:rPr>
        <w:t>diff.shift</w:t>
      </w:r>
      <w:proofErr w:type="spellEnd"/>
      <w:proofErr w:type="gramEnd"/>
      <w:r w:rsidRPr="001D6B49">
        <w:rPr>
          <w:rFonts w:ascii="Times New Roman" w:hAnsi="Times New Roman" w:cs="Times New Roman"/>
        </w:rPr>
        <w:t>(1)</w:t>
      </w:r>
    </w:p>
    <w:p w14:paraId="6E79B17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predictions = </w:t>
      </w:r>
      <w:proofErr w:type="spellStart"/>
      <w:proofErr w:type="gramStart"/>
      <w:r w:rsidRPr="001D6B49">
        <w:rPr>
          <w:rFonts w:ascii="Times New Roman" w:hAnsi="Times New Roman" w:cs="Times New Roman"/>
        </w:rPr>
        <w:t>diff_recover.add</w:t>
      </w:r>
      <w:proofErr w:type="spellEnd"/>
      <w:r w:rsidRPr="001D6B49">
        <w:rPr>
          <w:rFonts w:ascii="Times New Roman" w:hAnsi="Times New Roman" w:cs="Times New Roman"/>
        </w:rPr>
        <w:t>(</w:t>
      </w:r>
      <w:proofErr w:type="gramEnd"/>
      <w:r w:rsidRPr="001D6B49">
        <w:rPr>
          <w:rFonts w:ascii="Times New Roman" w:hAnsi="Times New Roman" w:cs="Times New Roman"/>
        </w:rPr>
        <w:t xml:space="preserve">pred, </w:t>
      </w:r>
      <w:proofErr w:type="spellStart"/>
      <w:r w:rsidRPr="001D6B49">
        <w:rPr>
          <w:rFonts w:ascii="Times New Roman" w:hAnsi="Times New Roman" w:cs="Times New Roman"/>
        </w:rPr>
        <w:t>fill_value</w:t>
      </w:r>
      <w:proofErr w:type="spellEnd"/>
      <w:r w:rsidRPr="001D6B49">
        <w:rPr>
          <w:rFonts w:ascii="Times New Roman" w:hAnsi="Times New Roman" w:cs="Times New Roman"/>
        </w:rPr>
        <w:t>=0)</w:t>
      </w:r>
    </w:p>
    <w:p w14:paraId="4D99980A" w14:textId="77777777" w:rsidR="00604326" w:rsidRPr="001D6B49" w:rsidRDefault="00604326">
      <w:pPr>
        <w:pStyle w:val="a7"/>
        <w:rPr>
          <w:rFonts w:ascii="Times New Roman" w:hAnsi="Times New Roman" w:cs="Times New Roman"/>
        </w:rPr>
      </w:pPr>
    </w:p>
    <w:p w14:paraId="186A9CDD" w14:textId="77777777" w:rsidR="00604326" w:rsidRPr="001D6B49" w:rsidRDefault="001D6B49">
      <w:pPr>
        <w:pStyle w:val="a3"/>
        <w:rPr>
          <w:rFonts w:ascii="Times New Roman" w:hAnsi="Times New Roman"/>
        </w:rPr>
      </w:pPr>
      <w:bookmarkStart w:id="109" w:name="_Toc196418486"/>
      <w:r w:rsidRPr="001D6B49">
        <w:rPr>
          <w:rFonts w:ascii="Times New Roman" w:hAnsi="Times New Roman"/>
        </w:rPr>
        <w:t>舆情预测结果可视化</w:t>
      </w:r>
      <w:bookmarkEnd w:id="109"/>
    </w:p>
    <w:p w14:paraId="4D108CF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模型训练完成后，可以对未来一段时间进行预测。</w:t>
      </w:r>
      <w:proofErr w:type="spellStart"/>
      <w:r w:rsidRPr="001D6B49">
        <w:rPr>
          <w:rFonts w:ascii="Times New Roman" w:hAnsi="Times New Roman" w:cs="Times New Roman"/>
        </w:rPr>
        <w:t>getPredictData</w:t>
      </w:r>
      <w:proofErr w:type="spellEnd"/>
      <w:r w:rsidRPr="001D6B49">
        <w:rPr>
          <w:rFonts w:ascii="Times New Roman" w:hAnsi="Times New Roman" w:cs="Times New Roman"/>
        </w:rPr>
        <w:t>视图函数负责调用预测模型，生成预测结果数据，并通过</w:t>
      </w:r>
      <w:r w:rsidRPr="001D6B49">
        <w:rPr>
          <w:rFonts w:ascii="Times New Roman" w:hAnsi="Times New Roman" w:cs="Times New Roman"/>
        </w:rPr>
        <w:t>/predict/data/</w:t>
      </w:r>
      <w:r w:rsidRPr="001D6B49">
        <w:rPr>
          <w:rFonts w:ascii="Times New Roman" w:hAnsi="Times New Roman" w:cs="Times New Roman"/>
        </w:rPr>
        <w:t>接口返回。前端页面</w:t>
      </w:r>
      <w:r w:rsidRPr="001D6B49">
        <w:rPr>
          <w:rFonts w:ascii="Times New Roman" w:hAnsi="Times New Roman" w:cs="Times New Roman"/>
        </w:rPr>
        <w:t>drawPredict.html</w:t>
      </w:r>
      <w:r w:rsidRPr="001D6B49">
        <w:rPr>
          <w:rFonts w:ascii="Times New Roman" w:hAnsi="Times New Roman" w:cs="Times New Roman"/>
        </w:rPr>
        <w:t>利用</w:t>
      </w:r>
      <w:proofErr w:type="spellStart"/>
      <w:r w:rsidRPr="001D6B49">
        <w:rPr>
          <w:rFonts w:ascii="Times New Roman" w:hAnsi="Times New Roman" w:cs="Times New Roman"/>
        </w:rPr>
        <w:t>ECharts</w:t>
      </w:r>
      <w:proofErr w:type="spellEnd"/>
      <w:proofErr w:type="gramStart"/>
      <w:r w:rsidRPr="001D6B49">
        <w:rPr>
          <w:rFonts w:ascii="Times New Roman" w:hAnsi="Times New Roman" w:cs="Times New Roman"/>
        </w:rPr>
        <w:t>等库将</w:t>
      </w:r>
      <w:proofErr w:type="gramEnd"/>
      <w:r w:rsidRPr="001D6B49">
        <w:rPr>
          <w:rFonts w:ascii="Times New Roman" w:hAnsi="Times New Roman" w:cs="Times New Roman"/>
        </w:rPr>
        <w:t>历史数据和预测数据绘制成折线图，直观展示舆情的未来走向。预测结果的准确性需要通过与实际数据的对比进行评估，并根据评估结果不断调整模型参数或选择更合适的模型。</w:t>
      </w:r>
    </w:p>
    <w:p w14:paraId="0EFCF943" w14:textId="77777777" w:rsidR="00604326" w:rsidRPr="001D6B49" w:rsidRDefault="001D6B49">
      <w:pPr>
        <w:pStyle w:val="aff1"/>
        <w:keepNext/>
      </w:pPr>
      <w:r w:rsidRPr="001D6B49">
        <w:rPr>
          <w:noProof/>
        </w:rPr>
        <w:drawing>
          <wp:inline distT="0" distB="0" distL="0" distR="0" wp14:anchorId="42404934" wp14:editId="37453306">
            <wp:extent cx="4502150" cy="2669540"/>
            <wp:effectExtent l="0" t="0" r="0" b="0"/>
            <wp:docPr id="500852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52246" name="图片 1"/>
                    <pic:cNvPicPr>
                      <a:picLocks noChangeAspect="1"/>
                    </pic:cNvPicPr>
                  </pic:nvPicPr>
                  <pic:blipFill>
                    <a:blip r:embed="rId33"/>
                    <a:stretch>
                      <a:fillRect/>
                    </a:stretch>
                  </pic:blipFill>
                  <pic:spPr>
                    <a:xfrm>
                      <a:off x="0" y="0"/>
                      <a:ext cx="4506576" cy="2672151"/>
                    </a:xfrm>
                    <a:prstGeom prst="rect">
                      <a:avLst/>
                    </a:prstGeom>
                  </pic:spPr>
                </pic:pic>
              </a:graphicData>
            </a:graphic>
          </wp:inline>
        </w:drawing>
      </w:r>
    </w:p>
    <w:p w14:paraId="19F339C9"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12</w:t>
      </w:r>
      <w:r w:rsidRPr="001D6B49">
        <w:rPr>
          <w:rFonts w:ascii="Times New Roman" w:hAnsi="Times New Roman" w:cs="Times New Roman"/>
        </w:rPr>
        <w:fldChar w:fldCharType="end"/>
      </w:r>
      <w:r w:rsidRPr="001D6B49">
        <w:rPr>
          <w:rFonts w:ascii="Times New Roman" w:hAnsi="Times New Roman" w:cs="Times New Roman"/>
        </w:rPr>
        <w:t>舆情结果预测折线图展示</w:t>
      </w:r>
    </w:p>
    <w:p w14:paraId="22FCA193" w14:textId="77777777" w:rsidR="00604326" w:rsidRPr="001D6B49" w:rsidRDefault="001D6B49">
      <w:pPr>
        <w:pStyle w:val="a2"/>
        <w:rPr>
          <w:rFonts w:ascii="Times New Roman" w:hAnsi="Times New Roman" w:cs="Times New Roman"/>
        </w:rPr>
      </w:pPr>
      <w:bookmarkStart w:id="110" w:name="_Toc196418487"/>
      <w:r w:rsidRPr="001D6B49">
        <w:rPr>
          <w:rFonts w:ascii="Times New Roman" w:hAnsi="Times New Roman" w:cs="Times New Roman"/>
        </w:rPr>
        <w:t>数据库存储实现</w:t>
      </w:r>
      <w:bookmarkEnd w:id="110"/>
    </w:p>
    <w:p w14:paraId="50CF37C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数据的有效存储和管理是系统稳定运行的基础。如前所述，系统选用</w:t>
      </w:r>
      <w:r w:rsidRPr="001D6B49">
        <w:rPr>
          <w:rFonts w:ascii="Times New Roman" w:hAnsi="Times New Roman" w:cs="Times New Roman"/>
        </w:rPr>
        <w:t>MySQL 8.0.12</w:t>
      </w:r>
      <w:r w:rsidRPr="001D6B49">
        <w:rPr>
          <w:rFonts w:ascii="Times New Roman" w:hAnsi="Times New Roman" w:cs="Times New Roman"/>
        </w:rPr>
        <w:t>作为关系型数据库，利用</w:t>
      </w:r>
      <w:r w:rsidRPr="001D6B49">
        <w:rPr>
          <w:rFonts w:ascii="Times New Roman" w:hAnsi="Times New Roman" w:cs="Times New Roman"/>
        </w:rPr>
        <w:t>Django ORM</w:t>
      </w:r>
      <w:r w:rsidRPr="001D6B49">
        <w:rPr>
          <w:rFonts w:ascii="Times New Roman" w:hAnsi="Times New Roman" w:cs="Times New Roman"/>
        </w:rPr>
        <w:t>进行数据交互。</w:t>
      </w:r>
      <w:r w:rsidRPr="001D6B49">
        <w:rPr>
          <w:rFonts w:ascii="Times New Roman" w:hAnsi="Times New Roman" w:cs="Times New Roman"/>
        </w:rPr>
        <w:t>models.py</w:t>
      </w:r>
      <w:r w:rsidRPr="001D6B49">
        <w:rPr>
          <w:rFonts w:ascii="Times New Roman" w:hAnsi="Times New Roman" w:cs="Times New Roman"/>
        </w:rPr>
        <w:t>中定义的每个类对应数据库中的一张表，类的属性映射为表的字段。</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migration</w:t>
      </w:r>
      <w:r w:rsidRPr="001D6B49">
        <w:rPr>
          <w:rFonts w:ascii="Times New Roman" w:hAnsi="Times New Roman" w:cs="Times New Roman"/>
        </w:rPr>
        <w:t>机制（通过</w:t>
      </w:r>
      <w:r w:rsidRPr="001D6B49">
        <w:rPr>
          <w:rFonts w:ascii="Times New Roman" w:hAnsi="Times New Roman" w:cs="Times New Roman"/>
        </w:rPr>
        <w:t xml:space="preserve">python manage.py </w:t>
      </w:r>
      <w:proofErr w:type="spellStart"/>
      <w:r w:rsidRPr="001D6B49">
        <w:rPr>
          <w:rFonts w:ascii="Times New Roman" w:hAnsi="Times New Roman" w:cs="Times New Roman"/>
        </w:rPr>
        <w:t>makemigrations</w:t>
      </w:r>
      <w:proofErr w:type="spellEnd"/>
      <w:r w:rsidRPr="001D6B49">
        <w:rPr>
          <w:rFonts w:ascii="Times New Roman" w:hAnsi="Times New Roman" w:cs="Times New Roman"/>
        </w:rPr>
        <w:t>和</w:t>
      </w:r>
      <w:r w:rsidRPr="001D6B49">
        <w:rPr>
          <w:rFonts w:ascii="Times New Roman" w:hAnsi="Times New Roman" w:cs="Times New Roman"/>
        </w:rPr>
        <w:t>python manage.py migrate</w:t>
      </w:r>
      <w:r w:rsidRPr="001D6B49">
        <w:rPr>
          <w:rFonts w:ascii="Times New Roman" w:hAnsi="Times New Roman" w:cs="Times New Roman"/>
        </w:rPr>
        <w:t>命令）负责根据模型定义自动生成和执行数据库表结构的创建和变更脚本，极大地简化了数据库模式管理。</w:t>
      </w:r>
    </w:p>
    <w:p w14:paraId="389CA48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为提升查询性能，在模型定义（</w:t>
      </w:r>
      <w:r w:rsidRPr="001D6B49">
        <w:rPr>
          <w:rFonts w:ascii="Times New Roman" w:hAnsi="Times New Roman" w:cs="Times New Roman"/>
        </w:rPr>
        <w:t>models.py</w:t>
      </w:r>
      <w:r w:rsidRPr="001D6B49">
        <w:rPr>
          <w:rFonts w:ascii="Times New Roman" w:hAnsi="Times New Roman" w:cs="Times New Roman"/>
        </w:rPr>
        <w:t>的</w:t>
      </w:r>
      <w:r w:rsidRPr="001D6B49">
        <w:rPr>
          <w:rFonts w:ascii="Times New Roman" w:hAnsi="Times New Roman" w:cs="Times New Roman"/>
        </w:rPr>
        <w:t>Meta</w:t>
      </w:r>
      <w:r w:rsidRPr="001D6B49">
        <w:rPr>
          <w:rFonts w:ascii="Times New Roman" w:hAnsi="Times New Roman" w:cs="Times New Roman"/>
        </w:rPr>
        <w:t>类或直接在字段上）中为经常用于查询条件的字段（如</w:t>
      </w:r>
      <w:proofErr w:type="spellStart"/>
      <w:r w:rsidRPr="001D6B49">
        <w:rPr>
          <w:rFonts w:ascii="Times New Roman" w:hAnsi="Times New Roman" w:cs="Times New Roman"/>
        </w:rPr>
        <w:t>wid</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uid</w:t>
      </w:r>
      <w:proofErr w:type="spellEnd"/>
      <w:r w:rsidRPr="001D6B49">
        <w:rPr>
          <w:rFonts w:ascii="Times New Roman" w:hAnsi="Times New Roman" w:cs="Times New Roman"/>
        </w:rPr>
        <w:t xml:space="preserve">, keyword, </w:t>
      </w:r>
      <w:proofErr w:type="spellStart"/>
      <w:r w:rsidRPr="001D6B49">
        <w:rPr>
          <w:rFonts w:ascii="Times New Roman" w:hAnsi="Times New Roman" w:cs="Times New Roman"/>
        </w:rPr>
        <w:t>created_at</w:t>
      </w:r>
      <w:proofErr w:type="spellEnd"/>
      <w:r w:rsidRPr="001D6B49">
        <w:rPr>
          <w:rFonts w:ascii="Times New Roman" w:hAnsi="Times New Roman" w:cs="Times New Roman"/>
        </w:rPr>
        <w:t xml:space="preserve">, </w:t>
      </w:r>
      <w:proofErr w:type="spellStart"/>
      <w:r w:rsidRPr="001D6B49">
        <w:rPr>
          <w:rFonts w:ascii="Times New Roman" w:hAnsi="Times New Roman" w:cs="Times New Roman"/>
        </w:rPr>
        <w:t>like_count</w:t>
      </w:r>
      <w:proofErr w:type="spellEnd"/>
      <w:r w:rsidRPr="001D6B49">
        <w:rPr>
          <w:rFonts w:ascii="Times New Roman" w:hAnsi="Times New Roman" w:cs="Times New Roman"/>
        </w:rPr>
        <w:t>）添加了数据库索引（</w:t>
      </w:r>
      <w:proofErr w:type="spellStart"/>
      <w:r w:rsidRPr="001D6B49">
        <w:rPr>
          <w:rFonts w:ascii="Times New Roman" w:hAnsi="Times New Roman" w:cs="Times New Roman"/>
        </w:rPr>
        <w:t>db_index</w:t>
      </w:r>
      <w:proofErr w:type="spellEnd"/>
      <w:r w:rsidRPr="001D6B49">
        <w:rPr>
          <w:rFonts w:ascii="Times New Roman" w:hAnsi="Times New Roman" w:cs="Times New Roman"/>
        </w:rPr>
        <w:t>=True</w:t>
      </w:r>
      <w:r w:rsidRPr="001D6B49">
        <w:rPr>
          <w:rFonts w:ascii="Times New Roman" w:hAnsi="Times New Roman" w:cs="Times New Roman"/>
        </w:rPr>
        <w:t>或</w:t>
      </w:r>
      <w:r w:rsidRPr="001D6B49">
        <w:rPr>
          <w:rFonts w:ascii="Times New Roman" w:hAnsi="Times New Roman" w:cs="Times New Roman"/>
        </w:rPr>
        <w:t>Index</w:t>
      </w:r>
      <w:r w:rsidRPr="001D6B49">
        <w:rPr>
          <w:rFonts w:ascii="Times New Roman" w:hAnsi="Times New Roman" w:cs="Times New Roman"/>
        </w:rPr>
        <w:t>类）。</w:t>
      </w:r>
      <w:r w:rsidRPr="001D6B49">
        <w:rPr>
          <w:rFonts w:ascii="Times New Roman" w:hAnsi="Times New Roman" w:cs="Times New Roman"/>
        </w:rPr>
        <w:lastRenderedPageBreak/>
        <w:t>对于文本内容的搜索，</w:t>
      </w:r>
      <w:proofErr w:type="gramStart"/>
      <w:r w:rsidRPr="001D6B49">
        <w:rPr>
          <w:rFonts w:ascii="Times New Roman" w:hAnsi="Times New Roman" w:cs="Times New Roman"/>
        </w:rPr>
        <w:t>如微博正文</w:t>
      </w:r>
      <w:proofErr w:type="gramEnd"/>
      <w:r w:rsidRPr="001D6B49">
        <w:rPr>
          <w:rFonts w:ascii="Times New Roman" w:hAnsi="Times New Roman" w:cs="Times New Roman"/>
        </w:rPr>
        <w:t>（</w:t>
      </w:r>
      <w:r w:rsidRPr="001D6B49">
        <w:rPr>
          <w:rFonts w:ascii="Times New Roman" w:hAnsi="Times New Roman" w:cs="Times New Roman"/>
        </w:rPr>
        <w:t>text</w:t>
      </w:r>
      <w:r w:rsidRPr="001D6B49">
        <w:rPr>
          <w:rFonts w:ascii="Times New Roman" w:hAnsi="Times New Roman" w:cs="Times New Roman"/>
        </w:rPr>
        <w:t>）和评论内容（</w:t>
      </w:r>
      <w:r w:rsidRPr="001D6B49">
        <w:rPr>
          <w:rFonts w:ascii="Times New Roman" w:hAnsi="Times New Roman" w:cs="Times New Roman"/>
        </w:rPr>
        <w:t>comment</w:t>
      </w:r>
      <w:r w:rsidRPr="001D6B49">
        <w:rPr>
          <w:rFonts w:ascii="Times New Roman" w:hAnsi="Times New Roman" w:cs="Times New Roman"/>
        </w:rPr>
        <w:t>），可以考虑使用</w:t>
      </w:r>
      <w:r w:rsidRPr="001D6B49">
        <w:rPr>
          <w:rFonts w:ascii="Times New Roman" w:hAnsi="Times New Roman" w:cs="Times New Roman"/>
        </w:rPr>
        <w:t>MySQL</w:t>
      </w:r>
      <w:r w:rsidRPr="001D6B49">
        <w:rPr>
          <w:rFonts w:ascii="Times New Roman" w:hAnsi="Times New Roman" w:cs="Times New Roman"/>
        </w:rPr>
        <w:t>的全文索引（</w:t>
      </w:r>
      <w:r w:rsidRPr="001D6B49">
        <w:rPr>
          <w:rFonts w:ascii="Times New Roman" w:hAnsi="Times New Roman" w:cs="Times New Roman"/>
        </w:rPr>
        <w:t>Full-Text Index</w:t>
      </w:r>
      <w:r w:rsidRPr="001D6B49">
        <w:rPr>
          <w:rFonts w:ascii="Times New Roman" w:hAnsi="Times New Roman" w:cs="Times New Roman"/>
        </w:rPr>
        <w:t>）来加速模糊匹配查询，但这在</w:t>
      </w:r>
      <w:r w:rsidRPr="001D6B49">
        <w:rPr>
          <w:rFonts w:ascii="Times New Roman" w:hAnsi="Times New Roman" w:cs="Times New Roman"/>
        </w:rPr>
        <w:t>Django ORM</w:t>
      </w:r>
      <w:r w:rsidRPr="001D6B49">
        <w:rPr>
          <w:rFonts w:ascii="Times New Roman" w:hAnsi="Times New Roman" w:cs="Times New Roman"/>
        </w:rPr>
        <w:t>中需要额外配置或使用原生</w:t>
      </w:r>
      <w:r w:rsidRPr="001D6B49">
        <w:rPr>
          <w:rFonts w:ascii="Times New Roman" w:hAnsi="Times New Roman" w:cs="Times New Roman"/>
        </w:rPr>
        <w:t>SQL</w:t>
      </w:r>
      <w:r w:rsidRPr="001D6B49">
        <w:rPr>
          <w:rFonts w:ascii="Times New Roman" w:hAnsi="Times New Roman" w:cs="Times New Roman"/>
        </w:rPr>
        <w:t>。</w:t>
      </w:r>
    </w:p>
    <w:p w14:paraId="6C611FA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数据的备份和恢复是保障数据安全的重要措施，这通常需要在数据库层面配置自动备份策略（如使用</w:t>
      </w:r>
      <w:proofErr w:type="spellStart"/>
      <w:r w:rsidRPr="001D6B49">
        <w:rPr>
          <w:rFonts w:ascii="Times New Roman" w:hAnsi="Times New Roman" w:cs="Times New Roman"/>
        </w:rPr>
        <w:t>mysqldump</w:t>
      </w:r>
      <w:proofErr w:type="spellEnd"/>
      <w:r w:rsidRPr="001D6B49">
        <w:rPr>
          <w:rFonts w:ascii="Times New Roman" w:hAnsi="Times New Roman" w:cs="Times New Roman"/>
        </w:rPr>
        <w:t>定时任务）或利用</w:t>
      </w:r>
      <w:proofErr w:type="gramStart"/>
      <w:r w:rsidRPr="001D6B49">
        <w:rPr>
          <w:rFonts w:ascii="Times New Roman" w:hAnsi="Times New Roman" w:cs="Times New Roman"/>
        </w:rPr>
        <w:t>云服务</w:t>
      </w:r>
      <w:proofErr w:type="gramEnd"/>
      <w:r w:rsidRPr="001D6B49">
        <w:rPr>
          <w:rFonts w:ascii="Times New Roman" w:hAnsi="Times New Roman" w:cs="Times New Roman"/>
        </w:rPr>
        <w:t>商提供的数据库备份服务。对于历史数据的管理，可以考虑定期将较旧</w:t>
      </w:r>
      <w:proofErr w:type="gramStart"/>
      <w:r w:rsidRPr="001D6B49">
        <w:rPr>
          <w:rFonts w:ascii="Times New Roman" w:hAnsi="Times New Roman" w:cs="Times New Roman"/>
        </w:rPr>
        <w:t>且访问</w:t>
      </w:r>
      <w:proofErr w:type="gramEnd"/>
      <w:r w:rsidRPr="001D6B49">
        <w:rPr>
          <w:rFonts w:ascii="Times New Roman" w:hAnsi="Times New Roman" w:cs="Times New Roman"/>
        </w:rPr>
        <w:t>频率低的数据归档到独立的归档表或外部存储中，以</w:t>
      </w:r>
      <w:proofErr w:type="gramStart"/>
      <w:r w:rsidRPr="001D6B49">
        <w:rPr>
          <w:rFonts w:ascii="Times New Roman" w:hAnsi="Times New Roman" w:cs="Times New Roman"/>
        </w:rPr>
        <w:t>减小主</w:t>
      </w:r>
      <w:proofErr w:type="gramEnd"/>
      <w:r w:rsidRPr="001D6B49">
        <w:rPr>
          <w:rFonts w:ascii="Times New Roman" w:hAnsi="Times New Roman" w:cs="Times New Roman"/>
        </w:rPr>
        <w:t>表的体积，保持查询性能。数据安全方面，除了密码加密存储外，还需要在应用层面和数据库层面做好权限控制，防止未授权访问和数据泄露。</w:t>
      </w:r>
    </w:p>
    <w:p w14:paraId="6507CACA" w14:textId="77777777" w:rsidR="00604326" w:rsidRPr="001D6B49" w:rsidRDefault="001D6B49">
      <w:pPr>
        <w:pStyle w:val="aff1"/>
        <w:keepNext/>
      </w:pPr>
      <w:r w:rsidRPr="001D6B49">
        <w:rPr>
          <w:noProof/>
        </w:rPr>
        <w:drawing>
          <wp:inline distT="0" distB="0" distL="0" distR="0" wp14:anchorId="74C32C91" wp14:editId="7E91AA23">
            <wp:extent cx="5940425" cy="2908935"/>
            <wp:effectExtent l="0" t="0" r="3175" b="5715"/>
            <wp:docPr id="1848472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72500" name="图片 1"/>
                    <pic:cNvPicPr>
                      <a:picLocks noChangeAspect="1"/>
                    </pic:cNvPicPr>
                  </pic:nvPicPr>
                  <pic:blipFill>
                    <a:blip r:embed="rId34"/>
                    <a:stretch>
                      <a:fillRect/>
                    </a:stretch>
                  </pic:blipFill>
                  <pic:spPr>
                    <a:xfrm>
                      <a:off x="0" y="0"/>
                      <a:ext cx="5940425" cy="2908935"/>
                    </a:xfrm>
                    <a:prstGeom prst="rect">
                      <a:avLst/>
                    </a:prstGeom>
                  </pic:spPr>
                </pic:pic>
              </a:graphicData>
            </a:graphic>
          </wp:inline>
        </w:drawing>
      </w:r>
    </w:p>
    <w:p w14:paraId="76FB9D18"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13</w:t>
      </w:r>
      <w:r w:rsidRPr="001D6B49">
        <w:rPr>
          <w:rFonts w:ascii="Times New Roman" w:hAnsi="Times New Roman" w:cs="Times New Roman"/>
        </w:rPr>
        <w:fldChar w:fldCharType="end"/>
      </w:r>
      <w:r w:rsidRPr="001D6B49">
        <w:rPr>
          <w:rFonts w:ascii="Times New Roman" w:hAnsi="Times New Roman" w:cs="Times New Roman"/>
        </w:rPr>
        <w:t>数据库备份展示</w:t>
      </w:r>
    </w:p>
    <w:p w14:paraId="2DC68945" w14:textId="77777777" w:rsidR="00604326" w:rsidRPr="001D6B49" w:rsidRDefault="001D6B49">
      <w:pPr>
        <w:pStyle w:val="a2"/>
        <w:rPr>
          <w:rFonts w:ascii="Times New Roman" w:hAnsi="Times New Roman" w:cs="Times New Roman"/>
        </w:rPr>
      </w:pPr>
      <w:bookmarkStart w:id="111" w:name="_Toc196418488"/>
      <w:r w:rsidRPr="001D6B49">
        <w:rPr>
          <w:rFonts w:ascii="Times New Roman" w:hAnsi="Times New Roman" w:cs="Times New Roman"/>
        </w:rPr>
        <w:t>本章小结</w:t>
      </w:r>
      <w:bookmarkEnd w:id="111"/>
    </w:p>
    <w:p w14:paraId="348CF71B"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本章深入剖析</w:t>
      </w:r>
      <w:proofErr w:type="gramStart"/>
      <w:r w:rsidRPr="001D6B49">
        <w:rPr>
          <w:rFonts w:ascii="Times New Roman" w:hAnsi="Times New Roman" w:cs="Times New Roman"/>
        </w:rPr>
        <w:t>了微博舆情</w:t>
      </w:r>
      <w:proofErr w:type="gramEnd"/>
      <w:r w:rsidRPr="001D6B49">
        <w:rPr>
          <w:rFonts w:ascii="Times New Roman" w:hAnsi="Times New Roman" w:cs="Times New Roman"/>
        </w:rPr>
        <w:t>分析系统各个核心模块的实现细节。从基于</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MTV</w:t>
      </w:r>
      <w:r w:rsidRPr="001D6B49">
        <w:rPr>
          <w:rFonts w:ascii="Times New Roman" w:hAnsi="Times New Roman" w:cs="Times New Roman"/>
        </w:rPr>
        <w:t>架构控制，到复杂的</w:t>
      </w:r>
      <w:proofErr w:type="gramStart"/>
      <w:r w:rsidRPr="001D6B49">
        <w:rPr>
          <w:rFonts w:ascii="Times New Roman" w:hAnsi="Times New Roman" w:cs="Times New Roman"/>
        </w:rPr>
        <w:t>微博数据爬取</w:t>
      </w:r>
      <w:proofErr w:type="gramEnd"/>
      <w:r w:rsidRPr="001D6B49">
        <w:rPr>
          <w:rFonts w:ascii="Times New Roman" w:hAnsi="Times New Roman" w:cs="Times New Roman"/>
        </w:rPr>
        <w:t>与反爬虫策略；从多维度的热度、情感、地域分析，到基于时间序列的舆情预测；再到底层的数据存储与管理优化。每一个环节都紧密围绕系统需求，综合运用了</w:t>
      </w:r>
      <w:r w:rsidRPr="001D6B49">
        <w:rPr>
          <w:rFonts w:ascii="Times New Roman" w:hAnsi="Times New Roman" w:cs="Times New Roman"/>
        </w:rPr>
        <w:t>Web</w:t>
      </w:r>
      <w:r w:rsidRPr="001D6B49">
        <w:rPr>
          <w:rFonts w:ascii="Times New Roman" w:hAnsi="Times New Roman" w:cs="Times New Roman"/>
        </w:rPr>
        <w:t>开发、数据处理、自然语言处理、机器学习及数据库管理等多方面的技术知识。通过对实现逻辑、关键代码和设计思路的阐述，旨在为读者呈现一个相对完整、清晰的技术实现视图，展现了如何将理论知识与工程实践相结合，构建一个功能丰富、具备一定技术深度的舆情分析系统。当然，实际系统的复杂度远超于此，仍有诸多细节和优化空间值得进一步探索。</w:t>
      </w:r>
    </w:p>
    <w:p w14:paraId="1EF094E3" w14:textId="77777777" w:rsidR="00604326" w:rsidRPr="001D6B49" w:rsidRDefault="001D6B49">
      <w:pPr>
        <w:widowControl/>
        <w:jc w:val="left"/>
        <w:rPr>
          <w:sz w:val="24"/>
          <w:szCs w:val="20"/>
        </w:rPr>
      </w:pPr>
      <w:r w:rsidRPr="001D6B49">
        <w:br w:type="page"/>
      </w:r>
    </w:p>
    <w:p w14:paraId="0E8C8649" w14:textId="77777777" w:rsidR="00604326" w:rsidRPr="001D6B49" w:rsidRDefault="001D6B49">
      <w:pPr>
        <w:pStyle w:val="1"/>
      </w:pPr>
      <w:bookmarkStart w:id="112" w:name="_Toc196418489"/>
      <w:r w:rsidRPr="001D6B49">
        <w:lastRenderedPageBreak/>
        <w:t>系统测试</w:t>
      </w:r>
      <w:bookmarkEnd w:id="112"/>
    </w:p>
    <w:p w14:paraId="40084C60"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系统测试是保障软件质量、验证系统功能是否满足设计要求、发现并修复潜在问题的关键环节。本章将详细</w:t>
      </w:r>
      <w:proofErr w:type="gramStart"/>
      <w:r w:rsidRPr="001D6B49">
        <w:rPr>
          <w:rFonts w:ascii="Times New Roman" w:hAnsi="Times New Roman" w:cs="Times New Roman"/>
        </w:rPr>
        <w:t>阐述微博舆情</w:t>
      </w:r>
      <w:proofErr w:type="gramEnd"/>
      <w:r w:rsidRPr="001D6B49">
        <w:rPr>
          <w:rFonts w:ascii="Times New Roman" w:hAnsi="Times New Roman" w:cs="Times New Roman"/>
        </w:rPr>
        <w:t>分析系统的测试环境配置、采用的主要测试方法、以及基于测试结果制定的系统改进方案。</w:t>
      </w:r>
    </w:p>
    <w:p w14:paraId="1966DF03" w14:textId="77777777" w:rsidR="00604326" w:rsidRPr="001D6B49" w:rsidRDefault="001D6B49">
      <w:pPr>
        <w:pStyle w:val="a2"/>
        <w:rPr>
          <w:rFonts w:ascii="Times New Roman" w:hAnsi="Times New Roman" w:cs="Times New Roman"/>
        </w:rPr>
      </w:pPr>
      <w:bookmarkStart w:id="113" w:name="_Toc196418490"/>
      <w:r w:rsidRPr="001D6B49">
        <w:rPr>
          <w:rFonts w:ascii="Times New Roman" w:hAnsi="Times New Roman" w:cs="Times New Roman"/>
        </w:rPr>
        <w:t>测试环境</w:t>
      </w:r>
      <w:bookmarkEnd w:id="113"/>
    </w:p>
    <w:p w14:paraId="1A862B4B"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为确保测试结果的准确性和</w:t>
      </w:r>
      <w:proofErr w:type="gramStart"/>
      <w:r w:rsidRPr="001D6B49">
        <w:rPr>
          <w:rFonts w:ascii="Times New Roman" w:hAnsi="Times New Roman" w:cs="Times New Roman"/>
        </w:rPr>
        <w:t>可</w:t>
      </w:r>
      <w:proofErr w:type="gramEnd"/>
      <w:r w:rsidRPr="001D6B49">
        <w:rPr>
          <w:rFonts w:ascii="Times New Roman" w:hAnsi="Times New Roman" w:cs="Times New Roman"/>
        </w:rPr>
        <w:t>复现性，系统测试在一套标准化的环境中进行。软件环境方面，后端运行于</w:t>
      </w:r>
      <w:r w:rsidRPr="001D6B49">
        <w:rPr>
          <w:rFonts w:ascii="Times New Roman" w:hAnsi="Times New Roman" w:cs="Times New Roman"/>
        </w:rPr>
        <w:t>Python 3.8.10</w:t>
      </w:r>
      <w:r w:rsidRPr="001D6B49">
        <w:rPr>
          <w:rFonts w:ascii="Times New Roman" w:hAnsi="Times New Roman" w:cs="Times New Roman"/>
        </w:rPr>
        <w:t>解释器之上，</w:t>
      </w:r>
      <w:r w:rsidRPr="001D6B49">
        <w:rPr>
          <w:rFonts w:ascii="Times New Roman" w:hAnsi="Times New Roman" w:cs="Times New Roman"/>
        </w:rPr>
        <w:t>Web</w:t>
      </w:r>
      <w:r w:rsidRPr="001D6B49">
        <w:rPr>
          <w:rFonts w:ascii="Times New Roman" w:hAnsi="Times New Roman" w:cs="Times New Roman"/>
        </w:rPr>
        <w:t>服务由</w:t>
      </w:r>
      <w:r w:rsidRPr="001D6B49">
        <w:rPr>
          <w:rFonts w:ascii="Times New Roman" w:hAnsi="Times New Roman" w:cs="Times New Roman"/>
        </w:rPr>
        <w:t>Django 3.x</w:t>
      </w:r>
      <w:r w:rsidRPr="001D6B49">
        <w:rPr>
          <w:rFonts w:ascii="Times New Roman" w:hAnsi="Times New Roman" w:cs="Times New Roman"/>
        </w:rPr>
        <w:t>版本框架提供支持，数据持久化依赖于</w:t>
      </w:r>
      <w:r w:rsidRPr="001D6B49">
        <w:rPr>
          <w:rFonts w:ascii="Times New Roman" w:hAnsi="Times New Roman" w:cs="Times New Roman"/>
        </w:rPr>
        <w:t>MySQL 8.0.12</w:t>
      </w:r>
      <w:r w:rsidRPr="001D6B49">
        <w:rPr>
          <w:rFonts w:ascii="Times New Roman" w:hAnsi="Times New Roman" w:cs="Times New Roman"/>
        </w:rPr>
        <w:t>数据库。前端测试主要在主流浏览器如最新版本的</w:t>
      </w:r>
      <w:r w:rsidRPr="001D6B49">
        <w:rPr>
          <w:rFonts w:ascii="Times New Roman" w:hAnsi="Times New Roman" w:cs="Times New Roman"/>
        </w:rPr>
        <w:t>Google Chrome</w:t>
      </w:r>
      <w:r w:rsidRPr="001D6B49">
        <w:rPr>
          <w:rFonts w:ascii="Times New Roman" w:hAnsi="Times New Roman" w:cs="Times New Roman"/>
        </w:rPr>
        <w:t>和</w:t>
      </w:r>
      <w:r w:rsidRPr="001D6B49">
        <w:rPr>
          <w:rFonts w:ascii="Times New Roman" w:hAnsi="Times New Roman" w:cs="Times New Roman"/>
        </w:rPr>
        <w:t>Mozilla Firefox</w:t>
      </w:r>
      <w:r w:rsidRPr="001D6B49">
        <w:rPr>
          <w:rFonts w:ascii="Times New Roman" w:hAnsi="Times New Roman" w:cs="Times New Roman"/>
        </w:rPr>
        <w:t>上进行。硬件环境方面，测试服务器或开发机器配置为多核</w:t>
      </w:r>
      <w:r w:rsidRPr="001D6B49">
        <w:rPr>
          <w:rFonts w:ascii="Times New Roman" w:hAnsi="Times New Roman" w:cs="Times New Roman"/>
        </w:rPr>
        <w:t>CPU</w:t>
      </w:r>
      <w:r w:rsidRPr="001D6B49">
        <w:rPr>
          <w:rFonts w:ascii="Times New Roman" w:hAnsi="Times New Roman" w:cs="Times New Roman"/>
        </w:rPr>
        <w:t>（至少</w:t>
      </w:r>
      <w:r w:rsidRPr="001D6B49">
        <w:rPr>
          <w:rFonts w:ascii="Times New Roman" w:hAnsi="Times New Roman" w:cs="Times New Roman"/>
        </w:rPr>
        <w:t>4</w:t>
      </w:r>
      <w:r w:rsidRPr="001D6B49">
        <w:rPr>
          <w:rFonts w:ascii="Times New Roman" w:hAnsi="Times New Roman" w:cs="Times New Roman"/>
        </w:rPr>
        <w:t>核）、</w:t>
      </w:r>
      <w:r w:rsidRPr="001D6B49">
        <w:rPr>
          <w:rFonts w:ascii="Times New Roman" w:hAnsi="Times New Roman" w:cs="Times New Roman"/>
        </w:rPr>
        <w:t>8GB</w:t>
      </w:r>
      <w:r w:rsidRPr="001D6B49">
        <w:rPr>
          <w:rFonts w:ascii="Times New Roman" w:hAnsi="Times New Roman" w:cs="Times New Roman"/>
        </w:rPr>
        <w:t>以上内存，并保证稳定的网络连接（至少</w:t>
      </w:r>
      <w:r w:rsidRPr="001D6B49">
        <w:rPr>
          <w:rFonts w:ascii="Times New Roman" w:hAnsi="Times New Roman" w:cs="Times New Roman"/>
        </w:rPr>
        <w:t>100Mbps</w:t>
      </w:r>
      <w:r w:rsidRPr="001D6B49">
        <w:rPr>
          <w:rFonts w:ascii="Times New Roman" w:hAnsi="Times New Roman" w:cs="Times New Roman"/>
        </w:rPr>
        <w:t>带宽）。操作系统环境涵盖了常见的</w:t>
      </w:r>
      <w:r w:rsidRPr="001D6B49">
        <w:rPr>
          <w:rFonts w:ascii="Times New Roman" w:hAnsi="Times New Roman" w:cs="Times New Roman"/>
        </w:rPr>
        <w:t>Windows 10</w:t>
      </w:r>
      <w:r w:rsidRPr="001D6B49">
        <w:rPr>
          <w:rFonts w:ascii="Times New Roman" w:hAnsi="Times New Roman" w:cs="Times New Roman"/>
        </w:rPr>
        <w:t>和</w:t>
      </w:r>
      <w:r w:rsidRPr="001D6B49">
        <w:rPr>
          <w:rFonts w:ascii="Times New Roman" w:hAnsi="Times New Roman" w:cs="Times New Roman"/>
        </w:rPr>
        <w:t>Linux</w:t>
      </w:r>
      <w:r w:rsidRPr="001D6B49">
        <w:rPr>
          <w:rFonts w:ascii="Times New Roman" w:hAnsi="Times New Roman" w:cs="Times New Roman"/>
        </w:rPr>
        <w:t>发行版，以验证系统的跨平台兼容性。统一且符合实际运行条件的测试环境，是后续各项测试活动有效开展的基础。</w:t>
      </w:r>
    </w:p>
    <w:p w14:paraId="28378E60" w14:textId="77777777" w:rsidR="00604326" w:rsidRPr="001D6B49" w:rsidRDefault="001D6B49">
      <w:pPr>
        <w:pStyle w:val="a2"/>
        <w:rPr>
          <w:rFonts w:ascii="Times New Roman" w:hAnsi="Times New Roman" w:cs="Times New Roman"/>
        </w:rPr>
      </w:pPr>
      <w:bookmarkStart w:id="114" w:name="_Toc196418491"/>
      <w:r w:rsidRPr="001D6B49">
        <w:rPr>
          <w:rFonts w:ascii="Times New Roman" w:hAnsi="Times New Roman" w:cs="Times New Roman"/>
        </w:rPr>
        <w:t>测试方法</w:t>
      </w:r>
      <w:bookmarkEnd w:id="114"/>
    </w:p>
    <w:p w14:paraId="765DC03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为全面评估系统质量，本次测试采用了多种互补的测试方法，覆盖了从代码单元到系统整体、从功能验证到性能安全的各个维度。首先，单元测试（</w:t>
      </w:r>
      <w:r w:rsidRPr="001D6B49">
        <w:rPr>
          <w:rFonts w:ascii="Times New Roman" w:hAnsi="Times New Roman" w:cs="Times New Roman"/>
        </w:rPr>
        <w:t>Unit Testing</w:t>
      </w:r>
      <w:r w:rsidRPr="001D6B49">
        <w:rPr>
          <w:rFonts w:ascii="Times New Roman" w:hAnsi="Times New Roman" w:cs="Times New Roman"/>
        </w:rPr>
        <w:t>）聚焦于对独立的函数、类或方法进行验证，确保每个最小可测试单元的功能逻辑正确无误，这是保证代码质量的基础。其次，集成测试（</w:t>
      </w:r>
      <w:r w:rsidRPr="001D6B49">
        <w:rPr>
          <w:rFonts w:ascii="Times New Roman" w:hAnsi="Times New Roman" w:cs="Times New Roman"/>
        </w:rPr>
        <w:t>Integration Testing</w:t>
      </w:r>
      <w:r w:rsidRPr="001D6B49">
        <w:rPr>
          <w:rFonts w:ascii="Times New Roman" w:hAnsi="Times New Roman" w:cs="Times New Roman"/>
        </w:rPr>
        <w:t>）关注于模块之间的接口和交互，验证不同模块（如</w:t>
      </w:r>
      <w:proofErr w:type="gramStart"/>
      <w:r w:rsidRPr="001D6B49">
        <w:rPr>
          <w:rFonts w:ascii="Times New Roman" w:hAnsi="Times New Roman" w:cs="Times New Roman"/>
        </w:rPr>
        <w:t>数据爬取模块</w:t>
      </w:r>
      <w:proofErr w:type="gramEnd"/>
      <w:r w:rsidRPr="001D6B49">
        <w:rPr>
          <w:rFonts w:ascii="Times New Roman" w:hAnsi="Times New Roman" w:cs="Times New Roman"/>
        </w:rPr>
        <w:t>与数据存储模块、分析模块与可视化模块）组合在一起时能否协同工作，数据能否正确流转。功能测试（</w:t>
      </w:r>
      <w:r w:rsidRPr="001D6B49">
        <w:rPr>
          <w:rFonts w:ascii="Times New Roman" w:hAnsi="Times New Roman" w:cs="Times New Roman"/>
        </w:rPr>
        <w:t>Functional Testing</w:t>
      </w:r>
      <w:r w:rsidRPr="001D6B49">
        <w:rPr>
          <w:rFonts w:ascii="Times New Roman" w:hAnsi="Times New Roman" w:cs="Times New Roman"/>
        </w:rPr>
        <w:t>）则从用户角度出发，依据需求规格说明，验证系统的各项功能（如用户注册登录、</w:t>
      </w:r>
      <w:proofErr w:type="gramStart"/>
      <w:r w:rsidRPr="001D6B49">
        <w:rPr>
          <w:rFonts w:ascii="Times New Roman" w:hAnsi="Times New Roman" w:cs="Times New Roman"/>
        </w:rPr>
        <w:t>微博搜索</w:t>
      </w:r>
      <w:proofErr w:type="gramEnd"/>
      <w:r w:rsidRPr="001D6B49">
        <w:rPr>
          <w:rFonts w:ascii="Times New Roman" w:hAnsi="Times New Roman" w:cs="Times New Roman"/>
        </w:rPr>
        <w:t>、舆情分析、图表展示等）是否按预期实现。</w:t>
      </w:r>
    </w:p>
    <w:p w14:paraId="05A3881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在功能满足的基础上，非功能特性的测试同样重要。性能测试（</w:t>
      </w:r>
      <w:r w:rsidRPr="001D6B49">
        <w:rPr>
          <w:rFonts w:ascii="Times New Roman" w:hAnsi="Times New Roman" w:cs="Times New Roman"/>
        </w:rPr>
        <w:t>Performance Testing</w:t>
      </w:r>
      <w:r w:rsidRPr="001D6B49">
        <w:rPr>
          <w:rFonts w:ascii="Times New Roman" w:hAnsi="Times New Roman" w:cs="Times New Roman"/>
        </w:rPr>
        <w:t>）旨在评估系统在不同负载下的响应时间、吞吐量和资源利用率，识别性能瓶颈，确保系统在高并发场景下依然能够稳定高效运行。压力测试（</w:t>
      </w:r>
      <w:r w:rsidRPr="001D6B49">
        <w:rPr>
          <w:rFonts w:ascii="Times New Roman" w:hAnsi="Times New Roman" w:cs="Times New Roman"/>
        </w:rPr>
        <w:t>Stress Testing</w:t>
      </w:r>
      <w:r w:rsidRPr="001D6B49">
        <w:rPr>
          <w:rFonts w:ascii="Times New Roman" w:hAnsi="Times New Roman" w:cs="Times New Roman"/>
        </w:rPr>
        <w:t>）通过模拟远超预期的用户负载或数据量，探测系统的极限承载能力和稳定性边界。安全测试（</w:t>
      </w:r>
      <w:r w:rsidRPr="001D6B49">
        <w:rPr>
          <w:rFonts w:ascii="Times New Roman" w:hAnsi="Times New Roman" w:cs="Times New Roman"/>
        </w:rPr>
        <w:t>Security Testing</w:t>
      </w:r>
      <w:r w:rsidRPr="001D6B49">
        <w:rPr>
          <w:rFonts w:ascii="Times New Roman" w:hAnsi="Times New Roman" w:cs="Times New Roman"/>
        </w:rPr>
        <w:t>）着重于发现潜在的安全漏洞，如</w:t>
      </w:r>
      <w:r w:rsidRPr="001D6B49">
        <w:rPr>
          <w:rFonts w:ascii="Times New Roman" w:hAnsi="Times New Roman" w:cs="Times New Roman"/>
        </w:rPr>
        <w:t>SQL</w:t>
      </w:r>
      <w:r w:rsidRPr="001D6B49">
        <w:rPr>
          <w:rFonts w:ascii="Times New Roman" w:hAnsi="Times New Roman" w:cs="Times New Roman"/>
        </w:rPr>
        <w:t>注入、</w:t>
      </w:r>
      <w:proofErr w:type="gramStart"/>
      <w:r w:rsidRPr="001D6B49">
        <w:rPr>
          <w:rFonts w:ascii="Times New Roman" w:hAnsi="Times New Roman" w:cs="Times New Roman"/>
        </w:rPr>
        <w:t>跨站脚本</w:t>
      </w:r>
      <w:proofErr w:type="gramEnd"/>
      <w:r w:rsidRPr="001D6B49">
        <w:rPr>
          <w:rFonts w:ascii="Times New Roman" w:hAnsi="Times New Roman" w:cs="Times New Roman"/>
        </w:rPr>
        <w:t>（</w:t>
      </w:r>
      <w:r w:rsidRPr="001D6B49">
        <w:rPr>
          <w:rFonts w:ascii="Times New Roman" w:hAnsi="Times New Roman" w:cs="Times New Roman"/>
        </w:rPr>
        <w:t>XSS</w:t>
      </w:r>
      <w:r w:rsidRPr="001D6B49">
        <w:rPr>
          <w:rFonts w:ascii="Times New Roman" w:hAnsi="Times New Roman" w:cs="Times New Roman"/>
        </w:rPr>
        <w:t>）、权限控制缺陷等，保障用户数据和系统自身的安全。兼容性测试（</w:t>
      </w:r>
      <w:r w:rsidRPr="001D6B49">
        <w:rPr>
          <w:rFonts w:ascii="Times New Roman" w:hAnsi="Times New Roman" w:cs="Times New Roman"/>
        </w:rPr>
        <w:t>Compatibility Testing</w:t>
      </w:r>
      <w:r w:rsidRPr="001D6B49">
        <w:rPr>
          <w:rFonts w:ascii="Times New Roman" w:hAnsi="Times New Roman" w:cs="Times New Roman"/>
        </w:rPr>
        <w:t>）验证系统在不同浏览器、操作系统和设备上的表现是否一致。可用性测试（</w:t>
      </w:r>
      <w:r w:rsidRPr="001D6B49">
        <w:rPr>
          <w:rFonts w:ascii="Times New Roman" w:hAnsi="Times New Roman" w:cs="Times New Roman"/>
        </w:rPr>
        <w:t>Usability Testing</w:t>
      </w:r>
      <w:r w:rsidRPr="001D6B49">
        <w:rPr>
          <w:rFonts w:ascii="Times New Roman" w:hAnsi="Times New Roman" w:cs="Times New Roman"/>
        </w:rPr>
        <w:t>）则通过模拟用户操作或邀请真实用户试用，评估系统的易用性、用户体验和界面设计的合理性。最后，回归测试（</w:t>
      </w:r>
      <w:r w:rsidRPr="001D6B49">
        <w:rPr>
          <w:rFonts w:ascii="Times New Roman" w:hAnsi="Times New Roman" w:cs="Times New Roman"/>
        </w:rPr>
        <w:t>Regression Testing</w:t>
      </w:r>
      <w:r w:rsidRPr="001D6B49">
        <w:rPr>
          <w:rFonts w:ascii="Times New Roman" w:hAnsi="Times New Roman" w:cs="Times New Roman"/>
        </w:rPr>
        <w:t>）在每次代码修改或缺陷修复后进行，确保变更没有引入新的问题或导致原有功能失效。这些测试方法的综合运用，构成了系统质量保证的完整体系。</w:t>
      </w:r>
    </w:p>
    <w:p w14:paraId="6DA8EEA3" w14:textId="77777777" w:rsidR="00604326" w:rsidRPr="001D6B49" w:rsidRDefault="001D6B49">
      <w:pPr>
        <w:pStyle w:val="a6"/>
        <w:keepNext/>
        <w:rPr>
          <w:rFonts w:ascii="Times New Roman" w:hAnsi="Times New Roman" w:cs="Times New Roman"/>
        </w:rPr>
      </w:pPr>
      <w:r w:rsidRPr="001D6B49">
        <w:rPr>
          <w:rFonts w:ascii="Times New Roman" w:hAnsi="Times New Roman" w:cs="Times New Roman"/>
        </w:rPr>
        <w:lastRenderedPageBreak/>
        <w:t>表</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6</w:t>
      </w:r>
      <w:r w:rsidRPr="001D6B49">
        <w:rPr>
          <w:rFonts w:ascii="Times New Roman" w:hAnsi="Times New Roman" w:cs="Times New Roman"/>
        </w:rPr>
        <w:fldChar w:fldCharType="end"/>
      </w:r>
      <w:r w:rsidRPr="001D6B49">
        <w:rPr>
          <w:rFonts w:ascii="Times New Roman" w:hAnsi="Times New Roman" w:cs="Times New Roman"/>
        </w:rPr>
        <w:noBreakHyphen/>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表</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w:t>
      </w:r>
      <w:r w:rsidRPr="001D6B49">
        <w:rPr>
          <w:rFonts w:ascii="Times New Roman" w:hAnsi="Times New Roman" w:cs="Times New Roman"/>
        </w:rPr>
        <w:fldChar w:fldCharType="end"/>
      </w:r>
      <w:r w:rsidRPr="001D6B49">
        <w:rPr>
          <w:rFonts w:ascii="Times New Roman" w:hAnsi="Times New Roman" w:cs="Times New Roman"/>
        </w:rPr>
        <w:t>系统功能测试用例与测试结果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45"/>
        <w:gridCol w:w="1105"/>
        <w:gridCol w:w="953"/>
        <w:gridCol w:w="790"/>
        <w:gridCol w:w="1461"/>
        <w:gridCol w:w="1288"/>
        <w:gridCol w:w="1529"/>
        <w:gridCol w:w="1375"/>
        <w:gridCol w:w="499"/>
      </w:tblGrid>
      <w:tr w:rsidR="00604326" w:rsidRPr="001D6B49" w14:paraId="334A7983" w14:textId="77777777">
        <w:trPr>
          <w:tblHeader/>
        </w:trPr>
        <w:tc>
          <w:tcPr>
            <w:tcW w:w="0" w:type="auto"/>
            <w:shd w:val="clear" w:color="auto" w:fill="FFFFFF"/>
            <w:tcMar>
              <w:top w:w="150" w:type="dxa"/>
              <w:left w:w="0" w:type="dxa"/>
              <w:bottom w:w="150" w:type="dxa"/>
              <w:right w:w="150" w:type="dxa"/>
            </w:tcMar>
            <w:vAlign w:val="center"/>
          </w:tcPr>
          <w:p w14:paraId="04D7CEF7" w14:textId="77777777" w:rsidR="00604326" w:rsidRPr="001D6B49" w:rsidRDefault="001D6B49">
            <w:pPr>
              <w:widowControl/>
              <w:jc w:val="center"/>
              <w:rPr>
                <w:b/>
                <w:bCs/>
                <w:kern w:val="0"/>
                <w:szCs w:val="21"/>
              </w:rPr>
            </w:pPr>
            <w:r w:rsidRPr="001D6B49">
              <w:rPr>
                <w:b/>
                <w:bCs/>
                <w:kern w:val="0"/>
                <w:szCs w:val="21"/>
              </w:rPr>
              <w:t>编号</w:t>
            </w:r>
          </w:p>
        </w:tc>
        <w:tc>
          <w:tcPr>
            <w:tcW w:w="1105" w:type="dxa"/>
            <w:shd w:val="clear" w:color="auto" w:fill="FFFFFF"/>
            <w:tcMar>
              <w:top w:w="150" w:type="dxa"/>
              <w:left w:w="150" w:type="dxa"/>
              <w:bottom w:w="150" w:type="dxa"/>
              <w:right w:w="150" w:type="dxa"/>
            </w:tcMar>
            <w:vAlign w:val="center"/>
          </w:tcPr>
          <w:p w14:paraId="662B94FF" w14:textId="77777777" w:rsidR="00604326" w:rsidRPr="001D6B49" w:rsidRDefault="001D6B49">
            <w:pPr>
              <w:widowControl/>
              <w:jc w:val="center"/>
              <w:rPr>
                <w:b/>
                <w:bCs/>
                <w:kern w:val="0"/>
                <w:szCs w:val="21"/>
              </w:rPr>
            </w:pPr>
            <w:r w:rsidRPr="001D6B49">
              <w:rPr>
                <w:b/>
                <w:bCs/>
                <w:kern w:val="0"/>
                <w:szCs w:val="21"/>
              </w:rPr>
              <w:t>被测模块</w:t>
            </w:r>
          </w:p>
        </w:tc>
        <w:tc>
          <w:tcPr>
            <w:tcW w:w="942" w:type="dxa"/>
            <w:shd w:val="clear" w:color="auto" w:fill="FFFFFF"/>
            <w:tcMar>
              <w:top w:w="150" w:type="dxa"/>
              <w:left w:w="150" w:type="dxa"/>
              <w:bottom w:w="150" w:type="dxa"/>
              <w:right w:w="150" w:type="dxa"/>
            </w:tcMar>
            <w:vAlign w:val="center"/>
          </w:tcPr>
          <w:p w14:paraId="30FFEE7A" w14:textId="77777777" w:rsidR="00604326" w:rsidRPr="001D6B49" w:rsidRDefault="001D6B49">
            <w:pPr>
              <w:widowControl/>
              <w:jc w:val="center"/>
              <w:rPr>
                <w:b/>
                <w:bCs/>
                <w:kern w:val="0"/>
                <w:szCs w:val="21"/>
              </w:rPr>
            </w:pPr>
            <w:r w:rsidRPr="001D6B49">
              <w:rPr>
                <w:b/>
                <w:bCs/>
                <w:kern w:val="0"/>
                <w:szCs w:val="21"/>
              </w:rPr>
              <w:t>测试项</w:t>
            </w:r>
          </w:p>
        </w:tc>
        <w:tc>
          <w:tcPr>
            <w:tcW w:w="790" w:type="dxa"/>
            <w:shd w:val="clear" w:color="auto" w:fill="FFFFFF"/>
            <w:tcMar>
              <w:top w:w="150" w:type="dxa"/>
              <w:left w:w="150" w:type="dxa"/>
              <w:bottom w:w="150" w:type="dxa"/>
              <w:right w:w="150" w:type="dxa"/>
            </w:tcMar>
            <w:vAlign w:val="center"/>
          </w:tcPr>
          <w:p w14:paraId="656C911D" w14:textId="77777777" w:rsidR="00604326" w:rsidRPr="001D6B49" w:rsidRDefault="001D6B49">
            <w:pPr>
              <w:widowControl/>
              <w:jc w:val="center"/>
              <w:rPr>
                <w:b/>
                <w:bCs/>
                <w:kern w:val="0"/>
                <w:szCs w:val="21"/>
              </w:rPr>
            </w:pPr>
            <w:r w:rsidRPr="001D6B49">
              <w:rPr>
                <w:b/>
                <w:bCs/>
                <w:kern w:val="0"/>
                <w:szCs w:val="21"/>
              </w:rPr>
              <w:t>系统初始状态</w:t>
            </w:r>
          </w:p>
        </w:tc>
        <w:tc>
          <w:tcPr>
            <w:tcW w:w="1461" w:type="dxa"/>
            <w:shd w:val="clear" w:color="auto" w:fill="FFFFFF"/>
            <w:tcMar>
              <w:top w:w="150" w:type="dxa"/>
              <w:left w:w="150" w:type="dxa"/>
              <w:bottom w:w="150" w:type="dxa"/>
              <w:right w:w="150" w:type="dxa"/>
            </w:tcMar>
            <w:vAlign w:val="center"/>
          </w:tcPr>
          <w:p w14:paraId="1107FABA" w14:textId="77777777" w:rsidR="00604326" w:rsidRPr="001D6B49" w:rsidRDefault="001D6B49">
            <w:pPr>
              <w:widowControl/>
              <w:jc w:val="center"/>
              <w:rPr>
                <w:b/>
                <w:bCs/>
                <w:kern w:val="0"/>
                <w:szCs w:val="21"/>
              </w:rPr>
            </w:pPr>
            <w:r w:rsidRPr="001D6B49">
              <w:rPr>
                <w:b/>
                <w:bCs/>
                <w:kern w:val="0"/>
                <w:szCs w:val="21"/>
              </w:rPr>
              <w:t>输入</w:t>
            </w:r>
          </w:p>
        </w:tc>
        <w:tc>
          <w:tcPr>
            <w:tcW w:w="1288" w:type="dxa"/>
            <w:shd w:val="clear" w:color="auto" w:fill="FFFFFF"/>
            <w:tcMar>
              <w:top w:w="150" w:type="dxa"/>
              <w:left w:w="150" w:type="dxa"/>
              <w:bottom w:w="150" w:type="dxa"/>
              <w:right w:w="150" w:type="dxa"/>
            </w:tcMar>
            <w:vAlign w:val="center"/>
          </w:tcPr>
          <w:p w14:paraId="7A2A6857" w14:textId="77777777" w:rsidR="00604326" w:rsidRPr="001D6B49" w:rsidRDefault="001D6B49">
            <w:pPr>
              <w:widowControl/>
              <w:jc w:val="center"/>
              <w:rPr>
                <w:b/>
                <w:bCs/>
                <w:kern w:val="0"/>
                <w:szCs w:val="21"/>
              </w:rPr>
            </w:pPr>
            <w:r w:rsidRPr="001D6B49">
              <w:rPr>
                <w:b/>
                <w:bCs/>
                <w:kern w:val="0"/>
                <w:szCs w:val="21"/>
              </w:rPr>
              <w:t>操作步骤</w:t>
            </w:r>
          </w:p>
        </w:tc>
        <w:tc>
          <w:tcPr>
            <w:tcW w:w="1529" w:type="dxa"/>
            <w:shd w:val="clear" w:color="auto" w:fill="FFFFFF"/>
            <w:tcMar>
              <w:top w:w="150" w:type="dxa"/>
              <w:left w:w="150" w:type="dxa"/>
              <w:bottom w:w="150" w:type="dxa"/>
              <w:right w:w="150" w:type="dxa"/>
            </w:tcMar>
            <w:vAlign w:val="center"/>
          </w:tcPr>
          <w:p w14:paraId="47F1C957" w14:textId="77777777" w:rsidR="00604326" w:rsidRPr="001D6B49" w:rsidRDefault="001D6B49">
            <w:pPr>
              <w:widowControl/>
              <w:jc w:val="center"/>
              <w:rPr>
                <w:b/>
                <w:bCs/>
                <w:kern w:val="0"/>
                <w:szCs w:val="21"/>
              </w:rPr>
            </w:pPr>
            <w:r w:rsidRPr="001D6B49">
              <w:rPr>
                <w:b/>
                <w:bCs/>
                <w:kern w:val="0"/>
                <w:szCs w:val="21"/>
              </w:rPr>
              <w:t>期望输出</w:t>
            </w:r>
          </w:p>
        </w:tc>
        <w:tc>
          <w:tcPr>
            <w:tcW w:w="0" w:type="auto"/>
            <w:shd w:val="clear" w:color="auto" w:fill="FFFFFF"/>
            <w:tcMar>
              <w:top w:w="150" w:type="dxa"/>
              <w:left w:w="150" w:type="dxa"/>
              <w:bottom w:w="150" w:type="dxa"/>
              <w:right w:w="150" w:type="dxa"/>
            </w:tcMar>
            <w:vAlign w:val="center"/>
          </w:tcPr>
          <w:p w14:paraId="21C5F2A3" w14:textId="77777777" w:rsidR="00604326" w:rsidRPr="001D6B49" w:rsidRDefault="001D6B49">
            <w:pPr>
              <w:widowControl/>
              <w:jc w:val="center"/>
              <w:rPr>
                <w:b/>
                <w:bCs/>
                <w:kern w:val="0"/>
                <w:szCs w:val="21"/>
              </w:rPr>
            </w:pPr>
            <w:r w:rsidRPr="001D6B49">
              <w:rPr>
                <w:b/>
                <w:bCs/>
                <w:kern w:val="0"/>
                <w:szCs w:val="21"/>
              </w:rPr>
              <w:t>实际输出</w:t>
            </w:r>
          </w:p>
        </w:tc>
        <w:tc>
          <w:tcPr>
            <w:tcW w:w="0" w:type="auto"/>
            <w:shd w:val="clear" w:color="auto" w:fill="FFFFFF"/>
            <w:tcMar>
              <w:top w:w="150" w:type="dxa"/>
              <w:left w:w="150" w:type="dxa"/>
              <w:bottom w:w="150" w:type="dxa"/>
              <w:right w:w="150" w:type="dxa"/>
            </w:tcMar>
            <w:vAlign w:val="center"/>
          </w:tcPr>
          <w:p w14:paraId="41FA1D7F" w14:textId="77777777" w:rsidR="00604326" w:rsidRPr="001D6B49" w:rsidRDefault="001D6B49">
            <w:pPr>
              <w:widowControl/>
              <w:jc w:val="center"/>
              <w:rPr>
                <w:b/>
                <w:bCs/>
                <w:kern w:val="0"/>
                <w:szCs w:val="21"/>
              </w:rPr>
            </w:pPr>
            <w:r w:rsidRPr="001D6B49">
              <w:rPr>
                <w:b/>
                <w:bCs/>
                <w:kern w:val="0"/>
                <w:szCs w:val="21"/>
              </w:rPr>
              <w:t>测试结果</w:t>
            </w:r>
          </w:p>
        </w:tc>
      </w:tr>
      <w:tr w:rsidR="00604326" w:rsidRPr="001D6B49" w14:paraId="7910CC6F" w14:textId="77777777">
        <w:tc>
          <w:tcPr>
            <w:tcW w:w="0" w:type="auto"/>
            <w:shd w:val="clear" w:color="auto" w:fill="FFFFFF"/>
            <w:tcMar>
              <w:top w:w="150" w:type="dxa"/>
              <w:left w:w="0" w:type="dxa"/>
              <w:bottom w:w="150" w:type="dxa"/>
              <w:right w:w="150" w:type="dxa"/>
            </w:tcMar>
          </w:tcPr>
          <w:p w14:paraId="4B247167" w14:textId="77777777" w:rsidR="00604326" w:rsidRPr="001D6B49" w:rsidRDefault="001D6B49">
            <w:pPr>
              <w:widowControl/>
              <w:rPr>
                <w:kern w:val="0"/>
                <w:szCs w:val="21"/>
              </w:rPr>
            </w:pPr>
            <w:r w:rsidRPr="001D6B49">
              <w:rPr>
                <w:kern w:val="0"/>
                <w:szCs w:val="21"/>
              </w:rPr>
              <w:t>1</w:t>
            </w:r>
          </w:p>
        </w:tc>
        <w:tc>
          <w:tcPr>
            <w:tcW w:w="1105" w:type="dxa"/>
            <w:shd w:val="clear" w:color="auto" w:fill="FFFFFF"/>
            <w:tcMar>
              <w:top w:w="150" w:type="dxa"/>
              <w:left w:w="150" w:type="dxa"/>
              <w:bottom w:w="150" w:type="dxa"/>
              <w:right w:w="150" w:type="dxa"/>
            </w:tcMar>
          </w:tcPr>
          <w:p w14:paraId="501F5BF3" w14:textId="77777777" w:rsidR="00604326" w:rsidRPr="001D6B49" w:rsidRDefault="001D6B49">
            <w:pPr>
              <w:widowControl/>
              <w:rPr>
                <w:kern w:val="0"/>
                <w:szCs w:val="21"/>
              </w:rPr>
            </w:pPr>
            <w:r w:rsidRPr="001D6B49">
              <w:rPr>
                <w:kern w:val="0"/>
                <w:szCs w:val="21"/>
              </w:rPr>
              <w:t>Django</w:t>
            </w:r>
            <w:r w:rsidRPr="001D6B49">
              <w:rPr>
                <w:kern w:val="0"/>
                <w:szCs w:val="21"/>
              </w:rPr>
              <w:t>模块控制</w:t>
            </w:r>
          </w:p>
        </w:tc>
        <w:tc>
          <w:tcPr>
            <w:tcW w:w="942" w:type="dxa"/>
            <w:shd w:val="clear" w:color="auto" w:fill="FFFFFF"/>
            <w:tcMar>
              <w:top w:w="150" w:type="dxa"/>
              <w:left w:w="150" w:type="dxa"/>
              <w:bottom w:w="150" w:type="dxa"/>
              <w:right w:w="150" w:type="dxa"/>
            </w:tcMar>
          </w:tcPr>
          <w:p w14:paraId="5E1769D1" w14:textId="77777777" w:rsidR="00604326" w:rsidRPr="001D6B49" w:rsidRDefault="001D6B49">
            <w:pPr>
              <w:widowControl/>
              <w:rPr>
                <w:kern w:val="0"/>
                <w:szCs w:val="21"/>
              </w:rPr>
            </w:pPr>
            <w:r w:rsidRPr="001D6B49">
              <w:rPr>
                <w:kern w:val="0"/>
                <w:szCs w:val="21"/>
              </w:rPr>
              <w:t>用户注册功能</w:t>
            </w:r>
          </w:p>
        </w:tc>
        <w:tc>
          <w:tcPr>
            <w:tcW w:w="790" w:type="dxa"/>
            <w:shd w:val="clear" w:color="auto" w:fill="FFFFFF"/>
            <w:tcMar>
              <w:top w:w="150" w:type="dxa"/>
              <w:left w:w="150" w:type="dxa"/>
              <w:bottom w:w="150" w:type="dxa"/>
              <w:right w:w="150" w:type="dxa"/>
            </w:tcMar>
          </w:tcPr>
          <w:p w14:paraId="43437062" w14:textId="77777777" w:rsidR="00604326" w:rsidRPr="001D6B49" w:rsidRDefault="001D6B49">
            <w:pPr>
              <w:widowControl/>
              <w:rPr>
                <w:kern w:val="0"/>
                <w:szCs w:val="21"/>
              </w:rPr>
            </w:pPr>
            <w:r w:rsidRPr="001D6B49">
              <w:rPr>
                <w:kern w:val="0"/>
                <w:szCs w:val="21"/>
              </w:rPr>
              <w:t>无用户登录，数据库无该用户记录</w:t>
            </w:r>
          </w:p>
        </w:tc>
        <w:tc>
          <w:tcPr>
            <w:tcW w:w="1461" w:type="dxa"/>
            <w:shd w:val="clear" w:color="auto" w:fill="FFFFFF"/>
            <w:tcMar>
              <w:top w:w="150" w:type="dxa"/>
              <w:left w:w="150" w:type="dxa"/>
              <w:bottom w:w="150" w:type="dxa"/>
              <w:right w:w="150" w:type="dxa"/>
            </w:tcMar>
          </w:tcPr>
          <w:p w14:paraId="0D3B4A4E" w14:textId="77777777" w:rsidR="00604326" w:rsidRPr="001D6B49" w:rsidRDefault="001D6B49">
            <w:pPr>
              <w:widowControl/>
              <w:rPr>
                <w:kern w:val="0"/>
                <w:szCs w:val="21"/>
              </w:rPr>
            </w:pPr>
            <w:r w:rsidRPr="001D6B49">
              <w:rPr>
                <w:kern w:val="0"/>
                <w:szCs w:val="21"/>
              </w:rPr>
              <w:t>用户名：</w:t>
            </w:r>
            <w:proofErr w:type="spellStart"/>
            <w:r w:rsidRPr="001D6B49">
              <w:rPr>
                <w:kern w:val="0"/>
                <w:szCs w:val="21"/>
              </w:rPr>
              <w:t>test_user</w:t>
            </w:r>
            <w:proofErr w:type="spellEnd"/>
            <w:r w:rsidRPr="001D6B49">
              <w:rPr>
                <w:kern w:val="0"/>
                <w:szCs w:val="21"/>
              </w:rPr>
              <w:t>，密码：</w:t>
            </w:r>
            <w:r w:rsidRPr="001D6B49">
              <w:rPr>
                <w:kern w:val="0"/>
                <w:szCs w:val="21"/>
              </w:rPr>
              <w:t>Test@123</w:t>
            </w:r>
          </w:p>
        </w:tc>
        <w:tc>
          <w:tcPr>
            <w:tcW w:w="1288" w:type="dxa"/>
            <w:shd w:val="clear" w:color="auto" w:fill="FFFFFF"/>
            <w:tcMar>
              <w:top w:w="150" w:type="dxa"/>
              <w:left w:w="150" w:type="dxa"/>
              <w:bottom w:w="150" w:type="dxa"/>
              <w:right w:w="150" w:type="dxa"/>
            </w:tcMar>
          </w:tcPr>
          <w:p w14:paraId="369E38A0" w14:textId="77777777" w:rsidR="00604326" w:rsidRPr="001D6B49" w:rsidRDefault="001D6B49">
            <w:pPr>
              <w:widowControl/>
              <w:rPr>
                <w:kern w:val="0"/>
                <w:szCs w:val="21"/>
              </w:rPr>
            </w:pPr>
            <w:r w:rsidRPr="001D6B49">
              <w:rPr>
                <w:kern w:val="0"/>
                <w:szCs w:val="21"/>
              </w:rPr>
              <w:t xml:space="preserve">1. </w:t>
            </w:r>
            <w:r w:rsidRPr="001D6B49">
              <w:rPr>
                <w:kern w:val="0"/>
                <w:szCs w:val="21"/>
              </w:rPr>
              <w:t>访问注册页面</w:t>
            </w:r>
            <w:r w:rsidRPr="001D6B49">
              <w:rPr>
                <w:kern w:val="0"/>
                <w:szCs w:val="21"/>
              </w:rPr>
              <w:br/>
              <w:t xml:space="preserve">2. </w:t>
            </w:r>
            <w:r w:rsidRPr="001D6B49">
              <w:rPr>
                <w:kern w:val="0"/>
                <w:szCs w:val="21"/>
              </w:rPr>
              <w:t>填写表单并提交</w:t>
            </w:r>
          </w:p>
        </w:tc>
        <w:tc>
          <w:tcPr>
            <w:tcW w:w="1529" w:type="dxa"/>
            <w:shd w:val="clear" w:color="auto" w:fill="FFFFFF"/>
            <w:tcMar>
              <w:top w:w="150" w:type="dxa"/>
              <w:left w:w="150" w:type="dxa"/>
              <w:bottom w:w="150" w:type="dxa"/>
              <w:right w:w="150" w:type="dxa"/>
            </w:tcMar>
          </w:tcPr>
          <w:p w14:paraId="6EEF24FE" w14:textId="77777777" w:rsidR="00604326" w:rsidRPr="001D6B49" w:rsidRDefault="001D6B49">
            <w:pPr>
              <w:widowControl/>
              <w:rPr>
                <w:kern w:val="0"/>
                <w:szCs w:val="21"/>
              </w:rPr>
            </w:pPr>
            <w:r w:rsidRPr="001D6B49">
              <w:rPr>
                <w:kern w:val="0"/>
                <w:szCs w:val="21"/>
              </w:rPr>
              <w:t>注册成功，数据库新增用户记录，跳转至登录页面</w:t>
            </w:r>
          </w:p>
        </w:tc>
        <w:tc>
          <w:tcPr>
            <w:tcW w:w="0" w:type="auto"/>
            <w:shd w:val="clear" w:color="auto" w:fill="FFFFFF"/>
            <w:tcMar>
              <w:top w:w="150" w:type="dxa"/>
              <w:left w:w="150" w:type="dxa"/>
              <w:bottom w:w="150" w:type="dxa"/>
              <w:right w:w="150" w:type="dxa"/>
            </w:tcMar>
          </w:tcPr>
          <w:p w14:paraId="676B206D" w14:textId="77777777" w:rsidR="00604326" w:rsidRPr="001D6B49" w:rsidRDefault="001D6B49">
            <w:pPr>
              <w:widowControl/>
              <w:rPr>
                <w:kern w:val="0"/>
                <w:szCs w:val="21"/>
              </w:rPr>
            </w:pPr>
            <w:r w:rsidRPr="001D6B49">
              <w:rPr>
                <w:kern w:val="0"/>
                <w:szCs w:val="21"/>
              </w:rPr>
              <w:t>用户记录成功插入数据库，页面跳转至登录</w:t>
            </w:r>
          </w:p>
        </w:tc>
        <w:tc>
          <w:tcPr>
            <w:tcW w:w="0" w:type="auto"/>
            <w:shd w:val="clear" w:color="auto" w:fill="FFFFFF"/>
            <w:tcMar>
              <w:top w:w="150" w:type="dxa"/>
              <w:left w:w="150" w:type="dxa"/>
              <w:bottom w:w="150" w:type="dxa"/>
              <w:right w:w="150" w:type="dxa"/>
            </w:tcMar>
          </w:tcPr>
          <w:p w14:paraId="13C7F50E" w14:textId="77777777" w:rsidR="00604326" w:rsidRPr="001D6B49" w:rsidRDefault="001D6B49">
            <w:pPr>
              <w:widowControl/>
              <w:rPr>
                <w:kern w:val="0"/>
                <w:szCs w:val="21"/>
              </w:rPr>
            </w:pPr>
            <w:r w:rsidRPr="001D6B49">
              <w:rPr>
                <w:kern w:val="0"/>
                <w:szCs w:val="21"/>
              </w:rPr>
              <w:t>通过</w:t>
            </w:r>
          </w:p>
        </w:tc>
      </w:tr>
      <w:tr w:rsidR="00604326" w:rsidRPr="001D6B49" w14:paraId="44F471E7" w14:textId="77777777">
        <w:tc>
          <w:tcPr>
            <w:tcW w:w="0" w:type="auto"/>
            <w:shd w:val="clear" w:color="auto" w:fill="FFFFFF"/>
            <w:tcMar>
              <w:top w:w="150" w:type="dxa"/>
              <w:left w:w="0" w:type="dxa"/>
              <w:bottom w:w="150" w:type="dxa"/>
              <w:right w:w="150" w:type="dxa"/>
            </w:tcMar>
          </w:tcPr>
          <w:p w14:paraId="147FC0ED" w14:textId="77777777" w:rsidR="00604326" w:rsidRPr="001D6B49" w:rsidRDefault="001D6B49">
            <w:pPr>
              <w:widowControl/>
              <w:rPr>
                <w:kern w:val="0"/>
                <w:szCs w:val="21"/>
              </w:rPr>
            </w:pPr>
            <w:r w:rsidRPr="001D6B49">
              <w:rPr>
                <w:kern w:val="0"/>
                <w:szCs w:val="21"/>
              </w:rPr>
              <w:t>2</w:t>
            </w:r>
          </w:p>
        </w:tc>
        <w:tc>
          <w:tcPr>
            <w:tcW w:w="1105" w:type="dxa"/>
            <w:shd w:val="clear" w:color="auto" w:fill="FFFFFF"/>
            <w:tcMar>
              <w:top w:w="150" w:type="dxa"/>
              <w:left w:w="150" w:type="dxa"/>
              <w:bottom w:w="150" w:type="dxa"/>
              <w:right w:w="150" w:type="dxa"/>
            </w:tcMar>
          </w:tcPr>
          <w:p w14:paraId="04190EA8" w14:textId="77777777" w:rsidR="00604326" w:rsidRPr="001D6B49" w:rsidRDefault="001D6B49">
            <w:pPr>
              <w:widowControl/>
              <w:rPr>
                <w:kern w:val="0"/>
                <w:szCs w:val="21"/>
              </w:rPr>
            </w:pPr>
            <w:r w:rsidRPr="001D6B49">
              <w:rPr>
                <w:kern w:val="0"/>
                <w:szCs w:val="21"/>
              </w:rPr>
              <w:t>Django</w:t>
            </w:r>
            <w:r w:rsidRPr="001D6B49">
              <w:rPr>
                <w:kern w:val="0"/>
                <w:szCs w:val="21"/>
              </w:rPr>
              <w:t>模块控制</w:t>
            </w:r>
          </w:p>
        </w:tc>
        <w:tc>
          <w:tcPr>
            <w:tcW w:w="942" w:type="dxa"/>
            <w:shd w:val="clear" w:color="auto" w:fill="FFFFFF"/>
            <w:tcMar>
              <w:top w:w="150" w:type="dxa"/>
              <w:left w:w="150" w:type="dxa"/>
              <w:bottom w:w="150" w:type="dxa"/>
              <w:right w:w="150" w:type="dxa"/>
            </w:tcMar>
          </w:tcPr>
          <w:p w14:paraId="5053EC3E" w14:textId="77777777" w:rsidR="00604326" w:rsidRPr="001D6B49" w:rsidRDefault="001D6B49">
            <w:pPr>
              <w:widowControl/>
              <w:rPr>
                <w:kern w:val="0"/>
                <w:szCs w:val="21"/>
              </w:rPr>
            </w:pPr>
            <w:r w:rsidRPr="001D6B49">
              <w:rPr>
                <w:kern w:val="0"/>
                <w:szCs w:val="21"/>
              </w:rPr>
              <w:t>用户登录功能</w:t>
            </w:r>
          </w:p>
        </w:tc>
        <w:tc>
          <w:tcPr>
            <w:tcW w:w="790" w:type="dxa"/>
            <w:shd w:val="clear" w:color="auto" w:fill="FFFFFF"/>
            <w:tcMar>
              <w:top w:w="150" w:type="dxa"/>
              <w:left w:w="150" w:type="dxa"/>
              <w:bottom w:w="150" w:type="dxa"/>
              <w:right w:w="150" w:type="dxa"/>
            </w:tcMar>
          </w:tcPr>
          <w:p w14:paraId="3E9ADC9E" w14:textId="77777777" w:rsidR="00604326" w:rsidRPr="001D6B49" w:rsidRDefault="001D6B49">
            <w:pPr>
              <w:widowControl/>
              <w:rPr>
                <w:kern w:val="0"/>
                <w:szCs w:val="21"/>
              </w:rPr>
            </w:pPr>
            <w:r w:rsidRPr="001D6B49">
              <w:rPr>
                <w:kern w:val="0"/>
                <w:szCs w:val="21"/>
              </w:rPr>
              <w:t>用户已注册未登录</w:t>
            </w:r>
          </w:p>
        </w:tc>
        <w:tc>
          <w:tcPr>
            <w:tcW w:w="1461" w:type="dxa"/>
            <w:shd w:val="clear" w:color="auto" w:fill="FFFFFF"/>
            <w:tcMar>
              <w:top w:w="150" w:type="dxa"/>
              <w:left w:w="150" w:type="dxa"/>
              <w:bottom w:w="150" w:type="dxa"/>
              <w:right w:w="150" w:type="dxa"/>
            </w:tcMar>
          </w:tcPr>
          <w:p w14:paraId="560E67EC" w14:textId="77777777" w:rsidR="00604326" w:rsidRPr="001D6B49" w:rsidRDefault="001D6B49">
            <w:pPr>
              <w:widowControl/>
              <w:rPr>
                <w:kern w:val="0"/>
                <w:szCs w:val="21"/>
              </w:rPr>
            </w:pPr>
            <w:r w:rsidRPr="001D6B49">
              <w:rPr>
                <w:kern w:val="0"/>
                <w:szCs w:val="21"/>
              </w:rPr>
              <w:t>正确用户名和密码</w:t>
            </w:r>
          </w:p>
        </w:tc>
        <w:tc>
          <w:tcPr>
            <w:tcW w:w="1288" w:type="dxa"/>
            <w:shd w:val="clear" w:color="auto" w:fill="FFFFFF"/>
            <w:tcMar>
              <w:top w:w="150" w:type="dxa"/>
              <w:left w:w="150" w:type="dxa"/>
              <w:bottom w:w="150" w:type="dxa"/>
              <w:right w:w="150" w:type="dxa"/>
            </w:tcMar>
          </w:tcPr>
          <w:p w14:paraId="01B5B05D" w14:textId="77777777" w:rsidR="00604326" w:rsidRPr="001D6B49" w:rsidRDefault="001D6B49">
            <w:pPr>
              <w:widowControl/>
              <w:rPr>
                <w:kern w:val="0"/>
                <w:szCs w:val="21"/>
              </w:rPr>
            </w:pPr>
            <w:r w:rsidRPr="001D6B49">
              <w:rPr>
                <w:kern w:val="0"/>
                <w:szCs w:val="21"/>
              </w:rPr>
              <w:t xml:space="preserve">1. </w:t>
            </w:r>
            <w:r w:rsidRPr="001D6B49">
              <w:rPr>
                <w:kern w:val="0"/>
                <w:szCs w:val="21"/>
              </w:rPr>
              <w:t>访问登录页面</w:t>
            </w:r>
            <w:r w:rsidRPr="001D6B49">
              <w:rPr>
                <w:kern w:val="0"/>
                <w:szCs w:val="21"/>
              </w:rPr>
              <w:br/>
              <w:t xml:space="preserve">2. </w:t>
            </w:r>
            <w:r w:rsidRPr="001D6B49">
              <w:rPr>
                <w:kern w:val="0"/>
                <w:szCs w:val="21"/>
              </w:rPr>
              <w:t>输入正确凭证并提交</w:t>
            </w:r>
          </w:p>
        </w:tc>
        <w:tc>
          <w:tcPr>
            <w:tcW w:w="1529" w:type="dxa"/>
            <w:shd w:val="clear" w:color="auto" w:fill="FFFFFF"/>
            <w:tcMar>
              <w:top w:w="150" w:type="dxa"/>
              <w:left w:w="150" w:type="dxa"/>
              <w:bottom w:w="150" w:type="dxa"/>
              <w:right w:w="150" w:type="dxa"/>
            </w:tcMar>
          </w:tcPr>
          <w:p w14:paraId="323B9B48" w14:textId="77777777" w:rsidR="00604326" w:rsidRPr="001D6B49" w:rsidRDefault="001D6B49">
            <w:pPr>
              <w:widowControl/>
              <w:rPr>
                <w:kern w:val="0"/>
                <w:szCs w:val="21"/>
              </w:rPr>
            </w:pPr>
            <w:r w:rsidRPr="001D6B49">
              <w:rPr>
                <w:kern w:val="0"/>
                <w:szCs w:val="21"/>
              </w:rPr>
              <w:t>登录成功，</w:t>
            </w:r>
            <w:r w:rsidRPr="001D6B49">
              <w:rPr>
                <w:kern w:val="0"/>
                <w:szCs w:val="21"/>
              </w:rPr>
              <w:t>Session</w:t>
            </w:r>
            <w:r w:rsidRPr="001D6B49">
              <w:rPr>
                <w:kern w:val="0"/>
                <w:szCs w:val="21"/>
              </w:rPr>
              <w:t>记录用户信息，跳转至仪表盘</w:t>
            </w:r>
          </w:p>
        </w:tc>
        <w:tc>
          <w:tcPr>
            <w:tcW w:w="0" w:type="auto"/>
            <w:shd w:val="clear" w:color="auto" w:fill="FFFFFF"/>
            <w:tcMar>
              <w:top w:w="150" w:type="dxa"/>
              <w:left w:w="150" w:type="dxa"/>
              <w:bottom w:w="150" w:type="dxa"/>
              <w:right w:w="150" w:type="dxa"/>
            </w:tcMar>
          </w:tcPr>
          <w:p w14:paraId="33C0D52D" w14:textId="77777777" w:rsidR="00604326" w:rsidRPr="001D6B49" w:rsidRDefault="001D6B49">
            <w:pPr>
              <w:widowControl/>
              <w:rPr>
                <w:kern w:val="0"/>
                <w:szCs w:val="21"/>
              </w:rPr>
            </w:pPr>
            <w:r w:rsidRPr="001D6B49">
              <w:rPr>
                <w:kern w:val="0"/>
                <w:szCs w:val="21"/>
              </w:rPr>
              <w:t>成功登录，</w:t>
            </w:r>
            <w:r w:rsidRPr="001D6B49">
              <w:rPr>
                <w:kern w:val="0"/>
                <w:szCs w:val="21"/>
              </w:rPr>
              <w:t>Session</w:t>
            </w:r>
            <w:r w:rsidRPr="001D6B49">
              <w:rPr>
                <w:kern w:val="0"/>
                <w:szCs w:val="21"/>
              </w:rPr>
              <w:t>中存储用户</w:t>
            </w:r>
            <w:r w:rsidRPr="001D6B49">
              <w:rPr>
                <w:kern w:val="0"/>
                <w:szCs w:val="21"/>
              </w:rPr>
              <w:t>ID</w:t>
            </w:r>
          </w:p>
        </w:tc>
        <w:tc>
          <w:tcPr>
            <w:tcW w:w="0" w:type="auto"/>
            <w:shd w:val="clear" w:color="auto" w:fill="FFFFFF"/>
            <w:tcMar>
              <w:top w:w="150" w:type="dxa"/>
              <w:left w:w="150" w:type="dxa"/>
              <w:bottom w:w="150" w:type="dxa"/>
              <w:right w:w="150" w:type="dxa"/>
            </w:tcMar>
          </w:tcPr>
          <w:p w14:paraId="07BEFCC9" w14:textId="77777777" w:rsidR="00604326" w:rsidRPr="001D6B49" w:rsidRDefault="001D6B49">
            <w:pPr>
              <w:widowControl/>
              <w:rPr>
                <w:kern w:val="0"/>
                <w:szCs w:val="21"/>
              </w:rPr>
            </w:pPr>
            <w:r w:rsidRPr="001D6B49">
              <w:rPr>
                <w:kern w:val="0"/>
                <w:szCs w:val="21"/>
              </w:rPr>
              <w:t>通过</w:t>
            </w:r>
          </w:p>
        </w:tc>
      </w:tr>
      <w:tr w:rsidR="00604326" w:rsidRPr="001D6B49" w14:paraId="2303468B" w14:textId="77777777">
        <w:tc>
          <w:tcPr>
            <w:tcW w:w="0" w:type="auto"/>
            <w:shd w:val="clear" w:color="auto" w:fill="FFFFFF"/>
            <w:tcMar>
              <w:top w:w="150" w:type="dxa"/>
              <w:left w:w="0" w:type="dxa"/>
              <w:bottom w:w="150" w:type="dxa"/>
              <w:right w:w="150" w:type="dxa"/>
            </w:tcMar>
          </w:tcPr>
          <w:p w14:paraId="70C27E4F" w14:textId="77777777" w:rsidR="00604326" w:rsidRPr="001D6B49" w:rsidRDefault="001D6B49">
            <w:pPr>
              <w:widowControl/>
              <w:rPr>
                <w:kern w:val="0"/>
                <w:szCs w:val="21"/>
              </w:rPr>
            </w:pPr>
            <w:r w:rsidRPr="001D6B49">
              <w:rPr>
                <w:kern w:val="0"/>
                <w:szCs w:val="21"/>
              </w:rPr>
              <w:t>3</w:t>
            </w:r>
          </w:p>
        </w:tc>
        <w:tc>
          <w:tcPr>
            <w:tcW w:w="1105" w:type="dxa"/>
            <w:shd w:val="clear" w:color="auto" w:fill="FFFFFF"/>
            <w:tcMar>
              <w:top w:w="150" w:type="dxa"/>
              <w:left w:w="150" w:type="dxa"/>
              <w:bottom w:w="150" w:type="dxa"/>
              <w:right w:w="150" w:type="dxa"/>
            </w:tcMar>
          </w:tcPr>
          <w:p w14:paraId="7074A345" w14:textId="77777777" w:rsidR="00604326" w:rsidRPr="001D6B49" w:rsidRDefault="001D6B49">
            <w:pPr>
              <w:widowControl/>
              <w:rPr>
                <w:kern w:val="0"/>
                <w:szCs w:val="21"/>
              </w:rPr>
            </w:pPr>
            <w:proofErr w:type="gramStart"/>
            <w:r w:rsidRPr="001D6B49">
              <w:rPr>
                <w:kern w:val="0"/>
                <w:szCs w:val="21"/>
              </w:rPr>
              <w:t>微博数据</w:t>
            </w:r>
            <w:proofErr w:type="gramEnd"/>
            <w:r w:rsidRPr="001D6B49">
              <w:rPr>
                <w:kern w:val="0"/>
                <w:szCs w:val="21"/>
              </w:rPr>
              <w:t>爬虫模块</w:t>
            </w:r>
          </w:p>
        </w:tc>
        <w:tc>
          <w:tcPr>
            <w:tcW w:w="942" w:type="dxa"/>
            <w:shd w:val="clear" w:color="auto" w:fill="FFFFFF"/>
            <w:tcMar>
              <w:top w:w="150" w:type="dxa"/>
              <w:left w:w="150" w:type="dxa"/>
              <w:bottom w:w="150" w:type="dxa"/>
              <w:right w:w="150" w:type="dxa"/>
            </w:tcMar>
          </w:tcPr>
          <w:p w14:paraId="45A87099" w14:textId="77777777" w:rsidR="00604326" w:rsidRPr="001D6B49" w:rsidRDefault="001D6B49">
            <w:pPr>
              <w:widowControl/>
              <w:rPr>
                <w:kern w:val="0"/>
                <w:szCs w:val="21"/>
              </w:rPr>
            </w:pPr>
            <w:r w:rsidRPr="001D6B49">
              <w:rPr>
                <w:kern w:val="0"/>
                <w:szCs w:val="21"/>
              </w:rPr>
              <w:t>正常数据抓取</w:t>
            </w:r>
          </w:p>
        </w:tc>
        <w:tc>
          <w:tcPr>
            <w:tcW w:w="790" w:type="dxa"/>
            <w:shd w:val="clear" w:color="auto" w:fill="FFFFFF"/>
            <w:tcMar>
              <w:top w:w="150" w:type="dxa"/>
              <w:left w:w="150" w:type="dxa"/>
              <w:bottom w:w="150" w:type="dxa"/>
              <w:right w:w="150" w:type="dxa"/>
            </w:tcMar>
          </w:tcPr>
          <w:p w14:paraId="69F47206" w14:textId="77777777" w:rsidR="00604326" w:rsidRPr="001D6B49" w:rsidRDefault="001D6B49">
            <w:pPr>
              <w:widowControl/>
              <w:rPr>
                <w:kern w:val="0"/>
                <w:szCs w:val="21"/>
              </w:rPr>
            </w:pPr>
            <w:r w:rsidRPr="001D6B49">
              <w:rPr>
                <w:kern w:val="0"/>
                <w:szCs w:val="21"/>
              </w:rPr>
              <w:t>数据库为空</w:t>
            </w:r>
          </w:p>
        </w:tc>
        <w:tc>
          <w:tcPr>
            <w:tcW w:w="1461" w:type="dxa"/>
            <w:shd w:val="clear" w:color="auto" w:fill="FFFFFF"/>
            <w:tcMar>
              <w:top w:w="150" w:type="dxa"/>
              <w:left w:w="150" w:type="dxa"/>
              <w:bottom w:w="150" w:type="dxa"/>
              <w:right w:w="150" w:type="dxa"/>
            </w:tcMar>
          </w:tcPr>
          <w:p w14:paraId="61C74537" w14:textId="77777777" w:rsidR="00604326" w:rsidRPr="001D6B49" w:rsidRDefault="001D6B49">
            <w:pPr>
              <w:widowControl/>
              <w:rPr>
                <w:kern w:val="0"/>
                <w:szCs w:val="21"/>
              </w:rPr>
            </w:pPr>
            <w:r w:rsidRPr="001D6B49">
              <w:rPr>
                <w:kern w:val="0"/>
                <w:szCs w:val="21"/>
              </w:rPr>
              <w:t>关键词：新冠疫情，页数：</w:t>
            </w:r>
            <w:r w:rsidRPr="001D6B49">
              <w:rPr>
                <w:kern w:val="0"/>
                <w:szCs w:val="21"/>
              </w:rPr>
              <w:t>3</w:t>
            </w:r>
          </w:p>
        </w:tc>
        <w:tc>
          <w:tcPr>
            <w:tcW w:w="1288" w:type="dxa"/>
            <w:shd w:val="clear" w:color="auto" w:fill="FFFFFF"/>
            <w:tcMar>
              <w:top w:w="150" w:type="dxa"/>
              <w:left w:w="150" w:type="dxa"/>
              <w:bottom w:w="150" w:type="dxa"/>
              <w:right w:w="150" w:type="dxa"/>
            </w:tcMar>
          </w:tcPr>
          <w:p w14:paraId="34B7448B" w14:textId="77777777" w:rsidR="00604326" w:rsidRPr="001D6B49" w:rsidRDefault="001D6B49">
            <w:pPr>
              <w:widowControl/>
              <w:rPr>
                <w:kern w:val="0"/>
                <w:szCs w:val="21"/>
              </w:rPr>
            </w:pPr>
            <w:r w:rsidRPr="001D6B49">
              <w:rPr>
                <w:kern w:val="0"/>
                <w:szCs w:val="21"/>
              </w:rPr>
              <w:t xml:space="preserve">1. </w:t>
            </w:r>
            <w:r w:rsidRPr="001D6B49">
              <w:rPr>
                <w:kern w:val="0"/>
                <w:szCs w:val="21"/>
              </w:rPr>
              <w:t>执行爬虫脚本</w:t>
            </w:r>
            <w:r w:rsidRPr="001D6B49">
              <w:rPr>
                <w:kern w:val="0"/>
                <w:szCs w:val="21"/>
              </w:rPr>
              <w:br/>
              <w:t xml:space="preserve">2. </w:t>
            </w:r>
            <w:r w:rsidRPr="001D6B49">
              <w:rPr>
                <w:kern w:val="0"/>
                <w:szCs w:val="21"/>
              </w:rPr>
              <w:t>检查数据库</w:t>
            </w:r>
          </w:p>
        </w:tc>
        <w:tc>
          <w:tcPr>
            <w:tcW w:w="1529" w:type="dxa"/>
            <w:shd w:val="clear" w:color="auto" w:fill="FFFFFF"/>
            <w:tcMar>
              <w:top w:w="150" w:type="dxa"/>
              <w:left w:w="150" w:type="dxa"/>
              <w:bottom w:w="150" w:type="dxa"/>
              <w:right w:w="150" w:type="dxa"/>
            </w:tcMar>
          </w:tcPr>
          <w:p w14:paraId="75CD621B" w14:textId="77777777" w:rsidR="00604326" w:rsidRPr="001D6B49" w:rsidRDefault="001D6B49">
            <w:pPr>
              <w:widowControl/>
              <w:rPr>
                <w:kern w:val="0"/>
                <w:szCs w:val="21"/>
              </w:rPr>
            </w:pPr>
            <w:r w:rsidRPr="001D6B49">
              <w:rPr>
                <w:kern w:val="0"/>
                <w:szCs w:val="21"/>
              </w:rPr>
              <w:t>数据库新增</w:t>
            </w:r>
            <w:proofErr w:type="gramStart"/>
            <w:r w:rsidRPr="001D6B49">
              <w:rPr>
                <w:kern w:val="0"/>
                <w:szCs w:val="21"/>
              </w:rPr>
              <w:t>100</w:t>
            </w:r>
            <w:r w:rsidRPr="001D6B49">
              <w:rPr>
                <w:kern w:val="0"/>
                <w:szCs w:val="21"/>
              </w:rPr>
              <w:t>条微博数据</w:t>
            </w:r>
            <w:proofErr w:type="gramEnd"/>
            <w:r w:rsidRPr="001D6B49">
              <w:rPr>
                <w:kern w:val="0"/>
                <w:szCs w:val="21"/>
              </w:rPr>
              <w:t>，包含正文等</w:t>
            </w:r>
          </w:p>
        </w:tc>
        <w:tc>
          <w:tcPr>
            <w:tcW w:w="0" w:type="auto"/>
            <w:shd w:val="clear" w:color="auto" w:fill="FFFFFF"/>
            <w:tcMar>
              <w:top w:w="150" w:type="dxa"/>
              <w:left w:w="150" w:type="dxa"/>
              <w:bottom w:w="150" w:type="dxa"/>
              <w:right w:w="150" w:type="dxa"/>
            </w:tcMar>
          </w:tcPr>
          <w:p w14:paraId="6339AF4D" w14:textId="77777777" w:rsidR="00604326" w:rsidRPr="001D6B49" w:rsidRDefault="001D6B49">
            <w:pPr>
              <w:widowControl/>
              <w:rPr>
                <w:kern w:val="0"/>
                <w:szCs w:val="21"/>
              </w:rPr>
            </w:pPr>
            <w:r w:rsidRPr="001D6B49">
              <w:rPr>
                <w:kern w:val="0"/>
                <w:szCs w:val="21"/>
              </w:rPr>
              <w:t>数据库插入</w:t>
            </w:r>
            <w:r w:rsidRPr="001D6B49">
              <w:rPr>
                <w:kern w:val="0"/>
                <w:szCs w:val="21"/>
              </w:rPr>
              <w:t>98</w:t>
            </w:r>
            <w:r w:rsidRPr="001D6B49">
              <w:rPr>
                <w:kern w:val="0"/>
                <w:szCs w:val="21"/>
              </w:rPr>
              <w:t>条数据，</w:t>
            </w:r>
            <w:r w:rsidRPr="001D6B49">
              <w:rPr>
                <w:kern w:val="0"/>
                <w:szCs w:val="21"/>
              </w:rPr>
              <w:t>2</w:t>
            </w:r>
            <w:r w:rsidRPr="001D6B49">
              <w:rPr>
                <w:kern w:val="0"/>
                <w:szCs w:val="21"/>
              </w:rPr>
              <w:t>条因格式</w:t>
            </w:r>
            <w:proofErr w:type="gramStart"/>
            <w:r w:rsidRPr="001D6B49">
              <w:rPr>
                <w:kern w:val="0"/>
                <w:szCs w:val="21"/>
              </w:rPr>
              <w:t>异常被</w:t>
            </w:r>
            <w:proofErr w:type="gramEnd"/>
            <w:r w:rsidRPr="001D6B49">
              <w:rPr>
                <w:kern w:val="0"/>
                <w:szCs w:val="21"/>
              </w:rPr>
              <w:t>过滤</w:t>
            </w:r>
          </w:p>
        </w:tc>
        <w:tc>
          <w:tcPr>
            <w:tcW w:w="0" w:type="auto"/>
            <w:shd w:val="clear" w:color="auto" w:fill="FFFFFF"/>
            <w:tcMar>
              <w:top w:w="150" w:type="dxa"/>
              <w:left w:w="150" w:type="dxa"/>
              <w:bottom w:w="150" w:type="dxa"/>
              <w:right w:w="150" w:type="dxa"/>
            </w:tcMar>
          </w:tcPr>
          <w:p w14:paraId="370702CD" w14:textId="77777777" w:rsidR="00604326" w:rsidRPr="001D6B49" w:rsidRDefault="001D6B49">
            <w:pPr>
              <w:widowControl/>
              <w:rPr>
                <w:kern w:val="0"/>
                <w:szCs w:val="21"/>
              </w:rPr>
            </w:pPr>
            <w:r w:rsidRPr="001D6B49">
              <w:rPr>
                <w:kern w:val="0"/>
                <w:szCs w:val="21"/>
              </w:rPr>
              <w:t>部分通过</w:t>
            </w:r>
          </w:p>
        </w:tc>
      </w:tr>
      <w:tr w:rsidR="00604326" w:rsidRPr="001D6B49" w14:paraId="0F7BC22E" w14:textId="77777777">
        <w:tc>
          <w:tcPr>
            <w:tcW w:w="0" w:type="auto"/>
            <w:shd w:val="clear" w:color="auto" w:fill="FFFFFF"/>
            <w:tcMar>
              <w:top w:w="150" w:type="dxa"/>
              <w:left w:w="0" w:type="dxa"/>
              <w:bottom w:w="150" w:type="dxa"/>
              <w:right w:w="150" w:type="dxa"/>
            </w:tcMar>
          </w:tcPr>
          <w:p w14:paraId="4FB614B1" w14:textId="77777777" w:rsidR="00604326" w:rsidRPr="001D6B49" w:rsidRDefault="001D6B49">
            <w:pPr>
              <w:widowControl/>
              <w:rPr>
                <w:kern w:val="0"/>
                <w:szCs w:val="21"/>
              </w:rPr>
            </w:pPr>
            <w:r w:rsidRPr="001D6B49">
              <w:rPr>
                <w:kern w:val="0"/>
                <w:szCs w:val="21"/>
              </w:rPr>
              <w:t>4</w:t>
            </w:r>
          </w:p>
        </w:tc>
        <w:tc>
          <w:tcPr>
            <w:tcW w:w="1105" w:type="dxa"/>
            <w:shd w:val="clear" w:color="auto" w:fill="FFFFFF"/>
            <w:tcMar>
              <w:top w:w="150" w:type="dxa"/>
              <w:left w:w="150" w:type="dxa"/>
              <w:bottom w:w="150" w:type="dxa"/>
              <w:right w:w="150" w:type="dxa"/>
            </w:tcMar>
          </w:tcPr>
          <w:p w14:paraId="1744AE1C" w14:textId="77777777" w:rsidR="00604326" w:rsidRPr="001D6B49" w:rsidRDefault="001D6B49">
            <w:pPr>
              <w:widowControl/>
              <w:rPr>
                <w:kern w:val="0"/>
                <w:szCs w:val="21"/>
              </w:rPr>
            </w:pPr>
            <w:proofErr w:type="gramStart"/>
            <w:r w:rsidRPr="001D6B49">
              <w:rPr>
                <w:kern w:val="0"/>
                <w:szCs w:val="21"/>
              </w:rPr>
              <w:t>微博数据</w:t>
            </w:r>
            <w:proofErr w:type="gramEnd"/>
            <w:r w:rsidRPr="001D6B49">
              <w:rPr>
                <w:kern w:val="0"/>
                <w:szCs w:val="21"/>
              </w:rPr>
              <w:t>爬虫模块</w:t>
            </w:r>
          </w:p>
        </w:tc>
        <w:tc>
          <w:tcPr>
            <w:tcW w:w="942" w:type="dxa"/>
            <w:shd w:val="clear" w:color="auto" w:fill="FFFFFF"/>
            <w:tcMar>
              <w:top w:w="150" w:type="dxa"/>
              <w:left w:w="150" w:type="dxa"/>
              <w:bottom w:w="150" w:type="dxa"/>
              <w:right w:w="150" w:type="dxa"/>
            </w:tcMar>
          </w:tcPr>
          <w:p w14:paraId="40D8198D" w14:textId="77777777" w:rsidR="00604326" w:rsidRPr="001D6B49" w:rsidRDefault="001D6B49">
            <w:pPr>
              <w:widowControl/>
              <w:rPr>
                <w:kern w:val="0"/>
                <w:szCs w:val="21"/>
              </w:rPr>
            </w:pPr>
            <w:proofErr w:type="gramStart"/>
            <w:r w:rsidRPr="001D6B49">
              <w:rPr>
                <w:kern w:val="0"/>
                <w:szCs w:val="21"/>
              </w:rPr>
              <w:t>反爬机制</w:t>
            </w:r>
            <w:proofErr w:type="gramEnd"/>
            <w:r w:rsidRPr="001D6B49">
              <w:rPr>
                <w:kern w:val="0"/>
                <w:szCs w:val="21"/>
              </w:rPr>
              <w:t>应对</w:t>
            </w:r>
          </w:p>
        </w:tc>
        <w:tc>
          <w:tcPr>
            <w:tcW w:w="790" w:type="dxa"/>
            <w:shd w:val="clear" w:color="auto" w:fill="FFFFFF"/>
            <w:tcMar>
              <w:top w:w="150" w:type="dxa"/>
              <w:left w:w="150" w:type="dxa"/>
              <w:bottom w:w="150" w:type="dxa"/>
              <w:right w:w="150" w:type="dxa"/>
            </w:tcMar>
          </w:tcPr>
          <w:p w14:paraId="3D590499" w14:textId="77777777" w:rsidR="00604326" w:rsidRPr="001D6B49" w:rsidRDefault="001D6B49">
            <w:pPr>
              <w:widowControl/>
              <w:rPr>
                <w:kern w:val="0"/>
                <w:szCs w:val="21"/>
              </w:rPr>
            </w:pPr>
            <w:r w:rsidRPr="001D6B49">
              <w:rPr>
                <w:kern w:val="0"/>
                <w:szCs w:val="21"/>
              </w:rPr>
              <w:t>连续触发</w:t>
            </w:r>
            <w:proofErr w:type="gramStart"/>
            <w:r w:rsidRPr="001D6B49">
              <w:rPr>
                <w:kern w:val="0"/>
                <w:szCs w:val="21"/>
              </w:rPr>
              <w:t>微博反爬</w:t>
            </w:r>
            <w:proofErr w:type="gramEnd"/>
            <w:r w:rsidRPr="001D6B49">
              <w:rPr>
                <w:kern w:val="0"/>
                <w:szCs w:val="21"/>
              </w:rPr>
              <w:t>策略</w:t>
            </w:r>
          </w:p>
        </w:tc>
        <w:tc>
          <w:tcPr>
            <w:tcW w:w="1461" w:type="dxa"/>
            <w:shd w:val="clear" w:color="auto" w:fill="FFFFFF"/>
            <w:tcMar>
              <w:top w:w="150" w:type="dxa"/>
              <w:left w:w="150" w:type="dxa"/>
              <w:bottom w:w="150" w:type="dxa"/>
              <w:right w:w="150" w:type="dxa"/>
            </w:tcMar>
          </w:tcPr>
          <w:p w14:paraId="1B123B46" w14:textId="77777777" w:rsidR="00604326" w:rsidRPr="001D6B49" w:rsidRDefault="001D6B49">
            <w:pPr>
              <w:widowControl/>
              <w:rPr>
                <w:kern w:val="0"/>
                <w:szCs w:val="21"/>
              </w:rPr>
            </w:pPr>
            <w:r w:rsidRPr="001D6B49">
              <w:rPr>
                <w:kern w:val="0"/>
                <w:szCs w:val="21"/>
              </w:rPr>
              <w:t>高频请求（</w:t>
            </w:r>
            <w:r w:rsidRPr="001D6B49">
              <w:rPr>
                <w:kern w:val="0"/>
                <w:szCs w:val="21"/>
              </w:rPr>
              <w:t>10</w:t>
            </w:r>
            <w:r w:rsidRPr="001D6B49">
              <w:rPr>
                <w:kern w:val="0"/>
                <w:szCs w:val="21"/>
              </w:rPr>
              <w:t>次</w:t>
            </w:r>
            <w:r w:rsidRPr="001D6B49">
              <w:rPr>
                <w:kern w:val="0"/>
                <w:szCs w:val="21"/>
              </w:rPr>
              <w:t>/</w:t>
            </w:r>
            <w:r w:rsidRPr="001D6B49">
              <w:rPr>
                <w:kern w:val="0"/>
                <w:szCs w:val="21"/>
              </w:rPr>
              <w:t>秒）</w:t>
            </w:r>
          </w:p>
        </w:tc>
        <w:tc>
          <w:tcPr>
            <w:tcW w:w="1288" w:type="dxa"/>
            <w:shd w:val="clear" w:color="auto" w:fill="FFFFFF"/>
            <w:tcMar>
              <w:top w:w="150" w:type="dxa"/>
              <w:left w:w="150" w:type="dxa"/>
              <w:bottom w:w="150" w:type="dxa"/>
              <w:right w:w="150" w:type="dxa"/>
            </w:tcMar>
          </w:tcPr>
          <w:p w14:paraId="2578B02B" w14:textId="77777777" w:rsidR="00604326" w:rsidRPr="001D6B49" w:rsidRDefault="001D6B49">
            <w:pPr>
              <w:widowControl/>
              <w:rPr>
                <w:kern w:val="0"/>
                <w:szCs w:val="21"/>
              </w:rPr>
            </w:pPr>
            <w:r w:rsidRPr="001D6B49">
              <w:rPr>
                <w:kern w:val="0"/>
                <w:szCs w:val="21"/>
              </w:rPr>
              <w:t xml:space="preserve">1. </w:t>
            </w:r>
            <w:r w:rsidRPr="001D6B49">
              <w:rPr>
                <w:kern w:val="0"/>
                <w:szCs w:val="21"/>
              </w:rPr>
              <w:t>模拟高频请求</w:t>
            </w:r>
            <w:r w:rsidRPr="001D6B49">
              <w:rPr>
                <w:kern w:val="0"/>
                <w:szCs w:val="21"/>
              </w:rPr>
              <w:br/>
              <w:t xml:space="preserve">2. </w:t>
            </w:r>
            <w:r w:rsidRPr="001D6B49">
              <w:rPr>
                <w:kern w:val="0"/>
                <w:szCs w:val="21"/>
              </w:rPr>
              <w:t>观察代理</w:t>
            </w:r>
            <w:r w:rsidRPr="001D6B49">
              <w:rPr>
                <w:kern w:val="0"/>
                <w:szCs w:val="21"/>
              </w:rPr>
              <w:t>IP</w:t>
            </w:r>
            <w:r w:rsidRPr="001D6B49">
              <w:rPr>
                <w:kern w:val="0"/>
                <w:szCs w:val="21"/>
              </w:rPr>
              <w:t>切换和延时策略</w:t>
            </w:r>
          </w:p>
        </w:tc>
        <w:tc>
          <w:tcPr>
            <w:tcW w:w="1529" w:type="dxa"/>
            <w:shd w:val="clear" w:color="auto" w:fill="FFFFFF"/>
            <w:tcMar>
              <w:top w:w="150" w:type="dxa"/>
              <w:left w:w="150" w:type="dxa"/>
              <w:bottom w:w="150" w:type="dxa"/>
              <w:right w:w="150" w:type="dxa"/>
            </w:tcMar>
          </w:tcPr>
          <w:p w14:paraId="220B1CE4" w14:textId="77777777" w:rsidR="00604326" w:rsidRPr="001D6B49" w:rsidRDefault="001D6B49">
            <w:pPr>
              <w:widowControl/>
              <w:rPr>
                <w:kern w:val="0"/>
                <w:szCs w:val="21"/>
              </w:rPr>
            </w:pPr>
            <w:r w:rsidRPr="001D6B49">
              <w:rPr>
                <w:kern w:val="0"/>
                <w:szCs w:val="21"/>
              </w:rPr>
              <w:t>代理</w:t>
            </w:r>
            <w:r w:rsidRPr="001D6B49">
              <w:rPr>
                <w:kern w:val="0"/>
                <w:szCs w:val="21"/>
              </w:rPr>
              <w:t>IP</w:t>
            </w:r>
            <w:r w:rsidRPr="001D6B49">
              <w:rPr>
                <w:kern w:val="0"/>
                <w:szCs w:val="21"/>
              </w:rPr>
              <w:t>池自动切换，请求间隔随机（</w:t>
            </w:r>
            <w:r w:rsidRPr="001D6B49">
              <w:rPr>
                <w:kern w:val="0"/>
                <w:szCs w:val="21"/>
              </w:rPr>
              <w:t>1-5</w:t>
            </w:r>
            <w:r w:rsidRPr="001D6B49">
              <w:rPr>
                <w:kern w:val="0"/>
                <w:szCs w:val="21"/>
              </w:rPr>
              <w:t>秒），最终成功获取数据</w:t>
            </w:r>
          </w:p>
        </w:tc>
        <w:tc>
          <w:tcPr>
            <w:tcW w:w="0" w:type="auto"/>
            <w:shd w:val="clear" w:color="auto" w:fill="FFFFFF"/>
            <w:tcMar>
              <w:top w:w="150" w:type="dxa"/>
              <w:left w:w="150" w:type="dxa"/>
              <w:bottom w:w="150" w:type="dxa"/>
              <w:right w:w="150" w:type="dxa"/>
            </w:tcMar>
          </w:tcPr>
          <w:p w14:paraId="1F60244E" w14:textId="77777777" w:rsidR="00604326" w:rsidRPr="001D6B49" w:rsidRDefault="001D6B49">
            <w:pPr>
              <w:widowControl/>
              <w:rPr>
                <w:kern w:val="0"/>
                <w:szCs w:val="21"/>
              </w:rPr>
            </w:pPr>
            <w:r w:rsidRPr="001D6B49">
              <w:rPr>
                <w:kern w:val="0"/>
                <w:szCs w:val="21"/>
              </w:rPr>
              <w:t>触发</w:t>
            </w:r>
            <w:proofErr w:type="gramStart"/>
            <w:r w:rsidRPr="001D6B49">
              <w:rPr>
                <w:kern w:val="0"/>
                <w:szCs w:val="21"/>
              </w:rPr>
              <w:t>反爬后</w:t>
            </w:r>
            <w:proofErr w:type="gramEnd"/>
            <w:r w:rsidRPr="001D6B49">
              <w:rPr>
                <w:kern w:val="0"/>
                <w:szCs w:val="21"/>
              </w:rPr>
              <w:t>，代理</w:t>
            </w:r>
            <w:r w:rsidRPr="001D6B49">
              <w:rPr>
                <w:kern w:val="0"/>
                <w:szCs w:val="21"/>
              </w:rPr>
              <w:t>IP</w:t>
            </w:r>
            <w:r w:rsidRPr="001D6B49">
              <w:rPr>
                <w:kern w:val="0"/>
                <w:szCs w:val="21"/>
              </w:rPr>
              <w:t>切换</w:t>
            </w:r>
            <w:r w:rsidRPr="001D6B49">
              <w:rPr>
                <w:kern w:val="0"/>
                <w:szCs w:val="21"/>
              </w:rPr>
              <w:t>3</w:t>
            </w:r>
            <w:r w:rsidRPr="001D6B49">
              <w:rPr>
                <w:kern w:val="0"/>
                <w:szCs w:val="21"/>
              </w:rPr>
              <w:t>次，最终完成数据抓取</w:t>
            </w:r>
          </w:p>
        </w:tc>
        <w:tc>
          <w:tcPr>
            <w:tcW w:w="0" w:type="auto"/>
            <w:shd w:val="clear" w:color="auto" w:fill="FFFFFF"/>
            <w:tcMar>
              <w:top w:w="150" w:type="dxa"/>
              <w:left w:w="150" w:type="dxa"/>
              <w:bottom w:w="150" w:type="dxa"/>
              <w:right w:w="150" w:type="dxa"/>
            </w:tcMar>
          </w:tcPr>
          <w:p w14:paraId="465D9722" w14:textId="77777777" w:rsidR="00604326" w:rsidRPr="001D6B49" w:rsidRDefault="001D6B49">
            <w:pPr>
              <w:widowControl/>
              <w:rPr>
                <w:kern w:val="0"/>
                <w:szCs w:val="21"/>
              </w:rPr>
            </w:pPr>
            <w:r w:rsidRPr="001D6B49">
              <w:rPr>
                <w:kern w:val="0"/>
                <w:szCs w:val="21"/>
              </w:rPr>
              <w:t>通过</w:t>
            </w:r>
          </w:p>
        </w:tc>
      </w:tr>
      <w:tr w:rsidR="00604326" w:rsidRPr="001D6B49" w14:paraId="1A647B71" w14:textId="77777777">
        <w:tc>
          <w:tcPr>
            <w:tcW w:w="0" w:type="auto"/>
            <w:shd w:val="clear" w:color="auto" w:fill="FFFFFF"/>
            <w:tcMar>
              <w:top w:w="150" w:type="dxa"/>
              <w:left w:w="0" w:type="dxa"/>
              <w:bottom w:w="150" w:type="dxa"/>
              <w:right w:w="150" w:type="dxa"/>
            </w:tcMar>
          </w:tcPr>
          <w:p w14:paraId="19D5157C" w14:textId="77777777" w:rsidR="00604326" w:rsidRPr="001D6B49" w:rsidRDefault="001D6B49">
            <w:pPr>
              <w:widowControl/>
              <w:rPr>
                <w:kern w:val="0"/>
                <w:szCs w:val="21"/>
              </w:rPr>
            </w:pPr>
            <w:r w:rsidRPr="001D6B49">
              <w:rPr>
                <w:kern w:val="0"/>
                <w:szCs w:val="21"/>
              </w:rPr>
              <w:t>5</w:t>
            </w:r>
          </w:p>
        </w:tc>
        <w:tc>
          <w:tcPr>
            <w:tcW w:w="1105" w:type="dxa"/>
            <w:shd w:val="clear" w:color="auto" w:fill="FFFFFF"/>
            <w:tcMar>
              <w:top w:w="150" w:type="dxa"/>
              <w:left w:w="150" w:type="dxa"/>
              <w:bottom w:w="150" w:type="dxa"/>
              <w:right w:w="150" w:type="dxa"/>
            </w:tcMar>
          </w:tcPr>
          <w:p w14:paraId="1EA6076C" w14:textId="77777777" w:rsidR="00604326" w:rsidRPr="001D6B49" w:rsidRDefault="001D6B49">
            <w:pPr>
              <w:widowControl/>
              <w:rPr>
                <w:kern w:val="0"/>
                <w:szCs w:val="21"/>
              </w:rPr>
            </w:pPr>
            <w:r w:rsidRPr="001D6B49">
              <w:rPr>
                <w:kern w:val="0"/>
                <w:szCs w:val="21"/>
              </w:rPr>
              <w:t>热度事件分析模块</w:t>
            </w:r>
          </w:p>
        </w:tc>
        <w:tc>
          <w:tcPr>
            <w:tcW w:w="942" w:type="dxa"/>
            <w:shd w:val="clear" w:color="auto" w:fill="FFFFFF"/>
            <w:tcMar>
              <w:top w:w="150" w:type="dxa"/>
              <w:left w:w="150" w:type="dxa"/>
              <w:bottom w:w="150" w:type="dxa"/>
              <w:right w:w="150" w:type="dxa"/>
            </w:tcMar>
          </w:tcPr>
          <w:p w14:paraId="627777C0" w14:textId="77777777" w:rsidR="00604326" w:rsidRPr="001D6B49" w:rsidRDefault="001D6B49">
            <w:pPr>
              <w:widowControl/>
              <w:rPr>
                <w:kern w:val="0"/>
                <w:szCs w:val="21"/>
              </w:rPr>
            </w:pPr>
            <w:r w:rsidRPr="001D6B49">
              <w:rPr>
                <w:kern w:val="0"/>
                <w:szCs w:val="21"/>
              </w:rPr>
              <w:t>热度得分计算</w:t>
            </w:r>
          </w:p>
        </w:tc>
        <w:tc>
          <w:tcPr>
            <w:tcW w:w="790" w:type="dxa"/>
            <w:shd w:val="clear" w:color="auto" w:fill="FFFFFF"/>
            <w:tcMar>
              <w:top w:w="150" w:type="dxa"/>
              <w:left w:w="150" w:type="dxa"/>
              <w:bottom w:w="150" w:type="dxa"/>
              <w:right w:w="150" w:type="dxa"/>
            </w:tcMar>
          </w:tcPr>
          <w:p w14:paraId="1C39DF76" w14:textId="77777777" w:rsidR="00604326" w:rsidRPr="001D6B49" w:rsidRDefault="001D6B49">
            <w:pPr>
              <w:widowControl/>
              <w:rPr>
                <w:kern w:val="0"/>
                <w:szCs w:val="21"/>
              </w:rPr>
            </w:pPr>
            <w:r w:rsidRPr="001D6B49">
              <w:rPr>
                <w:kern w:val="0"/>
                <w:szCs w:val="21"/>
              </w:rPr>
              <w:t>数据库含</w:t>
            </w:r>
            <w:r w:rsidRPr="001D6B49">
              <w:rPr>
                <w:kern w:val="0"/>
                <w:szCs w:val="21"/>
              </w:rPr>
              <w:t>100</w:t>
            </w:r>
            <w:r w:rsidRPr="001D6B49">
              <w:rPr>
                <w:kern w:val="0"/>
                <w:szCs w:val="21"/>
              </w:rPr>
              <w:t>条</w:t>
            </w:r>
            <w:proofErr w:type="gramStart"/>
            <w:r w:rsidRPr="001D6B49">
              <w:rPr>
                <w:kern w:val="0"/>
                <w:szCs w:val="21"/>
              </w:rPr>
              <w:t>微博数据</w:t>
            </w:r>
            <w:proofErr w:type="gramEnd"/>
          </w:p>
        </w:tc>
        <w:tc>
          <w:tcPr>
            <w:tcW w:w="1461" w:type="dxa"/>
            <w:shd w:val="clear" w:color="auto" w:fill="FFFFFF"/>
            <w:tcMar>
              <w:top w:w="150" w:type="dxa"/>
              <w:left w:w="150" w:type="dxa"/>
              <w:bottom w:w="150" w:type="dxa"/>
              <w:right w:w="150" w:type="dxa"/>
            </w:tcMar>
          </w:tcPr>
          <w:p w14:paraId="733E7C1E" w14:textId="77777777" w:rsidR="00604326" w:rsidRPr="001D6B49" w:rsidRDefault="001D6B49">
            <w:pPr>
              <w:widowControl/>
              <w:rPr>
                <w:kern w:val="0"/>
                <w:szCs w:val="21"/>
              </w:rPr>
            </w:pPr>
            <w:r w:rsidRPr="001D6B49">
              <w:rPr>
                <w:kern w:val="0"/>
                <w:szCs w:val="21"/>
              </w:rPr>
              <w:t>权重配置：转发</w:t>
            </w:r>
            <w:r w:rsidRPr="001D6B49">
              <w:rPr>
                <w:kern w:val="0"/>
                <w:szCs w:val="21"/>
              </w:rPr>
              <w:t>0.4</w:t>
            </w:r>
            <w:r w:rsidRPr="001D6B49">
              <w:rPr>
                <w:kern w:val="0"/>
                <w:szCs w:val="21"/>
              </w:rPr>
              <w:t>，评论</w:t>
            </w:r>
            <w:r w:rsidRPr="001D6B49">
              <w:rPr>
                <w:kern w:val="0"/>
                <w:szCs w:val="21"/>
              </w:rPr>
              <w:t>0.5</w:t>
            </w:r>
            <w:r w:rsidRPr="001D6B49">
              <w:rPr>
                <w:kern w:val="0"/>
                <w:szCs w:val="21"/>
              </w:rPr>
              <w:t>，</w:t>
            </w:r>
            <w:proofErr w:type="gramStart"/>
            <w:r w:rsidRPr="001D6B49">
              <w:rPr>
                <w:kern w:val="0"/>
                <w:szCs w:val="21"/>
              </w:rPr>
              <w:t>点赞</w:t>
            </w:r>
            <w:proofErr w:type="gramEnd"/>
            <w:r w:rsidRPr="001D6B49">
              <w:rPr>
                <w:kern w:val="0"/>
                <w:szCs w:val="21"/>
              </w:rPr>
              <w:t>0.1</w:t>
            </w:r>
          </w:p>
        </w:tc>
        <w:tc>
          <w:tcPr>
            <w:tcW w:w="1288" w:type="dxa"/>
            <w:shd w:val="clear" w:color="auto" w:fill="FFFFFF"/>
            <w:tcMar>
              <w:top w:w="150" w:type="dxa"/>
              <w:left w:w="150" w:type="dxa"/>
              <w:bottom w:w="150" w:type="dxa"/>
              <w:right w:w="150" w:type="dxa"/>
            </w:tcMar>
          </w:tcPr>
          <w:p w14:paraId="3F2C8B53" w14:textId="77777777" w:rsidR="00604326" w:rsidRPr="001D6B49" w:rsidRDefault="001D6B49">
            <w:pPr>
              <w:widowControl/>
              <w:rPr>
                <w:kern w:val="0"/>
                <w:szCs w:val="21"/>
              </w:rPr>
            </w:pPr>
            <w:r w:rsidRPr="001D6B49">
              <w:rPr>
                <w:kern w:val="0"/>
                <w:szCs w:val="21"/>
              </w:rPr>
              <w:t xml:space="preserve">1. </w:t>
            </w:r>
            <w:r w:rsidRPr="001D6B49">
              <w:rPr>
                <w:kern w:val="0"/>
                <w:szCs w:val="21"/>
              </w:rPr>
              <w:t>执行热度计算脚本</w:t>
            </w:r>
            <w:r w:rsidRPr="001D6B49">
              <w:rPr>
                <w:kern w:val="0"/>
                <w:szCs w:val="21"/>
              </w:rPr>
              <w:br/>
              <w:t xml:space="preserve">2. </w:t>
            </w:r>
            <w:r w:rsidRPr="001D6B49">
              <w:rPr>
                <w:kern w:val="0"/>
                <w:szCs w:val="21"/>
              </w:rPr>
              <w:t>查询</w:t>
            </w:r>
            <w:r w:rsidRPr="001D6B49">
              <w:rPr>
                <w:kern w:val="0"/>
                <w:szCs w:val="21"/>
              </w:rPr>
              <w:t>Top 10</w:t>
            </w:r>
            <w:r w:rsidRPr="001D6B49">
              <w:rPr>
                <w:kern w:val="0"/>
                <w:szCs w:val="21"/>
              </w:rPr>
              <w:t>热点</w:t>
            </w:r>
          </w:p>
        </w:tc>
        <w:tc>
          <w:tcPr>
            <w:tcW w:w="1529" w:type="dxa"/>
            <w:shd w:val="clear" w:color="auto" w:fill="FFFFFF"/>
            <w:tcMar>
              <w:top w:w="150" w:type="dxa"/>
              <w:left w:w="150" w:type="dxa"/>
              <w:bottom w:w="150" w:type="dxa"/>
              <w:right w:w="150" w:type="dxa"/>
            </w:tcMar>
          </w:tcPr>
          <w:p w14:paraId="2AE9D5E1" w14:textId="77777777" w:rsidR="00604326" w:rsidRPr="001D6B49" w:rsidRDefault="001D6B49">
            <w:pPr>
              <w:widowControl/>
              <w:rPr>
                <w:kern w:val="0"/>
                <w:szCs w:val="21"/>
              </w:rPr>
            </w:pPr>
            <w:r w:rsidRPr="001D6B49">
              <w:rPr>
                <w:kern w:val="0"/>
                <w:szCs w:val="21"/>
              </w:rPr>
              <w:t>输出按热度降序排列</w:t>
            </w:r>
            <w:proofErr w:type="gramStart"/>
            <w:r w:rsidRPr="001D6B49">
              <w:rPr>
                <w:kern w:val="0"/>
                <w:szCs w:val="21"/>
              </w:rPr>
              <w:t>的微博列表</w:t>
            </w:r>
            <w:proofErr w:type="gramEnd"/>
            <w:r w:rsidRPr="001D6B49">
              <w:rPr>
                <w:kern w:val="0"/>
                <w:szCs w:val="21"/>
              </w:rPr>
              <w:t>，得分范围</w:t>
            </w:r>
            <w:r w:rsidRPr="001D6B49">
              <w:rPr>
                <w:kern w:val="0"/>
                <w:szCs w:val="21"/>
              </w:rPr>
              <w:t>50-200</w:t>
            </w:r>
          </w:p>
        </w:tc>
        <w:tc>
          <w:tcPr>
            <w:tcW w:w="0" w:type="auto"/>
            <w:shd w:val="clear" w:color="auto" w:fill="FFFFFF"/>
            <w:tcMar>
              <w:top w:w="150" w:type="dxa"/>
              <w:left w:w="150" w:type="dxa"/>
              <w:bottom w:w="150" w:type="dxa"/>
              <w:right w:w="150" w:type="dxa"/>
            </w:tcMar>
          </w:tcPr>
          <w:p w14:paraId="67BEF3B3" w14:textId="77777777" w:rsidR="00604326" w:rsidRPr="001D6B49" w:rsidRDefault="001D6B49">
            <w:pPr>
              <w:widowControl/>
              <w:rPr>
                <w:kern w:val="0"/>
                <w:szCs w:val="21"/>
              </w:rPr>
            </w:pPr>
            <w:r w:rsidRPr="001D6B49">
              <w:rPr>
                <w:kern w:val="0"/>
                <w:szCs w:val="21"/>
              </w:rPr>
              <w:t>列表排序正确，得分符合预期</w:t>
            </w:r>
          </w:p>
        </w:tc>
        <w:tc>
          <w:tcPr>
            <w:tcW w:w="0" w:type="auto"/>
            <w:shd w:val="clear" w:color="auto" w:fill="FFFFFF"/>
            <w:tcMar>
              <w:top w:w="150" w:type="dxa"/>
              <w:left w:w="150" w:type="dxa"/>
              <w:bottom w:w="150" w:type="dxa"/>
              <w:right w:w="150" w:type="dxa"/>
            </w:tcMar>
          </w:tcPr>
          <w:p w14:paraId="23980780" w14:textId="77777777" w:rsidR="00604326" w:rsidRPr="001D6B49" w:rsidRDefault="001D6B49">
            <w:pPr>
              <w:widowControl/>
              <w:rPr>
                <w:kern w:val="0"/>
                <w:szCs w:val="21"/>
              </w:rPr>
            </w:pPr>
            <w:r w:rsidRPr="001D6B49">
              <w:rPr>
                <w:kern w:val="0"/>
                <w:szCs w:val="21"/>
              </w:rPr>
              <w:t>通过</w:t>
            </w:r>
          </w:p>
        </w:tc>
      </w:tr>
      <w:tr w:rsidR="00604326" w:rsidRPr="001D6B49" w14:paraId="69B1CF73" w14:textId="77777777">
        <w:tc>
          <w:tcPr>
            <w:tcW w:w="0" w:type="auto"/>
            <w:shd w:val="clear" w:color="auto" w:fill="FFFFFF"/>
            <w:tcMar>
              <w:top w:w="150" w:type="dxa"/>
              <w:left w:w="0" w:type="dxa"/>
              <w:bottom w:w="150" w:type="dxa"/>
              <w:right w:w="150" w:type="dxa"/>
            </w:tcMar>
          </w:tcPr>
          <w:p w14:paraId="1BE04B89" w14:textId="77777777" w:rsidR="00604326" w:rsidRPr="001D6B49" w:rsidRDefault="001D6B49">
            <w:pPr>
              <w:widowControl/>
              <w:rPr>
                <w:kern w:val="0"/>
                <w:szCs w:val="21"/>
              </w:rPr>
            </w:pPr>
            <w:r w:rsidRPr="001D6B49">
              <w:rPr>
                <w:kern w:val="0"/>
                <w:szCs w:val="21"/>
              </w:rPr>
              <w:t>6</w:t>
            </w:r>
          </w:p>
        </w:tc>
        <w:tc>
          <w:tcPr>
            <w:tcW w:w="1105" w:type="dxa"/>
            <w:shd w:val="clear" w:color="auto" w:fill="FFFFFF"/>
            <w:tcMar>
              <w:top w:w="150" w:type="dxa"/>
              <w:left w:w="150" w:type="dxa"/>
              <w:bottom w:w="150" w:type="dxa"/>
              <w:right w:w="150" w:type="dxa"/>
            </w:tcMar>
          </w:tcPr>
          <w:p w14:paraId="06BE8411" w14:textId="77777777" w:rsidR="00604326" w:rsidRPr="001D6B49" w:rsidRDefault="001D6B49">
            <w:pPr>
              <w:widowControl/>
              <w:rPr>
                <w:kern w:val="0"/>
                <w:szCs w:val="21"/>
              </w:rPr>
            </w:pPr>
            <w:r w:rsidRPr="001D6B49">
              <w:rPr>
                <w:kern w:val="0"/>
                <w:szCs w:val="21"/>
              </w:rPr>
              <w:t>舆情分析模块</w:t>
            </w:r>
          </w:p>
        </w:tc>
        <w:tc>
          <w:tcPr>
            <w:tcW w:w="942" w:type="dxa"/>
            <w:shd w:val="clear" w:color="auto" w:fill="FFFFFF"/>
            <w:tcMar>
              <w:top w:w="150" w:type="dxa"/>
              <w:left w:w="150" w:type="dxa"/>
              <w:bottom w:w="150" w:type="dxa"/>
              <w:right w:w="150" w:type="dxa"/>
            </w:tcMar>
          </w:tcPr>
          <w:p w14:paraId="55DD239E" w14:textId="77777777" w:rsidR="00604326" w:rsidRPr="001D6B49" w:rsidRDefault="001D6B49">
            <w:pPr>
              <w:widowControl/>
              <w:rPr>
                <w:kern w:val="0"/>
                <w:szCs w:val="21"/>
              </w:rPr>
            </w:pPr>
            <w:r w:rsidRPr="001D6B49">
              <w:rPr>
                <w:kern w:val="0"/>
                <w:szCs w:val="21"/>
              </w:rPr>
              <w:t>情感分类准确性</w:t>
            </w:r>
          </w:p>
        </w:tc>
        <w:tc>
          <w:tcPr>
            <w:tcW w:w="790" w:type="dxa"/>
            <w:shd w:val="clear" w:color="auto" w:fill="FFFFFF"/>
            <w:tcMar>
              <w:top w:w="150" w:type="dxa"/>
              <w:left w:w="150" w:type="dxa"/>
              <w:bottom w:w="150" w:type="dxa"/>
              <w:right w:w="150" w:type="dxa"/>
            </w:tcMar>
          </w:tcPr>
          <w:p w14:paraId="1FAC3B05" w14:textId="77777777" w:rsidR="00604326" w:rsidRPr="001D6B49" w:rsidRDefault="001D6B49">
            <w:pPr>
              <w:widowControl/>
              <w:rPr>
                <w:kern w:val="0"/>
                <w:szCs w:val="21"/>
              </w:rPr>
            </w:pPr>
            <w:r w:rsidRPr="001D6B49">
              <w:rPr>
                <w:kern w:val="0"/>
                <w:szCs w:val="21"/>
              </w:rPr>
              <w:t>含</w:t>
            </w:r>
            <w:r w:rsidRPr="001D6B49">
              <w:rPr>
                <w:kern w:val="0"/>
                <w:szCs w:val="21"/>
              </w:rPr>
              <w:t>100</w:t>
            </w:r>
            <w:r w:rsidRPr="001D6B49">
              <w:rPr>
                <w:kern w:val="0"/>
                <w:szCs w:val="21"/>
              </w:rPr>
              <w:t>条标注情感的测试数据</w:t>
            </w:r>
          </w:p>
        </w:tc>
        <w:tc>
          <w:tcPr>
            <w:tcW w:w="1461" w:type="dxa"/>
            <w:shd w:val="clear" w:color="auto" w:fill="FFFFFF"/>
            <w:tcMar>
              <w:top w:w="150" w:type="dxa"/>
              <w:left w:w="150" w:type="dxa"/>
              <w:bottom w:w="150" w:type="dxa"/>
              <w:right w:w="150" w:type="dxa"/>
            </w:tcMar>
          </w:tcPr>
          <w:p w14:paraId="2D60E165" w14:textId="77777777" w:rsidR="00604326" w:rsidRPr="001D6B49" w:rsidRDefault="001D6B49">
            <w:pPr>
              <w:widowControl/>
              <w:rPr>
                <w:kern w:val="0"/>
                <w:szCs w:val="21"/>
              </w:rPr>
            </w:pPr>
            <w:r w:rsidRPr="001D6B49">
              <w:rPr>
                <w:kern w:val="0"/>
                <w:szCs w:val="21"/>
              </w:rPr>
              <w:t>文本：</w:t>
            </w:r>
            <w:r w:rsidRPr="001D6B49">
              <w:rPr>
                <w:kern w:val="0"/>
                <w:szCs w:val="21"/>
              </w:rPr>
              <w:t>"</w:t>
            </w:r>
            <w:r w:rsidRPr="001D6B49">
              <w:rPr>
                <w:kern w:val="0"/>
                <w:szCs w:val="21"/>
              </w:rPr>
              <w:t>这个政策太好了！</w:t>
            </w:r>
            <w:r w:rsidRPr="001D6B49">
              <w:rPr>
                <w:kern w:val="0"/>
                <w:szCs w:val="21"/>
              </w:rPr>
              <w:t>"</w:t>
            </w:r>
            <w:r w:rsidRPr="001D6B49">
              <w:rPr>
                <w:kern w:val="0"/>
                <w:szCs w:val="21"/>
              </w:rPr>
              <w:t>（积极）</w:t>
            </w:r>
          </w:p>
        </w:tc>
        <w:tc>
          <w:tcPr>
            <w:tcW w:w="1288" w:type="dxa"/>
            <w:shd w:val="clear" w:color="auto" w:fill="FFFFFF"/>
            <w:tcMar>
              <w:top w:w="150" w:type="dxa"/>
              <w:left w:w="150" w:type="dxa"/>
              <w:bottom w:w="150" w:type="dxa"/>
              <w:right w:w="150" w:type="dxa"/>
            </w:tcMar>
          </w:tcPr>
          <w:p w14:paraId="78B3AA77" w14:textId="77777777" w:rsidR="00604326" w:rsidRPr="001D6B49" w:rsidRDefault="001D6B49">
            <w:pPr>
              <w:widowControl/>
              <w:rPr>
                <w:kern w:val="0"/>
                <w:szCs w:val="21"/>
              </w:rPr>
            </w:pPr>
            <w:r w:rsidRPr="001D6B49">
              <w:rPr>
                <w:kern w:val="0"/>
                <w:szCs w:val="21"/>
              </w:rPr>
              <w:t xml:space="preserve">1. </w:t>
            </w:r>
            <w:r w:rsidRPr="001D6B49">
              <w:rPr>
                <w:kern w:val="0"/>
                <w:szCs w:val="21"/>
              </w:rPr>
              <w:t>调用情感分类接口</w:t>
            </w:r>
            <w:r w:rsidRPr="001D6B49">
              <w:rPr>
                <w:kern w:val="0"/>
                <w:szCs w:val="21"/>
              </w:rPr>
              <w:br/>
              <w:t xml:space="preserve">2. </w:t>
            </w:r>
            <w:r w:rsidRPr="001D6B49">
              <w:rPr>
                <w:kern w:val="0"/>
                <w:szCs w:val="21"/>
              </w:rPr>
              <w:t>对比预测结果与标注</w:t>
            </w:r>
          </w:p>
        </w:tc>
        <w:tc>
          <w:tcPr>
            <w:tcW w:w="1529" w:type="dxa"/>
            <w:shd w:val="clear" w:color="auto" w:fill="FFFFFF"/>
            <w:tcMar>
              <w:top w:w="150" w:type="dxa"/>
              <w:left w:w="150" w:type="dxa"/>
              <w:bottom w:w="150" w:type="dxa"/>
              <w:right w:w="150" w:type="dxa"/>
            </w:tcMar>
          </w:tcPr>
          <w:p w14:paraId="1F9FA213" w14:textId="77777777" w:rsidR="00604326" w:rsidRPr="001D6B49" w:rsidRDefault="001D6B49">
            <w:pPr>
              <w:widowControl/>
              <w:rPr>
                <w:kern w:val="0"/>
                <w:szCs w:val="21"/>
              </w:rPr>
            </w:pPr>
            <w:r w:rsidRPr="001D6B49">
              <w:rPr>
                <w:kern w:val="0"/>
                <w:szCs w:val="21"/>
              </w:rPr>
              <w:t>积极情感概率</w:t>
            </w:r>
            <w:r w:rsidRPr="001D6B49">
              <w:rPr>
                <w:kern w:val="0"/>
                <w:szCs w:val="21"/>
              </w:rPr>
              <w:t>&gt;90%</w:t>
            </w:r>
          </w:p>
        </w:tc>
        <w:tc>
          <w:tcPr>
            <w:tcW w:w="0" w:type="auto"/>
            <w:shd w:val="clear" w:color="auto" w:fill="FFFFFF"/>
            <w:tcMar>
              <w:top w:w="150" w:type="dxa"/>
              <w:left w:w="150" w:type="dxa"/>
              <w:bottom w:w="150" w:type="dxa"/>
              <w:right w:w="150" w:type="dxa"/>
            </w:tcMar>
          </w:tcPr>
          <w:p w14:paraId="4A197CB5" w14:textId="77777777" w:rsidR="00604326" w:rsidRPr="001D6B49" w:rsidRDefault="001D6B49">
            <w:pPr>
              <w:widowControl/>
              <w:rPr>
                <w:kern w:val="0"/>
                <w:szCs w:val="21"/>
              </w:rPr>
            </w:pPr>
            <w:r w:rsidRPr="001D6B49">
              <w:rPr>
                <w:kern w:val="0"/>
                <w:szCs w:val="21"/>
              </w:rPr>
              <w:t>预测结果为积极，概率</w:t>
            </w:r>
            <w:r w:rsidRPr="001D6B49">
              <w:rPr>
                <w:kern w:val="0"/>
                <w:szCs w:val="21"/>
              </w:rPr>
              <w:t>92.3%</w:t>
            </w:r>
          </w:p>
        </w:tc>
        <w:tc>
          <w:tcPr>
            <w:tcW w:w="0" w:type="auto"/>
            <w:shd w:val="clear" w:color="auto" w:fill="FFFFFF"/>
            <w:tcMar>
              <w:top w:w="150" w:type="dxa"/>
              <w:left w:w="150" w:type="dxa"/>
              <w:bottom w:w="150" w:type="dxa"/>
              <w:right w:w="150" w:type="dxa"/>
            </w:tcMar>
          </w:tcPr>
          <w:p w14:paraId="4ED2025F" w14:textId="77777777" w:rsidR="00604326" w:rsidRPr="001D6B49" w:rsidRDefault="001D6B49">
            <w:pPr>
              <w:widowControl/>
              <w:rPr>
                <w:kern w:val="0"/>
                <w:szCs w:val="21"/>
              </w:rPr>
            </w:pPr>
            <w:r w:rsidRPr="001D6B49">
              <w:rPr>
                <w:kern w:val="0"/>
                <w:szCs w:val="21"/>
              </w:rPr>
              <w:t>通过</w:t>
            </w:r>
          </w:p>
        </w:tc>
      </w:tr>
      <w:tr w:rsidR="00604326" w:rsidRPr="001D6B49" w14:paraId="3461E18C" w14:textId="77777777">
        <w:tc>
          <w:tcPr>
            <w:tcW w:w="0" w:type="auto"/>
            <w:shd w:val="clear" w:color="auto" w:fill="FFFFFF"/>
            <w:tcMar>
              <w:top w:w="150" w:type="dxa"/>
              <w:left w:w="0" w:type="dxa"/>
              <w:bottom w:w="150" w:type="dxa"/>
              <w:right w:w="150" w:type="dxa"/>
            </w:tcMar>
          </w:tcPr>
          <w:p w14:paraId="65705FEB" w14:textId="77777777" w:rsidR="00604326" w:rsidRPr="001D6B49" w:rsidRDefault="001D6B49">
            <w:pPr>
              <w:widowControl/>
              <w:rPr>
                <w:kern w:val="0"/>
                <w:szCs w:val="21"/>
              </w:rPr>
            </w:pPr>
            <w:r w:rsidRPr="001D6B49">
              <w:rPr>
                <w:kern w:val="0"/>
                <w:szCs w:val="21"/>
              </w:rPr>
              <w:lastRenderedPageBreak/>
              <w:t>7</w:t>
            </w:r>
          </w:p>
        </w:tc>
        <w:tc>
          <w:tcPr>
            <w:tcW w:w="1105" w:type="dxa"/>
            <w:shd w:val="clear" w:color="auto" w:fill="FFFFFF"/>
            <w:tcMar>
              <w:top w:w="150" w:type="dxa"/>
              <w:left w:w="150" w:type="dxa"/>
              <w:bottom w:w="150" w:type="dxa"/>
              <w:right w:w="150" w:type="dxa"/>
            </w:tcMar>
          </w:tcPr>
          <w:p w14:paraId="231C9EDA" w14:textId="77777777" w:rsidR="00604326" w:rsidRPr="001D6B49" w:rsidRDefault="001D6B49">
            <w:pPr>
              <w:widowControl/>
              <w:rPr>
                <w:kern w:val="0"/>
                <w:szCs w:val="21"/>
              </w:rPr>
            </w:pPr>
            <w:r w:rsidRPr="001D6B49">
              <w:rPr>
                <w:kern w:val="0"/>
                <w:szCs w:val="21"/>
              </w:rPr>
              <w:t>用户活跃</w:t>
            </w:r>
            <w:proofErr w:type="gramStart"/>
            <w:r w:rsidRPr="001D6B49">
              <w:rPr>
                <w:kern w:val="0"/>
                <w:szCs w:val="21"/>
              </w:rPr>
              <w:t>度分析</w:t>
            </w:r>
            <w:proofErr w:type="gramEnd"/>
            <w:r w:rsidRPr="001D6B49">
              <w:rPr>
                <w:kern w:val="0"/>
                <w:szCs w:val="21"/>
              </w:rPr>
              <w:t>模块</w:t>
            </w:r>
          </w:p>
        </w:tc>
        <w:tc>
          <w:tcPr>
            <w:tcW w:w="942" w:type="dxa"/>
            <w:shd w:val="clear" w:color="auto" w:fill="FFFFFF"/>
            <w:tcMar>
              <w:top w:w="150" w:type="dxa"/>
              <w:left w:w="150" w:type="dxa"/>
              <w:bottom w:w="150" w:type="dxa"/>
              <w:right w:w="150" w:type="dxa"/>
            </w:tcMar>
          </w:tcPr>
          <w:p w14:paraId="1C06DAED" w14:textId="77777777" w:rsidR="00604326" w:rsidRPr="001D6B49" w:rsidRDefault="001D6B49">
            <w:pPr>
              <w:widowControl/>
              <w:rPr>
                <w:kern w:val="0"/>
                <w:szCs w:val="21"/>
              </w:rPr>
            </w:pPr>
            <w:r w:rsidRPr="001D6B49">
              <w:rPr>
                <w:kern w:val="0"/>
                <w:szCs w:val="21"/>
              </w:rPr>
              <w:t>地域热力图生成</w:t>
            </w:r>
          </w:p>
        </w:tc>
        <w:tc>
          <w:tcPr>
            <w:tcW w:w="790" w:type="dxa"/>
            <w:shd w:val="clear" w:color="auto" w:fill="FFFFFF"/>
            <w:tcMar>
              <w:top w:w="150" w:type="dxa"/>
              <w:left w:w="150" w:type="dxa"/>
              <w:bottom w:w="150" w:type="dxa"/>
              <w:right w:w="150" w:type="dxa"/>
            </w:tcMar>
          </w:tcPr>
          <w:p w14:paraId="4E0985BF" w14:textId="77777777" w:rsidR="00604326" w:rsidRPr="001D6B49" w:rsidRDefault="001D6B49">
            <w:pPr>
              <w:widowControl/>
              <w:rPr>
                <w:kern w:val="0"/>
                <w:szCs w:val="21"/>
              </w:rPr>
            </w:pPr>
            <w:r w:rsidRPr="001D6B49">
              <w:rPr>
                <w:kern w:val="0"/>
                <w:szCs w:val="21"/>
              </w:rPr>
              <w:t>数据库含地域字段的</w:t>
            </w:r>
            <w:r w:rsidRPr="001D6B49">
              <w:rPr>
                <w:kern w:val="0"/>
                <w:szCs w:val="21"/>
              </w:rPr>
              <w:t>500</w:t>
            </w:r>
            <w:r w:rsidRPr="001D6B49">
              <w:rPr>
                <w:kern w:val="0"/>
                <w:szCs w:val="21"/>
              </w:rPr>
              <w:t>条数据</w:t>
            </w:r>
          </w:p>
        </w:tc>
        <w:tc>
          <w:tcPr>
            <w:tcW w:w="1461" w:type="dxa"/>
            <w:shd w:val="clear" w:color="auto" w:fill="FFFFFF"/>
            <w:tcMar>
              <w:top w:w="150" w:type="dxa"/>
              <w:left w:w="150" w:type="dxa"/>
              <w:bottom w:w="150" w:type="dxa"/>
              <w:right w:w="150" w:type="dxa"/>
            </w:tcMar>
          </w:tcPr>
          <w:p w14:paraId="5E5CCD72" w14:textId="77777777" w:rsidR="00604326" w:rsidRPr="001D6B49" w:rsidRDefault="001D6B49">
            <w:pPr>
              <w:widowControl/>
              <w:rPr>
                <w:kern w:val="0"/>
                <w:szCs w:val="21"/>
              </w:rPr>
            </w:pPr>
            <w:r w:rsidRPr="001D6B49">
              <w:rPr>
                <w:kern w:val="0"/>
                <w:szCs w:val="21"/>
              </w:rPr>
              <w:t>无额外输入</w:t>
            </w:r>
          </w:p>
        </w:tc>
        <w:tc>
          <w:tcPr>
            <w:tcW w:w="1288" w:type="dxa"/>
            <w:shd w:val="clear" w:color="auto" w:fill="FFFFFF"/>
            <w:tcMar>
              <w:top w:w="150" w:type="dxa"/>
              <w:left w:w="150" w:type="dxa"/>
              <w:bottom w:w="150" w:type="dxa"/>
              <w:right w:w="150" w:type="dxa"/>
            </w:tcMar>
          </w:tcPr>
          <w:p w14:paraId="29427F2F" w14:textId="77777777" w:rsidR="00604326" w:rsidRPr="001D6B49" w:rsidRDefault="001D6B49">
            <w:pPr>
              <w:widowControl/>
              <w:rPr>
                <w:kern w:val="0"/>
                <w:szCs w:val="21"/>
              </w:rPr>
            </w:pPr>
            <w:r w:rsidRPr="001D6B49">
              <w:rPr>
                <w:kern w:val="0"/>
                <w:szCs w:val="21"/>
              </w:rPr>
              <w:t xml:space="preserve">1. </w:t>
            </w:r>
            <w:r w:rsidRPr="001D6B49">
              <w:rPr>
                <w:kern w:val="0"/>
                <w:szCs w:val="21"/>
              </w:rPr>
              <w:t>访问地域分析页面</w:t>
            </w:r>
            <w:r w:rsidRPr="001D6B49">
              <w:rPr>
                <w:kern w:val="0"/>
                <w:szCs w:val="21"/>
              </w:rPr>
              <w:br/>
              <w:t xml:space="preserve">2. </w:t>
            </w:r>
            <w:r w:rsidRPr="001D6B49">
              <w:rPr>
                <w:kern w:val="0"/>
                <w:szCs w:val="21"/>
              </w:rPr>
              <w:t>触发热力图渲染</w:t>
            </w:r>
          </w:p>
        </w:tc>
        <w:tc>
          <w:tcPr>
            <w:tcW w:w="1529" w:type="dxa"/>
            <w:shd w:val="clear" w:color="auto" w:fill="FFFFFF"/>
            <w:tcMar>
              <w:top w:w="150" w:type="dxa"/>
              <w:left w:w="150" w:type="dxa"/>
              <w:bottom w:w="150" w:type="dxa"/>
              <w:right w:w="150" w:type="dxa"/>
            </w:tcMar>
          </w:tcPr>
          <w:p w14:paraId="7715EFB5" w14:textId="77777777" w:rsidR="00604326" w:rsidRPr="001D6B49" w:rsidRDefault="001D6B49">
            <w:pPr>
              <w:widowControl/>
              <w:rPr>
                <w:kern w:val="0"/>
                <w:szCs w:val="21"/>
              </w:rPr>
            </w:pPr>
            <w:r w:rsidRPr="001D6B49">
              <w:rPr>
                <w:kern w:val="0"/>
                <w:szCs w:val="21"/>
              </w:rPr>
              <w:t>地图显示各省份颜色梯度，北京、上海等高亮</w:t>
            </w:r>
          </w:p>
        </w:tc>
        <w:tc>
          <w:tcPr>
            <w:tcW w:w="0" w:type="auto"/>
            <w:shd w:val="clear" w:color="auto" w:fill="FFFFFF"/>
            <w:tcMar>
              <w:top w:w="150" w:type="dxa"/>
              <w:left w:w="150" w:type="dxa"/>
              <w:bottom w:w="150" w:type="dxa"/>
              <w:right w:w="150" w:type="dxa"/>
            </w:tcMar>
          </w:tcPr>
          <w:p w14:paraId="1F99F774" w14:textId="77777777" w:rsidR="00604326" w:rsidRPr="001D6B49" w:rsidRDefault="001D6B49">
            <w:pPr>
              <w:widowControl/>
              <w:rPr>
                <w:kern w:val="0"/>
                <w:szCs w:val="21"/>
              </w:rPr>
            </w:pPr>
            <w:r w:rsidRPr="001D6B49">
              <w:rPr>
                <w:kern w:val="0"/>
                <w:szCs w:val="21"/>
              </w:rPr>
              <w:t>热力图表征正确，数据与数据库一致</w:t>
            </w:r>
          </w:p>
        </w:tc>
        <w:tc>
          <w:tcPr>
            <w:tcW w:w="0" w:type="auto"/>
            <w:shd w:val="clear" w:color="auto" w:fill="FFFFFF"/>
            <w:tcMar>
              <w:top w:w="150" w:type="dxa"/>
              <w:left w:w="150" w:type="dxa"/>
              <w:bottom w:w="150" w:type="dxa"/>
              <w:right w:w="150" w:type="dxa"/>
            </w:tcMar>
          </w:tcPr>
          <w:p w14:paraId="70B6EAFD" w14:textId="77777777" w:rsidR="00604326" w:rsidRPr="001D6B49" w:rsidRDefault="001D6B49">
            <w:pPr>
              <w:widowControl/>
              <w:rPr>
                <w:kern w:val="0"/>
                <w:szCs w:val="21"/>
              </w:rPr>
            </w:pPr>
            <w:r w:rsidRPr="001D6B49">
              <w:rPr>
                <w:kern w:val="0"/>
                <w:szCs w:val="21"/>
              </w:rPr>
              <w:t>通过</w:t>
            </w:r>
          </w:p>
        </w:tc>
      </w:tr>
      <w:tr w:rsidR="00604326" w:rsidRPr="001D6B49" w14:paraId="6F35142F" w14:textId="77777777">
        <w:tc>
          <w:tcPr>
            <w:tcW w:w="0" w:type="auto"/>
            <w:shd w:val="clear" w:color="auto" w:fill="FFFFFF"/>
            <w:tcMar>
              <w:top w:w="150" w:type="dxa"/>
              <w:left w:w="0" w:type="dxa"/>
              <w:bottom w:w="150" w:type="dxa"/>
              <w:right w:w="150" w:type="dxa"/>
            </w:tcMar>
          </w:tcPr>
          <w:p w14:paraId="2A169898" w14:textId="77777777" w:rsidR="00604326" w:rsidRPr="001D6B49" w:rsidRDefault="001D6B49">
            <w:pPr>
              <w:widowControl/>
              <w:rPr>
                <w:kern w:val="0"/>
                <w:szCs w:val="21"/>
              </w:rPr>
            </w:pPr>
            <w:r w:rsidRPr="001D6B49">
              <w:rPr>
                <w:kern w:val="0"/>
                <w:szCs w:val="21"/>
              </w:rPr>
              <w:t>8</w:t>
            </w:r>
          </w:p>
        </w:tc>
        <w:tc>
          <w:tcPr>
            <w:tcW w:w="1105" w:type="dxa"/>
            <w:shd w:val="clear" w:color="auto" w:fill="FFFFFF"/>
            <w:tcMar>
              <w:top w:w="150" w:type="dxa"/>
              <w:left w:w="150" w:type="dxa"/>
              <w:bottom w:w="150" w:type="dxa"/>
              <w:right w:w="150" w:type="dxa"/>
            </w:tcMar>
          </w:tcPr>
          <w:p w14:paraId="3FE8C5CD" w14:textId="77777777" w:rsidR="00604326" w:rsidRPr="001D6B49" w:rsidRDefault="001D6B49">
            <w:pPr>
              <w:widowControl/>
              <w:rPr>
                <w:kern w:val="0"/>
                <w:szCs w:val="21"/>
              </w:rPr>
            </w:pPr>
            <w:r w:rsidRPr="001D6B49">
              <w:rPr>
                <w:kern w:val="0"/>
                <w:szCs w:val="21"/>
              </w:rPr>
              <w:t>评论舆情分析模块</w:t>
            </w:r>
          </w:p>
        </w:tc>
        <w:tc>
          <w:tcPr>
            <w:tcW w:w="942" w:type="dxa"/>
            <w:shd w:val="clear" w:color="auto" w:fill="FFFFFF"/>
            <w:tcMar>
              <w:top w:w="150" w:type="dxa"/>
              <w:left w:w="150" w:type="dxa"/>
              <w:bottom w:w="150" w:type="dxa"/>
              <w:right w:w="150" w:type="dxa"/>
            </w:tcMar>
          </w:tcPr>
          <w:p w14:paraId="5FF9275B" w14:textId="77777777" w:rsidR="00604326" w:rsidRPr="001D6B49" w:rsidRDefault="001D6B49">
            <w:pPr>
              <w:widowControl/>
              <w:rPr>
                <w:kern w:val="0"/>
                <w:szCs w:val="21"/>
              </w:rPr>
            </w:pPr>
            <w:r w:rsidRPr="001D6B49">
              <w:rPr>
                <w:kern w:val="0"/>
                <w:szCs w:val="21"/>
              </w:rPr>
              <w:t>关键词云图生成</w:t>
            </w:r>
          </w:p>
        </w:tc>
        <w:tc>
          <w:tcPr>
            <w:tcW w:w="790" w:type="dxa"/>
            <w:shd w:val="clear" w:color="auto" w:fill="FFFFFF"/>
            <w:tcMar>
              <w:top w:w="150" w:type="dxa"/>
              <w:left w:w="150" w:type="dxa"/>
              <w:bottom w:w="150" w:type="dxa"/>
              <w:right w:w="150" w:type="dxa"/>
            </w:tcMar>
          </w:tcPr>
          <w:p w14:paraId="7467BEBF" w14:textId="77777777" w:rsidR="00604326" w:rsidRPr="001D6B49" w:rsidRDefault="001D6B49">
            <w:pPr>
              <w:widowControl/>
              <w:rPr>
                <w:kern w:val="0"/>
                <w:szCs w:val="21"/>
              </w:rPr>
            </w:pPr>
            <w:r w:rsidRPr="001D6B49">
              <w:rPr>
                <w:kern w:val="0"/>
                <w:szCs w:val="21"/>
              </w:rPr>
              <w:t>含</w:t>
            </w:r>
            <w:r w:rsidRPr="001D6B49">
              <w:rPr>
                <w:kern w:val="0"/>
                <w:szCs w:val="21"/>
              </w:rPr>
              <w:t>1000</w:t>
            </w:r>
            <w:r w:rsidRPr="001D6B49">
              <w:rPr>
                <w:kern w:val="0"/>
                <w:szCs w:val="21"/>
              </w:rPr>
              <w:t>条评论数据</w:t>
            </w:r>
          </w:p>
        </w:tc>
        <w:tc>
          <w:tcPr>
            <w:tcW w:w="1461" w:type="dxa"/>
            <w:shd w:val="clear" w:color="auto" w:fill="FFFFFF"/>
            <w:tcMar>
              <w:top w:w="150" w:type="dxa"/>
              <w:left w:w="150" w:type="dxa"/>
              <w:bottom w:w="150" w:type="dxa"/>
              <w:right w:w="150" w:type="dxa"/>
            </w:tcMar>
          </w:tcPr>
          <w:p w14:paraId="4B0DACC8" w14:textId="77777777" w:rsidR="00604326" w:rsidRPr="001D6B49" w:rsidRDefault="001D6B49">
            <w:pPr>
              <w:widowControl/>
              <w:rPr>
                <w:kern w:val="0"/>
                <w:szCs w:val="21"/>
              </w:rPr>
            </w:pPr>
            <w:r w:rsidRPr="001D6B49">
              <w:rPr>
                <w:kern w:val="0"/>
                <w:szCs w:val="21"/>
              </w:rPr>
              <w:t>无额外输入</w:t>
            </w:r>
          </w:p>
        </w:tc>
        <w:tc>
          <w:tcPr>
            <w:tcW w:w="1288" w:type="dxa"/>
            <w:shd w:val="clear" w:color="auto" w:fill="FFFFFF"/>
            <w:tcMar>
              <w:top w:w="150" w:type="dxa"/>
              <w:left w:w="150" w:type="dxa"/>
              <w:bottom w:w="150" w:type="dxa"/>
              <w:right w:w="150" w:type="dxa"/>
            </w:tcMar>
          </w:tcPr>
          <w:p w14:paraId="66AA572F" w14:textId="77777777" w:rsidR="00604326" w:rsidRPr="001D6B49" w:rsidRDefault="001D6B49">
            <w:pPr>
              <w:widowControl/>
              <w:rPr>
                <w:kern w:val="0"/>
                <w:szCs w:val="21"/>
              </w:rPr>
            </w:pPr>
            <w:r w:rsidRPr="001D6B49">
              <w:rPr>
                <w:kern w:val="0"/>
                <w:szCs w:val="21"/>
              </w:rPr>
              <w:t xml:space="preserve">1. </w:t>
            </w:r>
            <w:r w:rsidRPr="001D6B49">
              <w:rPr>
                <w:kern w:val="0"/>
                <w:szCs w:val="21"/>
              </w:rPr>
              <w:t>调用关键词提取接口</w:t>
            </w:r>
            <w:r w:rsidRPr="001D6B49">
              <w:rPr>
                <w:kern w:val="0"/>
                <w:szCs w:val="21"/>
              </w:rPr>
              <w:br/>
              <w:t xml:space="preserve">2. </w:t>
            </w:r>
            <w:r w:rsidRPr="001D6B49">
              <w:rPr>
                <w:kern w:val="0"/>
                <w:szCs w:val="21"/>
              </w:rPr>
              <w:t>渲染词云</w:t>
            </w:r>
          </w:p>
        </w:tc>
        <w:tc>
          <w:tcPr>
            <w:tcW w:w="1529" w:type="dxa"/>
            <w:shd w:val="clear" w:color="auto" w:fill="FFFFFF"/>
            <w:tcMar>
              <w:top w:w="150" w:type="dxa"/>
              <w:left w:w="150" w:type="dxa"/>
              <w:bottom w:w="150" w:type="dxa"/>
              <w:right w:w="150" w:type="dxa"/>
            </w:tcMar>
          </w:tcPr>
          <w:p w14:paraId="2FDFA0CF" w14:textId="77777777" w:rsidR="00604326" w:rsidRPr="001D6B49" w:rsidRDefault="001D6B49">
            <w:pPr>
              <w:widowControl/>
              <w:rPr>
                <w:kern w:val="0"/>
                <w:szCs w:val="21"/>
              </w:rPr>
            </w:pPr>
            <w:r w:rsidRPr="001D6B49">
              <w:rPr>
                <w:kern w:val="0"/>
                <w:szCs w:val="21"/>
              </w:rPr>
              <w:t>词</w:t>
            </w:r>
            <w:proofErr w:type="gramStart"/>
            <w:r w:rsidRPr="001D6B49">
              <w:rPr>
                <w:kern w:val="0"/>
                <w:szCs w:val="21"/>
              </w:rPr>
              <w:t>云显示</w:t>
            </w:r>
            <w:proofErr w:type="gramEnd"/>
            <w:r w:rsidRPr="001D6B49">
              <w:rPr>
                <w:kern w:val="0"/>
                <w:szCs w:val="21"/>
              </w:rPr>
              <w:t>高频词汇（如</w:t>
            </w:r>
            <w:r w:rsidRPr="001D6B49">
              <w:rPr>
                <w:kern w:val="0"/>
                <w:szCs w:val="21"/>
              </w:rPr>
              <w:t>"</w:t>
            </w:r>
            <w:r w:rsidRPr="001D6B49">
              <w:rPr>
                <w:kern w:val="0"/>
                <w:szCs w:val="21"/>
              </w:rPr>
              <w:t>支持</w:t>
            </w:r>
            <w:r w:rsidRPr="001D6B49">
              <w:rPr>
                <w:kern w:val="0"/>
                <w:szCs w:val="21"/>
              </w:rPr>
              <w:t>"</w:t>
            </w:r>
            <w:r w:rsidRPr="001D6B49">
              <w:rPr>
                <w:kern w:val="0"/>
                <w:szCs w:val="21"/>
              </w:rPr>
              <w:t>、</w:t>
            </w:r>
            <w:r w:rsidRPr="001D6B49">
              <w:rPr>
                <w:kern w:val="0"/>
                <w:szCs w:val="21"/>
              </w:rPr>
              <w:t>"</w:t>
            </w:r>
            <w:r w:rsidRPr="001D6B49">
              <w:rPr>
                <w:kern w:val="0"/>
                <w:szCs w:val="21"/>
              </w:rPr>
              <w:t>反对</w:t>
            </w:r>
            <w:r w:rsidRPr="001D6B49">
              <w:rPr>
                <w:kern w:val="0"/>
                <w:szCs w:val="21"/>
              </w:rPr>
              <w:t>"</w:t>
            </w:r>
            <w:r w:rsidRPr="001D6B49">
              <w:rPr>
                <w:kern w:val="0"/>
                <w:szCs w:val="21"/>
              </w:rPr>
              <w:t>），字体大小与词频成正比</w:t>
            </w:r>
          </w:p>
        </w:tc>
        <w:tc>
          <w:tcPr>
            <w:tcW w:w="0" w:type="auto"/>
            <w:shd w:val="clear" w:color="auto" w:fill="FFFFFF"/>
            <w:tcMar>
              <w:top w:w="150" w:type="dxa"/>
              <w:left w:w="150" w:type="dxa"/>
              <w:bottom w:w="150" w:type="dxa"/>
              <w:right w:w="150" w:type="dxa"/>
            </w:tcMar>
          </w:tcPr>
          <w:p w14:paraId="3128ECE8" w14:textId="77777777" w:rsidR="00604326" w:rsidRPr="001D6B49" w:rsidRDefault="001D6B49">
            <w:pPr>
              <w:widowControl/>
              <w:rPr>
                <w:kern w:val="0"/>
                <w:szCs w:val="21"/>
              </w:rPr>
            </w:pPr>
            <w:r w:rsidRPr="001D6B49">
              <w:rPr>
                <w:kern w:val="0"/>
                <w:szCs w:val="21"/>
              </w:rPr>
              <w:t>词</w:t>
            </w:r>
            <w:proofErr w:type="gramStart"/>
            <w:r w:rsidRPr="001D6B49">
              <w:rPr>
                <w:kern w:val="0"/>
                <w:szCs w:val="21"/>
              </w:rPr>
              <w:t>云正确</w:t>
            </w:r>
            <w:proofErr w:type="gramEnd"/>
            <w:r w:rsidRPr="001D6B49">
              <w:rPr>
                <w:kern w:val="0"/>
                <w:szCs w:val="21"/>
              </w:rPr>
              <w:t>展示，</w:t>
            </w:r>
            <w:r w:rsidRPr="001D6B49">
              <w:rPr>
                <w:kern w:val="0"/>
                <w:szCs w:val="21"/>
              </w:rPr>
              <w:t>"</w:t>
            </w:r>
            <w:r w:rsidRPr="001D6B49">
              <w:rPr>
                <w:kern w:val="0"/>
                <w:szCs w:val="21"/>
              </w:rPr>
              <w:t>疫情</w:t>
            </w:r>
            <w:r w:rsidRPr="001D6B49">
              <w:rPr>
                <w:kern w:val="0"/>
                <w:szCs w:val="21"/>
              </w:rPr>
              <w:t>"</w:t>
            </w:r>
            <w:r w:rsidRPr="001D6B49">
              <w:rPr>
                <w:kern w:val="0"/>
                <w:szCs w:val="21"/>
              </w:rPr>
              <w:t>、</w:t>
            </w:r>
            <w:r w:rsidRPr="001D6B49">
              <w:rPr>
                <w:kern w:val="0"/>
                <w:szCs w:val="21"/>
              </w:rPr>
              <w:t>"</w:t>
            </w:r>
            <w:r w:rsidRPr="001D6B49">
              <w:rPr>
                <w:kern w:val="0"/>
                <w:szCs w:val="21"/>
              </w:rPr>
              <w:t>经济</w:t>
            </w:r>
            <w:r w:rsidRPr="001D6B49">
              <w:rPr>
                <w:kern w:val="0"/>
                <w:szCs w:val="21"/>
              </w:rPr>
              <w:t>"</w:t>
            </w:r>
            <w:r w:rsidRPr="001D6B49">
              <w:rPr>
                <w:kern w:val="0"/>
                <w:szCs w:val="21"/>
              </w:rPr>
              <w:t>等词汇突出</w:t>
            </w:r>
          </w:p>
        </w:tc>
        <w:tc>
          <w:tcPr>
            <w:tcW w:w="0" w:type="auto"/>
            <w:shd w:val="clear" w:color="auto" w:fill="FFFFFF"/>
            <w:tcMar>
              <w:top w:w="150" w:type="dxa"/>
              <w:left w:w="150" w:type="dxa"/>
              <w:bottom w:w="150" w:type="dxa"/>
              <w:right w:w="150" w:type="dxa"/>
            </w:tcMar>
          </w:tcPr>
          <w:p w14:paraId="0A15539B" w14:textId="77777777" w:rsidR="00604326" w:rsidRPr="001D6B49" w:rsidRDefault="001D6B49">
            <w:pPr>
              <w:widowControl/>
              <w:rPr>
                <w:kern w:val="0"/>
                <w:szCs w:val="21"/>
              </w:rPr>
            </w:pPr>
            <w:r w:rsidRPr="001D6B49">
              <w:rPr>
                <w:kern w:val="0"/>
                <w:szCs w:val="21"/>
              </w:rPr>
              <w:t>通过</w:t>
            </w:r>
          </w:p>
        </w:tc>
      </w:tr>
      <w:tr w:rsidR="00604326" w:rsidRPr="001D6B49" w14:paraId="2200E2CF" w14:textId="77777777">
        <w:tc>
          <w:tcPr>
            <w:tcW w:w="0" w:type="auto"/>
            <w:shd w:val="clear" w:color="auto" w:fill="FFFFFF"/>
            <w:tcMar>
              <w:top w:w="150" w:type="dxa"/>
              <w:left w:w="0" w:type="dxa"/>
              <w:bottom w:w="150" w:type="dxa"/>
              <w:right w:w="150" w:type="dxa"/>
            </w:tcMar>
          </w:tcPr>
          <w:p w14:paraId="625435B9" w14:textId="77777777" w:rsidR="00604326" w:rsidRPr="001D6B49" w:rsidRDefault="001D6B49">
            <w:pPr>
              <w:widowControl/>
              <w:rPr>
                <w:kern w:val="0"/>
                <w:szCs w:val="21"/>
              </w:rPr>
            </w:pPr>
            <w:r w:rsidRPr="001D6B49">
              <w:rPr>
                <w:kern w:val="0"/>
                <w:szCs w:val="21"/>
              </w:rPr>
              <w:t>9</w:t>
            </w:r>
          </w:p>
        </w:tc>
        <w:tc>
          <w:tcPr>
            <w:tcW w:w="1105" w:type="dxa"/>
            <w:shd w:val="clear" w:color="auto" w:fill="FFFFFF"/>
            <w:tcMar>
              <w:top w:w="150" w:type="dxa"/>
              <w:left w:w="150" w:type="dxa"/>
              <w:bottom w:w="150" w:type="dxa"/>
              <w:right w:w="150" w:type="dxa"/>
            </w:tcMar>
          </w:tcPr>
          <w:p w14:paraId="539DF4B7" w14:textId="77777777" w:rsidR="00604326" w:rsidRPr="001D6B49" w:rsidRDefault="001D6B49">
            <w:pPr>
              <w:widowControl/>
              <w:rPr>
                <w:kern w:val="0"/>
                <w:szCs w:val="21"/>
              </w:rPr>
            </w:pPr>
            <w:r w:rsidRPr="001D6B49">
              <w:rPr>
                <w:kern w:val="0"/>
                <w:szCs w:val="21"/>
              </w:rPr>
              <w:t>舆情预测模块</w:t>
            </w:r>
          </w:p>
        </w:tc>
        <w:tc>
          <w:tcPr>
            <w:tcW w:w="942" w:type="dxa"/>
            <w:shd w:val="clear" w:color="auto" w:fill="FFFFFF"/>
            <w:tcMar>
              <w:top w:w="150" w:type="dxa"/>
              <w:left w:w="150" w:type="dxa"/>
              <w:bottom w:w="150" w:type="dxa"/>
              <w:right w:w="150" w:type="dxa"/>
            </w:tcMar>
          </w:tcPr>
          <w:p w14:paraId="6DC1E9A5" w14:textId="77777777" w:rsidR="00604326" w:rsidRPr="001D6B49" w:rsidRDefault="001D6B49">
            <w:pPr>
              <w:widowControl/>
              <w:rPr>
                <w:kern w:val="0"/>
                <w:szCs w:val="21"/>
              </w:rPr>
            </w:pPr>
            <w:r w:rsidRPr="001D6B49">
              <w:rPr>
                <w:kern w:val="0"/>
                <w:szCs w:val="21"/>
              </w:rPr>
              <w:t>ARIMA</w:t>
            </w:r>
            <w:r w:rsidRPr="001D6B49">
              <w:rPr>
                <w:kern w:val="0"/>
                <w:szCs w:val="21"/>
              </w:rPr>
              <w:t>模型预测准确性</w:t>
            </w:r>
          </w:p>
        </w:tc>
        <w:tc>
          <w:tcPr>
            <w:tcW w:w="790" w:type="dxa"/>
            <w:shd w:val="clear" w:color="auto" w:fill="FFFFFF"/>
            <w:tcMar>
              <w:top w:w="150" w:type="dxa"/>
              <w:left w:w="150" w:type="dxa"/>
              <w:bottom w:w="150" w:type="dxa"/>
              <w:right w:w="150" w:type="dxa"/>
            </w:tcMar>
          </w:tcPr>
          <w:p w14:paraId="432D3EA0" w14:textId="77777777" w:rsidR="00604326" w:rsidRPr="001D6B49" w:rsidRDefault="001D6B49">
            <w:pPr>
              <w:widowControl/>
              <w:rPr>
                <w:kern w:val="0"/>
                <w:szCs w:val="21"/>
              </w:rPr>
            </w:pPr>
            <w:r w:rsidRPr="001D6B49">
              <w:rPr>
                <w:kern w:val="0"/>
                <w:szCs w:val="21"/>
              </w:rPr>
              <w:t>含</w:t>
            </w:r>
            <w:r w:rsidRPr="001D6B49">
              <w:rPr>
                <w:kern w:val="0"/>
                <w:szCs w:val="21"/>
              </w:rPr>
              <w:t>30</w:t>
            </w:r>
            <w:r w:rsidRPr="001D6B49">
              <w:rPr>
                <w:kern w:val="0"/>
                <w:szCs w:val="21"/>
              </w:rPr>
              <w:t>天历史热度数据</w:t>
            </w:r>
          </w:p>
        </w:tc>
        <w:tc>
          <w:tcPr>
            <w:tcW w:w="1461" w:type="dxa"/>
            <w:shd w:val="clear" w:color="auto" w:fill="FFFFFF"/>
            <w:tcMar>
              <w:top w:w="150" w:type="dxa"/>
              <w:left w:w="150" w:type="dxa"/>
              <w:bottom w:w="150" w:type="dxa"/>
              <w:right w:w="150" w:type="dxa"/>
            </w:tcMar>
          </w:tcPr>
          <w:p w14:paraId="39C85851" w14:textId="77777777" w:rsidR="00604326" w:rsidRPr="001D6B49" w:rsidRDefault="001D6B49">
            <w:pPr>
              <w:widowControl/>
              <w:rPr>
                <w:kern w:val="0"/>
                <w:szCs w:val="21"/>
              </w:rPr>
            </w:pPr>
            <w:r w:rsidRPr="001D6B49">
              <w:rPr>
                <w:kern w:val="0"/>
                <w:szCs w:val="21"/>
              </w:rPr>
              <w:t>预测未来</w:t>
            </w:r>
            <w:r w:rsidRPr="001D6B49">
              <w:rPr>
                <w:kern w:val="0"/>
                <w:szCs w:val="21"/>
              </w:rPr>
              <w:t>7</w:t>
            </w:r>
            <w:r w:rsidRPr="001D6B49">
              <w:rPr>
                <w:kern w:val="0"/>
                <w:szCs w:val="21"/>
              </w:rPr>
              <w:t>天趋势</w:t>
            </w:r>
          </w:p>
        </w:tc>
        <w:tc>
          <w:tcPr>
            <w:tcW w:w="1288" w:type="dxa"/>
            <w:shd w:val="clear" w:color="auto" w:fill="FFFFFF"/>
            <w:tcMar>
              <w:top w:w="150" w:type="dxa"/>
              <w:left w:w="150" w:type="dxa"/>
              <w:bottom w:w="150" w:type="dxa"/>
              <w:right w:w="150" w:type="dxa"/>
            </w:tcMar>
          </w:tcPr>
          <w:p w14:paraId="55F0ED3F" w14:textId="77777777" w:rsidR="00604326" w:rsidRPr="001D6B49" w:rsidRDefault="001D6B49">
            <w:pPr>
              <w:widowControl/>
              <w:rPr>
                <w:kern w:val="0"/>
                <w:szCs w:val="21"/>
              </w:rPr>
            </w:pPr>
            <w:r w:rsidRPr="001D6B49">
              <w:rPr>
                <w:kern w:val="0"/>
                <w:szCs w:val="21"/>
              </w:rPr>
              <w:t xml:space="preserve">1. </w:t>
            </w:r>
            <w:r w:rsidRPr="001D6B49">
              <w:rPr>
                <w:kern w:val="0"/>
                <w:szCs w:val="21"/>
              </w:rPr>
              <w:t>训练模型并预测</w:t>
            </w:r>
            <w:r w:rsidRPr="001D6B49">
              <w:rPr>
                <w:kern w:val="0"/>
                <w:szCs w:val="21"/>
              </w:rPr>
              <w:br/>
              <w:t xml:space="preserve">2. </w:t>
            </w:r>
            <w:r w:rsidRPr="001D6B49">
              <w:rPr>
                <w:kern w:val="0"/>
                <w:szCs w:val="21"/>
              </w:rPr>
              <w:t>计算</w:t>
            </w:r>
            <w:r w:rsidRPr="001D6B49">
              <w:rPr>
                <w:kern w:val="0"/>
                <w:szCs w:val="21"/>
              </w:rPr>
              <w:t>MSE</w:t>
            </w:r>
            <w:r w:rsidRPr="001D6B49">
              <w:rPr>
                <w:kern w:val="0"/>
                <w:szCs w:val="21"/>
              </w:rPr>
              <w:t>（均方误差）</w:t>
            </w:r>
          </w:p>
        </w:tc>
        <w:tc>
          <w:tcPr>
            <w:tcW w:w="1529" w:type="dxa"/>
            <w:shd w:val="clear" w:color="auto" w:fill="FFFFFF"/>
            <w:tcMar>
              <w:top w:w="150" w:type="dxa"/>
              <w:left w:w="150" w:type="dxa"/>
              <w:bottom w:w="150" w:type="dxa"/>
              <w:right w:w="150" w:type="dxa"/>
            </w:tcMar>
          </w:tcPr>
          <w:p w14:paraId="16CA7137" w14:textId="77777777" w:rsidR="00604326" w:rsidRPr="001D6B49" w:rsidRDefault="001D6B49">
            <w:pPr>
              <w:widowControl/>
              <w:rPr>
                <w:kern w:val="0"/>
                <w:szCs w:val="21"/>
              </w:rPr>
            </w:pPr>
            <w:r w:rsidRPr="001D6B49">
              <w:rPr>
                <w:kern w:val="0"/>
                <w:szCs w:val="21"/>
              </w:rPr>
              <w:t>MSE &lt; 0.5</w:t>
            </w:r>
          </w:p>
        </w:tc>
        <w:tc>
          <w:tcPr>
            <w:tcW w:w="0" w:type="auto"/>
            <w:shd w:val="clear" w:color="auto" w:fill="FFFFFF"/>
            <w:tcMar>
              <w:top w:w="150" w:type="dxa"/>
              <w:left w:w="150" w:type="dxa"/>
              <w:bottom w:w="150" w:type="dxa"/>
              <w:right w:w="150" w:type="dxa"/>
            </w:tcMar>
          </w:tcPr>
          <w:p w14:paraId="6F6610F6" w14:textId="77777777" w:rsidR="00604326" w:rsidRPr="001D6B49" w:rsidRDefault="001D6B49">
            <w:pPr>
              <w:widowControl/>
              <w:rPr>
                <w:kern w:val="0"/>
                <w:szCs w:val="21"/>
              </w:rPr>
            </w:pPr>
            <w:r w:rsidRPr="001D6B49">
              <w:rPr>
                <w:kern w:val="0"/>
                <w:szCs w:val="21"/>
              </w:rPr>
              <w:t>MSE=0.48</w:t>
            </w:r>
            <w:r w:rsidRPr="001D6B49">
              <w:rPr>
                <w:kern w:val="0"/>
                <w:szCs w:val="21"/>
              </w:rPr>
              <w:t>，预测曲线与实际趋势吻合</w:t>
            </w:r>
          </w:p>
        </w:tc>
        <w:tc>
          <w:tcPr>
            <w:tcW w:w="0" w:type="auto"/>
            <w:shd w:val="clear" w:color="auto" w:fill="FFFFFF"/>
            <w:tcMar>
              <w:top w:w="150" w:type="dxa"/>
              <w:left w:w="150" w:type="dxa"/>
              <w:bottom w:w="150" w:type="dxa"/>
              <w:right w:w="150" w:type="dxa"/>
            </w:tcMar>
          </w:tcPr>
          <w:p w14:paraId="39A5A03C" w14:textId="77777777" w:rsidR="00604326" w:rsidRPr="001D6B49" w:rsidRDefault="001D6B49">
            <w:pPr>
              <w:widowControl/>
              <w:rPr>
                <w:kern w:val="0"/>
                <w:szCs w:val="21"/>
              </w:rPr>
            </w:pPr>
            <w:r w:rsidRPr="001D6B49">
              <w:rPr>
                <w:kern w:val="0"/>
                <w:szCs w:val="21"/>
              </w:rPr>
              <w:t>通过</w:t>
            </w:r>
          </w:p>
        </w:tc>
      </w:tr>
      <w:tr w:rsidR="00604326" w:rsidRPr="001D6B49" w14:paraId="74ADB132" w14:textId="77777777">
        <w:tc>
          <w:tcPr>
            <w:tcW w:w="0" w:type="auto"/>
            <w:shd w:val="clear" w:color="auto" w:fill="FFFFFF"/>
            <w:tcMar>
              <w:top w:w="150" w:type="dxa"/>
              <w:left w:w="0" w:type="dxa"/>
              <w:bottom w:w="150" w:type="dxa"/>
              <w:right w:w="150" w:type="dxa"/>
            </w:tcMar>
          </w:tcPr>
          <w:p w14:paraId="1709DDD8" w14:textId="77777777" w:rsidR="00604326" w:rsidRPr="001D6B49" w:rsidRDefault="001D6B49">
            <w:pPr>
              <w:widowControl/>
              <w:rPr>
                <w:kern w:val="0"/>
                <w:szCs w:val="21"/>
              </w:rPr>
            </w:pPr>
            <w:r w:rsidRPr="001D6B49">
              <w:rPr>
                <w:kern w:val="0"/>
                <w:szCs w:val="21"/>
              </w:rPr>
              <w:t>10</w:t>
            </w:r>
          </w:p>
        </w:tc>
        <w:tc>
          <w:tcPr>
            <w:tcW w:w="1105" w:type="dxa"/>
            <w:shd w:val="clear" w:color="auto" w:fill="FFFFFF"/>
            <w:tcMar>
              <w:top w:w="150" w:type="dxa"/>
              <w:left w:w="150" w:type="dxa"/>
              <w:bottom w:w="150" w:type="dxa"/>
              <w:right w:w="150" w:type="dxa"/>
            </w:tcMar>
          </w:tcPr>
          <w:p w14:paraId="7090553F" w14:textId="77777777" w:rsidR="00604326" w:rsidRPr="001D6B49" w:rsidRDefault="001D6B49">
            <w:pPr>
              <w:widowControl/>
              <w:rPr>
                <w:kern w:val="0"/>
                <w:szCs w:val="21"/>
              </w:rPr>
            </w:pPr>
            <w:r w:rsidRPr="001D6B49">
              <w:rPr>
                <w:kern w:val="0"/>
                <w:szCs w:val="21"/>
              </w:rPr>
              <w:t>数据库存储模块</w:t>
            </w:r>
          </w:p>
        </w:tc>
        <w:tc>
          <w:tcPr>
            <w:tcW w:w="942" w:type="dxa"/>
            <w:shd w:val="clear" w:color="auto" w:fill="FFFFFF"/>
            <w:tcMar>
              <w:top w:w="150" w:type="dxa"/>
              <w:left w:w="150" w:type="dxa"/>
              <w:bottom w:w="150" w:type="dxa"/>
              <w:right w:w="150" w:type="dxa"/>
            </w:tcMar>
          </w:tcPr>
          <w:p w14:paraId="6C23516A" w14:textId="77777777" w:rsidR="00604326" w:rsidRPr="001D6B49" w:rsidRDefault="001D6B49">
            <w:pPr>
              <w:widowControl/>
              <w:rPr>
                <w:kern w:val="0"/>
                <w:szCs w:val="21"/>
              </w:rPr>
            </w:pPr>
            <w:r w:rsidRPr="001D6B49">
              <w:rPr>
                <w:kern w:val="0"/>
                <w:szCs w:val="21"/>
              </w:rPr>
              <w:t>数据备份与恢复</w:t>
            </w:r>
          </w:p>
        </w:tc>
        <w:tc>
          <w:tcPr>
            <w:tcW w:w="790" w:type="dxa"/>
            <w:shd w:val="clear" w:color="auto" w:fill="FFFFFF"/>
            <w:tcMar>
              <w:top w:w="150" w:type="dxa"/>
              <w:left w:w="150" w:type="dxa"/>
              <w:bottom w:w="150" w:type="dxa"/>
              <w:right w:w="150" w:type="dxa"/>
            </w:tcMar>
          </w:tcPr>
          <w:p w14:paraId="21F72F58" w14:textId="77777777" w:rsidR="00604326" w:rsidRPr="001D6B49" w:rsidRDefault="001D6B49">
            <w:pPr>
              <w:widowControl/>
              <w:rPr>
                <w:kern w:val="0"/>
                <w:szCs w:val="21"/>
              </w:rPr>
            </w:pPr>
            <w:r w:rsidRPr="001D6B49">
              <w:rPr>
                <w:kern w:val="0"/>
                <w:szCs w:val="21"/>
              </w:rPr>
              <w:t>数据库含</w:t>
            </w:r>
            <w:r w:rsidRPr="001D6B49">
              <w:rPr>
                <w:kern w:val="0"/>
                <w:szCs w:val="21"/>
              </w:rPr>
              <w:t>1000</w:t>
            </w:r>
            <w:r w:rsidRPr="001D6B49">
              <w:rPr>
                <w:kern w:val="0"/>
                <w:szCs w:val="21"/>
              </w:rPr>
              <w:t>条数据</w:t>
            </w:r>
          </w:p>
        </w:tc>
        <w:tc>
          <w:tcPr>
            <w:tcW w:w="1461" w:type="dxa"/>
            <w:shd w:val="clear" w:color="auto" w:fill="FFFFFF"/>
            <w:tcMar>
              <w:top w:w="150" w:type="dxa"/>
              <w:left w:w="150" w:type="dxa"/>
              <w:bottom w:w="150" w:type="dxa"/>
              <w:right w:w="150" w:type="dxa"/>
            </w:tcMar>
          </w:tcPr>
          <w:p w14:paraId="22E002BC" w14:textId="77777777" w:rsidR="00604326" w:rsidRPr="001D6B49" w:rsidRDefault="001D6B49">
            <w:pPr>
              <w:widowControl/>
              <w:rPr>
                <w:kern w:val="0"/>
                <w:szCs w:val="21"/>
              </w:rPr>
            </w:pPr>
            <w:r w:rsidRPr="001D6B49">
              <w:rPr>
                <w:kern w:val="0"/>
                <w:szCs w:val="21"/>
              </w:rPr>
              <w:t>执行备份命令</w:t>
            </w:r>
          </w:p>
        </w:tc>
        <w:tc>
          <w:tcPr>
            <w:tcW w:w="1288" w:type="dxa"/>
            <w:shd w:val="clear" w:color="auto" w:fill="FFFFFF"/>
            <w:tcMar>
              <w:top w:w="150" w:type="dxa"/>
              <w:left w:w="150" w:type="dxa"/>
              <w:bottom w:w="150" w:type="dxa"/>
              <w:right w:w="150" w:type="dxa"/>
            </w:tcMar>
          </w:tcPr>
          <w:p w14:paraId="06D5AFE1" w14:textId="77777777" w:rsidR="00604326" w:rsidRPr="001D6B49" w:rsidRDefault="001D6B49">
            <w:pPr>
              <w:widowControl/>
              <w:rPr>
                <w:kern w:val="0"/>
                <w:szCs w:val="21"/>
              </w:rPr>
            </w:pPr>
            <w:r w:rsidRPr="001D6B49">
              <w:rPr>
                <w:kern w:val="0"/>
                <w:szCs w:val="21"/>
              </w:rPr>
              <w:t xml:space="preserve">1. </w:t>
            </w:r>
            <w:r w:rsidRPr="001D6B49">
              <w:rPr>
                <w:kern w:val="0"/>
                <w:szCs w:val="21"/>
              </w:rPr>
              <w:t>执行</w:t>
            </w:r>
            <w:proofErr w:type="spellStart"/>
            <w:r w:rsidRPr="001D6B49">
              <w:rPr>
                <w:kern w:val="0"/>
                <w:szCs w:val="21"/>
                <w:shd w:val="clear" w:color="auto" w:fill="ECECEC"/>
              </w:rPr>
              <w:t>mysqldump</w:t>
            </w:r>
            <w:proofErr w:type="spellEnd"/>
            <w:r w:rsidRPr="001D6B49">
              <w:rPr>
                <w:kern w:val="0"/>
                <w:szCs w:val="21"/>
              </w:rPr>
              <w:t>备份</w:t>
            </w:r>
            <w:r w:rsidRPr="001D6B49">
              <w:rPr>
                <w:kern w:val="0"/>
                <w:szCs w:val="21"/>
              </w:rPr>
              <w:br/>
              <w:t xml:space="preserve">2. </w:t>
            </w:r>
            <w:r w:rsidRPr="001D6B49">
              <w:rPr>
                <w:kern w:val="0"/>
                <w:szCs w:val="21"/>
              </w:rPr>
              <w:t>删除表数据</w:t>
            </w:r>
            <w:r w:rsidRPr="001D6B49">
              <w:rPr>
                <w:kern w:val="0"/>
                <w:szCs w:val="21"/>
              </w:rPr>
              <w:br/>
              <w:t xml:space="preserve">3. </w:t>
            </w:r>
            <w:r w:rsidRPr="001D6B49">
              <w:rPr>
                <w:kern w:val="0"/>
                <w:szCs w:val="21"/>
              </w:rPr>
              <w:t>从备份恢复</w:t>
            </w:r>
          </w:p>
        </w:tc>
        <w:tc>
          <w:tcPr>
            <w:tcW w:w="1529" w:type="dxa"/>
            <w:shd w:val="clear" w:color="auto" w:fill="FFFFFF"/>
            <w:tcMar>
              <w:top w:w="150" w:type="dxa"/>
              <w:left w:w="150" w:type="dxa"/>
              <w:bottom w:w="150" w:type="dxa"/>
              <w:right w:w="150" w:type="dxa"/>
            </w:tcMar>
          </w:tcPr>
          <w:p w14:paraId="4EC90C73" w14:textId="77777777" w:rsidR="00604326" w:rsidRPr="001D6B49" w:rsidRDefault="001D6B49">
            <w:pPr>
              <w:widowControl/>
              <w:rPr>
                <w:kern w:val="0"/>
                <w:szCs w:val="21"/>
              </w:rPr>
            </w:pPr>
            <w:r w:rsidRPr="001D6B49">
              <w:rPr>
                <w:kern w:val="0"/>
                <w:szCs w:val="21"/>
              </w:rPr>
              <w:t>数据完全恢复，无丢失或损坏</w:t>
            </w:r>
          </w:p>
        </w:tc>
        <w:tc>
          <w:tcPr>
            <w:tcW w:w="0" w:type="auto"/>
            <w:shd w:val="clear" w:color="auto" w:fill="FFFFFF"/>
            <w:tcMar>
              <w:top w:w="150" w:type="dxa"/>
              <w:left w:w="150" w:type="dxa"/>
              <w:bottom w:w="150" w:type="dxa"/>
              <w:right w:w="150" w:type="dxa"/>
            </w:tcMar>
          </w:tcPr>
          <w:p w14:paraId="11EF7D15" w14:textId="77777777" w:rsidR="00604326" w:rsidRPr="001D6B49" w:rsidRDefault="001D6B49">
            <w:pPr>
              <w:widowControl/>
              <w:rPr>
                <w:kern w:val="0"/>
                <w:szCs w:val="21"/>
              </w:rPr>
            </w:pPr>
            <w:r w:rsidRPr="001D6B49">
              <w:rPr>
                <w:kern w:val="0"/>
                <w:szCs w:val="21"/>
              </w:rPr>
              <w:t>恢复后数据量与备份一致</w:t>
            </w:r>
          </w:p>
        </w:tc>
        <w:tc>
          <w:tcPr>
            <w:tcW w:w="0" w:type="auto"/>
            <w:shd w:val="clear" w:color="auto" w:fill="FFFFFF"/>
            <w:tcMar>
              <w:top w:w="150" w:type="dxa"/>
              <w:left w:w="150" w:type="dxa"/>
              <w:bottom w:w="150" w:type="dxa"/>
              <w:right w:w="150" w:type="dxa"/>
            </w:tcMar>
          </w:tcPr>
          <w:p w14:paraId="2B9E5849" w14:textId="77777777" w:rsidR="00604326" w:rsidRPr="001D6B49" w:rsidRDefault="001D6B49">
            <w:pPr>
              <w:widowControl/>
              <w:rPr>
                <w:kern w:val="0"/>
                <w:szCs w:val="21"/>
              </w:rPr>
            </w:pPr>
            <w:r w:rsidRPr="001D6B49">
              <w:rPr>
                <w:kern w:val="0"/>
                <w:szCs w:val="21"/>
              </w:rPr>
              <w:t>通过</w:t>
            </w:r>
          </w:p>
        </w:tc>
      </w:tr>
      <w:tr w:rsidR="00604326" w:rsidRPr="001D6B49" w14:paraId="10204AC3" w14:textId="77777777">
        <w:tc>
          <w:tcPr>
            <w:tcW w:w="0" w:type="auto"/>
            <w:shd w:val="clear" w:color="auto" w:fill="FFFFFF"/>
            <w:tcMar>
              <w:top w:w="150" w:type="dxa"/>
              <w:left w:w="0" w:type="dxa"/>
              <w:bottom w:w="150" w:type="dxa"/>
              <w:right w:w="150" w:type="dxa"/>
            </w:tcMar>
          </w:tcPr>
          <w:p w14:paraId="4673D2B6" w14:textId="77777777" w:rsidR="00604326" w:rsidRPr="001D6B49" w:rsidRDefault="001D6B49">
            <w:pPr>
              <w:widowControl/>
              <w:rPr>
                <w:kern w:val="0"/>
                <w:szCs w:val="21"/>
              </w:rPr>
            </w:pPr>
            <w:r w:rsidRPr="001D6B49">
              <w:rPr>
                <w:kern w:val="0"/>
                <w:szCs w:val="21"/>
              </w:rPr>
              <w:t>11</w:t>
            </w:r>
          </w:p>
        </w:tc>
        <w:tc>
          <w:tcPr>
            <w:tcW w:w="1105" w:type="dxa"/>
            <w:shd w:val="clear" w:color="auto" w:fill="FFFFFF"/>
            <w:tcMar>
              <w:top w:w="150" w:type="dxa"/>
              <w:left w:w="150" w:type="dxa"/>
              <w:bottom w:w="150" w:type="dxa"/>
              <w:right w:w="150" w:type="dxa"/>
            </w:tcMar>
          </w:tcPr>
          <w:p w14:paraId="64675A38" w14:textId="77777777" w:rsidR="00604326" w:rsidRPr="001D6B49" w:rsidRDefault="001D6B49">
            <w:pPr>
              <w:widowControl/>
              <w:rPr>
                <w:kern w:val="0"/>
                <w:szCs w:val="21"/>
              </w:rPr>
            </w:pPr>
            <w:r w:rsidRPr="001D6B49">
              <w:rPr>
                <w:kern w:val="0"/>
                <w:szCs w:val="21"/>
              </w:rPr>
              <w:t>异常测试</w:t>
            </w:r>
          </w:p>
        </w:tc>
        <w:tc>
          <w:tcPr>
            <w:tcW w:w="942" w:type="dxa"/>
            <w:shd w:val="clear" w:color="auto" w:fill="FFFFFF"/>
            <w:tcMar>
              <w:top w:w="150" w:type="dxa"/>
              <w:left w:w="150" w:type="dxa"/>
              <w:bottom w:w="150" w:type="dxa"/>
              <w:right w:w="150" w:type="dxa"/>
            </w:tcMar>
          </w:tcPr>
          <w:p w14:paraId="6BFD08D5" w14:textId="77777777" w:rsidR="00604326" w:rsidRPr="001D6B49" w:rsidRDefault="001D6B49">
            <w:pPr>
              <w:widowControl/>
              <w:rPr>
                <w:kern w:val="0"/>
                <w:szCs w:val="21"/>
              </w:rPr>
            </w:pPr>
            <w:r w:rsidRPr="001D6B49">
              <w:rPr>
                <w:kern w:val="0"/>
                <w:szCs w:val="21"/>
              </w:rPr>
              <w:t>非法用户输入</w:t>
            </w:r>
          </w:p>
        </w:tc>
        <w:tc>
          <w:tcPr>
            <w:tcW w:w="790" w:type="dxa"/>
            <w:shd w:val="clear" w:color="auto" w:fill="FFFFFF"/>
            <w:tcMar>
              <w:top w:w="150" w:type="dxa"/>
              <w:left w:w="150" w:type="dxa"/>
              <w:bottom w:w="150" w:type="dxa"/>
              <w:right w:w="150" w:type="dxa"/>
            </w:tcMar>
          </w:tcPr>
          <w:p w14:paraId="6548C232" w14:textId="77777777" w:rsidR="00604326" w:rsidRPr="001D6B49" w:rsidRDefault="001D6B49">
            <w:pPr>
              <w:widowControl/>
              <w:rPr>
                <w:kern w:val="0"/>
                <w:szCs w:val="21"/>
              </w:rPr>
            </w:pPr>
            <w:r w:rsidRPr="001D6B49">
              <w:rPr>
                <w:kern w:val="0"/>
                <w:szCs w:val="21"/>
              </w:rPr>
              <w:t>登录页面</w:t>
            </w:r>
          </w:p>
        </w:tc>
        <w:tc>
          <w:tcPr>
            <w:tcW w:w="1461" w:type="dxa"/>
            <w:shd w:val="clear" w:color="auto" w:fill="FFFFFF"/>
            <w:tcMar>
              <w:top w:w="150" w:type="dxa"/>
              <w:left w:w="150" w:type="dxa"/>
              <w:bottom w:w="150" w:type="dxa"/>
              <w:right w:w="150" w:type="dxa"/>
            </w:tcMar>
          </w:tcPr>
          <w:p w14:paraId="334EEAE1" w14:textId="77777777" w:rsidR="00604326" w:rsidRPr="001D6B49" w:rsidRDefault="001D6B49">
            <w:pPr>
              <w:widowControl/>
              <w:rPr>
                <w:kern w:val="0"/>
                <w:szCs w:val="21"/>
              </w:rPr>
            </w:pPr>
            <w:r w:rsidRPr="001D6B49">
              <w:rPr>
                <w:kern w:val="0"/>
                <w:szCs w:val="21"/>
              </w:rPr>
              <w:t>用户名：</w:t>
            </w:r>
            <w:r w:rsidRPr="001D6B49">
              <w:rPr>
                <w:kern w:val="0"/>
                <w:szCs w:val="21"/>
              </w:rPr>
              <w:t>admin' OR '1'='1</w:t>
            </w:r>
            <w:r w:rsidRPr="001D6B49">
              <w:rPr>
                <w:kern w:val="0"/>
                <w:szCs w:val="21"/>
              </w:rPr>
              <w:t>，密码：任意</w:t>
            </w:r>
          </w:p>
        </w:tc>
        <w:tc>
          <w:tcPr>
            <w:tcW w:w="1288" w:type="dxa"/>
            <w:shd w:val="clear" w:color="auto" w:fill="FFFFFF"/>
            <w:tcMar>
              <w:top w:w="150" w:type="dxa"/>
              <w:left w:w="150" w:type="dxa"/>
              <w:bottom w:w="150" w:type="dxa"/>
              <w:right w:w="150" w:type="dxa"/>
            </w:tcMar>
          </w:tcPr>
          <w:p w14:paraId="75959719" w14:textId="77777777" w:rsidR="00604326" w:rsidRPr="001D6B49" w:rsidRDefault="001D6B49">
            <w:pPr>
              <w:widowControl/>
              <w:rPr>
                <w:kern w:val="0"/>
                <w:szCs w:val="21"/>
              </w:rPr>
            </w:pPr>
            <w:r w:rsidRPr="001D6B49">
              <w:rPr>
                <w:kern w:val="0"/>
                <w:szCs w:val="21"/>
              </w:rPr>
              <w:t xml:space="preserve">1. </w:t>
            </w:r>
            <w:r w:rsidRPr="001D6B49">
              <w:rPr>
                <w:kern w:val="0"/>
                <w:szCs w:val="21"/>
              </w:rPr>
              <w:t>输入</w:t>
            </w:r>
            <w:r w:rsidRPr="001D6B49">
              <w:rPr>
                <w:kern w:val="0"/>
                <w:szCs w:val="21"/>
              </w:rPr>
              <w:t>SQL</w:t>
            </w:r>
            <w:r w:rsidRPr="001D6B49">
              <w:rPr>
                <w:kern w:val="0"/>
                <w:szCs w:val="21"/>
              </w:rPr>
              <w:t>注入语句并提交</w:t>
            </w:r>
          </w:p>
        </w:tc>
        <w:tc>
          <w:tcPr>
            <w:tcW w:w="1529" w:type="dxa"/>
            <w:shd w:val="clear" w:color="auto" w:fill="FFFFFF"/>
            <w:tcMar>
              <w:top w:w="150" w:type="dxa"/>
              <w:left w:w="150" w:type="dxa"/>
              <w:bottom w:w="150" w:type="dxa"/>
              <w:right w:w="150" w:type="dxa"/>
            </w:tcMar>
          </w:tcPr>
          <w:p w14:paraId="06D2805D" w14:textId="77777777" w:rsidR="00604326" w:rsidRPr="001D6B49" w:rsidRDefault="001D6B49">
            <w:pPr>
              <w:widowControl/>
              <w:rPr>
                <w:kern w:val="0"/>
                <w:szCs w:val="21"/>
              </w:rPr>
            </w:pPr>
            <w:r w:rsidRPr="001D6B49">
              <w:rPr>
                <w:kern w:val="0"/>
                <w:szCs w:val="21"/>
              </w:rPr>
              <w:t>返回错误提示：</w:t>
            </w:r>
            <w:r w:rsidRPr="001D6B49">
              <w:rPr>
                <w:kern w:val="0"/>
                <w:szCs w:val="21"/>
              </w:rPr>
              <w:t>"</w:t>
            </w:r>
            <w:r w:rsidRPr="001D6B49">
              <w:rPr>
                <w:kern w:val="0"/>
                <w:szCs w:val="21"/>
              </w:rPr>
              <w:t>用户名或密码错误</w:t>
            </w:r>
            <w:r w:rsidRPr="001D6B49">
              <w:rPr>
                <w:kern w:val="0"/>
                <w:szCs w:val="21"/>
              </w:rPr>
              <w:t>"</w:t>
            </w:r>
            <w:r w:rsidRPr="001D6B49">
              <w:rPr>
                <w:kern w:val="0"/>
                <w:szCs w:val="21"/>
              </w:rPr>
              <w:t>，数据库无异常查询</w:t>
            </w:r>
          </w:p>
        </w:tc>
        <w:tc>
          <w:tcPr>
            <w:tcW w:w="0" w:type="auto"/>
            <w:shd w:val="clear" w:color="auto" w:fill="FFFFFF"/>
            <w:tcMar>
              <w:top w:w="150" w:type="dxa"/>
              <w:left w:w="150" w:type="dxa"/>
              <w:bottom w:w="150" w:type="dxa"/>
              <w:right w:w="150" w:type="dxa"/>
            </w:tcMar>
          </w:tcPr>
          <w:p w14:paraId="54932103" w14:textId="77777777" w:rsidR="00604326" w:rsidRPr="001D6B49" w:rsidRDefault="001D6B49">
            <w:pPr>
              <w:widowControl/>
              <w:rPr>
                <w:kern w:val="0"/>
                <w:szCs w:val="21"/>
              </w:rPr>
            </w:pPr>
            <w:r w:rsidRPr="001D6B49">
              <w:rPr>
                <w:kern w:val="0"/>
                <w:szCs w:val="21"/>
              </w:rPr>
              <w:t>系统拦截注入请求，日志记录攻击尝试</w:t>
            </w:r>
          </w:p>
        </w:tc>
        <w:tc>
          <w:tcPr>
            <w:tcW w:w="0" w:type="auto"/>
            <w:shd w:val="clear" w:color="auto" w:fill="FFFFFF"/>
            <w:tcMar>
              <w:top w:w="150" w:type="dxa"/>
              <w:left w:w="150" w:type="dxa"/>
              <w:bottom w:w="150" w:type="dxa"/>
              <w:right w:w="150" w:type="dxa"/>
            </w:tcMar>
          </w:tcPr>
          <w:p w14:paraId="2B6656E5" w14:textId="77777777" w:rsidR="00604326" w:rsidRPr="001D6B49" w:rsidRDefault="001D6B49">
            <w:pPr>
              <w:widowControl/>
              <w:rPr>
                <w:kern w:val="0"/>
                <w:szCs w:val="21"/>
              </w:rPr>
            </w:pPr>
            <w:r w:rsidRPr="001D6B49">
              <w:rPr>
                <w:kern w:val="0"/>
                <w:szCs w:val="21"/>
              </w:rPr>
              <w:t>通过</w:t>
            </w:r>
          </w:p>
        </w:tc>
      </w:tr>
      <w:tr w:rsidR="00604326" w:rsidRPr="001D6B49" w14:paraId="755880C9" w14:textId="77777777">
        <w:tc>
          <w:tcPr>
            <w:tcW w:w="0" w:type="auto"/>
            <w:shd w:val="clear" w:color="auto" w:fill="FFFFFF"/>
            <w:tcMar>
              <w:top w:w="150" w:type="dxa"/>
              <w:left w:w="0" w:type="dxa"/>
              <w:bottom w:w="150" w:type="dxa"/>
              <w:right w:w="150" w:type="dxa"/>
            </w:tcMar>
          </w:tcPr>
          <w:p w14:paraId="41E0DDD3" w14:textId="77777777" w:rsidR="00604326" w:rsidRPr="001D6B49" w:rsidRDefault="001D6B49">
            <w:pPr>
              <w:widowControl/>
              <w:rPr>
                <w:kern w:val="0"/>
                <w:szCs w:val="21"/>
              </w:rPr>
            </w:pPr>
            <w:r w:rsidRPr="001D6B49">
              <w:rPr>
                <w:kern w:val="0"/>
                <w:szCs w:val="21"/>
              </w:rPr>
              <w:t>12</w:t>
            </w:r>
          </w:p>
        </w:tc>
        <w:tc>
          <w:tcPr>
            <w:tcW w:w="1105" w:type="dxa"/>
            <w:shd w:val="clear" w:color="auto" w:fill="FFFFFF"/>
            <w:tcMar>
              <w:top w:w="150" w:type="dxa"/>
              <w:left w:w="150" w:type="dxa"/>
              <w:bottom w:w="150" w:type="dxa"/>
              <w:right w:w="150" w:type="dxa"/>
            </w:tcMar>
          </w:tcPr>
          <w:p w14:paraId="6AAAD053" w14:textId="77777777" w:rsidR="00604326" w:rsidRPr="001D6B49" w:rsidRDefault="001D6B49">
            <w:pPr>
              <w:widowControl/>
              <w:rPr>
                <w:kern w:val="0"/>
                <w:szCs w:val="21"/>
              </w:rPr>
            </w:pPr>
            <w:r w:rsidRPr="001D6B49">
              <w:rPr>
                <w:kern w:val="0"/>
                <w:szCs w:val="21"/>
              </w:rPr>
              <w:t>性能测试</w:t>
            </w:r>
          </w:p>
        </w:tc>
        <w:tc>
          <w:tcPr>
            <w:tcW w:w="942" w:type="dxa"/>
            <w:shd w:val="clear" w:color="auto" w:fill="FFFFFF"/>
            <w:tcMar>
              <w:top w:w="150" w:type="dxa"/>
              <w:left w:w="150" w:type="dxa"/>
              <w:bottom w:w="150" w:type="dxa"/>
              <w:right w:w="150" w:type="dxa"/>
            </w:tcMar>
          </w:tcPr>
          <w:p w14:paraId="3606F6D7" w14:textId="77777777" w:rsidR="00604326" w:rsidRPr="001D6B49" w:rsidRDefault="001D6B49">
            <w:pPr>
              <w:widowControl/>
              <w:rPr>
                <w:kern w:val="0"/>
                <w:szCs w:val="21"/>
              </w:rPr>
            </w:pPr>
            <w:r w:rsidRPr="001D6B49">
              <w:rPr>
                <w:kern w:val="0"/>
                <w:szCs w:val="21"/>
              </w:rPr>
              <w:t>高并发请求处理</w:t>
            </w:r>
          </w:p>
        </w:tc>
        <w:tc>
          <w:tcPr>
            <w:tcW w:w="790" w:type="dxa"/>
            <w:shd w:val="clear" w:color="auto" w:fill="FFFFFF"/>
            <w:tcMar>
              <w:top w:w="150" w:type="dxa"/>
              <w:left w:w="150" w:type="dxa"/>
              <w:bottom w:w="150" w:type="dxa"/>
              <w:right w:w="150" w:type="dxa"/>
            </w:tcMar>
          </w:tcPr>
          <w:p w14:paraId="44386528" w14:textId="77777777" w:rsidR="00604326" w:rsidRPr="001D6B49" w:rsidRDefault="001D6B49">
            <w:pPr>
              <w:widowControl/>
              <w:rPr>
                <w:kern w:val="0"/>
                <w:szCs w:val="21"/>
              </w:rPr>
            </w:pPr>
            <w:r w:rsidRPr="001D6B49">
              <w:rPr>
                <w:kern w:val="0"/>
                <w:szCs w:val="21"/>
              </w:rPr>
              <w:t>系统空闲</w:t>
            </w:r>
          </w:p>
        </w:tc>
        <w:tc>
          <w:tcPr>
            <w:tcW w:w="1461" w:type="dxa"/>
            <w:shd w:val="clear" w:color="auto" w:fill="FFFFFF"/>
            <w:tcMar>
              <w:top w:w="150" w:type="dxa"/>
              <w:left w:w="150" w:type="dxa"/>
              <w:bottom w:w="150" w:type="dxa"/>
              <w:right w:w="150" w:type="dxa"/>
            </w:tcMar>
          </w:tcPr>
          <w:p w14:paraId="428D7B36" w14:textId="77777777" w:rsidR="00604326" w:rsidRPr="001D6B49" w:rsidRDefault="001D6B49">
            <w:pPr>
              <w:widowControl/>
              <w:rPr>
                <w:kern w:val="0"/>
                <w:szCs w:val="21"/>
              </w:rPr>
            </w:pPr>
            <w:r w:rsidRPr="001D6B49">
              <w:rPr>
                <w:kern w:val="0"/>
                <w:szCs w:val="21"/>
              </w:rPr>
              <w:t>模拟</w:t>
            </w:r>
            <w:r w:rsidRPr="001D6B49">
              <w:rPr>
                <w:kern w:val="0"/>
                <w:szCs w:val="21"/>
              </w:rPr>
              <w:t>100</w:t>
            </w:r>
            <w:r w:rsidRPr="001D6B49">
              <w:rPr>
                <w:kern w:val="0"/>
                <w:szCs w:val="21"/>
              </w:rPr>
              <w:t>用户同时搜索关键词</w:t>
            </w:r>
          </w:p>
        </w:tc>
        <w:tc>
          <w:tcPr>
            <w:tcW w:w="1288" w:type="dxa"/>
            <w:shd w:val="clear" w:color="auto" w:fill="FFFFFF"/>
            <w:tcMar>
              <w:top w:w="150" w:type="dxa"/>
              <w:left w:w="150" w:type="dxa"/>
              <w:bottom w:w="150" w:type="dxa"/>
              <w:right w:w="150" w:type="dxa"/>
            </w:tcMar>
          </w:tcPr>
          <w:p w14:paraId="48BC8BA0" w14:textId="77777777" w:rsidR="00604326" w:rsidRPr="001D6B49" w:rsidRDefault="001D6B49">
            <w:pPr>
              <w:widowControl/>
              <w:rPr>
                <w:kern w:val="0"/>
                <w:szCs w:val="21"/>
              </w:rPr>
            </w:pPr>
            <w:r w:rsidRPr="001D6B49">
              <w:rPr>
                <w:kern w:val="0"/>
                <w:szCs w:val="21"/>
              </w:rPr>
              <w:t xml:space="preserve">1. </w:t>
            </w:r>
            <w:r w:rsidRPr="001D6B49">
              <w:rPr>
                <w:kern w:val="0"/>
                <w:szCs w:val="21"/>
              </w:rPr>
              <w:t>使用</w:t>
            </w:r>
            <w:r w:rsidRPr="001D6B49">
              <w:rPr>
                <w:kern w:val="0"/>
                <w:szCs w:val="21"/>
              </w:rPr>
              <w:t>JMeter</w:t>
            </w:r>
            <w:r w:rsidRPr="001D6B49">
              <w:rPr>
                <w:kern w:val="0"/>
                <w:szCs w:val="21"/>
              </w:rPr>
              <w:t>发送并发请求</w:t>
            </w:r>
            <w:r w:rsidRPr="001D6B49">
              <w:rPr>
                <w:kern w:val="0"/>
                <w:szCs w:val="21"/>
              </w:rPr>
              <w:br/>
              <w:t xml:space="preserve">2. </w:t>
            </w:r>
            <w:r w:rsidRPr="001D6B49">
              <w:rPr>
                <w:kern w:val="0"/>
                <w:szCs w:val="21"/>
              </w:rPr>
              <w:t>监控响应时间和服务器负载</w:t>
            </w:r>
          </w:p>
        </w:tc>
        <w:tc>
          <w:tcPr>
            <w:tcW w:w="1529" w:type="dxa"/>
            <w:shd w:val="clear" w:color="auto" w:fill="FFFFFF"/>
            <w:tcMar>
              <w:top w:w="150" w:type="dxa"/>
              <w:left w:w="150" w:type="dxa"/>
              <w:bottom w:w="150" w:type="dxa"/>
              <w:right w:w="150" w:type="dxa"/>
            </w:tcMar>
          </w:tcPr>
          <w:p w14:paraId="04455E22" w14:textId="77777777" w:rsidR="00604326" w:rsidRPr="001D6B49" w:rsidRDefault="001D6B49">
            <w:pPr>
              <w:widowControl/>
              <w:rPr>
                <w:kern w:val="0"/>
                <w:szCs w:val="21"/>
              </w:rPr>
            </w:pPr>
            <w:r w:rsidRPr="001D6B49">
              <w:rPr>
                <w:kern w:val="0"/>
                <w:szCs w:val="21"/>
              </w:rPr>
              <w:t>平均响应时间</w:t>
            </w:r>
            <w:r w:rsidRPr="001D6B49">
              <w:rPr>
                <w:kern w:val="0"/>
                <w:szCs w:val="21"/>
              </w:rPr>
              <w:t>&lt;2</w:t>
            </w:r>
            <w:r w:rsidRPr="001D6B49">
              <w:rPr>
                <w:kern w:val="0"/>
                <w:szCs w:val="21"/>
              </w:rPr>
              <w:t>秒，</w:t>
            </w:r>
            <w:r w:rsidRPr="001D6B49">
              <w:rPr>
                <w:kern w:val="0"/>
                <w:szCs w:val="21"/>
              </w:rPr>
              <w:t>CPU</w:t>
            </w:r>
            <w:r w:rsidRPr="001D6B49">
              <w:rPr>
                <w:kern w:val="0"/>
                <w:szCs w:val="21"/>
              </w:rPr>
              <w:t>占用率</w:t>
            </w:r>
            <w:r w:rsidRPr="001D6B49">
              <w:rPr>
                <w:kern w:val="0"/>
                <w:szCs w:val="21"/>
              </w:rPr>
              <w:t>&lt;80%</w:t>
            </w:r>
          </w:p>
        </w:tc>
        <w:tc>
          <w:tcPr>
            <w:tcW w:w="0" w:type="auto"/>
            <w:shd w:val="clear" w:color="auto" w:fill="FFFFFF"/>
            <w:tcMar>
              <w:top w:w="150" w:type="dxa"/>
              <w:left w:w="150" w:type="dxa"/>
              <w:bottom w:w="150" w:type="dxa"/>
              <w:right w:w="150" w:type="dxa"/>
            </w:tcMar>
          </w:tcPr>
          <w:p w14:paraId="7438EC21" w14:textId="77777777" w:rsidR="00604326" w:rsidRPr="001D6B49" w:rsidRDefault="001D6B49">
            <w:pPr>
              <w:widowControl/>
              <w:rPr>
                <w:kern w:val="0"/>
                <w:szCs w:val="21"/>
              </w:rPr>
            </w:pPr>
            <w:proofErr w:type="gramStart"/>
            <w:r w:rsidRPr="001D6B49">
              <w:rPr>
                <w:kern w:val="0"/>
                <w:szCs w:val="21"/>
              </w:rPr>
              <w:t>平均响应</w:t>
            </w:r>
            <w:proofErr w:type="gramEnd"/>
            <w:r w:rsidRPr="001D6B49">
              <w:rPr>
                <w:kern w:val="0"/>
                <w:szCs w:val="21"/>
              </w:rPr>
              <w:t>1.8</w:t>
            </w:r>
            <w:r w:rsidRPr="001D6B49">
              <w:rPr>
                <w:kern w:val="0"/>
                <w:szCs w:val="21"/>
              </w:rPr>
              <w:t>秒，</w:t>
            </w:r>
            <w:r w:rsidRPr="001D6B49">
              <w:rPr>
                <w:kern w:val="0"/>
                <w:szCs w:val="21"/>
              </w:rPr>
              <w:t>CPU</w:t>
            </w:r>
            <w:r w:rsidRPr="001D6B49">
              <w:rPr>
                <w:kern w:val="0"/>
                <w:szCs w:val="21"/>
              </w:rPr>
              <w:t>峰值</w:t>
            </w:r>
            <w:r w:rsidRPr="001D6B49">
              <w:rPr>
                <w:kern w:val="0"/>
                <w:szCs w:val="21"/>
              </w:rPr>
              <w:t>75%</w:t>
            </w:r>
          </w:p>
        </w:tc>
        <w:tc>
          <w:tcPr>
            <w:tcW w:w="0" w:type="auto"/>
            <w:shd w:val="clear" w:color="auto" w:fill="FFFFFF"/>
            <w:tcMar>
              <w:top w:w="150" w:type="dxa"/>
              <w:left w:w="150" w:type="dxa"/>
              <w:bottom w:w="150" w:type="dxa"/>
              <w:right w:w="150" w:type="dxa"/>
            </w:tcMar>
          </w:tcPr>
          <w:p w14:paraId="46C7AD84" w14:textId="77777777" w:rsidR="00604326" w:rsidRPr="001D6B49" w:rsidRDefault="001D6B49">
            <w:pPr>
              <w:widowControl/>
              <w:rPr>
                <w:kern w:val="0"/>
                <w:szCs w:val="21"/>
              </w:rPr>
            </w:pPr>
            <w:r w:rsidRPr="001D6B49">
              <w:rPr>
                <w:kern w:val="0"/>
                <w:szCs w:val="21"/>
              </w:rPr>
              <w:t>通过</w:t>
            </w:r>
          </w:p>
        </w:tc>
      </w:tr>
    </w:tbl>
    <w:p w14:paraId="5F518512" w14:textId="77777777" w:rsidR="00604326" w:rsidRPr="001D6B49" w:rsidRDefault="001D6B49">
      <w:pPr>
        <w:pStyle w:val="a2"/>
        <w:rPr>
          <w:rFonts w:ascii="Times New Roman" w:hAnsi="Times New Roman" w:cs="Times New Roman"/>
        </w:rPr>
      </w:pPr>
      <w:bookmarkStart w:id="115" w:name="_Toc196418492"/>
      <w:r w:rsidRPr="001D6B49">
        <w:rPr>
          <w:rFonts w:ascii="Times New Roman" w:hAnsi="Times New Roman" w:cs="Times New Roman"/>
        </w:rPr>
        <w:lastRenderedPageBreak/>
        <w:t>改进方案</w:t>
      </w:r>
      <w:bookmarkEnd w:id="115"/>
    </w:p>
    <w:p w14:paraId="556AECA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通过上述一系列严格的测试活动，识别出系统在多个方面存在的潜在问题和</w:t>
      </w:r>
      <w:proofErr w:type="gramStart"/>
      <w:r w:rsidRPr="001D6B49">
        <w:rPr>
          <w:rFonts w:ascii="Times New Roman" w:hAnsi="Times New Roman" w:cs="Times New Roman"/>
        </w:rPr>
        <w:t>可</w:t>
      </w:r>
      <w:proofErr w:type="gramEnd"/>
      <w:r w:rsidRPr="001D6B49">
        <w:rPr>
          <w:rFonts w:ascii="Times New Roman" w:hAnsi="Times New Roman" w:cs="Times New Roman"/>
        </w:rPr>
        <w:t>优化空间。基于这些测试结果，制定了针对性的改进方案，旨在进一步提升系统的整体质量和用户体验。在性能方面，计划进行代码层面的优化，例如改进数据库查询效率、减少不必要的计算开销；引入或优化缓存策略（如使用</w:t>
      </w:r>
      <w:r w:rsidRPr="001D6B49">
        <w:rPr>
          <w:rFonts w:ascii="Times New Roman" w:hAnsi="Times New Roman" w:cs="Times New Roman"/>
        </w:rPr>
        <w:t>Redis</w:t>
      </w:r>
      <w:r w:rsidRPr="001D6B49">
        <w:rPr>
          <w:rFonts w:ascii="Times New Roman" w:hAnsi="Times New Roman" w:cs="Times New Roman"/>
        </w:rPr>
        <w:t>缓存热点数据和计算结果），减轻数据库压力；并对服务器配置进行调优。在功能方面，考虑扩展更多的舆情分析维度，如引入更高级的主题模型进行内容聚类，或增加用户画像分析功能；同时优化现有算法的准确性，特别是舆情分析和趋势预测模块。</w:t>
      </w:r>
    </w:p>
    <w:p w14:paraId="02060988"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在用户体验方面，将根据可用性测试的反馈，对前端界面布局、交互流程和可视化图表的呈现方式进行优化，使其更加直观易用。安全方面，将持续进行漏洞扫描和代码审计，修复已发现的安全风险，并加强输入验证、权限控制和日志审计等安全措施。代码质量方面，计划进行一定程度的代码重构，提高代码的可读性、可维护性和</w:t>
      </w:r>
      <w:proofErr w:type="gramStart"/>
      <w:r w:rsidRPr="001D6B49">
        <w:rPr>
          <w:rFonts w:ascii="Times New Roman" w:hAnsi="Times New Roman" w:cs="Times New Roman"/>
        </w:rPr>
        <w:t>可</w:t>
      </w:r>
      <w:proofErr w:type="gramEnd"/>
      <w:r w:rsidRPr="001D6B49">
        <w:rPr>
          <w:rFonts w:ascii="Times New Roman" w:hAnsi="Times New Roman" w:cs="Times New Roman"/>
        </w:rPr>
        <w:t>扩展性，并完善相关的技术文档。测试方面，将进一步提高测试用例的覆盖率，特别是针对边界条件和异常场景的测试，并探索自动化测试工具的应用，提高回归测试的效率。运维方面，考虑引入更完善的监控告警机制（如结合</w:t>
      </w:r>
      <w:r w:rsidRPr="001D6B49">
        <w:rPr>
          <w:rFonts w:ascii="Times New Roman" w:hAnsi="Times New Roman" w:cs="Times New Roman"/>
        </w:rPr>
        <w:t>Prometheus</w:t>
      </w:r>
      <w:r w:rsidRPr="001D6B49">
        <w:rPr>
          <w:rFonts w:ascii="Times New Roman" w:hAnsi="Times New Roman" w:cs="Times New Roman"/>
        </w:rPr>
        <w:t>和</w:t>
      </w:r>
      <w:r w:rsidRPr="001D6B49">
        <w:rPr>
          <w:rFonts w:ascii="Times New Roman" w:hAnsi="Times New Roman" w:cs="Times New Roman"/>
        </w:rPr>
        <w:t>Grafana</w:t>
      </w:r>
      <w:r w:rsidRPr="001D6B49">
        <w:rPr>
          <w:rFonts w:ascii="Times New Roman" w:hAnsi="Times New Roman" w:cs="Times New Roman"/>
        </w:rPr>
        <w:t>）和自动化部署流程，提高系统的可运维性。</w:t>
      </w:r>
    </w:p>
    <w:p w14:paraId="3CA85CBB" w14:textId="77777777" w:rsidR="00604326" w:rsidRPr="001D6B49" w:rsidRDefault="001D6B49">
      <w:pPr>
        <w:pStyle w:val="a2"/>
        <w:rPr>
          <w:rFonts w:ascii="Times New Roman" w:hAnsi="Times New Roman" w:cs="Times New Roman"/>
        </w:rPr>
      </w:pPr>
      <w:bookmarkStart w:id="116" w:name="_Toc196418493"/>
      <w:r w:rsidRPr="001D6B49">
        <w:rPr>
          <w:rFonts w:ascii="Times New Roman" w:hAnsi="Times New Roman" w:cs="Times New Roman"/>
        </w:rPr>
        <w:t>本章小结</w:t>
      </w:r>
      <w:bookmarkEnd w:id="116"/>
    </w:p>
    <w:p w14:paraId="21FA3FD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系统测试作为软件开发生命周期中的关键一环，通过系统化的环境配置和多样化的测试方法，</w:t>
      </w:r>
      <w:proofErr w:type="gramStart"/>
      <w:r w:rsidRPr="001D6B49">
        <w:rPr>
          <w:rFonts w:ascii="Times New Roman" w:hAnsi="Times New Roman" w:cs="Times New Roman"/>
        </w:rPr>
        <w:t>对微博舆情</w:t>
      </w:r>
      <w:proofErr w:type="gramEnd"/>
      <w:r w:rsidRPr="001D6B49">
        <w:rPr>
          <w:rFonts w:ascii="Times New Roman" w:hAnsi="Times New Roman" w:cs="Times New Roman"/>
        </w:rPr>
        <w:t>分析系统的功能完整性、性能稳定性、安全性及用户体验进行了全面的验证。测试结果肯定了系统在满足核心需求方面的表现，同时也揭示了在性能优化、功能扩展、安全加固等方面的改进需求。据此制定的改进方案为系统的下一阶段迭代指明了方向。持续的测试与优化是保证系统长期稳定运行、不断提升用户价值的必要过程。</w:t>
      </w:r>
    </w:p>
    <w:p w14:paraId="1870C82C" w14:textId="77777777" w:rsidR="00604326" w:rsidRPr="001D6B49" w:rsidRDefault="001D6B49">
      <w:pPr>
        <w:widowControl/>
        <w:jc w:val="left"/>
        <w:rPr>
          <w:sz w:val="24"/>
          <w:szCs w:val="20"/>
        </w:rPr>
      </w:pPr>
      <w:r w:rsidRPr="001D6B49">
        <w:br w:type="page"/>
      </w:r>
    </w:p>
    <w:p w14:paraId="39BBED04" w14:textId="77777777" w:rsidR="00604326" w:rsidRPr="001D6B49" w:rsidRDefault="001D6B49">
      <w:pPr>
        <w:pStyle w:val="1"/>
      </w:pPr>
      <w:bookmarkStart w:id="117" w:name="_Toc196418494"/>
      <w:r w:rsidRPr="001D6B49">
        <w:lastRenderedPageBreak/>
        <w:t>总结和展望</w:t>
      </w:r>
      <w:bookmarkEnd w:id="117"/>
    </w:p>
    <w:p w14:paraId="798092A8" w14:textId="77777777" w:rsidR="00604326" w:rsidRPr="001D6B49" w:rsidRDefault="001D6B49">
      <w:pPr>
        <w:pStyle w:val="a2"/>
        <w:rPr>
          <w:rFonts w:ascii="Times New Roman" w:hAnsi="Times New Roman" w:cs="Times New Roman"/>
        </w:rPr>
      </w:pPr>
      <w:bookmarkStart w:id="118" w:name="_Toc196418495"/>
      <w:r w:rsidRPr="001D6B49">
        <w:rPr>
          <w:rFonts w:ascii="Times New Roman" w:hAnsi="Times New Roman" w:cs="Times New Roman"/>
        </w:rPr>
        <w:t>总结</w:t>
      </w:r>
      <w:bookmarkEnd w:id="118"/>
    </w:p>
    <w:p w14:paraId="54873FE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在完成基于</w:t>
      </w:r>
      <w:r w:rsidRPr="001D6B49">
        <w:rPr>
          <w:rFonts w:ascii="Times New Roman" w:hAnsi="Times New Roman" w:cs="Times New Roman"/>
        </w:rPr>
        <w:t>Python</w:t>
      </w:r>
      <w:proofErr w:type="gramStart"/>
      <w:r w:rsidRPr="001D6B49">
        <w:rPr>
          <w:rFonts w:ascii="Times New Roman" w:hAnsi="Times New Roman" w:cs="Times New Roman"/>
        </w:rPr>
        <w:t>的微博舆情</w:t>
      </w:r>
      <w:proofErr w:type="gramEnd"/>
      <w:r w:rsidRPr="001D6B49">
        <w:rPr>
          <w:rFonts w:ascii="Times New Roman" w:hAnsi="Times New Roman" w:cs="Times New Roman"/>
        </w:rPr>
        <w:t>分析系统设计与实现的过程中，我积累了丰富的经验，并从中获得了许多宝贵的教训。本项目不仅实现了从数据采集到舆情预警的全流程自动化处理，还在多个方面取得了显著进展。首先，利用</w:t>
      </w:r>
      <w:r w:rsidRPr="001D6B49">
        <w:rPr>
          <w:rFonts w:ascii="Times New Roman" w:hAnsi="Times New Roman" w:cs="Times New Roman"/>
        </w:rPr>
        <w:t>Python</w:t>
      </w:r>
      <w:r w:rsidRPr="001D6B49">
        <w:rPr>
          <w:rFonts w:ascii="Times New Roman" w:hAnsi="Times New Roman" w:cs="Times New Roman"/>
        </w:rPr>
        <w:t>的强大爬虫能力结合</w:t>
      </w:r>
      <w:r w:rsidRPr="001D6B49">
        <w:rPr>
          <w:rFonts w:ascii="Times New Roman" w:hAnsi="Times New Roman" w:cs="Times New Roman"/>
        </w:rPr>
        <w:t>Django</w:t>
      </w:r>
      <w:r w:rsidRPr="001D6B49">
        <w:rPr>
          <w:rFonts w:ascii="Times New Roman" w:hAnsi="Times New Roman" w:cs="Times New Roman"/>
        </w:rPr>
        <w:t>框架和</w:t>
      </w:r>
      <w:r w:rsidRPr="001D6B49">
        <w:rPr>
          <w:rFonts w:ascii="Times New Roman" w:hAnsi="Times New Roman" w:cs="Times New Roman"/>
        </w:rPr>
        <w:t>Celery</w:t>
      </w:r>
      <w:r w:rsidRPr="001D6B49">
        <w:rPr>
          <w:rFonts w:ascii="Times New Roman" w:hAnsi="Times New Roman" w:cs="Times New Roman"/>
        </w:rPr>
        <w:t>分布式任务队列，我们有效提升了</w:t>
      </w:r>
      <w:proofErr w:type="gramStart"/>
      <w:r w:rsidRPr="001D6B49">
        <w:rPr>
          <w:rFonts w:ascii="Times New Roman" w:hAnsi="Times New Roman" w:cs="Times New Roman"/>
        </w:rPr>
        <w:t>微博数据</w:t>
      </w:r>
      <w:proofErr w:type="gramEnd"/>
      <w:r w:rsidRPr="001D6B49">
        <w:rPr>
          <w:rFonts w:ascii="Times New Roman" w:hAnsi="Times New Roman" w:cs="Times New Roman"/>
        </w:rPr>
        <w:t>的采集效率。</w:t>
      </w:r>
      <w:proofErr w:type="gramStart"/>
      <w:r w:rsidRPr="001D6B49">
        <w:rPr>
          <w:rFonts w:ascii="Times New Roman" w:hAnsi="Times New Roman" w:cs="Times New Roman"/>
        </w:rPr>
        <w:t>面对微博平台</w:t>
      </w:r>
      <w:proofErr w:type="gramEnd"/>
      <w:r w:rsidRPr="001D6B49">
        <w:rPr>
          <w:rFonts w:ascii="Times New Roman" w:hAnsi="Times New Roman" w:cs="Times New Roman"/>
        </w:rPr>
        <w:t>复杂</w:t>
      </w:r>
      <w:proofErr w:type="gramStart"/>
      <w:r w:rsidRPr="001D6B49">
        <w:rPr>
          <w:rFonts w:ascii="Times New Roman" w:hAnsi="Times New Roman" w:cs="Times New Roman"/>
        </w:rPr>
        <w:t>的反爬机制</w:t>
      </w:r>
      <w:proofErr w:type="gramEnd"/>
      <w:r w:rsidRPr="001D6B49">
        <w:rPr>
          <w:rFonts w:ascii="Times New Roman" w:hAnsi="Times New Roman" w:cs="Times New Roman"/>
        </w:rPr>
        <w:t>，通过引入代理</w:t>
      </w:r>
      <w:r w:rsidRPr="001D6B49">
        <w:rPr>
          <w:rFonts w:ascii="Times New Roman" w:hAnsi="Times New Roman" w:cs="Times New Roman"/>
        </w:rPr>
        <w:t>IP</w:t>
      </w:r>
      <w:proofErr w:type="gramStart"/>
      <w:r w:rsidRPr="001D6B49">
        <w:rPr>
          <w:rFonts w:ascii="Times New Roman" w:hAnsi="Times New Roman" w:cs="Times New Roman"/>
        </w:rPr>
        <w:t>池管理</w:t>
      </w:r>
      <w:proofErr w:type="gramEnd"/>
      <w:r w:rsidRPr="001D6B49">
        <w:rPr>
          <w:rFonts w:ascii="Times New Roman" w:hAnsi="Times New Roman" w:cs="Times New Roman"/>
        </w:rPr>
        <w:t>和请求频率控制策略，成功突破了这些限制，确保了数据采集的稳定性和持续性。此外，在舆情分析模块中，采用混合模型（包括情感词典与机器学习）对中文文本进行情感判断，特别是结合</w:t>
      </w:r>
      <w:r w:rsidRPr="001D6B49">
        <w:rPr>
          <w:rFonts w:ascii="Times New Roman" w:hAnsi="Times New Roman" w:cs="Times New Roman"/>
        </w:rPr>
        <w:t>BERT</w:t>
      </w:r>
      <w:proofErr w:type="gramStart"/>
      <w:r w:rsidRPr="001D6B49">
        <w:rPr>
          <w:rFonts w:ascii="Times New Roman" w:hAnsi="Times New Roman" w:cs="Times New Roman"/>
        </w:rPr>
        <w:t>预训练</w:t>
      </w:r>
      <w:proofErr w:type="gramEnd"/>
      <w:r w:rsidRPr="001D6B49">
        <w:rPr>
          <w:rFonts w:ascii="Times New Roman" w:hAnsi="Times New Roman" w:cs="Times New Roman"/>
        </w:rPr>
        <w:t>模型与注意力机制，大幅提高了舆情分析的准确性，尤其是在识别网络用语和讽刺性言论方面表现突出。</w:t>
      </w:r>
    </w:p>
    <w:p w14:paraId="63AC3B8A" w14:textId="56B681AE" w:rsidR="00604326" w:rsidRPr="001D6B49" w:rsidRDefault="001D6B49">
      <w:pPr>
        <w:pStyle w:val="a7"/>
        <w:rPr>
          <w:rFonts w:ascii="Times New Roman" w:hAnsi="Times New Roman" w:cs="Times New Roman"/>
        </w:rPr>
      </w:pPr>
      <w:r w:rsidRPr="001D6B49">
        <w:rPr>
          <w:rFonts w:ascii="Times New Roman" w:hAnsi="Times New Roman" w:cs="Times New Roman"/>
        </w:rPr>
        <w:t>在整个开发过程中，我也遇到了不少技术挑战。除了上述提到的数据采集问题外，如何处理大数据量下的系统性能优化也是关键之一。为了解决这一问题，我采用了</w:t>
      </w:r>
      <w:r w:rsidRPr="001D6B49">
        <w:rPr>
          <w:rFonts w:ascii="Times New Roman" w:hAnsi="Times New Roman" w:cs="Times New Roman"/>
        </w:rPr>
        <w:t>MySQL</w:t>
      </w:r>
      <w:r w:rsidRPr="001D6B49">
        <w:rPr>
          <w:rFonts w:ascii="Times New Roman" w:hAnsi="Times New Roman" w:cs="Times New Roman"/>
        </w:rPr>
        <w:t>分区表、</w:t>
      </w:r>
      <w:r w:rsidRPr="001D6B49">
        <w:rPr>
          <w:rFonts w:ascii="Times New Roman" w:hAnsi="Times New Roman" w:cs="Times New Roman"/>
        </w:rPr>
        <w:t>Redis</w:t>
      </w:r>
      <w:r w:rsidRPr="001D6B49">
        <w:rPr>
          <w:rFonts w:ascii="Times New Roman" w:hAnsi="Times New Roman" w:cs="Times New Roman"/>
        </w:rPr>
        <w:t>缓存以及</w:t>
      </w:r>
      <w:r w:rsidRPr="001D6B49">
        <w:rPr>
          <w:rFonts w:ascii="Times New Roman" w:hAnsi="Times New Roman" w:cs="Times New Roman"/>
        </w:rPr>
        <w:t>Nginx</w:t>
      </w:r>
      <w:r w:rsidRPr="001D6B49">
        <w:rPr>
          <w:rFonts w:ascii="Times New Roman" w:hAnsi="Times New Roman" w:cs="Times New Roman"/>
        </w:rPr>
        <w:t>负载均衡等技术，从而提高了系统的并发处理能力和响应速度。同时，前端使用</w:t>
      </w:r>
      <w:proofErr w:type="spellStart"/>
      <w:r w:rsidRPr="001D6B49">
        <w:rPr>
          <w:rFonts w:ascii="Times New Roman" w:hAnsi="Times New Roman" w:cs="Times New Roman"/>
        </w:rPr>
        <w:t>ECharts</w:t>
      </w:r>
      <w:proofErr w:type="spellEnd"/>
      <w:proofErr w:type="gramStart"/>
      <w:r w:rsidRPr="001D6B49">
        <w:rPr>
          <w:rFonts w:ascii="Times New Roman" w:hAnsi="Times New Roman" w:cs="Times New Roman"/>
        </w:rPr>
        <w:t>等库将</w:t>
      </w:r>
      <w:proofErr w:type="gramEnd"/>
      <w:r w:rsidRPr="001D6B49">
        <w:rPr>
          <w:rFonts w:ascii="Times New Roman" w:hAnsi="Times New Roman" w:cs="Times New Roman"/>
        </w:rPr>
        <w:t>复杂的数据以直观的方式展示给用户，帮助决策者快速理解舆情态势，这不仅增强了用户体验，也使得数据分析结果更加易于解读。通过这些措施，系统在功能上满足了舆情监测的需求，同时也在性能优化和用户体验方面取得了显著成效。</w:t>
      </w:r>
    </w:p>
    <w:p w14:paraId="6175122B"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这段经历让我深刻认识到跨学科知识融合对于解决复杂问题的重要性。该项目涉及自然语言处理、大数据分析、</w:t>
      </w:r>
      <w:r w:rsidRPr="001D6B49">
        <w:rPr>
          <w:rFonts w:ascii="Times New Roman" w:hAnsi="Times New Roman" w:cs="Times New Roman"/>
        </w:rPr>
        <w:t>Web</w:t>
      </w:r>
      <w:r w:rsidRPr="001D6B49">
        <w:rPr>
          <w:rFonts w:ascii="Times New Roman" w:hAnsi="Times New Roman" w:cs="Times New Roman"/>
        </w:rPr>
        <w:t>开发等多个领域，要求我们不仅要掌握多种技能，还需要具备将不同领域的知识有机结合起来的能力。此外，准确的需求分析是确保项目顺利进行的前提。在项目初期，我们深入调研用户需求，明确系统目标，避免了后期不必要的返工。而在面对快速发展的技术和不断变化的需求时，保持持续学习的态度同样至关重要。通过参与开源社区、阅读最新的学术论文和技术博客，我们可以及时了解行业动态，吸收新的知识和技能，这对于项目的成功实施起到了至关重要的作用。</w:t>
      </w:r>
    </w:p>
    <w:p w14:paraId="6346F12F" w14:textId="77777777" w:rsidR="00604326" w:rsidRPr="001D6B49" w:rsidRDefault="001D6B49">
      <w:pPr>
        <w:pStyle w:val="a2"/>
        <w:rPr>
          <w:rFonts w:ascii="Times New Roman" w:hAnsi="Times New Roman" w:cs="Times New Roman"/>
        </w:rPr>
      </w:pPr>
      <w:bookmarkStart w:id="119" w:name="_Toc196418496"/>
      <w:r w:rsidRPr="001D6B49">
        <w:rPr>
          <w:rFonts w:ascii="Times New Roman" w:hAnsi="Times New Roman" w:cs="Times New Roman"/>
        </w:rPr>
        <w:t>展望</w:t>
      </w:r>
      <w:bookmarkEnd w:id="119"/>
    </w:p>
    <w:p w14:paraId="339F71B1"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虽然本项目已经取得了一定的成绩，但仍有许多可以改进和完善的地方。未来的工作将着重于提高舆情分析精度和增强舆情预测能力，尝试引入更多外部因素作为特征，如节假日、政策发布等，以提升舆情预测的准确性。同时，考虑将该系统应用于其他社交媒体平台或不同的行业领域，探索更广泛的应用场景。通过这次研究，我不仅加深了对舆情分析领域的理解和认识，也增强了独立解决问题的能力和团队协作精神。这段经历让我更加坚定了投身科研工作的决心，并期待在未来能够做出更多有意义的贡献。</w:t>
      </w:r>
    </w:p>
    <w:p w14:paraId="06D95012" w14:textId="77777777" w:rsidR="00604326" w:rsidRPr="001D6B49" w:rsidRDefault="001D6B49">
      <w:pPr>
        <w:spacing w:line="360" w:lineRule="auto"/>
      </w:pPr>
      <w:r w:rsidRPr="001D6B49">
        <w:br w:type="page"/>
      </w:r>
    </w:p>
    <w:p w14:paraId="59E181ED" w14:textId="77777777" w:rsidR="00604326" w:rsidRPr="001D6B49" w:rsidRDefault="001D6B49">
      <w:pPr>
        <w:pStyle w:val="a10"/>
        <w:numPr>
          <w:ilvl w:val="0"/>
          <w:numId w:val="0"/>
        </w:numPr>
        <w:ind w:left="440" w:hanging="440"/>
        <w:rPr>
          <w:rFonts w:ascii="Times New Roman" w:hAnsi="Times New Roman" w:cs="Times New Roman"/>
        </w:rPr>
      </w:pPr>
      <w:bookmarkStart w:id="120" w:name="_Toc36193162"/>
      <w:bookmarkStart w:id="121" w:name="_Ref130208578"/>
      <w:bookmarkStart w:id="122" w:name="_Toc196418497"/>
      <w:bookmarkStart w:id="123" w:name="_Toc130202673"/>
      <w:r w:rsidRPr="001D6B49">
        <w:rPr>
          <w:rFonts w:ascii="Times New Roman" w:hAnsi="Times New Roman" w:cs="Times New Roman"/>
        </w:rPr>
        <w:lastRenderedPageBreak/>
        <w:t>参考文献</w:t>
      </w:r>
      <w:bookmarkEnd w:id="120"/>
      <w:bookmarkEnd w:id="121"/>
      <w:bookmarkEnd w:id="122"/>
      <w:bookmarkEnd w:id="123"/>
    </w:p>
    <w:p w14:paraId="3B425490" w14:textId="77777777" w:rsidR="00604326" w:rsidRPr="001D6B49" w:rsidRDefault="001D6B49">
      <w:pPr>
        <w:numPr>
          <w:ilvl w:val="0"/>
          <w:numId w:val="3"/>
        </w:numPr>
        <w:spacing w:line="400" w:lineRule="exact"/>
        <w:jc w:val="left"/>
      </w:pPr>
      <w:bookmarkStart w:id="124" w:name="_Ref196414109"/>
      <w:r w:rsidRPr="001D6B49">
        <w:t xml:space="preserve">Zhang </w:t>
      </w:r>
      <w:proofErr w:type="gramStart"/>
      <w:r w:rsidRPr="001D6B49">
        <w:t>K ,</w:t>
      </w:r>
      <w:proofErr w:type="gramEnd"/>
      <w:r w:rsidRPr="001D6B49">
        <w:t xml:space="preserve"> Geng </w:t>
      </w:r>
      <w:proofErr w:type="gramStart"/>
      <w:r w:rsidRPr="001D6B49">
        <w:t>Y ,</w:t>
      </w:r>
      <w:proofErr w:type="gramEnd"/>
      <w:r w:rsidRPr="001D6B49">
        <w:t xml:space="preserve"> Zhao </w:t>
      </w:r>
      <w:proofErr w:type="gramStart"/>
      <w:r w:rsidRPr="001D6B49">
        <w:t>J ,et</w:t>
      </w:r>
      <w:proofErr w:type="gramEnd"/>
      <w:r w:rsidRPr="001D6B49">
        <w:t xml:space="preserve"> </w:t>
      </w:r>
      <w:proofErr w:type="spellStart"/>
      <w:proofErr w:type="gramStart"/>
      <w:r w:rsidRPr="001D6B49">
        <w:t>al.Sentiment</w:t>
      </w:r>
      <w:proofErr w:type="spellEnd"/>
      <w:proofErr w:type="gramEnd"/>
      <w:r w:rsidRPr="001D6B49">
        <w:t xml:space="preserve"> Analysis of </w:t>
      </w:r>
      <w:proofErr w:type="gramStart"/>
      <w:r w:rsidRPr="001D6B49">
        <w:t>Social Media</w:t>
      </w:r>
      <w:proofErr w:type="gramEnd"/>
      <w:r w:rsidRPr="001D6B49">
        <w:t xml:space="preserve"> via Multimodal Feature Fusion[J</w:t>
      </w:r>
      <w:proofErr w:type="gramStart"/>
      <w:r w:rsidRPr="001D6B49">
        <w:t>].Symmetry</w:t>
      </w:r>
      <w:proofErr w:type="gramEnd"/>
      <w:r w:rsidRPr="001D6B49">
        <w:t>, 2020(12</w:t>
      </w:r>
      <w:proofErr w:type="gramStart"/>
      <w:r w:rsidRPr="001D6B49">
        <w:t>).DOI</w:t>
      </w:r>
      <w:proofErr w:type="gramEnd"/>
      <w:r w:rsidRPr="001D6B49">
        <w:t>:10.3390/SYM12122010.</w:t>
      </w:r>
      <w:bookmarkEnd w:id="124"/>
    </w:p>
    <w:p w14:paraId="7AB2EEA0" w14:textId="77777777" w:rsidR="00604326" w:rsidRPr="001D6B49" w:rsidRDefault="001D6B49">
      <w:pPr>
        <w:numPr>
          <w:ilvl w:val="0"/>
          <w:numId w:val="3"/>
        </w:numPr>
        <w:spacing w:line="400" w:lineRule="exact"/>
        <w:jc w:val="left"/>
      </w:pPr>
      <w:bookmarkStart w:id="125" w:name="_Ref196414121"/>
      <w:r w:rsidRPr="001D6B49">
        <w:t xml:space="preserve">CNNIC. </w:t>
      </w:r>
      <w:r w:rsidRPr="001D6B49">
        <w:t>第</w:t>
      </w:r>
      <w:r w:rsidRPr="001D6B49">
        <w:t>53</w:t>
      </w:r>
      <w:r w:rsidRPr="001D6B49">
        <w:t>次中国互联网络发展状况统计报告</w:t>
      </w:r>
      <w:r w:rsidRPr="001D6B49">
        <w:t xml:space="preserve">[R]. </w:t>
      </w:r>
      <w:r w:rsidRPr="001D6B49">
        <w:t>北京</w:t>
      </w:r>
      <w:r w:rsidRPr="001D6B49">
        <w:t xml:space="preserve">: </w:t>
      </w:r>
      <w:r w:rsidRPr="001D6B49">
        <w:t>中国互联网络信息中心</w:t>
      </w:r>
      <w:r w:rsidRPr="001D6B49">
        <w:t>, 2024.</w:t>
      </w:r>
      <w:bookmarkEnd w:id="125"/>
    </w:p>
    <w:p w14:paraId="3D7979EB" w14:textId="77777777" w:rsidR="00604326" w:rsidRPr="001D6B49" w:rsidRDefault="001D6B49">
      <w:pPr>
        <w:numPr>
          <w:ilvl w:val="0"/>
          <w:numId w:val="3"/>
        </w:numPr>
        <w:spacing w:line="400" w:lineRule="exact"/>
        <w:jc w:val="left"/>
      </w:pPr>
      <w:bookmarkStart w:id="126" w:name="_Ref196414125"/>
      <w:r w:rsidRPr="001D6B49">
        <w:t>王建国</w:t>
      </w:r>
      <w:r w:rsidRPr="001D6B49">
        <w:t xml:space="preserve">, </w:t>
      </w:r>
      <w:r w:rsidRPr="001D6B49">
        <w:t>张薇</w:t>
      </w:r>
      <w:r w:rsidRPr="001D6B49">
        <w:t xml:space="preserve">. </w:t>
      </w:r>
      <w:r w:rsidRPr="001D6B49">
        <w:t>突发公共卫生事件</w:t>
      </w:r>
      <w:proofErr w:type="gramStart"/>
      <w:r w:rsidRPr="001D6B49">
        <w:t>中微博情感</w:t>
      </w:r>
      <w:proofErr w:type="gramEnd"/>
      <w:r w:rsidRPr="001D6B49">
        <w:t>传播机制研究</w:t>
      </w:r>
      <w:r w:rsidRPr="001D6B49">
        <w:t xml:space="preserve">[J]. </w:t>
      </w:r>
      <w:r w:rsidRPr="001D6B49">
        <w:t>新闻与传播研究</w:t>
      </w:r>
      <w:r w:rsidRPr="001D6B49">
        <w:t>, 2022, 29(3): 45-58.</w:t>
      </w:r>
      <w:bookmarkEnd w:id="126"/>
    </w:p>
    <w:p w14:paraId="784707B5" w14:textId="77777777" w:rsidR="00604326" w:rsidRPr="001D6B49" w:rsidRDefault="001D6B49">
      <w:pPr>
        <w:numPr>
          <w:ilvl w:val="0"/>
          <w:numId w:val="3"/>
        </w:numPr>
        <w:spacing w:line="400" w:lineRule="exact"/>
        <w:jc w:val="left"/>
      </w:pPr>
      <w:bookmarkStart w:id="127" w:name="_Ref196414133"/>
      <w:r w:rsidRPr="001D6B49">
        <w:t>Chen S, Liu Y. Hybrid Sentiment Analysis for Chinese Social Media: A Case Study of Weibo[C]// IEEE International Conference on Big Data, 2020: 145-152.</w:t>
      </w:r>
      <w:bookmarkEnd w:id="127"/>
    </w:p>
    <w:p w14:paraId="57FF94B4" w14:textId="77777777" w:rsidR="00604326" w:rsidRPr="001D6B49" w:rsidRDefault="001D6B49">
      <w:pPr>
        <w:numPr>
          <w:ilvl w:val="0"/>
          <w:numId w:val="3"/>
        </w:numPr>
        <w:spacing w:line="400" w:lineRule="exact"/>
        <w:jc w:val="left"/>
      </w:pPr>
      <w:bookmarkStart w:id="128" w:name="_Ref196414170"/>
      <w:r w:rsidRPr="001D6B49">
        <w:t>李明德</w:t>
      </w:r>
      <w:r w:rsidRPr="001D6B49">
        <w:t xml:space="preserve">, </w:t>
      </w:r>
      <w:proofErr w:type="gramStart"/>
      <w:r w:rsidRPr="001D6B49">
        <w:t>蒙胜军</w:t>
      </w:r>
      <w:proofErr w:type="gramEnd"/>
      <w:r w:rsidRPr="001D6B49">
        <w:t xml:space="preserve">. </w:t>
      </w:r>
      <w:proofErr w:type="gramStart"/>
      <w:r w:rsidRPr="001D6B49">
        <w:t>微博舆情</w:t>
      </w:r>
      <w:proofErr w:type="gramEnd"/>
      <w:r w:rsidRPr="001D6B49">
        <w:t>传播模式构建研究</w:t>
      </w:r>
      <w:r w:rsidRPr="001D6B49">
        <w:t xml:space="preserve">[J]. </w:t>
      </w:r>
      <w:r w:rsidRPr="001D6B49">
        <w:t>新闻与传播研究</w:t>
      </w:r>
      <w:r w:rsidRPr="001D6B49">
        <w:t>, 2022, 29(3): 45-58.</w:t>
      </w:r>
      <w:bookmarkEnd w:id="128"/>
    </w:p>
    <w:p w14:paraId="02F8913D" w14:textId="77777777" w:rsidR="00604326" w:rsidRPr="001D6B49" w:rsidRDefault="001D6B49">
      <w:pPr>
        <w:numPr>
          <w:ilvl w:val="0"/>
          <w:numId w:val="3"/>
        </w:numPr>
        <w:spacing w:line="400" w:lineRule="exact"/>
        <w:jc w:val="left"/>
      </w:pPr>
      <w:bookmarkStart w:id="129" w:name="_Ref196414175"/>
      <w:r w:rsidRPr="001D6B49">
        <w:t>苏小英</w:t>
      </w:r>
      <w:r w:rsidRPr="001D6B49">
        <w:t xml:space="preserve">, </w:t>
      </w:r>
      <w:proofErr w:type="gramStart"/>
      <w:r w:rsidRPr="001D6B49">
        <w:t>孟怀建</w:t>
      </w:r>
      <w:proofErr w:type="gramEnd"/>
      <w:r w:rsidRPr="001D6B49">
        <w:t xml:space="preserve">. </w:t>
      </w:r>
      <w:r w:rsidRPr="001D6B49">
        <w:t>基于神经网络</w:t>
      </w:r>
      <w:proofErr w:type="gramStart"/>
      <w:r w:rsidRPr="001D6B49">
        <w:t>的微博情感</w:t>
      </w:r>
      <w:proofErr w:type="gramEnd"/>
      <w:r w:rsidRPr="001D6B49">
        <w:t>分析模型</w:t>
      </w:r>
      <w:r w:rsidRPr="001D6B49">
        <w:t xml:space="preserve">[J]. </w:t>
      </w:r>
      <w:r w:rsidRPr="001D6B49">
        <w:t>计算机应用研究</w:t>
      </w:r>
      <w:r w:rsidRPr="001D6B49">
        <w:t>, 2015, 32(4): 1121-1125.</w:t>
      </w:r>
      <w:bookmarkEnd w:id="129"/>
    </w:p>
    <w:p w14:paraId="14E88E74" w14:textId="77777777" w:rsidR="00604326" w:rsidRPr="001D6B49" w:rsidRDefault="001D6B49">
      <w:pPr>
        <w:numPr>
          <w:ilvl w:val="0"/>
          <w:numId w:val="3"/>
        </w:numPr>
        <w:spacing w:line="400" w:lineRule="exact"/>
        <w:jc w:val="left"/>
      </w:pPr>
      <w:bookmarkStart w:id="130" w:name="_Ref196414183"/>
      <w:r w:rsidRPr="001D6B49">
        <w:t>杨冠超</w:t>
      </w:r>
      <w:r w:rsidRPr="001D6B49">
        <w:t xml:space="preserve">. </w:t>
      </w:r>
      <w:r w:rsidRPr="001D6B49">
        <w:t>迭代式语义分析在舆情预测中的应用</w:t>
      </w:r>
      <w:r w:rsidRPr="001D6B49">
        <w:t xml:space="preserve">[J]. </w:t>
      </w:r>
      <w:r w:rsidRPr="001D6B49">
        <w:t>情报学报</w:t>
      </w:r>
      <w:r w:rsidRPr="001D6B49">
        <w:t>, 2023, 42(6): 689-702.</w:t>
      </w:r>
      <w:bookmarkEnd w:id="130"/>
    </w:p>
    <w:p w14:paraId="38ADC1F3" w14:textId="77777777" w:rsidR="00604326" w:rsidRPr="001D6B49" w:rsidRDefault="001D6B49">
      <w:pPr>
        <w:numPr>
          <w:ilvl w:val="0"/>
          <w:numId w:val="3"/>
        </w:numPr>
        <w:spacing w:line="400" w:lineRule="exact"/>
        <w:jc w:val="left"/>
      </w:pPr>
      <w:bookmarkStart w:id="131" w:name="_Ref196414187"/>
      <w:r w:rsidRPr="001D6B49">
        <w:t>张霞</w:t>
      </w:r>
      <w:r w:rsidRPr="001D6B49">
        <w:t xml:space="preserve">, </w:t>
      </w:r>
      <w:r w:rsidRPr="001D6B49">
        <w:t>潘芳</w:t>
      </w:r>
      <w:r w:rsidRPr="001D6B49">
        <w:t>. BP</w:t>
      </w:r>
      <w:r w:rsidRPr="001D6B49">
        <w:t>神经网络在舆情预警中的实证研究</w:t>
      </w:r>
      <w:r w:rsidRPr="001D6B49">
        <w:t xml:space="preserve">[J]. </w:t>
      </w:r>
      <w:r w:rsidRPr="001D6B49">
        <w:t>系统工程理论与实践</w:t>
      </w:r>
      <w:r w:rsidRPr="001D6B49">
        <w:t>, 2014, 34(12): 3215-3222.</w:t>
      </w:r>
      <w:bookmarkEnd w:id="131"/>
    </w:p>
    <w:p w14:paraId="7CF64E88" w14:textId="77777777" w:rsidR="00604326" w:rsidRPr="001D6B49" w:rsidRDefault="001D6B49">
      <w:pPr>
        <w:numPr>
          <w:ilvl w:val="0"/>
          <w:numId w:val="3"/>
        </w:numPr>
        <w:spacing w:line="400" w:lineRule="exact"/>
        <w:jc w:val="left"/>
      </w:pPr>
      <w:bookmarkStart w:id="132" w:name="_Ref196414191"/>
      <w:r w:rsidRPr="001D6B49">
        <w:t>王恒静</w:t>
      </w:r>
      <w:r w:rsidRPr="001D6B49">
        <w:t xml:space="preserve">, </w:t>
      </w:r>
      <w:r w:rsidRPr="001D6B49">
        <w:t>曹存根</w:t>
      </w:r>
      <w:r w:rsidRPr="001D6B49">
        <w:t xml:space="preserve">. </w:t>
      </w:r>
      <w:r w:rsidRPr="001D6B49">
        <w:t>基于搭配的文本聚类方法研究</w:t>
      </w:r>
      <w:r w:rsidRPr="001D6B49">
        <w:t xml:space="preserve">[J]. </w:t>
      </w:r>
      <w:r w:rsidRPr="001D6B49">
        <w:t>中文信息学报</w:t>
      </w:r>
      <w:r w:rsidRPr="001D6B49">
        <w:t>, 2015, 29(5): 118-125.</w:t>
      </w:r>
      <w:bookmarkEnd w:id="132"/>
    </w:p>
    <w:p w14:paraId="102FADA5" w14:textId="77777777" w:rsidR="00604326" w:rsidRPr="001D6B49" w:rsidRDefault="001D6B49">
      <w:pPr>
        <w:numPr>
          <w:ilvl w:val="0"/>
          <w:numId w:val="3"/>
        </w:numPr>
        <w:spacing w:line="400" w:lineRule="exact"/>
        <w:jc w:val="left"/>
      </w:pPr>
      <w:bookmarkStart w:id="133" w:name="_Ref196414194"/>
      <w:r w:rsidRPr="001D6B49">
        <w:t>张磊</w:t>
      </w:r>
      <w:r w:rsidRPr="001D6B49">
        <w:t xml:space="preserve">. </w:t>
      </w:r>
      <w:r w:rsidRPr="001D6B49">
        <w:t>分布式架构在舆情系统中的优化</w:t>
      </w:r>
      <w:r w:rsidRPr="001D6B49">
        <w:t xml:space="preserve">[J]. </w:t>
      </w:r>
      <w:r w:rsidRPr="001D6B49">
        <w:t>计算机工程与应用</w:t>
      </w:r>
      <w:r w:rsidRPr="001D6B49">
        <w:t>, 2024, 60(3): 145-152.</w:t>
      </w:r>
      <w:bookmarkEnd w:id="133"/>
    </w:p>
    <w:p w14:paraId="10255EB2" w14:textId="77777777" w:rsidR="00604326" w:rsidRPr="001D6B49" w:rsidRDefault="001D6B49">
      <w:pPr>
        <w:numPr>
          <w:ilvl w:val="0"/>
          <w:numId w:val="3"/>
        </w:numPr>
        <w:spacing w:line="400" w:lineRule="exact"/>
        <w:jc w:val="left"/>
      </w:pPr>
      <w:bookmarkStart w:id="134" w:name="_Ref196414199"/>
      <w:proofErr w:type="spellStart"/>
      <w:r w:rsidRPr="001D6B49">
        <w:t>Phuvipadawat</w:t>
      </w:r>
      <w:proofErr w:type="spellEnd"/>
      <w:r w:rsidRPr="001D6B49">
        <w:t xml:space="preserve"> S, et al. </w:t>
      </w:r>
      <w:r w:rsidRPr="001D6B49">
        <w:t>社交媒体突发事件检测算法</w:t>
      </w:r>
      <w:r w:rsidRPr="001D6B49">
        <w:t>[J]. IEEE Transactions on Knowledge and Data Engineering, 2012, 24(9): 1673-1685.</w:t>
      </w:r>
      <w:bookmarkEnd w:id="134"/>
    </w:p>
    <w:p w14:paraId="04AE9EA5" w14:textId="77777777" w:rsidR="00604326" w:rsidRPr="001D6B49" w:rsidRDefault="001D6B49">
      <w:pPr>
        <w:numPr>
          <w:ilvl w:val="0"/>
          <w:numId w:val="3"/>
        </w:numPr>
        <w:spacing w:line="400" w:lineRule="exact"/>
        <w:jc w:val="left"/>
      </w:pPr>
      <w:bookmarkStart w:id="135" w:name="_Ref196414202"/>
      <w:proofErr w:type="spellStart"/>
      <w:r w:rsidRPr="001D6B49">
        <w:t>Tavoschi</w:t>
      </w:r>
      <w:proofErr w:type="spellEnd"/>
      <w:r w:rsidRPr="001D6B49">
        <w:t xml:space="preserve"> L, et al. </w:t>
      </w:r>
      <w:r w:rsidRPr="001D6B49">
        <w:t>跨文化疫苗舆情对比研究</w:t>
      </w:r>
      <w:r w:rsidRPr="001D6B49">
        <w:t>[J]. Vaccine, 2021, 39(45): 6632-6640.</w:t>
      </w:r>
      <w:bookmarkEnd w:id="135"/>
    </w:p>
    <w:p w14:paraId="3A08DA76" w14:textId="77777777" w:rsidR="00604326" w:rsidRPr="001D6B49" w:rsidRDefault="001D6B49">
      <w:pPr>
        <w:numPr>
          <w:ilvl w:val="0"/>
          <w:numId w:val="3"/>
        </w:numPr>
        <w:spacing w:line="400" w:lineRule="exact"/>
        <w:jc w:val="left"/>
      </w:pPr>
      <w:bookmarkStart w:id="136" w:name="_Ref196414206"/>
      <w:r w:rsidRPr="001D6B49">
        <w:t xml:space="preserve">Choi J, Croft WB. </w:t>
      </w:r>
      <w:r w:rsidRPr="001D6B49">
        <w:t>时序模型在社交媒体分析中的局限</w:t>
      </w:r>
      <w:r w:rsidRPr="001D6B49">
        <w:t>[J]. Information Processing &amp; Management, 2012, 48(4): 767-779.</w:t>
      </w:r>
      <w:bookmarkEnd w:id="136"/>
    </w:p>
    <w:p w14:paraId="00B1B564" w14:textId="77777777" w:rsidR="00604326" w:rsidRPr="001D6B49" w:rsidRDefault="001D6B49">
      <w:pPr>
        <w:numPr>
          <w:ilvl w:val="0"/>
          <w:numId w:val="3"/>
        </w:numPr>
        <w:spacing w:line="400" w:lineRule="exact"/>
        <w:jc w:val="left"/>
      </w:pPr>
      <w:bookmarkStart w:id="137" w:name="_Ref196414209"/>
      <w:r w:rsidRPr="001D6B49">
        <w:t xml:space="preserve">Chen X, et al. </w:t>
      </w:r>
      <w:r w:rsidRPr="001D6B49">
        <w:t>多模态情感分析框架</w:t>
      </w:r>
      <w:r w:rsidRPr="001D6B49">
        <w:t>[J]. IEEE Transactions on Affective Computing, 2021, 14(2): 1023-1035.</w:t>
      </w:r>
      <w:bookmarkEnd w:id="137"/>
    </w:p>
    <w:p w14:paraId="3C886C9C" w14:textId="77777777" w:rsidR="00604326" w:rsidRPr="001D6B49" w:rsidRDefault="001D6B49">
      <w:pPr>
        <w:numPr>
          <w:ilvl w:val="0"/>
          <w:numId w:val="3"/>
        </w:numPr>
        <w:spacing w:line="400" w:lineRule="exact"/>
        <w:jc w:val="left"/>
      </w:pPr>
      <w:bookmarkStart w:id="138" w:name="_Ref196414214"/>
      <w:r w:rsidRPr="001D6B49">
        <w:t xml:space="preserve">Kumar S, et al. </w:t>
      </w:r>
      <w:r w:rsidRPr="001D6B49">
        <w:t>实时危机沟通策略模型</w:t>
      </w:r>
      <w:r w:rsidRPr="001D6B49">
        <w:t>[J]. Decision Support Systems, 2023, 176: 114030.</w:t>
      </w:r>
      <w:bookmarkEnd w:id="138"/>
    </w:p>
    <w:p w14:paraId="58BB67C0" w14:textId="77777777" w:rsidR="00604326" w:rsidRPr="001D6B49" w:rsidRDefault="001D6B49">
      <w:pPr>
        <w:numPr>
          <w:ilvl w:val="0"/>
          <w:numId w:val="3"/>
        </w:numPr>
        <w:spacing w:line="400" w:lineRule="exact"/>
        <w:jc w:val="left"/>
      </w:pPr>
      <w:bookmarkStart w:id="139" w:name="_Ref196414220"/>
      <w:r w:rsidRPr="001D6B49">
        <w:t>刘鹏</w:t>
      </w:r>
      <w:r w:rsidRPr="001D6B49">
        <w:t xml:space="preserve">, </w:t>
      </w:r>
      <w:r w:rsidRPr="001D6B49">
        <w:t>李志刚</w:t>
      </w:r>
      <w:r w:rsidRPr="001D6B49">
        <w:t xml:space="preserve">. </w:t>
      </w:r>
      <w:r w:rsidRPr="001D6B49">
        <w:t>社交媒体表情符号语义消解研究</w:t>
      </w:r>
      <w:r w:rsidRPr="001D6B49">
        <w:t xml:space="preserve">[J]. </w:t>
      </w:r>
      <w:r w:rsidRPr="001D6B49">
        <w:t>中文信息学报</w:t>
      </w:r>
      <w:r w:rsidRPr="001D6B49">
        <w:t>, 2023, 37(2): 78-85.</w:t>
      </w:r>
      <w:bookmarkEnd w:id="139"/>
    </w:p>
    <w:p w14:paraId="28881634" w14:textId="77777777" w:rsidR="00604326" w:rsidRPr="001D6B49" w:rsidRDefault="001D6B49">
      <w:pPr>
        <w:numPr>
          <w:ilvl w:val="0"/>
          <w:numId w:val="3"/>
        </w:numPr>
        <w:spacing w:line="400" w:lineRule="exact"/>
        <w:jc w:val="left"/>
      </w:pPr>
      <w:bookmarkStart w:id="140" w:name="_Ref196414224"/>
      <w:r w:rsidRPr="001D6B49">
        <w:t xml:space="preserve">Gao Y, et al. </w:t>
      </w:r>
      <w:r w:rsidRPr="001D6B49">
        <w:t>非线性舆情预测模型优化</w:t>
      </w:r>
      <w:r w:rsidRPr="001D6B49">
        <w:t>[J]. Government Information Quarterly, 2024, 41(1): 101809.</w:t>
      </w:r>
      <w:bookmarkEnd w:id="140"/>
    </w:p>
    <w:p w14:paraId="07C8A07C" w14:textId="77777777" w:rsidR="00604326" w:rsidRPr="001D6B49" w:rsidRDefault="001D6B49">
      <w:pPr>
        <w:numPr>
          <w:ilvl w:val="0"/>
          <w:numId w:val="3"/>
        </w:numPr>
        <w:spacing w:line="400" w:lineRule="exact"/>
        <w:jc w:val="left"/>
      </w:pPr>
      <w:bookmarkStart w:id="141" w:name="_Ref195637757"/>
      <w:r w:rsidRPr="001D6B49">
        <w:t>Django</w:t>
      </w:r>
      <w:r w:rsidRPr="001D6B49">
        <w:t>官方文档</w:t>
      </w:r>
      <w:r w:rsidRPr="001D6B49">
        <w:t>. Django Web Framework Documentation[M]. Django Software Foundation, 2023.</w:t>
      </w:r>
      <w:bookmarkEnd w:id="141"/>
    </w:p>
    <w:p w14:paraId="36C1757C" w14:textId="77777777" w:rsidR="00604326" w:rsidRPr="001D6B49" w:rsidRDefault="001D6B49">
      <w:pPr>
        <w:numPr>
          <w:ilvl w:val="0"/>
          <w:numId w:val="3"/>
        </w:numPr>
        <w:spacing w:line="400" w:lineRule="exact"/>
        <w:jc w:val="left"/>
      </w:pPr>
      <w:bookmarkStart w:id="142" w:name="_Ref195637767"/>
      <w:r w:rsidRPr="001D6B49">
        <w:t>Zhang L. Django Web Development Best Practices: High-Performance Architecture Design[J]. Journal of Software Engineering, 2021, 15(3):45-58.</w:t>
      </w:r>
      <w:bookmarkEnd w:id="142"/>
    </w:p>
    <w:p w14:paraId="36C4F7FB" w14:textId="77777777" w:rsidR="00604326" w:rsidRPr="001D6B49" w:rsidRDefault="001D6B49">
      <w:pPr>
        <w:numPr>
          <w:ilvl w:val="0"/>
          <w:numId w:val="3"/>
        </w:numPr>
        <w:spacing w:line="400" w:lineRule="exact"/>
        <w:jc w:val="left"/>
      </w:pPr>
      <w:bookmarkStart w:id="143" w:name="_Ref195637804"/>
      <w:r w:rsidRPr="001D6B49">
        <w:t>Django Channels</w:t>
      </w:r>
      <w:r w:rsidRPr="001D6B49">
        <w:t>官方文档</w:t>
      </w:r>
      <w:r w:rsidRPr="001D6B49">
        <w:t>. Asynchronous Web Framework for Django[M]. Channels Project, 2022.</w:t>
      </w:r>
      <w:bookmarkEnd w:id="143"/>
    </w:p>
    <w:p w14:paraId="3D6A1B2C" w14:textId="77777777" w:rsidR="00604326" w:rsidRPr="001D6B49" w:rsidRDefault="001D6B49">
      <w:pPr>
        <w:numPr>
          <w:ilvl w:val="0"/>
          <w:numId w:val="3"/>
        </w:numPr>
        <w:spacing w:line="400" w:lineRule="exact"/>
        <w:jc w:val="left"/>
      </w:pPr>
      <w:bookmarkStart w:id="144" w:name="_Ref195637809"/>
      <w:r w:rsidRPr="001D6B49">
        <w:t>Zhang Y, Wang L. Challenges and Opportunities of Open-Source Tools in Social Media Analytics[J]. Journal of Data Science, 2021, 19(3):567-584.</w:t>
      </w:r>
      <w:bookmarkEnd w:id="144"/>
    </w:p>
    <w:p w14:paraId="2AA1294C" w14:textId="77777777" w:rsidR="00604326" w:rsidRPr="001D6B49" w:rsidRDefault="001D6B49">
      <w:pPr>
        <w:numPr>
          <w:ilvl w:val="0"/>
          <w:numId w:val="3"/>
        </w:numPr>
        <w:spacing w:line="400" w:lineRule="exact"/>
        <w:jc w:val="left"/>
      </w:pPr>
      <w:bookmarkStart w:id="145" w:name="_Ref195637812"/>
      <w:r w:rsidRPr="001D6B49">
        <w:t>Scrapy</w:t>
      </w:r>
      <w:r w:rsidRPr="001D6B49">
        <w:t>官方文档</w:t>
      </w:r>
      <w:r w:rsidRPr="001D6B49">
        <w:t>. Scrapy: A Fast and High-Level Web Crawling Framework[M]. Scrapy.org, 2022.</w:t>
      </w:r>
      <w:bookmarkEnd w:id="145"/>
    </w:p>
    <w:p w14:paraId="03BA18F0" w14:textId="77777777" w:rsidR="00604326" w:rsidRPr="001D6B49" w:rsidRDefault="001D6B49">
      <w:pPr>
        <w:numPr>
          <w:ilvl w:val="0"/>
          <w:numId w:val="3"/>
        </w:numPr>
        <w:spacing w:line="400" w:lineRule="exact"/>
        <w:jc w:val="left"/>
      </w:pPr>
      <w:bookmarkStart w:id="146" w:name="_Ref195637822"/>
      <w:r w:rsidRPr="001D6B49">
        <w:t>Zhang Y, Chen S. Dynamic IP Rotation and Anti-Bot Strategies in Weibo Crawling[C]. IEEE International Conference on Big Data, 2020:145-152.</w:t>
      </w:r>
      <w:bookmarkEnd w:id="146"/>
    </w:p>
    <w:p w14:paraId="155B57E0" w14:textId="77777777" w:rsidR="00604326" w:rsidRPr="001D6B49" w:rsidRDefault="001D6B49">
      <w:pPr>
        <w:numPr>
          <w:ilvl w:val="0"/>
          <w:numId w:val="3"/>
        </w:numPr>
        <w:spacing w:line="400" w:lineRule="exact"/>
        <w:jc w:val="left"/>
      </w:pPr>
      <w:bookmarkStart w:id="147" w:name="_Ref195637825"/>
      <w:r w:rsidRPr="001D6B49">
        <w:t>MySQL</w:t>
      </w:r>
      <w:r w:rsidRPr="001D6B49">
        <w:t>官方文档</w:t>
      </w:r>
      <w:r w:rsidRPr="001D6B49">
        <w:t>. MySQL 8.0 Reference Manual[M]. Oracle Corporation, 2020.</w:t>
      </w:r>
      <w:bookmarkEnd w:id="147"/>
    </w:p>
    <w:p w14:paraId="6C46F80D" w14:textId="77777777" w:rsidR="00604326" w:rsidRPr="001D6B49" w:rsidRDefault="001D6B49">
      <w:pPr>
        <w:numPr>
          <w:ilvl w:val="0"/>
          <w:numId w:val="3"/>
        </w:numPr>
        <w:spacing w:line="400" w:lineRule="exact"/>
        <w:jc w:val="left"/>
      </w:pPr>
      <w:bookmarkStart w:id="148" w:name="_Ref195637829"/>
      <w:r w:rsidRPr="001D6B49">
        <w:t>Chen S, Liu Y. Partitioning and Indexing Strategies for Large-Scale Social Media Data[J]. Journal of Database Management, 2022, 33(4): 21-35.</w:t>
      </w:r>
      <w:bookmarkEnd w:id="148"/>
    </w:p>
    <w:p w14:paraId="79A6F617" w14:textId="77777777" w:rsidR="00604326" w:rsidRPr="001D6B49" w:rsidRDefault="001D6B49">
      <w:pPr>
        <w:numPr>
          <w:ilvl w:val="0"/>
          <w:numId w:val="3"/>
        </w:numPr>
        <w:spacing w:line="400" w:lineRule="exact"/>
        <w:jc w:val="left"/>
      </w:pPr>
      <w:bookmarkStart w:id="149" w:name="_Ref195637851"/>
      <w:r w:rsidRPr="001D6B49">
        <w:lastRenderedPageBreak/>
        <w:t>Wang J. Performance Optimization of Geographic Query in MySQL[J]. Journal of Database Applications, 2021, 12(2): 45-52.</w:t>
      </w:r>
      <w:bookmarkEnd w:id="149"/>
    </w:p>
    <w:p w14:paraId="153BDBCD" w14:textId="77777777" w:rsidR="00604326" w:rsidRPr="001D6B49" w:rsidRDefault="001D6B49">
      <w:pPr>
        <w:numPr>
          <w:ilvl w:val="0"/>
          <w:numId w:val="3"/>
        </w:numPr>
        <w:spacing w:line="400" w:lineRule="exact"/>
        <w:jc w:val="left"/>
      </w:pPr>
      <w:bookmarkStart w:id="150" w:name="_Ref195637856"/>
      <w:r w:rsidRPr="001D6B49">
        <w:t>MongoDB</w:t>
      </w:r>
      <w:r w:rsidRPr="001D6B49">
        <w:t>官方文档</w:t>
      </w:r>
      <w:r w:rsidRPr="001D6B49">
        <w:t>. MongoDB for Unstructured Social Media Data[M]. MongoDB Inc., 2023.</w:t>
      </w:r>
      <w:bookmarkEnd w:id="150"/>
    </w:p>
    <w:p w14:paraId="346BFC4C" w14:textId="77777777" w:rsidR="00604326" w:rsidRPr="001D6B49" w:rsidRDefault="001D6B49">
      <w:pPr>
        <w:numPr>
          <w:ilvl w:val="0"/>
          <w:numId w:val="3"/>
        </w:numPr>
        <w:spacing w:line="400" w:lineRule="exact"/>
        <w:jc w:val="left"/>
      </w:pPr>
      <w:bookmarkStart w:id="151" w:name="_Ref195637860"/>
      <w:r w:rsidRPr="001D6B49">
        <w:t>Chen S, Liu Y. Hybrid Sentiment Analysis for Chinese Social Media[C]. IEEE International Conference on Big Data, 2020:145-152.</w:t>
      </w:r>
      <w:bookmarkEnd w:id="151"/>
    </w:p>
    <w:p w14:paraId="2DBACB9F" w14:textId="77777777" w:rsidR="00604326" w:rsidRPr="001D6B49" w:rsidRDefault="001D6B49">
      <w:pPr>
        <w:numPr>
          <w:ilvl w:val="0"/>
          <w:numId w:val="3"/>
        </w:numPr>
        <w:spacing w:line="400" w:lineRule="exact"/>
        <w:jc w:val="left"/>
      </w:pPr>
      <w:bookmarkStart w:id="152" w:name="_Ref195637865"/>
      <w:r w:rsidRPr="001D6B49">
        <w:t>Liu B. Sentiment Analysis and Opinion Mining[M]. Synthesis Lectures on Human Language Technologies, 2012.</w:t>
      </w:r>
      <w:bookmarkEnd w:id="152"/>
    </w:p>
    <w:p w14:paraId="72226EB2" w14:textId="77777777" w:rsidR="00604326" w:rsidRPr="001D6B49" w:rsidRDefault="001D6B49">
      <w:pPr>
        <w:numPr>
          <w:ilvl w:val="0"/>
          <w:numId w:val="3"/>
        </w:numPr>
        <w:spacing w:line="400" w:lineRule="exact"/>
        <w:jc w:val="left"/>
      </w:pPr>
      <w:bookmarkStart w:id="153" w:name="_Ref195637870"/>
      <w:r w:rsidRPr="001D6B49">
        <w:t>Wang J, Zhang Z. Limitations of Traditional Methods in Trend Prediction: A Case Study of Sina Weibo[J]. International Journal of Information Management, 2023, 67:102631.</w:t>
      </w:r>
      <w:bookmarkEnd w:id="153"/>
    </w:p>
    <w:p w14:paraId="2DFD9DFF" w14:textId="77777777" w:rsidR="00604326" w:rsidRPr="001D6B49" w:rsidRDefault="001D6B49">
      <w:pPr>
        <w:numPr>
          <w:ilvl w:val="0"/>
          <w:numId w:val="3"/>
        </w:numPr>
        <w:spacing w:line="400" w:lineRule="exact"/>
        <w:jc w:val="left"/>
      </w:pPr>
      <w:bookmarkStart w:id="154" w:name="_Ref195637873"/>
      <w:r w:rsidRPr="001D6B49">
        <w:t>Wang J. Context-Aware Sentiment Analysis for Chinese Social Media[J]. IEEE Transactions on Knowledge and Data Engineering, 2022, 34(5):2345-2358.</w:t>
      </w:r>
      <w:bookmarkEnd w:id="154"/>
    </w:p>
    <w:p w14:paraId="75A318E0" w14:textId="77777777" w:rsidR="00604326" w:rsidRPr="001D6B49" w:rsidRDefault="001D6B49">
      <w:pPr>
        <w:numPr>
          <w:ilvl w:val="0"/>
          <w:numId w:val="3"/>
        </w:numPr>
        <w:spacing w:line="400" w:lineRule="exact"/>
        <w:jc w:val="left"/>
      </w:pPr>
      <w:bookmarkStart w:id="155" w:name="_Ref195637876"/>
      <w:proofErr w:type="spellStart"/>
      <w:r w:rsidRPr="001D6B49">
        <w:t>ECharts</w:t>
      </w:r>
      <w:proofErr w:type="spellEnd"/>
      <w:r w:rsidRPr="001D6B49">
        <w:t>官方文档</w:t>
      </w:r>
      <w:r w:rsidRPr="001D6B49">
        <w:t xml:space="preserve">. </w:t>
      </w:r>
      <w:proofErr w:type="spellStart"/>
      <w:r w:rsidRPr="001D6B49">
        <w:t>ECharts</w:t>
      </w:r>
      <w:proofErr w:type="spellEnd"/>
      <w:r w:rsidRPr="001D6B49">
        <w:t>: A JavaScript Library for Data Visualization[M]. Alibaba Group, 2023.</w:t>
      </w:r>
      <w:bookmarkEnd w:id="155"/>
    </w:p>
    <w:p w14:paraId="0CFE3008" w14:textId="77777777" w:rsidR="00604326" w:rsidRPr="001D6B49" w:rsidRDefault="001D6B49">
      <w:pPr>
        <w:numPr>
          <w:ilvl w:val="0"/>
          <w:numId w:val="3"/>
        </w:numPr>
        <w:spacing w:line="400" w:lineRule="exact"/>
        <w:jc w:val="left"/>
      </w:pPr>
      <w:bookmarkStart w:id="156" w:name="_Ref195637878"/>
      <w:r w:rsidRPr="001D6B49">
        <w:t>Zhao M. Interactive Visualization for Multi-Dimensional Public Opinion Analysis[J]. Journal of Visual Languages and Computing, 2021, 65:101623.</w:t>
      </w:r>
      <w:bookmarkEnd w:id="156"/>
    </w:p>
    <w:p w14:paraId="0E8550B1" w14:textId="77777777" w:rsidR="00604326" w:rsidRPr="001D6B49" w:rsidRDefault="001D6B49">
      <w:pPr>
        <w:numPr>
          <w:ilvl w:val="0"/>
          <w:numId w:val="3"/>
        </w:numPr>
        <w:spacing w:line="400" w:lineRule="exact"/>
        <w:jc w:val="left"/>
      </w:pPr>
      <w:bookmarkStart w:id="157" w:name="_Ref195637881"/>
      <w:r w:rsidRPr="001D6B49">
        <w:t>Django</w:t>
      </w:r>
      <w:r w:rsidRPr="001D6B49">
        <w:t>官方文档</w:t>
      </w:r>
      <w:r w:rsidRPr="001D6B49">
        <w:t>. Django Security Best Practices[M]. Django Software Foundation, 2023.</w:t>
      </w:r>
      <w:bookmarkEnd w:id="157"/>
    </w:p>
    <w:p w14:paraId="2B75491B" w14:textId="77777777" w:rsidR="00604326" w:rsidRPr="001D6B49" w:rsidRDefault="001D6B49">
      <w:pPr>
        <w:numPr>
          <w:ilvl w:val="0"/>
          <w:numId w:val="3"/>
        </w:numPr>
        <w:spacing w:line="400" w:lineRule="exact"/>
        <w:jc w:val="left"/>
      </w:pPr>
      <w:bookmarkStart w:id="158" w:name="_Ref195637883"/>
      <w:r w:rsidRPr="001D6B49">
        <w:t>OWASP</w:t>
      </w:r>
      <w:r w:rsidRPr="001D6B49">
        <w:t>基金会</w:t>
      </w:r>
      <w:r w:rsidRPr="001D6B49">
        <w:t>. OWASP Top Ten Project[M]. Open Web Application Security Project, 2023.</w:t>
      </w:r>
      <w:bookmarkEnd w:id="158"/>
    </w:p>
    <w:p w14:paraId="4D824A21" w14:textId="77777777" w:rsidR="00604326" w:rsidRPr="001D6B49" w:rsidRDefault="001D6B49">
      <w:pPr>
        <w:numPr>
          <w:ilvl w:val="0"/>
          <w:numId w:val="3"/>
        </w:numPr>
        <w:spacing w:line="400" w:lineRule="exact"/>
        <w:jc w:val="left"/>
      </w:pPr>
      <w:bookmarkStart w:id="159" w:name="_Ref195637886"/>
      <w:r w:rsidRPr="001D6B49">
        <w:t>Liu T. Custom Middleware for Fine-Grained Permission Control in Django[J]. Journal of Web Engineering, 2022, 21(3): 234-251.</w:t>
      </w:r>
      <w:bookmarkEnd w:id="159"/>
    </w:p>
    <w:p w14:paraId="1A62AC1B" w14:textId="77777777" w:rsidR="00604326" w:rsidRPr="001D6B49" w:rsidRDefault="00604326">
      <w:pPr>
        <w:pStyle w:val="ae"/>
        <w:tabs>
          <w:tab w:val="left" w:pos="1245"/>
          <w:tab w:val="center" w:pos="2891"/>
        </w:tabs>
        <w:spacing w:line="400" w:lineRule="exact"/>
        <w:rPr>
          <w:rFonts w:ascii="Times New Roman" w:hAnsi="Times New Roman" w:cs="Times New Roman"/>
          <w:b/>
        </w:rPr>
      </w:pPr>
    </w:p>
    <w:p w14:paraId="567152A9" w14:textId="77777777" w:rsidR="00604326" w:rsidRPr="001D6B49" w:rsidRDefault="001D6B49">
      <w:pPr>
        <w:pStyle w:val="ae"/>
        <w:tabs>
          <w:tab w:val="left" w:pos="1245"/>
          <w:tab w:val="center" w:pos="2891"/>
        </w:tabs>
        <w:spacing w:line="400" w:lineRule="exact"/>
        <w:jc w:val="center"/>
        <w:rPr>
          <w:rFonts w:ascii="Times New Roman" w:hAnsi="Times New Roman" w:cs="Times New Roman"/>
          <w:sz w:val="24"/>
          <w:szCs w:val="24"/>
        </w:rPr>
      </w:pPr>
      <w:r w:rsidRPr="001D6B49">
        <w:rPr>
          <w:rFonts w:ascii="Times New Roman" w:hAnsi="Times New Roman" w:cs="Times New Roman"/>
          <w:b/>
        </w:rPr>
        <w:br w:type="page"/>
      </w:r>
      <w:bookmarkStart w:id="160" w:name="_Toc36193163"/>
      <w:bookmarkStart w:id="161" w:name="_Toc130202675"/>
      <w:bookmarkStart w:id="162" w:name="_Ref130208595"/>
    </w:p>
    <w:p w14:paraId="547D08D7" w14:textId="77777777" w:rsidR="00604326" w:rsidRPr="001D6B49" w:rsidRDefault="001D6B49">
      <w:pPr>
        <w:pStyle w:val="ae"/>
        <w:tabs>
          <w:tab w:val="left" w:pos="1245"/>
          <w:tab w:val="center" w:pos="2891"/>
        </w:tabs>
        <w:spacing w:line="400" w:lineRule="exact"/>
        <w:jc w:val="center"/>
        <w:rPr>
          <w:rFonts w:ascii="Times New Roman" w:hAnsi="Times New Roman" w:cs="Times New Roman"/>
          <w:b/>
          <w:bCs/>
          <w:sz w:val="32"/>
          <w:szCs w:val="32"/>
        </w:rPr>
      </w:pPr>
      <w:r w:rsidRPr="001D6B49">
        <w:rPr>
          <w:rFonts w:ascii="Times New Roman" w:hAnsi="Times New Roman" w:cs="Times New Roman"/>
          <w:b/>
          <w:bCs/>
          <w:sz w:val="32"/>
          <w:szCs w:val="32"/>
        </w:rPr>
        <w:lastRenderedPageBreak/>
        <w:t>声</w:t>
      </w:r>
      <w:r w:rsidRPr="001D6B49">
        <w:rPr>
          <w:rFonts w:ascii="Times New Roman" w:hAnsi="Times New Roman" w:cs="Times New Roman"/>
          <w:b/>
          <w:bCs/>
          <w:sz w:val="32"/>
          <w:szCs w:val="32"/>
        </w:rPr>
        <w:t xml:space="preserve">    </w:t>
      </w:r>
      <w:r w:rsidRPr="001D6B49">
        <w:rPr>
          <w:rFonts w:ascii="Times New Roman" w:hAnsi="Times New Roman" w:cs="Times New Roman"/>
          <w:b/>
          <w:bCs/>
          <w:sz w:val="32"/>
          <w:szCs w:val="32"/>
        </w:rPr>
        <w:t>明</w:t>
      </w:r>
    </w:p>
    <w:p w14:paraId="5BC90C13" w14:textId="77777777" w:rsidR="00604326" w:rsidRPr="001D6B49" w:rsidRDefault="00604326">
      <w:pPr>
        <w:pStyle w:val="ae"/>
        <w:spacing w:line="400" w:lineRule="exact"/>
        <w:rPr>
          <w:rFonts w:ascii="Times New Roman" w:hAnsi="Times New Roman" w:cs="Times New Roman"/>
          <w:sz w:val="24"/>
          <w:szCs w:val="24"/>
        </w:rPr>
      </w:pPr>
    </w:p>
    <w:p w14:paraId="4AE12B4A"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本人声明所呈交的学位论文是本人在导师指导下进行的研究工作及取得的研究成果。据我所知，除了文中特别加以标注和致谢的地方外，论文中不包含其他人已经发表或撰写过的研究成果，也不包含为获得四川大学或其他教育机构的学位或证书而使用过的材料。与我一同工作的同志对本研究所做的任何贡献均已在论文中作了明确的说明并表示谢意。</w:t>
      </w:r>
    </w:p>
    <w:p w14:paraId="3B468F6C" w14:textId="77777777" w:rsidR="00604326" w:rsidRPr="001D6B49" w:rsidRDefault="001D6B49">
      <w:pPr>
        <w:pStyle w:val="ae"/>
        <w:spacing w:line="400" w:lineRule="exact"/>
        <w:rPr>
          <w:rFonts w:ascii="Times New Roman" w:hAnsi="Times New Roman" w:cs="Times New Roman"/>
          <w:sz w:val="24"/>
          <w:szCs w:val="24"/>
        </w:rPr>
      </w:pP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本学位论文成果是本人在四川大学读书期间在导师指导下取得的，论文成果归四川大学所有，特此声明。</w:t>
      </w:r>
    </w:p>
    <w:p w14:paraId="1CF8FE66"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17445291"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作者签名：</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导师签名：</w:t>
      </w:r>
    </w:p>
    <w:p w14:paraId="33205167"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79DFB641" w14:textId="77777777" w:rsidR="00604326" w:rsidRPr="001D6B49" w:rsidRDefault="001D6B49">
      <w:pPr>
        <w:pStyle w:val="ae"/>
        <w:wordWrap w:val="0"/>
        <w:spacing w:line="400" w:lineRule="exact"/>
        <w:ind w:firstLineChars="200" w:firstLine="442"/>
        <w:jc w:val="right"/>
        <w:rPr>
          <w:rFonts w:ascii="Times New Roman" w:hAnsi="Times New Roman" w:cs="Times New Roman"/>
          <w:sz w:val="24"/>
          <w:szCs w:val="24"/>
        </w:rPr>
      </w:pP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年</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月</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日</w:t>
      </w:r>
      <w:r w:rsidRPr="001D6B49">
        <w:rPr>
          <w:rFonts w:ascii="Times New Roman" w:hAnsi="Times New Roman" w:cs="Times New Roman"/>
          <w:sz w:val="24"/>
          <w:szCs w:val="24"/>
        </w:rPr>
        <w:t xml:space="preserve">    </w:t>
      </w:r>
    </w:p>
    <w:p w14:paraId="165FD3A7"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754760D7"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4E5B1AA1"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18197C84" w14:textId="77777777" w:rsidR="00604326" w:rsidRPr="001D6B49" w:rsidRDefault="001D6B49">
      <w:pPr>
        <w:pStyle w:val="ae"/>
        <w:tabs>
          <w:tab w:val="left" w:pos="1245"/>
          <w:tab w:val="center" w:pos="2891"/>
        </w:tabs>
        <w:spacing w:line="400" w:lineRule="exact"/>
        <w:jc w:val="center"/>
        <w:rPr>
          <w:rFonts w:ascii="Times New Roman" w:hAnsi="Times New Roman" w:cs="Times New Roman"/>
          <w:b/>
          <w:bCs/>
          <w:sz w:val="32"/>
          <w:szCs w:val="32"/>
        </w:rPr>
      </w:pPr>
      <w:r w:rsidRPr="001D6B49">
        <w:rPr>
          <w:rFonts w:ascii="Times New Roman" w:hAnsi="Times New Roman" w:cs="Times New Roman"/>
          <w:b/>
          <w:bCs/>
          <w:sz w:val="32"/>
          <w:szCs w:val="32"/>
        </w:rPr>
        <w:t>学位论文使用授权书</w:t>
      </w:r>
    </w:p>
    <w:p w14:paraId="24CA8841"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08D9F737"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本学位论文作者完全了解四川大学有关保留、使用学位论文的规定，同意学校保留并向国家有关部门或相关机构送交论文的原件、复印件和电子版，允许论文被查阅和借阅。本人授权四川大学将本学位论文的全部或部分内容编入有关数据库进行信息技术服务，可以采用影印、缩印或扫描等复制手段保存、汇编学位论文，并用于学术活动。</w:t>
      </w:r>
    </w:p>
    <w:p w14:paraId="2CEDA50A"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（涉密学位论文在解密后适用于本授权书）</w:t>
      </w:r>
    </w:p>
    <w:p w14:paraId="33E142FB"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63D3628F"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作者签名：</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导师签名：</w:t>
      </w:r>
    </w:p>
    <w:p w14:paraId="3F78FDD0"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1FADE3B0" w14:textId="77777777" w:rsidR="00604326" w:rsidRPr="001D6B49" w:rsidRDefault="001D6B49">
      <w:pPr>
        <w:pStyle w:val="ae"/>
        <w:wordWrap w:val="0"/>
        <w:spacing w:line="400" w:lineRule="exact"/>
        <w:ind w:firstLineChars="200" w:firstLine="442"/>
        <w:jc w:val="right"/>
        <w:rPr>
          <w:rFonts w:ascii="Times New Roman" w:hAnsi="Times New Roman" w:cs="Times New Roman"/>
          <w:sz w:val="24"/>
          <w:szCs w:val="24"/>
        </w:rPr>
      </w:pP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年</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月</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日</w:t>
      </w:r>
      <w:r w:rsidRPr="001D6B49">
        <w:rPr>
          <w:rFonts w:ascii="Times New Roman" w:hAnsi="Times New Roman" w:cs="Times New Roman"/>
          <w:sz w:val="24"/>
          <w:szCs w:val="24"/>
        </w:rPr>
        <w:t xml:space="preserve">    </w:t>
      </w:r>
    </w:p>
    <w:p w14:paraId="6D04A995" w14:textId="77777777" w:rsidR="00604326" w:rsidRPr="001D6B49" w:rsidRDefault="001D6B49">
      <w:pPr>
        <w:pStyle w:val="a10"/>
        <w:numPr>
          <w:ilvl w:val="0"/>
          <w:numId w:val="0"/>
        </w:numPr>
        <w:ind w:left="440" w:hanging="440"/>
        <w:rPr>
          <w:rFonts w:ascii="Times New Roman" w:hAnsi="Times New Roman" w:cs="Times New Roman"/>
        </w:rPr>
      </w:pPr>
      <w:r w:rsidRPr="001D6B49">
        <w:rPr>
          <w:rFonts w:ascii="Times New Roman" w:hAnsi="Times New Roman" w:cs="Times New Roman"/>
        </w:rPr>
        <w:br w:type="page"/>
      </w:r>
      <w:bookmarkStart w:id="163" w:name="_Toc196418498"/>
      <w:r w:rsidRPr="001D6B49">
        <w:rPr>
          <w:rFonts w:ascii="Times New Roman" w:hAnsi="Times New Roman" w:cs="Times New Roman"/>
        </w:rPr>
        <w:lastRenderedPageBreak/>
        <w:t>致</w:t>
      </w:r>
      <w:r w:rsidRPr="001D6B49">
        <w:rPr>
          <w:rFonts w:ascii="Times New Roman" w:hAnsi="Times New Roman" w:cs="Times New Roman"/>
        </w:rPr>
        <w:t xml:space="preserve">  </w:t>
      </w:r>
      <w:r w:rsidRPr="001D6B49">
        <w:rPr>
          <w:rFonts w:ascii="Times New Roman" w:hAnsi="Times New Roman" w:cs="Times New Roman"/>
        </w:rPr>
        <w:t>谢</w:t>
      </w:r>
      <w:bookmarkEnd w:id="160"/>
      <w:bookmarkEnd w:id="161"/>
      <w:bookmarkEnd w:id="162"/>
      <w:bookmarkEnd w:id="163"/>
    </w:p>
    <w:p w14:paraId="66EAA061" w14:textId="77777777" w:rsidR="00604326" w:rsidRPr="001D6B49" w:rsidRDefault="00604326">
      <w:pPr>
        <w:spacing w:line="400" w:lineRule="exact"/>
        <w:ind w:firstLineChars="200" w:firstLine="442"/>
        <w:rPr>
          <w:sz w:val="24"/>
        </w:rPr>
      </w:pPr>
    </w:p>
    <w:p w14:paraId="52178EC4" w14:textId="77777777" w:rsidR="00604326" w:rsidRPr="001D6B49" w:rsidRDefault="00604326">
      <w:pPr>
        <w:widowControl/>
        <w:jc w:val="left"/>
        <w:rPr>
          <w:szCs w:val="21"/>
        </w:rPr>
      </w:pPr>
    </w:p>
    <w:sectPr w:rsidR="00604326" w:rsidRPr="001D6B49">
      <w:footerReference w:type="first" r:id="rId35"/>
      <w:pgSz w:w="11907" w:h="16840"/>
      <w:pgMar w:top="1418" w:right="1134" w:bottom="1418" w:left="1418" w:header="851" w:footer="851" w:gutter="0"/>
      <w:pgNumType w:start="1"/>
      <w:cols w:space="720"/>
      <w:titlePg/>
      <w:docGrid w:type="linesAndChars" w:linePitch="291" w:charSpace="-39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5B0F7" w14:textId="77777777" w:rsidR="00EA6FF0" w:rsidRDefault="00EA6FF0">
      <w:r>
        <w:separator/>
      </w:r>
    </w:p>
  </w:endnote>
  <w:endnote w:type="continuationSeparator" w:id="0">
    <w:p w14:paraId="477965C3" w14:textId="77777777" w:rsidR="00EA6FF0" w:rsidRDefault="00EA6F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298F5" w14:textId="77777777" w:rsidR="001D6B49" w:rsidRDefault="001D6B49">
    <w:pPr>
      <w:pStyle w:val="af1"/>
      <w:jc w:val="center"/>
      <w:rPr>
        <w:rFonts w:ascii="宋体" w:hAnsi="宋体"/>
        <w:sz w:val="21"/>
        <w:szCs w:val="21"/>
      </w:rPr>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2</w:t>
    </w:r>
    <w:r>
      <w:rPr>
        <w:rFonts w:ascii="宋体" w:hAnsi="宋体"/>
        <w:kern w:val="0"/>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675AF" w14:textId="77777777" w:rsidR="001D6B49" w:rsidRDefault="001D6B49">
    <w:pPr>
      <w:pStyle w:val="af1"/>
      <w:rPr>
        <w:rFonts w:ascii="宋体" w:hAnsi="宋体"/>
        <w:kern w:val="0"/>
        <w:sz w:val="21"/>
        <w:szCs w:val="21"/>
      </w:rPr>
    </w:pPr>
    <w:r>
      <w:rPr>
        <w:rFonts w:hint="eastAsia"/>
        <w:kern w:val="0"/>
        <w:szCs w:val="21"/>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5DBAC" w14:textId="77777777" w:rsidR="001D6B49" w:rsidRDefault="001D6B49">
    <w:pPr>
      <w:pStyle w:val="af1"/>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F24AA" w14:textId="77777777" w:rsidR="001D6B49" w:rsidRDefault="001D6B49">
    <w:pPr>
      <w:pStyle w:val="af1"/>
      <w:jc w:val="center"/>
      <w:rPr>
        <w:szCs w:val="21"/>
      </w:rPr>
    </w:pPr>
    <w:r>
      <w:rPr>
        <w:rStyle w:val="af9"/>
      </w:rPr>
      <w:fldChar w:fldCharType="begin"/>
    </w:r>
    <w:r>
      <w:rPr>
        <w:rStyle w:val="af9"/>
      </w:rPr>
      <w:instrText xml:space="preserve"> PAGE </w:instrText>
    </w:r>
    <w:r>
      <w:rPr>
        <w:rStyle w:val="af9"/>
      </w:rPr>
      <w:fldChar w:fldCharType="separate"/>
    </w:r>
    <w:r>
      <w:rPr>
        <w:rStyle w:val="af9"/>
      </w:rPr>
      <w:t>3</w:t>
    </w:r>
    <w:r>
      <w:rPr>
        <w:rStyle w:val="af9"/>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E2B9A" w14:textId="77777777" w:rsidR="001D6B49" w:rsidRDefault="001D6B49">
    <w:pPr>
      <w:pStyle w:val="af1"/>
      <w:jc w:val="center"/>
    </w:pPr>
    <w:r>
      <w:fldChar w:fldCharType="begin"/>
    </w:r>
    <w:r>
      <w:instrText>PAGE   \* MERGEFORMAT</w:instrText>
    </w:r>
    <w:r>
      <w:fldChar w:fldCharType="separate"/>
    </w:r>
    <w:r>
      <w:rPr>
        <w:lang w:val="zh-CN"/>
      </w:rPr>
      <w:t>2</w:t>
    </w:r>
    <w:r>
      <w:fldChar w:fldCharType="end"/>
    </w:r>
  </w:p>
  <w:p w14:paraId="40BB6526" w14:textId="77777777" w:rsidR="001D6B49" w:rsidRDefault="001D6B49">
    <w:pPr>
      <w:pStyle w:val="af1"/>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AB88" w14:textId="77777777" w:rsidR="001D6B49" w:rsidRDefault="001D6B49">
    <w:pPr>
      <w:pStyle w:val="af1"/>
      <w:jc w:val="center"/>
    </w:pPr>
    <w:r>
      <w:fldChar w:fldCharType="begin"/>
    </w:r>
    <w:r>
      <w:instrText>PAGE   \* MERGEFORMAT</w:instrText>
    </w:r>
    <w:r>
      <w:fldChar w:fldCharType="separate"/>
    </w:r>
    <w:r>
      <w:rPr>
        <w:lang w:val="zh-CN"/>
      </w:rPr>
      <w:t>2</w:t>
    </w:r>
    <w:r>
      <w:fldChar w:fldCharType="end"/>
    </w:r>
  </w:p>
  <w:p w14:paraId="44CD4843" w14:textId="77777777" w:rsidR="001D6B49" w:rsidRDefault="001D6B49">
    <w:pPr>
      <w:pStyle w:val="af1"/>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EA595" w14:textId="77777777" w:rsidR="001D6B49" w:rsidRDefault="001D6B49">
    <w:pPr>
      <w:pStyle w:val="af1"/>
      <w:jc w:val="center"/>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1</w:t>
    </w:r>
    <w:r>
      <w:rPr>
        <w:rFonts w:ascii="宋体" w:hAnsi="宋体"/>
        <w:kern w:val="0"/>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C5226" w14:textId="77777777" w:rsidR="00EA6FF0" w:rsidRDefault="00EA6FF0">
      <w:r>
        <w:separator/>
      </w:r>
    </w:p>
  </w:footnote>
  <w:footnote w:type="continuationSeparator" w:id="0">
    <w:p w14:paraId="247F54B5" w14:textId="77777777" w:rsidR="00EA6FF0" w:rsidRDefault="00EA6F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86AFC" w14:textId="77777777" w:rsidR="001D6B49" w:rsidRDefault="001D6B49">
    <w:pPr>
      <w:pStyle w:val="af3"/>
      <w:tabs>
        <w:tab w:val="clear" w:pos="4153"/>
        <w:tab w:val="clear" w:pos="8306"/>
        <w:tab w:val="right" w:pos="8931"/>
      </w:tabs>
      <w:jc w:val="both"/>
      <w:rPr>
        <w:rFonts w:ascii="宋体" w:hAnsi="宋体"/>
        <w:sz w:val="21"/>
        <w:szCs w:val="21"/>
      </w:rPr>
    </w:pPr>
    <w:r>
      <w:rPr>
        <w:rFonts w:ascii="宋体" w:hAnsi="宋体" w:hint="eastAsia"/>
        <w:kern w:val="0"/>
        <w:sz w:val="21"/>
        <w:szCs w:val="21"/>
      </w:rPr>
      <w:t>四川大学本科毕业论文</w:t>
    </w:r>
    <w:r>
      <w:rPr>
        <w:rFonts w:ascii="宋体" w:hAnsi="宋体" w:cs="宋体" w:hint="eastAsia"/>
        <w:kern w:val="0"/>
        <w:sz w:val="24"/>
      </w:rPr>
      <w:tab/>
      <w:t xml:space="preserve">                                                     </w:t>
    </w:r>
    <w:r>
      <w:rPr>
        <w:rFonts w:ascii="宋体" w:hAnsi="宋体" w:cs="宋体" w:hint="eastAsia"/>
        <w:kern w:val="0"/>
        <w:sz w:val="21"/>
        <w:szCs w:val="15"/>
      </w:rPr>
      <w:t>题目名称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3384A" w14:textId="77777777" w:rsidR="001D6B49" w:rsidRDefault="001D6B49">
    <w:pPr>
      <w:pStyle w:val="af3"/>
      <w:jc w:val="both"/>
      <w:rPr>
        <w:rFonts w:ascii="宋体" w:hAnsi="宋体"/>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57C32" w14:textId="77777777" w:rsidR="001D6B49" w:rsidRDefault="001D6B49">
    <w:pPr>
      <w:pStyle w:val="af3"/>
      <w:tabs>
        <w:tab w:val="clear" w:pos="4153"/>
        <w:tab w:val="clear" w:pos="8306"/>
        <w:tab w:val="right" w:pos="9360"/>
      </w:tabs>
      <w:jc w:val="both"/>
      <w:rPr>
        <w:rFonts w:ascii="宋体" w:hAnsi="宋体"/>
        <w:sz w:val="21"/>
        <w:szCs w:val="21"/>
      </w:rPr>
    </w:pPr>
    <w:r>
      <w:rPr>
        <w:rFonts w:ascii="宋体" w:hAnsi="宋体" w:hint="eastAsia"/>
        <w:kern w:val="0"/>
        <w:sz w:val="21"/>
        <w:szCs w:val="21"/>
      </w:rPr>
      <w:t>四川大学本科毕业论文</w:t>
    </w:r>
    <w:r>
      <w:rPr>
        <w:rFonts w:ascii="宋体" w:hAnsi="宋体" w:hint="eastAsia"/>
        <w:kern w:val="0"/>
        <w:sz w:val="21"/>
        <w:szCs w:val="21"/>
      </w:rPr>
      <w:tab/>
    </w:r>
    <w:proofErr w:type="gramStart"/>
    <w:r>
      <w:rPr>
        <w:rFonts w:ascii="宋体" w:hAnsi="宋体" w:hint="eastAsia"/>
        <w:kern w:val="0"/>
        <w:sz w:val="21"/>
        <w:szCs w:val="21"/>
      </w:rPr>
      <w:t>基于微博的</w:t>
    </w:r>
    <w:proofErr w:type="gramEnd"/>
    <w:r>
      <w:rPr>
        <w:rFonts w:ascii="宋体" w:hAnsi="宋体" w:hint="eastAsia"/>
        <w:kern w:val="0"/>
        <w:sz w:val="21"/>
        <w:szCs w:val="21"/>
      </w:rPr>
      <w:t>舆情分析系统设计与实现</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2D32D" w14:textId="77777777" w:rsidR="001D6B49" w:rsidRDefault="001D6B49">
    <w:pPr>
      <w:pStyle w:val="af3"/>
      <w:tabs>
        <w:tab w:val="clear" w:pos="4153"/>
        <w:tab w:val="clear" w:pos="8306"/>
        <w:tab w:val="right" w:pos="9355"/>
      </w:tabs>
      <w:jc w:val="both"/>
      <w:rPr>
        <w:rFonts w:ascii="宋体" w:hAnsi="宋体"/>
        <w:sz w:val="21"/>
        <w:szCs w:val="21"/>
      </w:rPr>
    </w:pPr>
    <w:r>
      <w:rPr>
        <w:rFonts w:ascii="宋体" w:hAnsi="宋体" w:hint="eastAsia"/>
        <w:kern w:val="0"/>
        <w:sz w:val="21"/>
        <w:szCs w:val="21"/>
      </w:rPr>
      <w:t xml:space="preserve">四川大学本科毕业论文                                 </w:t>
    </w:r>
    <w:proofErr w:type="gramStart"/>
    <w:r>
      <w:rPr>
        <w:rFonts w:ascii="宋体" w:hAnsi="宋体" w:hint="eastAsia"/>
        <w:kern w:val="0"/>
        <w:sz w:val="21"/>
        <w:szCs w:val="21"/>
      </w:rPr>
      <w:t>基于微博的</w:t>
    </w:r>
    <w:proofErr w:type="gramEnd"/>
    <w:r>
      <w:rPr>
        <w:rFonts w:ascii="宋体" w:hAnsi="宋体" w:hint="eastAsia"/>
        <w:kern w:val="0"/>
        <w:sz w:val="21"/>
        <w:szCs w:val="21"/>
      </w:rPr>
      <w:t>舆情分析系统设计与实现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522D5"/>
    <w:multiLevelType w:val="multilevel"/>
    <w:tmpl w:val="222522D5"/>
    <w:lvl w:ilvl="0">
      <w:start w:val="1"/>
      <w:numFmt w:val="decimal"/>
      <w:pStyle w:val="1"/>
      <w:suff w:val="space"/>
      <w:lvlText w:val="%1"/>
      <w:lvlJc w:val="left"/>
      <w:pPr>
        <w:ind w:left="440" w:hanging="440"/>
      </w:pPr>
      <w:rPr>
        <w:rFonts w:ascii="黑体" w:eastAsia="黑体" w:hAnsi="黑体" w:hint="eastAsia"/>
        <w:sz w:val="30"/>
      </w:rPr>
    </w:lvl>
    <w:lvl w:ilvl="1">
      <w:start w:val="1"/>
      <w:numFmt w:val="decimal"/>
      <w:pStyle w:val="a2"/>
      <w:isLgl/>
      <w:suff w:val="space"/>
      <w:lvlText w:val="%1.%2"/>
      <w:lvlJc w:val="left"/>
      <w:pPr>
        <w:ind w:left="720" w:hanging="720"/>
      </w:pPr>
      <w:rPr>
        <w:rFonts w:ascii="黑体" w:eastAsia="黑体" w:hAnsi="黑体" w:hint="eastAsia"/>
        <w:b/>
        <w:i w:val="0"/>
        <w:sz w:val="28"/>
      </w:rPr>
    </w:lvl>
    <w:lvl w:ilvl="2">
      <w:start w:val="1"/>
      <w:numFmt w:val="decimal"/>
      <w:pStyle w:val="a3"/>
      <w:isLgl/>
      <w:suff w:val="space"/>
      <w:lvlText w:val="%1.%2.%3"/>
      <w:lvlJc w:val="left"/>
      <w:pPr>
        <w:ind w:left="720" w:hanging="720"/>
      </w:pPr>
      <w:rPr>
        <w:rFonts w:ascii="楷体" w:eastAsia="楷体" w:hAnsi="楷体" w:hint="eastAsia"/>
      </w:rPr>
    </w:lvl>
    <w:lvl w:ilvl="3">
      <w:start w:val="1"/>
      <w:numFmt w:val="none"/>
      <w:pStyle w:val="a4"/>
      <w:isLgl/>
      <w:suff w:val="space"/>
      <w:lvlText w:val="(%3)"/>
      <w:lvlJc w:val="left"/>
      <w:pPr>
        <w:ind w:left="1080" w:hanging="1080"/>
      </w:pPr>
      <w:rPr>
        <w:rFonts w:hint="default"/>
      </w:rPr>
    </w:lvl>
    <w:lvl w:ilvl="4">
      <w:start w:val="1"/>
      <w:numFmt w:val="none"/>
      <w:isLgl/>
      <w:lvlText w:val=""/>
      <w:lvlJc w:val="left"/>
      <w:pPr>
        <w:ind w:left="1440" w:hanging="1440"/>
      </w:pPr>
      <w:rPr>
        <w:rFonts w:hint="default"/>
      </w:rPr>
    </w:lvl>
    <w:lvl w:ilvl="5">
      <w:start w:val="1"/>
      <w:numFmt w:val="none"/>
      <w:isLgl/>
      <w:lvlText w:val=""/>
      <w:lvlJc w:val="left"/>
      <w:pPr>
        <w:ind w:left="1800" w:hanging="1800"/>
      </w:pPr>
      <w:rPr>
        <w:rFonts w:hint="default"/>
      </w:rPr>
    </w:lvl>
    <w:lvl w:ilvl="6">
      <w:start w:val="1"/>
      <w:numFmt w:val="none"/>
      <w:isLgl/>
      <w:lvlText w:val=""/>
      <w:lvlJc w:val="left"/>
      <w:pPr>
        <w:ind w:left="1800" w:hanging="1800"/>
      </w:pPr>
      <w:rPr>
        <w:rFonts w:hint="default"/>
      </w:rPr>
    </w:lvl>
    <w:lvl w:ilvl="7">
      <w:start w:val="1"/>
      <w:numFmt w:val="none"/>
      <w:isLgl/>
      <w:lvlText w:val=""/>
      <w:lvlJc w:val="left"/>
      <w:pPr>
        <w:ind w:left="2160" w:hanging="2160"/>
      </w:pPr>
      <w:rPr>
        <w:rFonts w:hint="default"/>
      </w:rPr>
    </w:lvl>
    <w:lvl w:ilvl="8">
      <w:start w:val="1"/>
      <w:numFmt w:val="none"/>
      <w:isLgl/>
      <w:lvlText w:val=""/>
      <w:lvlJc w:val="left"/>
      <w:pPr>
        <w:ind w:left="2520" w:hanging="2520"/>
      </w:pPr>
      <w:rPr>
        <w:rFonts w:hint="default"/>
      </w:rPr>
    </w:lvl>
  </w:abstractNum>
  <w:abstractNum w:abstractNumId="1" w15:restartNumberingAfterBreak="0">
    <w:nsid w:val="23A94267"/>
    <w:multiLevelType w:val="multilevel"/>
    <w:tmpl w:val="23A9426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4381011F"/>
    <w:multiLevelType w:val="hybridMultilevel"/>
    <w:tmpl w:val="A7E0AB0A"/>
    <w:lvl w:ilvl="0" w:tplc="04090001">
      <w:start w:val="1"/>
      <w:numFmt w:val="bullet"/>
      <w:lvlText w:val=""/>
      <w:lvlJc w:val="left"/>
      <w:pPr>
        <w:ind w:left="862" w:hanging="420"/>
      </w:pPr>
      <w:rPr>
        <w:rFonts w:ascii="Wingdings" w:hAnsi="Wingdings" w:hint="default"/>
      </w:rPr>
    </w:lvl>
    <w:lvl w:ilvl="1" w:tplc="04090003" w:tentative="1">
      <w:start w:val="1"/>
      <w:numFmt w:val="bullet"/>
      <w:lvlText w:val=""/>
      <w:lvlJc w:val="left"/>
      <w:pPr>
        <w:ind w:left="1282" w:hanging="420"/>
      </w:pPr>
      <w:rPr>
        <w:rFonts w:ascii="Wingdings" w:hAnsi="Wingdings" w:hint="default"/>
      </w:rPr>
    </w:lvl>
    <w:lvl w:ilvl="2" w:tplc="04090005" w:tentative="1">
      <w:start w:val="1"/>
      <w:numFmt w:val="bullet"/>
      <w:lvlText w:val=""/>
      <w:lvlJc w:val="left"/>
      <w:pPr>
        <w:ind w:left="1702" w:hanging="420"/>
      </w:pPr>
      <w:rPr>
        <w:rFonts w:ascii="Wingdings" w:hAnsi="Wingdings" w:hint="default"/>
      </w:rPr>
    </w:lvl>
    <w:lvl w:ilvl="3" w:tplc="04090001" w:tentative="1">
      <w:start w:val="1"/>
      <w:numFmt w:val="bullet"/>
      <w:lvlText w:val=""/>
      <w:lvlJc w:val="left"/>
      <w:pPr>
        <w:ind w:left="2122" w:hanging="420"/>
      </w:pPr>
      <w:rPr>
        <w:rFonts w:ascii="Wingdings" w:hAnsi="Wingdings" w:hint="default"/>
      </w:rPr>
    </w:lvl>
    <w:lvl w:ilvl="4" w:tplc="04090003" w:tentative="1">
      <w:start w:val="1"/>
      <w:numFmt w:val="bullet"/>
      <w:lvlText w:val=""/>
      <w:lvlJc w:val="left"/>
      <w:pPr>
        <w:ind w:left="2542" w:hanging="420"/>
      </w:pPr>
      <w:rPr>
        <w:rFonts w:ascii="Wingdings" w:hAnsi="Wingdings" w:hint="default"/>
      </w:rPr>
    </w:lvl>
    <w:lvl w:ilvl="5" w:tplc="04090005" w:tentative="1">
      <w:start w:val="1"/>
      <w:numFmt w:val="bullet"/>
      <w:lvlText w:val=""/>
      <w:lvlJc w:val="left"/>
      <w:pPr>
        <w:ind w:left="2962" w:hanging="420"/>
      </w:pPr>
      <w:rPr>
        <w:rFonts w:ascii="Wingdings" w:hAnsi="Wingdings" w:hint="default"/>
      </w:rPr>
    </w:lvl>
    <w:lvl w:ilvl="6" w:tplc="04090001" w:tentative="1">
      <w:start w:val="1"/>
      <w:numFmt w:val="bullet"/>
      <w:lvlText w:val=""/>
      <w:lvlJc w:val="left"/>
      <w:pPr>
        <w:ind w:left="3382" w:hanging="420"/>
      </w:pPr>
      <w:rPr>
        <w:rFonts w:ascii="Wingdings" w:hAnsi="Wingdings" w:hint="default"/>
      </w:rPr>
    </w:lvl>
    <w:lvl w:ilvl="7" w:tplc="04090003" w:tentative="1">
      <w:start w:val="1"/>
      <w:numFmt w:val="bullet"/>
      <w:lvlText w:val=""/>
      <w:lvlJc w:val="left"/>
      <w:pPr>
        <w:ind w:left="3802" w:hanging="420"/>
      </w:pPr>
      <w:rPr>
        <w:rFonts w:ascii="Wingdings" w:hAnsi="Wingdings" w:hint="default"/>
      </w:rPr>
    </w:lvl>
    <w:lvl w:ilvl="8" w:tplc="04090005" w:tentative="1">
      <w:start w:val="1"/>
      <w:numFmt w:val="bullet"/>
      <w:lvlText w:val=""/>
      <w:lvlJc w:val="left"/>
      <w:pPr>
        <w:ind w:left="4222" w:hanging="420"/>
      </w:pPr>
      <w:rPr>
        <w:rFonts w:ascii="Wingdings" w:hAnsi="Wingdings" w:hint="default"/>
      </w:rPr>
    </w:lvl>
  </w:abstractNum>
  <w:abstractNum w:abstractNumId="3" w15:restartNumberingAfterBreak="0">
    <w:nsid w:val="797F4339"/>
    <w:multiLevelType w:val="multilevel"/>
    <w:tmpl w:val="797F4339"/>
    <w:lvl w:ilvl="0">
      <w:start w:val="1"/>
      <w:numFmt w:val="decimal"/>
      <w:lvlText w:val="（%1）"/>
      <w:lvlJc w:val="left"/>
      <w:pPr>
        <w:ind w:left="1162" w:hanging="720"/>
      </w:pPr>
      <w:rPr>
        <w:rFonts w:hint="default"/>
      </w:rPr>
    </w:lvl>
    <w:lvl w:ilvl="1">
      <w:start w:val="1"/>
      <w:numFmt w:val="lowerLetter"/>
      <w:lvlText w:val="%2)"/>
      <w:lvlJc w:val="left"/>
      <w:pPr>
        <w:ind w:left="1322" w:hanging="440"/>
      </w:pPr>
    </w:lvl>
    <w:lvl w:ilvl="2">
      <w:start w:val="1"/>
      <w:numFmt w:val="lowerRoman"/>
      <w:lvlText w:val="%3."/>
      <w:lvlJc w:val="right"/>
      <w:pPr>
        <w:ind w:left="1762" w:hanging="440"/>
      </w:pPr>
    </w:lvl>
    <w:lvl w:ilvl="3">
      <w:start w:val="1"/>
      <w:numFmt w:val="decimal"/>
      <w:lvlText w:val="%4."/>
      <w:lvlJc w:val="left"/>
      <w:pPr>
        <w:ind w:left="2202" w:hanging="440"/>
      </w:pPr>
    </w:lvl>
    <w:lvl w:ilvl="4">
      <w:start w:val="1"/>
      <w:numFmt w:val="lowerLetter"/>
      <w:lvlText w:val="%5)"/>
      <w:lvlJc w:val="left"/>
      <w:pPr>
        <w:ind w:left="2642" w:hanging="440"/>
      </w:pPr>
    </w:lvl>
    <w:lvl w:ilvl="5">
      <w:start w:val="1"/>
      <w:numFmt w:val="lowerRoman"/>
      <w:lvlText w:val="%6."/>
      <w:lvlJc w:val="right"/>
      <w:pPr>
        <w:ind w:left="3082" w:hanging="440"/>
      </w:pPr>
    </w:lvl>
    <w:lvl w:ilvl="6">
      <w:start w:val="1"/>
      <w:numFmt w:val="decimal"/>
      <w:lvlText w:val="%7."/>
      <w:lvlJc w:val="left"/>
      <w:pPr>
        <w:ind w:left="3522" w:hanging="440"/>
      </w:pPr>
    </w:lvl>
    <w:lvl w:ilvl="7">
      <w:start w:val="1"/>
      <w:numFmt w:val="lowerLetter"/>
      <w:lvlText w:val="%8)"/>
      <w:lvlJc w:val="left"/>
      <w:pPr>
        <w:ind w:left="3962" w:hanging="440"/>
      </w:pPr>
    </w:lvl>
    <w:lvl w:ilvl="8">
      <w:start w:val="1"/>
      <w:numFmt w:val="lowerRoman"/>
      <w:lvlText w:val="%9."/>
      <w:lvlJc w:val="right"/>
      <w:pPr>
        <w:ind w:left="4402" w:hanging="440"/>
      </w:pPr>
    </w:lvl>
  </w:abstractNum>
  <w:num w:numId="1" w16cid:durableId="1976793513">
    <w:abstractNumId w:val="0"/>
  </w:num>
  <w:num w:numId="2" w16cid:durableId="1920557817">
    <w:abstractNumId w:val="3"/>
  </w:num>
  <w:num w:numId="3" w16cid:durableId="2005929598">
    <w:abstractNumId w:val="1"/>
  </w:num>
  <w:num w:numId="4" w16cid:durableId="8685392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g Pigeon">
    <w15:presenceInfo w15:providerId="Windows Live" w15:userId="09a4235e38cd71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HorizontalSpacing w:val="191"/>
  <w:drawingGridVerticalSpacing w:val="291"/>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E96"/>
    <w:rsid w:val="000029A8"/>
    <w:rsid w:val="00011429"/>
    <w:rsid w:val="00011985"/>
    <w:rsid w:val="0003020F"/>
    <w:rsid w:val="00030FBC"/>
    <w:rsid w:val="00046E99"/>
    <w:rsid w:val="00050A2A"/>
    <w:rsid w:val="00062423"/>
    <w:rsid w:val="000A5636"/>
    <w:rsid w:val="000B4C38"/>
    <w:rsid w:val="000B5292"/>
    <w:rsid w:val="000B74DA"/>
    <w:rsid w:val="000C061D"/>
    <w:rsid w:val="000C2FC5"/>
    <w:rsid w:val="000F2C0C"/>
    <w:rsid w:val="000F3985"/>
    <w:rsid w:val="00120569"/>
    <w:rsid w:val="0012134B"/>
    <w:rsid w:val="00123501"/>
    <w:rsid w:val="001248CA"/>
    <w:rsid w:val="001279D7"/>
    <w:rsid w:val="00133185"/>
    <w:rsid w:val="00136C62"/>
    <w:rsid w:val="001473F5"/>
    <w:rsid w:val="00155386"/>
    <w:rsid w:val="0017155C"/>
    <w:rsid w:val="00172B7C"/>
    <w:rsid w:val="0017770D"/>
    <w:rsid w:val="001A2103"/>
    <w:rsid w:val="001B0E0A"/>
    <w:rsid w:val="001C3476"/>
    <w:rsid w:val="001C3A60"/>
    <w:rsid w:val="001C76B2"/>
    <w:rsid w:val="001D0A1E"/>
    <w:rsid w:val="001D6B49"/>
    <w:rsid w:val="001E78F7"/>
    <w:rsid w:val="001F6709"/>
    <w:rsid w:val="002148C5"/>
    <w:rsid w:val="00214CED"/>
    <w:rsid w:val="0022270E"/>
    <w:rsid w:val="00226B18"/>
    <w:rsid w:val="002330FC"/>
    <w:rsid w:val="00241E82"/>
    <w:rsid w:val="00243882"/>
    <w:rsid w:val="00262B8B"/>
    <w:rsid w:val="0029522B"/>
    <w:rsid w:val="002A6C60"/>
    <w:rsid w:val="002B240C"/>
    <w:rsid w:val="002C0987"/>
    <w:rsid w:val="002D190F"/>
    <w:rsid w:val="002E7832"/>
    <w:rsid w:val="003044EE"/>
    <w:rsid w:val="003044F4"/>
    <w:rsid w:val="00304899"/>
    <w:rsid w:val="003116B7"/>
    <w:rsid w:val="00317751"/>
    <w:rsid w:val="00320FC3"/>
    <w:rsid w:val="00331920"/>
    <w:rsid w:val="003565E8"/>
    <w:rsid w:val="00384470"/>
    <w:rsid w:val="00384959"/>
    <w:rsid w:val="00387192"/>
    <w:rsid w:val="00390A89"/>
    <w:rsid w:val="00392515"/>
    <w:rsid w:val="00394641"/>
    <w:rsid w:val="00395B06"/>
    <w:rsid w:val="003A502C"/>
    <w:rsid w:val="003B5B6B"/>
    <w:rsid w:val="003C4A26"/>
    <w:rsid w:val="003C4AAA"/>
    <w:rsid w:val="003C53FA"/>
    <w:rsid w:val="003D3E96"/>
    <w:rsid w:val="003D4895"/>
    <w:rsid w:val="003E7219"/>
    <w:rsid w:val="003F6BB5"/>
    <w:rsid w:val="004015A0"/>
    <w:rsid w:val="00420F44"/>
    <w:rsid w:val="0042484F"/>
    <w:rsid w:val="00427E92"/>
    <w:rsid w:val="0043365A"/>
    <w:rsid w:val="00443327"/>
    <w:rsid w:val="00443B0B"/>
    <w:rsid w:val="004444DE"/>
    <w:rsid w:val="00451016"/>
    <w:rsid w:val="004642EA"/>
    <w:rsid w:val="00477631"/>
    <w:rsid w:val="00481E5F"/>
    <w:rsid w:val="00487EF4"/>
    <w:rsid w:val="004C1F69"/>
    <w:rsid w:val="004C5B1B"/>
    <w:rsid w:val="004C7555"/>
    <w:rsid w:val="00500FA1"/>
    <w:rsid w:val="00506A18"/>
    <w:rsid w:val="005236A5"/>
    <w:rsid w:val="00536094"/>
    <w:rsid w:val="005364B2"/>
    <w:rsid w:val="00546DB7"/>
    <w:rsid w:val="005506B6"/>
    <w:rsid w:val="00553EA0"/>
    <w:rsid w:val="0056584E"/>
    <w:rsid w:val="00567176"/>
    <w:rsid w:val="00571137"/>
    <w:rsid w:val="00572689"/>
    <w:rsid w:val="00575966"/>
    <w:rsid w:val="0058032C"/>
    <w:rsid w:val="00585F59"/>
    <w:rsid w:val="005877A2"/>
    <w:rsid w:val="00597081"/>
    <w:rsid w:val="005A163C"/>
    <w:rsid w:val="005A6E46"/>
    <w:rsid w:val="005C2C21"/>
    <w:rsid w:val="005F651B"/>
    <w:rsid w:val="00603E0E"/>
    <w:rsid w:val="00604326"/>
    <w:rsid w:val="00611FC4"/>
    <w:rsid w:val="00615AF9"/>
    <w:rsid w:val="00622C26"/>
    <w:rsid w:val="00627D74"/>
    <w:rsid w:val="00634EB0"/>
    <w:rsid w:val="00641505"/>
    <w:rsid w:val="006622C6"/>
    <w:rsid w:val="00663205"/>
    <w:rsid w:val="0067281C"/>
    <w:rsid w:val="006740BA"/>
    <w:rsid w:val="00680FAF"/>
    <w:rsid w:val="00694C4B"/>
    <w:rsid w:val="006A216B"/>
    <w:rsid w:val="006A3BD0"/>
    <w:rsid w:val="006B7872"/>
    <w:rsid w:val="006E0139"/>
    <w:rsid w:val="006F52FB"/>
    <w:rsid w:val="00704E82"/>
    <w:rsid w:val="007056E4"/>
    <w:rsid w:val="007059AC"/>
    <w:rsid w:val="007062E8"/>
    <w:rsid w:val="007069D0"/>
    <w:rsid w:val="007114FB"/>
    <w:rsid w:val="00716205"/>
    <w:rsid w:val="007216AC"/>
    <w:rsid w:val="00744D31"/>
    <w:rsid w:val="00747065"/>
    <w:rsid w:val="00751DDC"/>
    <w:rsid w:val="007544B5"/>
    <w:rsid w:val="007552A1"/>
    <w:rsid w:val="007706EF"/>
    <w:rsid w:val="007B4E6B"/>
    <w:rsid w:val="007D381E"/>
    <w:rsid w:val="007D69BB"/>
    <w:rsid w:val="007E272F"/>
    <w:rsid w:val="007E70B4"/>
    <w:rsid w:val="007F3CAE"/>
    <w:rsid w:val="007F6BBD"/>
    <w:rsid w:val="0082384A"/>
    <w:rsid w:val="00837813"/>
    <w:rsid w:val="008555F7"/>
    <w:rsid w:val="00862EE0"/>
    <w:rsid w:val="008658AD"/>
    <w:rsid w:val="00872199"/>
    <w:rsid w:val="0088103D"/>
    <w:rsid w:val="008A4249"/>
    <w:rsid w:val="008B1524"/>
    <w:rsid w:val="008C3117"/>
    <w:rsid w:val="008D2F78"/>
    <w:rsid w:val="008D3D19"/>
    <w:rsid w:val="008E0E1A"/>
    <w:rsid w:val="008E18EC"/>
    <w:rsid w:val="008E66DE"/>
    <w:rsid w:val="008F0D51"/>
    <w:rsid w:val="00912506"/>
    <w:rsid w:val="00913568"/>
    <w:rsid w:val="009179AD"/>
    <w:rsid w:val="00921C6C"/>
    <w:rsid w:val="00922F8E"/>
    <w:rsid w:val="00924AE5"/>
    <w:rsid w:val="009303F6"/>
    <w:rsid w:val="00944D01"/>
    <w:rsid w:val="0094577B"/>
    <w:rsid w:val="009668DB"/>
    <w:rsid w:val="00966D4A"/>
    <w:rsid w:val="00981AA8"/>
    <w:rsid w:val="00982593"/>
    <w:rsid w:val="009C2982"/>
    <w:rsid w:val="009C2CF2"/>
    <w:rsid w:val="009C3AD6"/>
    <w:rsid w:val="009D0BF9"/>
    <w:rsid w:val="009D17C6"/>
    <w:rsid w:val="009E1228"/>
    <w:rsid w:val="009F75A6"/>
    <w:rsid w:val="00A14485"/>
    <w:rsid w:val="00A332A8"/>
    <w:rsid w:val="00A33858"/>
    <w:rsid w:val="00A5747B"/>
    <w:rsid w:val="00A640D2"/>
    <w:rsid w:val="00A65D6E"/>
    <w:rsid w:val="00A83FAD"/>
    <w:rsid w:val="00A87856"/>
    <w:rsid w:val="00A9618D"/>
    <w:rsid w:val="00A974B9"/>
    <w:rsid w:val="00AA0AC8"/>
    <w:rsid w:val="00AA36F6"/>
    <w:rsid w:val="00AA732B"/>
    <w:rsid w:val="00AB0560"/>
    <w:rsid w:val="00AB0DDC"/>
    <w:rsid w:val="00AB54A4"/>
    <w:rsid w:val="00AC59A9"/>
    <w:rsid w:val="00AD05F6"/>
    <w:rsid w:val="00AD237C"/>
    <w:rsid w:val="00AD2594"/>
    <w:rsid w:val="00AE1070"/>
    <w:rsid w:val="00B054C4"/>
    <w:rsid w:val="00B161CE"/>
    <w:rsid w:val="00B26F13"/>
    <w:rsid w:val="00B27449"/>
    <w:rsid w:val="00B37A3A"/>
    <w:rsid w:val="00B51412"/>
    <w:rsid w:val="00B52E79"/>
    <w:rsid w:val="00B671A5"/>
    <w:rsid w:val="00B71856"/>
    <w:rsid w:val="00B758C1"/>
    <w:rsid w:val="00B97E89"/>
    <w:rsid w:val="00BB22EA"/>
    <w:rsid w:val="00BB3796"/>
    <w:rsid w:val="00BB574F"/>
    <w:rsid w:val="00BB5A9E"/>
    <w:rsid w:val="00BC1A77"/>
    <w:rsid w:val="00BC1C19"/>
    <w:rsid w:val="00BC7685"/>
    <w:rsid w:val="00BE0014"/>
    <w:rsid w:val="00C02B2C"/>
    <w:rsid w:val="00C05E28"/>
    <w:rsid w:val="00C200D0"/>
    <w:rsid w:val="00C409C4"/>
    <w:rsid w:val="00C56714"/>
    <w:rsid w:val="00C608E8"/>
    <w:rsid w:val="00C63A51"/>
    <w:rsid w:val="00C75F7F"/>
    <w:rsid w:val="00C80639"/>
    <w:rsid w:val="00C82F8D"/>
    <w:rsid w:val="00C95402"/>
    <w:rsid w:val="00C95B6A"/>
    <w:rsid w:val="00C966F0"/>
    <w:rsid w:val="00CC14D7"/>
    <w:rsid w:val="00CC19FC"/>
    <w:rsid w:val="00CC2C22"/>
    <w:rsid w:val="00CF3035"/>
    <w:rsid w:val="00CF3BCA"/>
    <w:rsid w:val="00D10F2A"/>
    <w:rsid w:val="00D33387"/>
    <w:rsid w:val="00D353FC"/>
    <w:rsid w:val="00D3731E"/>
    <w:rsid w:val="00D452A4"/>
    <w:rsid w:val="00D50934"/>
    <w:rsid w:val="00D62B93"/>
    <w:rsid w:val="00D63190"/>
    <w:rsid w:val="00D744C0"/>
    <w:rsid w:val="00D75FB7"/>
    <w:rsid w:val="00D7621F"/>
    <w:rsid w:val="00D82597"/>
    <w:rsid w:val="00D91965"/>
    <w:rsid w:val="00DB131B"/>
    <w:rsid w:val="00DC29BB"/>
    <w:rsid w:val="00DD2159"/>
    <w:rsid w:val="00DD5CE9"/>
    <w:rsid w:val="00DE1DB4"/>
    <w:rsid w:val="00DE4616"/>
    <w:rsid w:val="00DF0C42"/>
    <w:rsid w:val="00E02B22"/>
    <w:rsid w:val="00E17D81"/>
    <w:rsid w:val="00E313B0"/>
    <w:rsid w:val="00E36677"/>
    <w:rsid w:val="00E417B3"/>
    <w:rsid w:val="00E616A4"/>
    <w:rsid w:val="00E80838"/>
    <w:rsid w:val="00E811E7"/>
    <w:rsid w:val="00E90208"/>
    <w:rsid w:val="00E9141F"/>
    <w:rsid w:val="00E9199C"/>
    <w:rsid w:val="00E933D3"/>
    <w:rsid w:val="00E95D1C"/>
    <w:rsid w:val="00EA5723"/>
    <w:rsid w:val="00EA6FF0"/>
    <w:rsid w:val="00EC13A6"/>
    <w:rsid w:val="00EC1444"/>
    <w:rsid w:val="00EC7352"/>
    <w:rsid w:val="00EC7EDE"/>
    <w:rsid w:val="00EE2B88"/>
    <w:rsid w:val="00EF1CA4"/>
    <w:rsid w:val="00F10708"/>
    <w:rsid w:val="00F1242C"/>
    <w:rsid w:val="00F14514"/>
    <w:rsid w:val="00F17F24"/>
    <w:rsid w:val="00F43449"/>
    <w:rsid w:val="00F50A0B"/>
    <w:rsid w:val="00F53124"/>
    <w:rsid w:val="00F57DF5"/>
    <w:rsid w:val="00F648BC"/>
    <w:rsid w:val="00F713B5"/>
    <w:rsid w:val="00F80806"/>
    <w:rsid w:val="00F92D35"/>
    <w:rsid w:val="00F95A77"/>
    <w:rsid w:val="00FA36BF"/>
    <w:rsid w:val="00FC6221"/>
    <w:rsid w:val="00FD39B3"/>
    <w:rsid w:val="00FE37ED"/>
    <w:rsid w:val="094A0983"/>
    <w:rsid w:val="1E6B7BDF"/>
    <w:rsid w:val="32421616"/>
    <w:rsid w:val="34CA70AF"/>
    <w:rsid w:val="357F4A53"/>
    <w:rsid w:val="3D9E325D"/>
    <w:rsid w:val="4A3C697E"/>
    <w:rsid w:val="56BA7575"/>
    <w:rsid w:val="6567635C"/>
    <w:rsid w:val="66882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3520B5"/>
  <w15:docId w15:val="{D8F8A760-F108-4ABA-91F9-083ED6BB9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toc 1" w:uiPriority="39"/>
    <w:lsdException w:name="toc 2" w:uiPriority="39" w:qFormat="1"/>
    <w:lsdException w:name="toc 3" w:uiPriority="39" w:qFormat="1"/>
    <w:lsdException w:name="toc 4" w:semiHidden="1"/>
    <w:lsdException w:name="toc 5" w:semiHidden="1" w:qFormat="1"/>
    <w:lsdException w:name="toc 6" w:semiHidden="1"/>
    <w:lsdException w:name="toc 7" w:semiHidden="1" w:qFormat="1"/>
    <w:lsdException w:name="toc 8" w:semiHidden="1" w:qFormat="1"/>
    <w:lsdException w:name="toc 9" w:semiHidden="1" w:qFormat="1"/>
    <w:lsdException w:name="annotation text" w:uiPriority="99"/>
    <w:lsdException w:name="header" w:qFormat="1"/>
    <w:lsdException w:name="footer" w:uiPriority="99" w:qFormat="1"/>
    <w:lsdException w:name="caption" w:uiPriority="35" w:unhideWhenUsed="1" w:qFormat="1"/>
    <w:lsdException w:name="annotation reference" w:semiHidden="1" w:uiPriority="99" w:qFormat="1"/>
    <w:lsdException w:name="line number"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Date" w:qFormat="1"/>
    <w:lsdException w:name="Body Text First Indent" w:qFormat="1"/>
    <w:lsdException w:name="Hyperlink" w:uiPriority="99" w:qFormat="1"/>
    <w:lsdException w:name="FollowedHyperlink" w:qFormat="1"/>
    <w:lsdException w:name="Strong" w:uiPriority="22" w:qFormat="1"/>
    <w:lsdException w:name="Emphasis"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HTML Code" w:uiPriority="99" w:unhideWhenUsed="1"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numPr>
        <w:numId w:val="1"/>
      </w:numPr>
      <w:spacing w:before="100" w:beforeAutospacing="1" w:after="100" w:afterAutospacing="1" w:line="400" w:lineRule="exact"/>
      <w:ind w:left="0" w:firstLine="0"/>
      <w:jc w:val="center"/>
      <w:outlineLvl w:val="0"/>
    </w:pPr>
    <w:rPr>
      <w:rFonts w:eastAsia="黑体"/>
      <w:b/>
      <w:bCs/>
      <w:kern w:val="44"/>
      <w:sz w:val="30"/>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next w:val="a"/>
    <w:link w:val="30"/>
    <w:autoRedefine/>
    <w:pPr>
      <w:keepNext/>
      <w:keepLines/>
      <w:spacing w:line="415" w:lineRule="auto"/>
      <w:outlineLvl w:val="2"/>
    </w:pPr>
    <w:rPr>
      <w:rFonts w:eastAsia="楷体"/>
      <w:b/>
      <w:bCs/>
      <w:kern w:val="2"/>
      <w:sz w:val="24"/>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9">
    <w:name w:val="heading 9"/>
    <w:basedOn w:val="a"/>
    <w:next w:val="a"/>
    <w:qFormat/>
    <w:pPr>
      <w:keepNext/>
      <w:keepLines/>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a"/>
    <w:next w:val="a"/>
    <w:semiHidden/>
    <w:qFormat/>
    <w:pPr>
      <w:ind w:left="1260"/>
      <w:jc w:val="left"/>
    </w:pPr>
    <w:rPr>
      <w:sz w:val="18"/>
      <w:szCs w:val="18"/>
    </w:rPr>
  </w:style>
  <w:style w:type="paragraph" w:styleId="a6">
    <w:name w:val="caption"/>
    <w:next w:val="a7"/>
    <w:uiPriority w:val="35"/>
    <w:unhideWhenUsed/>
    <w:qFormat/>
    <w:pPr>
      <w:spacing w:line="300" w:lineRule="auto"/>
      <w:jc w:val="center"/>
    </w:pPr>
    <w:rPr>
      <w:rFonts w:ascii="宋体" w:eastAsia="黑体" w:hAnsi="宋体" w:cs="宋体"/>
      <w:kern w:val="2"/>
      <w:sz w:val="21"/>
    </w:rPr>
  </w:style>
  <w:style w:type="paragraph" w:customStyle="1" w:styleId="a7">
    <w:name w:val="a_正文文本"/>
    <w:qFormat/>
    <w:pPr>
      <w:spacing w:line="400" w:lineRule="exact"/>
      <w:ind w:firstLineChars="200" w:firstLine="442"/>
      <w:jc w:val="both"/>
    </w:pPr>
    <w:rPr>
      <w:rFonts w:ascii="Cambria Math" w:hAnsi="Cambria Math" w:cs="宋体"/>
      <w:kern w:val="2"/>
      <w:sz w:val="24"/>
    </w:rPr>
  </w:style>
  <w:style w:type="paragraph" w:styleId="a8">
    <w:name w:val="Document Map"/>
    <w:basedOn w:val="a"/>
    <w:semiHidden/>
    <w:qFormat/>
    <w:pPr>
      <w:shd w:val="clear" w:color="auto" w:fill="000080"/>
    </w:pPr>
  </w:style>
  <w:style w:type="paragraph" w:styleId="a9">
    <w:name w:val="annotation text"/>
    <w:basedOn w:val="a"/>
    <w:link w:val="aa"/>
    <w:uiPriority w:val="99"/>
    <w:pPr>
      <w:jc w:val="left"/>
    </w:pPr>
  </w:style>
  <w:style w:type="paragraph" w:styleId="ab">
    <w:name w:val="Body Text"/>
    <w:basedOn w:val="a"/>
    <w:link w:val="ac"/>
    <w:qFormat/>
    <w:pPr>
      <w:spacing w:after="120"/>
    </w:pPr>
  </w:style>
  <w:style w:type="paragraph" w:styleId="ad">
    <w:name w:val="Body Text Indent"/>
    <w:basedOn w:val="a"/>
    <w:qFormat/>
    <w:pPr>
      <w:ind w:firstLineChars="200" w:firstLine="480"/>
    </w:pPr>
    <w:rPr>
      <w:sz w:val="24"/>
    </w:rPr>
  </w:style>
  <w:style w:type="paragraph" w:styleId="TOC5">
    <w:name w:val="toc 5"/>
    <w:basedOn w:val="a"/>
    <w:next w:val="a"/>
    <w:semiHidden/>
    <w:qFormat/>
    <w:pPr>
      <w:ind w:left="840"/>
      <w:jc w:val="left"/>
    </w:pPr>
    <w:rPr>
      <w:sz w:val="18"/>
      <w:szCs w:val="18"/>
    </w:rPr>
  </w:style>
  <w:style w:type="paragraph" w:styleId="TOC3">
    <w:name w:val="toc 3"/>
    <w:basedOn w:val="a"/>
    <w:next w:val="a"/>
    <w:uiPriority w:val="39"/>
    <w:qFormat/>
    <w:pPr>
      <w:tabs>
        <w:tab w:val="right" w:leader="dot" w:pos="9345"/>
      </w:tabs>
      <w:spacing w:before="60" w:after="60"/>
      <w:ind w:left="420"/>
      <w:jc w:val="left"/>
    </w:pPr>
    <w:rPr>
      <w:rFonts w:eastAsia="楷体"/>
      <w:iCs/>
      <w:sz w:val="24"/>
      <w:szCs w:val="20"/>
    </w:rPr>
  </w:style>
  <w:style w:type="paragraph" w:styleId="ae">
    <w:name w:val="Plain Text"/>
    <w:basedOn w:val="a"/>
    <w:qFormat/>
    <w:rPr>
      <w:rFonts w:ascii="宋体" w:hAnsi="Courier New" w:cs="Courier New"/>
      <w:szCs w:val="21"/>
    </w:rPr>
  </w:style>
  <w:style w:type="paragraph" w:styleId="TOC8">
    <w:name w:val="toc 8"/>
    <w:basedOn w:val="a"/>
    <w:next w:val="a"/>
    <w:semiHidden/>
    <w:qFormat/>
    <w:pPr>
      <w:ind w:left="1470"/>
      <w:jc w:val="left"/>
    </w:pPr>
    <w:rPr>
      <w:sz w:val="18"/>
      <w:szCs w:val="18"/>
    </w:rPr>
  </w:style>
  <w:style w:type="paragraph" w:styleId="af">
    <w:name w:val="Date"/>
    <w:basedOn w:val="a"/>
    <w:next w:val="a"/>
    <w:qFormat/>
    <w:pPr>
      <w:ind w:leftChars="2500" w:left="100"/>
    </w:pPr>
  </w:style>
  <w:style w:type="paragraph" w:styleId="af0">
    <w:name w:val="Balloon Text"/>
    <w:basedOn w:val="a"/>
    <w:semiHidden/>
    <w:qFormat/>
    <w:rPr>
      <w:sz w:val="18"/>
      <w:szCs w:val="18"/>
    </w:rPr>
  </w:style>
  <w:style w:type="paragraph" w:styleId="af1">
    <w:name w:val="footer"/>
    <w:basedOn w:val="a"/>
    <w:link w:val="af2"/>
    <w:uiPriority w:val="99"/>
    <w:qFormat/>
    <w:pPr>
      <w:tabs>
        <w:tab w:val="center" w:pos="4153"/>
        <w:tab w:val="right" w:pos="8306"/>
      </w:tabs>
      <w:snapToGrid w:val="0"/>
      <w:jc w:val="left"/>
    </w:pPr>
    <w:rPr>
      <w:sz w:val="18"/>
      <w:szCs w:val="18"/>
    </w:rPr>
  </w:style>
  <w:style w:type="paragraph" w:styleId="af3">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9345"/>
      </w:tabs>
      <w:spacing w:before="120" w:after="120" w:line="400" w:lineRule="exact"/>
      <w:jc w:val="left"/>
    </w:pPr>
    <w:rPr>
      <w:rFonts w:ascii="宋体" w:hAnsi="宋体"/>
      <w:b/>
      <w:caps/>
      <w:sz w:val="28"/>
      <w:szCs w:val="28"/>
    </w:rPr>
  </w:style>
  <w:style w:type="paragraph" w:styleId="TOC4">
    <w:name w:val="toc 4"/>
    <w:basedOn w:val="a"/>
    <w:next w:val="a"/>
    <w:semiHidden/>
    <w:pPr>
      <w:ind w:left="630"/>
      <w:jc w:val="left"/>
    </w:pPr>
    <w:rPr>
      <w:sz w:val="18"/>
      <w:szCs w:val="18"/>
    </w:rPr>
  </w:style>
  <w:style w:type="paragraph" w:styleId="TOC6">
    <w:name w:val="toc 6"/>
    <w:basedOn w:val="a"/>
    <w:next w:val="a"/>
    <w:semiHidden/>
    <w:pPr>
      <w:ind w:left="1050"/>
      <w:jc w:val="left"/>
    </w:pPr>
    <w:rPr>
      <w:sz w:val="18"/>
      <w:szCs w:val="18"/>
    </w:rPr>
  </w:style>
  <w:style w:type="paragraph" w:styleId="TOC2">
    <w:name w:val="toc 2"/>
    <w:basedOn w:val="a"/>
    <w:next w:val="a"/>
    <w:uiPriority w:val="39"/>
    <w:qFormat/>
    <w:pPr>
      <w:tabs>
        <w:tab w:val="right" w:leader="dot" w:pos="9345"/>
      </w:tabs>
      <w:spacing w:before="60" w:after="60"/>
      <w:ind w:left="210"/>
      <w:jc w:val="left"/>
    </w:pPr>
    <w:rPr>
      <w:rFonts w:ascii="宋体" w:hAnsi="宋体"/>
      <w:smallCaps/>
      <w:sz w:val="28"/>
      <w:szCs w:val="28"/>
    </w:rPr>
  </w:style>
  <w:style w:type="paragraph" w:styleId="TOC9">
    <w:name w:val="toc 9"/>
    <w:basedOn w:val="a"/>
    <w:next w:val="a"/>
    <w:semiHidden/>
    <w:qFormat/>
    <w:pPr>
      <w:ind w:left="1680"/>
      <w:jc w:val="left"/>
    </w:pPr>
    <w:rPr>
      <w:sz w:val="18"/>
      <w:szCs w:val="18"/>
    </w:rPr>
  </w:style>
  <w:style w:type="paragraph" w:styleId="af4">
    <w:name w:val="Normal (Web)"/>
    <w:basedOn w:val="a"/>
    <w:pPr>
      <w:widowControl/>
      <w:spacing w:before="100" w:beforeAutospacing="1" w:after="100" w:afterAutospacing="1"/>
      <w:jc w:val="left"/>
    </w:pPr>
    <w:rPr>
      <w:rFonts w:ascii="宋体" w:hAnsi="宋体"/>
      <w:color w:val="000000"/>
      <w:kern w:val="0"/>
      <w:sz w:val="24"/>
    </w:rPr>
  </w:style>
  <w:style w:type="paragraph" w:styleId="af5">
    <w:name w:val="annotation subject"/>
    <w:basedOn w:val="a9"/>
    <w:next w:val="a9"/>
    <w:semiHidden/>
    <w:qFormat/>
    <w:rPr>
      <w:b/>
      <w:bCs/>
    </w:rPr>
  </w:style>
  <w:style w:type="paragraph" w:styleId="af6">
    <w:name w:val="Body Text First Indent"/>
    <w:basedOn w:val="a"/>
    <w:qFormat/>
    <w:pPr>
      <w:ind w:firstLineChars="200" w:firstLine="420"/>
    </w:pPr>
  </w:style>
  <w:style w:type="table" w:styleId="af7">
    <w:name w:val="Table Grid"/>
    <w:basedOn w:val="a1"/>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uiPriority w:val="22"/>
    <w:qFormat/>
    <w:rPr>
      <w:b/>
      <w:bCs/>
    </w:rPr>
  </w:style>
  <w:style w:type="character" w:styleId="af9">
    <w:name w:val="page number"/>
    <w:qFormat/>
  </w:style>
  <w:style w:type="character" w:styleId="afa">
    <w:name w:val="FollowedHyperlink"/>
    <w:qFormat/>
    <w:rPr>
      <w:color w:val="800080"/>
      <w:u w:val="single"/>
    </w:rPr>
  </w:style>
  <w:style w:type="character" w:styleId="afb">
    <w:name w:val="line number"/>
    <w:qFormat/>
  </w:style>
  <w:style w:type="character" w:styleId="afc">
    <w:name w:val="Hyperlink"/>
    <w:uiPriority w:val="99"/>
    <w:qFormat/>
    <w:rPr>
      <w:rFonts w:ascii="宋体" w:eastAsia="宋体" w:hAnsi="宋体"/>
      <w:color w:val="0000FF"/>
      <w:sz w:val="24"/>
      <w:szCs w:val="24"/>
      <w:u w:val="single"/>
    </w:rPr>
  </w:style>
  <w:style w:type="character" w:styleId="HTML">
    <w:name w:val="HTML Code"/>
    <w:basedOn w:val="a0"/>
    <w:uiPriority w:val="99"/>
    <w:unhideWhenUsed/>
    <w:qFormat/>
    <w:rPr>
      <w:rFonts w:ascii="宋体" w:eastAsia="宋体" w:hAnsi="宋体" w:cs="宋体"/>
      <w:sz w:val="24"/>
      <w:szCs w:val="24"/>
    </w:rPr>
  </w:style>
  <w:style w:type="character" w:styleId="afd">
    <w:name w:val="annotation reference"/>
    <w:uiPriority w:val="99"/>
    <w:semiHidden/>
    <w:qFormat/>
    <w:rPr>
      <w:sz w:val="21"/>
      <w:szCs w:val="21"/>
    </w:rPr>
  </w:style>
  <w:style w:type="character" w:customStyle="1" w:styleId="aa">
    <w:name w:val="批注文字 字符"/>
    <w:link w:val="a9"/>
    <w:uiPriority w:val="99"/>
    <w:qFormat/>
    <w:rPr>
      <w:kern w:val="2"/>
      <w:sz w:val="21"/>
      <w:szCs w:val="24"/>
    </w:rPr>
  </w:style>
  <w:style w:type="character" w:customStyle="1" w:styleId="af2">
    <w:name w:val="页脚 字符"/>
    <w:link w:val="af1"/>
    <w:uiPriority w:val="99"/>
    <w:qFormat/>
    <w:rPr>
      <w:kern w:val="2"/>
      <w:sz w:val="18"/>
      <w:szCs w:val="18"/>
    </w:rPr>
  </w:style>
  <w:style w:type="character" w:customStyle="1" w:styleId="h2Char">
    <w:name w:val="h2 Char"/>
    <w:qFormat/>
    <w:rPr>
      <w:rFonts w:ascii="Arial" w:eastAsia="黑体" w:hAnsi="Arial"/>
      <w:b/>
      <w:bCs/>
      <w:kern w:val="2"/>
      <w:sz w:val="32"/>
      <w:szCs w:val="32"/>
      <w:lang w:val="en-US" w:eastAsia="zh-CN" w:bidi="ar-SA"/>
    </w:rPr>
  </w:style>
  <w:style w:type="character" w:customStyle="1" w:styleId="3CharChar">
    <w:name w:val="标题 3 Char Char"/>
    <w:qFormat/>
    <w:rPr>
      <w:rFonts w:eastAsia="宋体"/>
      <w:b/>
      <w:bCs/>
      <w:kern w:val="2"/>
      <w:sz w:val="32"/>
      <w:szCs w:val="32"/>
      <w:lang w:val="en-US" w:eastAsia="zh-CN" w:bidi="ar-SA"/>
    </w:rPr>
  </w:style>
  <w:style w:type="character" w:customStyle="1" w:styleId="search1">
    <w:name w:val="search1"/>
    <w:qFormat/>
    <w:rPr>
      <w:rFonts w:hint="default"/>
      <w:sz w:val="18"/>
      <w:szCs w:val="18"/>
    </w:rPr>
  </w:style>
  <w:style w:type="character" w:customStyle="1" w:styleId="search">
    <w:name w:val="search"/>
    <w:qFormat/>
  </w:style>
  <w:style w:type="character" w:customStyle="1" w:styleId="body">
    <w:name w:val="body"/>
    <w:qFormat/>
    <w:rPr>
      <w:rFonts w:ascii="Verdana" w:hAnsi="Verdana" w:hint="default"/>
      <w:color w:val="000000"/>
      <w:sz w:val="20"/>
      <w:szCs w:val="20"/>
    </w:rPr>
  </w:style>
  <w:style w:type="paragraph" w:customStyle="1" w:styleId="Style39">
    <w:name w:val="_Style 39"/>
    <w:basedOn w:val="a"/>
    <w:next w:val="ae"/>
    <w:qFormat/>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Style40">
    <w:name w:val="_Style 40"/>
    <w:basedOn w:val="a"/>
    <w:next w:val="ae"/>
    <w:qFormat/>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Style41">
    <w:name w:val="_Style 41"/>
    <w:basedOn w:val="a"/>
    <w:qFormat/>
  </w:style>
  <w:style w:type="paragraph" w:customStyle="1" w:styleId="211">
    <w:name w:val="样式 样式 小四 + 首行缩进:  2 字符 段前: 1 行 段后: 1 行"/>
    <w:basedOn w:val="a"/>
    <w:qFormat/>
    <w:pPr>
      <w:spacing w:afterLines="100" w:after="240" w:line="400" w:lineRule="exact"/>
      <w:jc w:val="center"/>
    </w:pPr>
    <w:rPr>
      <w:rFonts w:ascii="黑体" w:eastAsia="黑体" w:hAnsi="宋体"/>
      <w:b/>
      <w:szCs w:val="28"/>
    </w:rPr>
  </w:style>
  <w:style w:type="paragraph" w:customStyle="1" w:styleId="Style45">
    <w:name w:val="_Style 45"/>
    <w:basedOn w:val="a"/>
    <w:qFormat/>
  </w:style>
  <w:style w:type="paragraph" w:customStyle="1" w:styleId="Style46">
    <w:name w:val="_Style 46"/>
    <w:basedOn w:val="a"/>
    <w:qFormat/>
  </w:style>
  <w:style w:type="paragraph" w:customStyle="1" w:styleId="11">
    <w:name w:val="样式1"/>
    <w:basedOn w:val="af1"/>
    <w:qFormat/>
    <w:pPr>
      <w:tabs>
        <w:tab w:val="clear" w:pos="4153"/>
        <w:tab w:val="clear" w:pos="8306"/>
      </w:tabs>
      <w:jc w:val="center"/>
    </w:pPr>
    <w:rPr>
      <w:kern w:val="0"/>
      <w:sz w:val="21"/>
      <w:szCs w:val="21"/>
    </w:rPr>
  </w:style>
  <w:style w:type="paragraph" w:customStyle="1" w:styleId="afe">
    <w:name w:val="关键词"/>
    <w:basedOn w:val="a"/>
    <w:qFormat/>
    <w:pPr>
      <w:spacing w:beforeLines="100" w:before="312" w:afterLines="50" w:after="156" w:line="400" w:lineRule="exact"/>
      <w:jc w:val="left"/>
    </w:pPr>
    <w:rPr>
      <w:bCs/>
      <w:sz w:val="24"/>
    </w:rPr>
  </w:style>
  <w:style w:type="character" w:customStyle="1" w:styleId="Char">
    <w:name w:val="批注文字 Char"/>
    <w:uiPriority w:val="99"/>
    <w:qFormat/>
    <w:rPr>
      <w:kern w:val="2"/>
      <w:sz w:val="21"/>
      <w:szCs w:val="24"/>
    </w:rPr>
  </w:style>
  <w:style w:type="paragraph" w:customStyle="1" w:styleId="a2">
    <w:name w:val="a_2级标题"/>
    <w:basedOn w:val="2"/>
    <w:next w:val="a7"/>
    <w:link w:val="a20"/>
    <w:qFormat/>
    <w:pPr>
      <w:numPr>
        <w:ilvl w:val="1"/>
        <w:numId w:val="1"/>
      </w:numPr>
      <w:spacing w:before="291" w:after="100" w:afterAutospacing="1" w:line="400" w:lineRule="exact"/>
      <w:ind w:left="0" w:firstLine="0"/>
      <w:jc w:val="center"/>
    </w:pPr>
    <w:rPr>
      <w:rFonts w:ascii="宋体" w:hAnsi="宋体" w:cs="宋体"/>
      <w:sz w:val="28"/>
      <w:szCs w:val="20"/>
    </w:rPr>
  </w:style>
  <w:style w:type="paragraph" w:customStyle="1" w:styleId="a10">
    <w:name w:val="a_1级标题"/>
    <w:basedOn w:val="1"/>
    <w:next w:val="a7"/>
    <w:link w:val="a11"/>
    <w:qFormat/>
    <w:rPr>
      <w:rFonts w:ascii="黑体" w:hAnsi="黑体" w:cs="宋体"/>
      <w:szCs w:val="20"/>
    </w:rPr>
  </w:style>
  <w:style w:type="paragraph" w:customStyle="1" w:styleId="3015">
    <w:name w:val="样式 标题 3 + 楷体 小四 段后: 0 磅 行距: 1.5 倍行距"/>
    <w:next w:val="a7"/>
    <w:autoRedefine/>
    <w:qFormat/>
    <w:pPr>
      <w:spacing w:line="360" w:lineRule="auto"/>
    </w:pPr>
    <w:rPr>
      <w:rFonts w:ascii="楷体" w:eastAsia="楷体" w:hAnsi="楷体" w:cs="宋体"/>
      <w:b/>
      <w:bCs/>
      <w:kern w:val="2"/>
      <w:sz w:val="24"/>
    </w:rPr>
  </w:style>
  <w:style w:type="paragraph" w:customStyle="1" w:styleId="a3">
    <w:name w:val="a_3级标题"/>
    <w:basedOn w:val="3"/>
    <w:next w:val="a7"/>
    <w:link w:val="a30"/>
    <w:qFormat/>
    <w:pPr>
      <w:numPr>
        <w:ilvl w:val="2"/>
        <w:numId w:val="1"/>
      </w:numPr>
      <w:spacing w:before="291" w:after="100" w:afterAutospacing="1" w:line="400" w:lineRule="exact"/>
      <w:ind w:left="0" w:firstLine="0"/>
    </w:pPr>
    <w:rPr>
      <w:rFonts w:ascii="楷体" w:hAnsi="楷体"/>
      <w:b w:val="0"/>
      <w:szCs w:val="24"/>
    </w:rPr>
  </w:style>
  <w:style w:type="paragraph" w:customStyle="1" w:styleId="a4">
    <w:name w:val="a_4级标题"/>
    <w:next w:val="a7"/>
    <w:qFormat/>
    <w:pPr>
      <w:numPr>
        <w:ilvl w:val="3"/>
        <w:numId w:val="1"/>
      </w:numPr>
      <w:spacing w:line="400" w:lineRule="exact"/>
    </w:pPr>
    <w:rPr>
      <w:rFonts w:ascii="宋体" w:hAnsi="宋体" w:cs="宋体"/>
      <w:kern w:val="2"/>
      <w:sz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等线 Light" w:eastAsia="等线 Light" w:hAnsi="等线 Light"/>
      <w:b w:val="0"/>
      <w:bCs w:val="0"/>
      <w:color w:val="2F5496"/>
      <w:kern w:val="0"/>
      <w:sz w:val="32"/>
      <w:szCs w:val="32"/>
    </w:rPr>
  </w:style>
  <w:style w:type="character" w:customStyle="1" w:styleId="aSourceCode">
    <w:name w:val="a_Source Code 字符"/>
    <w:link w:val="aSourceCode0"/>
    <w:rPr>
      <w:rFonts w:ascii="Consolas" w:hAnsi="Consolas"/>
      <w:sz w:val="21"/>
    </w:rPr>
  </w:style>
  <w:style w:type="paragraph" w:customStyle="1" w:styleId="aSourceCode0">
    <w:name w:val="a_Source Code"/>
    <w:basedOn w:val="a"/>
    <w:link w:val="aSourceCode"/>
    <w:qFormat/>
    <w:pPr>
      <w:widowControl/>
      <w:wordWrap w:val="0"/>
      <w:spacing w:before="100" w:beforeAutospacing="1" w:after="100" w:afterAutospacing="1"/>
      <w:jc w:val="left"/>
    </w:pPr>
    <w:rPr>
      <w:rFonts w:ascii="Consolas" w:hAnsi="Consolas"/>
      <w:kern w:val="0"/>
      <w:szCs w:val="20"/>
    </w:rPr>
  </w:style>
  <w:style w:type="character" w:customStyle="1" w:styleId="KeywordTok">
    <w:name w:val="KeywordTok"/>
    <w:qFormat/>
    <w:rPr>
      <w:rFonts w:ascii="Consolas" w:hAnsi="Consolas"/>
      <w:b/>
      <w:color w:val="007020"/>
      <w:sz w:val="21"/>
    </w:rPr>
  </w:style>
  <w:style w:type="character" w:customStyle="1" w:styleId="BuiltInTok">
    <w:name w:val="BuiltInTok"/>
  </w:style>
  <w:style w:type="character" w:customStyle="1" w:styleId="NormalTok">
    <w:name w:val="NormalTok"/>
    <w:qFormat/>
  </w:style>
  <w:style w:type="paragraph" w:customStyle="1" w:styleId="aff">
    <w:name w:val="图片"/>
    <w:basedOn w:val="a"/>
    <w:link w:val="aff0"/>
    <w:qFormat/>
    <w:pPr>
      <w:spacing w:line="300" w:lineRule="auto"/>
      <w:jc w:val="center"/>
    </w:pPr>
    <w:rPr>
      <w:sz w:val="24"/>
    </w:rPr>
  </w:style>
  <w:style w:type="character" w:customStyle="1" w:styleId="aff0">
    <w:name w:val="图片 字符"/>
    <w:link w:val="aff"/>
    <w:qFormat/>
    <w:rPr>
      <w:kern w:val="2"/>
      <w:sz w:val="24"/>
      <w:szCs w:val="24"/>
    </w:rPr>
  </w:style>
  <w:style w:type="character" w:customStyle="1" w:styleId="10">
    <w:name w:val="标题 1 字符"/>
    <w:basedOn w:val="a0"/>
    <w:link w:val="1"/>
    <w:qFormat/>
    <w:rPr>
      <w:rFonts w:eastAsia="黑体"/>
      <w:b/>
      <w:bCs/>
      <w:kern w:val="44"/>
      <w:sz w:val="30"/>
      <w:szCs w:val="44"/>
    </w:rPr>
  </w:style>
  <w:style w:type="character" w:customStyle="1" w:styleId="a11">
    <w:name w:val="a_1级标题 字符"/>
    <w:basedOn w:val="10"/>
    <w:link w:val="a10"/>
    <w:qFormat/>
    <w:rPr>
      <w:rFonts w:ascii="黑体" w:eastAsia="黑体" w:hAnsi="黑体" w:cs="宋体"/>
      <w:b/>
      <w:bCs/>
      <w:kern w:val="44"/>
      <w:sz w:val="30"/>
      <w:szCs w:val="44"/>
    </w:rPr>
  </w:style>
  <w:style w:type="character" w:customStyle="1" w:styleId="20">
    <w:name w:val="标题 2 字符"/>
    <w:basedOn w:val="a0"/>
    <w:link w:val="2"/>
    <w:qFormat/>
    <w:rPr>
      <w:rFonts w:ascii="Arial" w:eastAsia="黑体" w:hAnsi="Arial"/>
      <w:b/>
      <w:bCs/>
      <w:kern w:val="2"/>
      <w:sz w:val="32"/>
      <w:szCs w:val="32"/>
    </w:rPr>
  </w:style>
  <w:style w:type="character" w:customStyle="1" w:styleId="a20">
    <w:name w:val="a_2级标题 字符"/>
    <w:basedOn w:val="20"/>
    <w:link w:val="a2"/>
    <w:qFormat/>
    <w:rPr>
      <w:rFonts w:ascii="宋体" w:eastAsia="黑体" w:hAnsi="宋体" w:cs="宋体"/>
      <w:b/>
      <w:bCs/>
      <w:kern w:val="2"/>
      <w:sz w:val="28"/>
      <w:szCs w:val="32"/>
    </w:rPr>
  </w:style>
  <w:style w:type="character" w:customStyle="1" w:styleId="30">
    <w:name w:val="标题 3 字符"/>
    <w:basedOn w:val="a0"/>
    <w:link w:val="3"/>
    <w:rPr>
      <w:rFonts w:eastAsia="楷体"/>
      <w:b/>
      <w:bCs/>
      <w:kern w:val="2"/>
      <w:sz w:val="24"/>
      <w:szCs w:val="32"/>
    </w:rPr>
  </w:style>
  <w:style w:type="character" w:customStyle="1" w:styleId="a30">
    <w:name w:val="a_3级标题 字符"/>
    <w:basedOn w:val="30"/>
    <w:link w:val="a3"/>
    <w:qFormat/>
    <w:rPr>
      <w:rFonts w:ascii="楷体" w:eastAsia="楷体" w:hAnsi="楷体"/>
      <w:b w:val="0"/>
      <w:bCs/>
      <w:kern w:val="2"/>
      <w:sz w:val="24"/>
      <w:szCs w:val="24"/>
    </w:rPr>
  </w:style>
  <w:style w:type="paragraph" w:customStyle="1" w:styleId="aff1">
    <w:name w:val="a_表格图注等五号字体"/>
    <w:next w:val="a7"/>
    <w:qFormat/>
    <w:pPr>
      <w:spacing w:line="360" w:lineRule="auto"/>
      <w:jc w:val="center"/>
    </w:pPr>
    <w:rPr>
      <w:kern w:val="2"/>
      <w:sz w:val="21"/>
      <w:szCs w:val="22"/>
    </w:rPr>
  </w:style>
  <w:style w:type="character" w:customStyle="1" w:styleId="md-plain">
    <w:name w:val="md-plain"/>
    <w:basedOn w:val="a0"/>
    <w:qFormat/>
  </w:style>
  <w:style w:type="character" w:customStyle="1" w:styleId="ac">
    <w:name w:val="正文文本 字符"/>
    <w:basedOn w:val="a0"/>
    <w:link w:val="ab"/>
    <w:rPr>
      <w:kern w:val="2"/>
      <w:sz w:val="21"/>
      <w:szCs w:val="24"/>
    </w:rPr>
  </w:style>
  <w:style w:type="character" w:customStyle="1" w:styleId="VerbatimChar">
    <w:name w:val="Verbatim Char"/>
    <w:basedOn w:val="a0"/>
    <w:link w:val="SourceCode"/>
    <w:qFormat/>
    <w:rPr>
      <w:rFonts w:ascii="Consolas" w:hAnsi="Consolas"/>
      <w:sz w:val="22"/>
    </w:rPr>
  </w:style>
  <w:style w:type="paragraph" w:customStyle="1" w:styleId="SourceCode">
    <w:name w:val="Source Code"/>
    <w:basedOn w:val="a"/>
    <w:link w:val="VerbatimChar"/>
    <w:qFormat/>
    <w:pPr>
      <w:widowControl/>
      <w:wordWrap w:val="0"/>
      <w:spacing w:after="200"/>
      <w:jc w:val="left"/>
    </w:pPr>
    <w:rPr>
      <w:rFonts w:ascii="Consolas" w:hAnsi="Consolas"/>
      <w:kern w:val="0"/>
      <w:sz w:val="22"/>
      <w:szCs w:val="20"/>
    </w:rPr>
  </w:style>
  <w:style w:type="character" w:customStyle="1" w:styleId="StringTok">
    <w:name w:val="StringTok"/>
    <w:basedOn w:val="VerbatimChar"/>
    <w:qFormat/>
    <w:rPr>
      <w:rFonts w:ascii="Consolas" w:hAnsi="Consolas"/>
      <w:color w:val="4070A0"/>
      <w:sz w:val="22"/>
    </w:rPr>
  </w:style>
  <w:style w:type="character" w:customStyle="1" w:styleId="CommentTok">
    <w:name w:val="CommentTok"/>
    <w:basedOn w:val="VerbatimChar"/>
    <w:qFormat/>
    <w:rPr>
      <w:rFonts w:ascii="Consolas" w:hAnsi="Consolas"/>
      <w:i/>
      <w:color w:val="60A0B0"/>
      <w:sz w:val="22"/>
    </w:rPr>
  </w:style>
  <w:style w:type="character" w:customStyle="1" w:styleId="OperatorTok">
    <w:name w:val="OperatorTok"/>
    <w:basedOn w:val="VerbatimChar"/>
    <w:qFormat/>
    <w:rPr>
      <w:rFonts w:ascii="Consolas" w:hAnsi="Consolas"/>
      <w:color w:val="666666"/>
      <w:sz w:val="22"/>
    </w:rPr>
  </w:style>
  <w:style w:type="character" w:customStyle="1" w:styleId="OtherTok">
    <w:name w:val="OtherTok"/>
    <w:basedOn w:val="a0"/>
    <w:qFormat/>
    <w:rPr>
      <w:rFonts w:ascii="Consolas" w:hAnsi="Consolas"/>
      <w:color w:val="007020"/>
      <w:sz w:val="22"/>
    </w:rPr>
  </w:style>
  <w:style w:type="character" w:customStyle="1" w:styleId="DecValTok">
    <w:name w:val="DecValTok"/>
    <w:basedOn w:val="VerbatimChar"/>
    <w:qFormat/>
    <w:rPr>
      <w:rFonts w:ascii="Consolas" w:hAnsi="Consolas"/>
      <w:color w:val="40A070"/>
      <w:sz w:val="22"/>
    </w:rPr>
  </w:style>
  <w:style w:type="character" w:customStyle="1" w:styleId="SpecialCharTok">
    <w:name w:val="SpecialCharTok"/>
    <w:basedOn w:val="VerbatimChar"/>
    <w:qFormat/>
    <w:rPr>
      <w:rFonts w:ascii="Consolas" w:hAnsi="Consolas"/>
      <w:color w:val="4070A0"/>
      <w:sz w:val="22"/>
    </w:rPr>
  </w:style>
  <w:style w:type="character" w:customStyle="1" w:styleId="ImportTok">
    <w:name w:val="ImportTok"/>
    <w:basedOn w:val="VerbatimChar"/>
    <w:qFormat/>
    <w:rPr>
      <w:rFonts w:ascii="Consolas" w:hAnsi="Consolas"/>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VerbatimStringTok">
    <w:name w:val="VerbatimStringTok"/>
    <w:basedOn w:val="a0"/>
    <w:qFormat/>
    <w:rPr>
      <w:rFonts w:ascii="Consolas" w:hAnsi="Consolas"/>
      <w:color w:val="4070A0"/>
      <w:sz w:val="22"/>
    </w:rPr>
  </w:style>
  <w:style w:type="character" w:customStyle="1" w:styleId="SpecialStringTok">
    <w:name w:val="SpecialStringTok"/>
    <w:basedOn w:val="a0"/>
    <w:rPr>
      <w:rFonts w:ascii="Consolas" w:hAnsi="Consolas"/>
      <w:color w:val="BB6688"/>
      <w:sz w:val="22"/>
    </w:rPr>
  </w:style>
  <w:style w:type="character" w:customStyle="1" w:styleId="PreprocessorTok">
    <w:name w:val="PreprocessorTok"/>
    <w:basedOn w:val="a0"/>
    <w:qFormat/>
    <w:rPr>
      <w:rFonts w:ascii="Consolas" w:hAnsi="Consolas"/>
      <w:color w:val="BC7A00"/>
      <w:sz w:val="22"/>
    </w:rPr>
  </w:style>
  <w:style w:type="character" w:styleId="aff2">
    <w:name w:val="Placeholder Text"/>
    <w:basedOn w:val="a0"/>
    <w:uiPriority w:val="99"/>
    <w:unhideWhenUsed/>
    <w:qFormat/>
    <w:rPr>
      <w:color w:val="666666"/>
    </w:rPr>
  </w:style>
  <w:style w:type="character" w:customStyle="1" w:styleId="mord">
    <w:name w:val="mord"/>
    <w:basedOn w:val="a0"/>
    <w:qFormat/>
  </w:style>
  <w:style w:type="character" w:customStyle="1" w:styleId="mrel">
    <w:name w:val="mrel"/>
    <w:basedOn w:val="a0"/>
    <w:qFormat/>
  </w:style>
  <w:style w:type="character" w:customStyle="1" w:styleId="mbin">
    <w:name w:val="mbin"/>
    <w:basedOn w:val="a0"/>
    <w:qFormat/>
  </w:style>
  <w:style w:type="character" w:customStyle="1" w:styleId="mopen">
    <w:name w:val="mopen"/>
    <w:basedOn w:val="a0"/>
    <w:qFormat/>
  </w:style>
  <w:style w:type="character" w:customStyle="1" w:styleId="vlist-s">
    <w:name w:val="vlist-s"/>
    <w:basedOn w:val="a0"/>
    <w:qFormat/>
  </w:style>
  <w:style w:type="character" w:customStyle="1" w:styleId="mclose">
    <w:name w:val="mclose"/>
    <w:basedOn w:val="a0"/>
    <w:qFormat/>
  </w:style>
  <w:style w:type="paragraph" w:customStyle="1" w:styleId="aff3">
    <w:name w:val="摘要正文"/>
    <w:basedOn w:val="a"/>
    <w:autoRedefine/>
    <w:qFormat/>
    <w:pPr>
      <w:spacing w:before="240"/>
      <w:ind w:firstLineChars="205" w:firstLine="492"/>
    </w:pPr>
  </w:style>
  <w:style w:type="paragraph" w:customStyle="1" w:styleId="12">
    <w:name w:val="修订1"/>
    <w:hidden/>
    <w:uiPriority w:val="99"/>
    <w:unhideWhenUsed/>
    <w:qFormat/>
    <w:rPr>
      <w:kern w:val="2"/>
      <w:sz w:val="21"/>
      <w:szCs w:val="24"/>
    </w:rPr>
  </w:style>
  <w:style w:type="paragraph" w:styleId="aff4">
    <w:name w:val="Revision"/>
    <w:hidden/>
    <w:uiPriority w:val="99"/>
    <w:semiHidden/>
    <w:rsid w:val="000A5636"/>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642374">
      <w:bodyDiv w:val="1"/>
      <w:marLeft w:val="0"/>
      <w:marRight w:val="0"/>
      <w:marTop w:val="0"/>
      <w:marBottom w:val="0"/>
      <w:divBdr>
        <w:top w:val="none" w:sz="0" w:space="0" w:color="auto"/>
        <w:left w:val="none" w:sz="0" w:space="0" w:color="auto"/>
        <w:bottom w:val="none" w:sz="0" w:space="0" w:color="auto"/>
        <w:right w:val="none" w:sz="0" w:space="0" w:color="auto"/>
      </w:divBdr>
    </w:div>
    <w:div w:id="377903371">
      <w:bodyDiv w:val="1"/>
      <w:marLeft w:val="0"/>
      <w:marRight w:val="0"/>
      <w:marTop w:val="0"/>
      <w:marBottom w:val="0"/>
      <w:divBdr>
        <w:top w:val="none" w:sz="0" w:space="0" w:color="auto"/>
        <w:left w:val="none" w:sz="0" w:space="0" w:color="auto"/>
        <w:bottom w:val="none" w:sz="0" w:space="0" w:color="auto"/>
        <w:right w:val="none" w:sz="0" w:space="0" w:color="auto"/>
      </w:divBdr>
      <w:divsChild>
        <w:div w:id="176627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7930766">
      <w:bodyDiv w:val="1"/>
      <w:marLeft w:val="0"/>
      <w:marRight w:val="0"/>
      <w:marTop w:val="0"/>
      <w:marBottom w:val="0"/>
      <w:divBdr>
        <w:top w:val="none" w:sz="0" w:space="0" w:color="auto"/>
        <w:left w:val="none" w:sz="0" w:space="0" w:color="auto"/>
        <w:bottom w:val="none" w:sz="0" w:space="0" w:color="auto"/>
        <w:right w:val="none" w:sz="0" w:space="0" w:color="auto"/>
      </w:divBdr>
      <w:divsChild>
        <w:div w:id="422999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430967">
      <w:bodyDiv w:val="1"/>
      <w:marLeft w:val="0"/>
      <w:marRight w:val="0"/>
      <w:marTop w:val="0"/>
      <w:marBottom w:val="0"/>
      <w:divBdr>
        <w:top w:val="none" w:sz="0" w:space="0" w:color="auto"/>
        <w:left w:val="none" w:sz="0" w:space="0" w:color="auto"/>
        <w:bottom w:val="none" w:sz="0" w:space="0" w:color="auto"/>
        <w:right w:val="none" w:sz="0" w:space="0" w:color="auto"/>
      </w:divBdr>
      <w:divsChild>
        <w:div w:id="130753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222446">
      <w:bodyDiv w:val="1"/>
      <w:marLeft w:val="0"/>
      <w:marRight w:val="0"/>
      <w:marTop w:val="0"/>
      <w:marBottom w:val="0"/>
      <w:divBdr>
        <w:top w:val="none" w:sz="0" w:space="0" w:color="auto"/>
        <w:left w:val="none" w:sz="0" w:space="0" w:color="auto"/>
        <w:bottom w:val="none" w:sz="0" w:space="0" w:color="auto"/>
        <w:right w:val="none" w:sz="0" w:space="0" w:color="auto"/>
      </w:divBdr>
    </w:div>
    <w:div w:id="1573344222">
      <w:bodyDiv w:val="1"/>
      <w:marLeft w:val="0"/>
      <w:marRight w:val="0"/>
      <w:marTop w:val="0"/>
      <w:marBottom w:val="0"/>
      <w:divBdr>
        <w:top w:val="none" w:sz="0" w:space="0" w:color="auto"/>
        <w:left w:val="none" w:sz="0" w:space="0" w:color="auto"/>
        <w:bottom w:val="none" w:sz="0" w:space="0" w:color="auto"/>
        <w:right w:val="none" w:sz="0" w:space="0" w:color="auto"/>
      </w:divBdr>
    </w:div>
    <w:div w:id="1728382128">
      <w:bodyDiv w:val="1"/>
      <w:marLeft w:val="0"/>
      <w:marRight w:val="0"/>
      <w:marTop w:val="0"/>
      <w:marBottom w:val="0"/>
      <w:divBdr>
        <w:top w:val="none" w:sz="0" w:space="0" w:color="auto"/>
        <w:left w:val="none" w:sz="0" w:space="0" w:color="auto"/>
        <w:bottom w:val="none" w:sz="0" w:space="0" w:color="auto"/>
        <w:right w:val="none" w:sz="0" w:space="0" w:color="auto"/>
      </w:divBdr>
      <w:divsChild>
        <w:div w:id="248269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5.png"/><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5.sv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oter" Target="footer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46293-9C8D-4A4E-8715-58E82B44E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44</Pages>
  <Words>6208</Words>
  <Characters>35389</Characters>
  <Application>Microsoft Office Word</Application>
  <DocSecurity>0</DocSecurity>
  <Lines>294</Lines>
  <Paragraphs>83</Paragraphs>
  <ScaleCrop>false</ScaleCrop>
  <Company>四川大学</Company>
  <LinksUpToDate>false</LinksUpToDate>
  <CharactersWithSpaces>41514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此处写论文中文题名</dc:title>
  <dc:creator>傅世攀</dc:creator>
  <cp:lastModifiedBy>Big Pigeon</cp:lastModifiedBy>
  <cp:revision>5</cp:revision>
  <dcterms:created xsi:type="dcterms:W3CDTF">2025-04-25T14:52:00Z</dcterms:created>
  <dcterms:modified xsi:type="dcterms:W3CDTF">2025-04-26T15:21:00Z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9C5FCF680C6444499BC0B0C850C6D74C_13</vt:lpwstr>
  </property>
  <property fmtid="{D5CDD505-2E9C-101B-9397-08002B2CF9AE}" pid="4" name="KSOTemplateDocerSaveRecord">
    <vt:lpwstr>eyJoZGlkIjoiYWFiOTEzN2JkYTVmNGY3ODA0NGZlMzNjZDdjYWQwMzEiLCJ1c2VySWQiOiIzMTE2ODk0OTQifQ==</vt:lpwstr>
  </property>
</Properties>
</file>