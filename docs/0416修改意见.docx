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41535E" w14:textId="77777777" w:rsidR="00EC2F88" w:rsidRDefault="00EC2F88"/>
    <w:p w14:paraId="272815B7" w14:textId="77777777" w:rsidR="00EC2F88" w:rsidRDefault="00052F37">
      <w:pPr>
        <w:jc w:val="center"/>
      </w:pPr>
      <w:r>
        <w:rPr>
          <w:noProof/>
        </w:rPr>
        <w:drawing>
          <wp:inline distT="0" distB="0" distL="0" distR="0" wp14:anchorId="0CD8CA9D" wp14:editId="73E1B1DD">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47D5DBC8" w14:textId="77777777" w:rsidR="00EC2F88" w:rsidRDefault="00EC2F88">
      <w:pPr>
        <w:jc w:val="center"/>
      </w:pPr>
    </w:p>
    <w:p w14:paraId="725D5A60" w14:textId="77777777" w:rsidR="00EC2F88" w:rsidRDefault="00EC2F88">
      <w:pPr>
        <w:jc w:val="center"/>
      </w:pPr>
    </w:p>
    <w:p w14:paraId="02610319" w14:textId="77777777" w:rsidR="00EC2F88" w:rsidRDefault="00052F37">
      <w:pPr>
        <w:adjustRightInd w:val="0"/>
        <w:snapToGrid w:val="0"/>
        <w:spacing w:line="520" w:lineRule="exact"/>
        <w:jc w:val="center"/>
        <w:rPr>
          <w:rFonts w:ascii="华文中宋" w:eastAsia="华文中宋" w:hAnsi="华文中宋"/>
          <w:b/>
          <w:bCs/>
          <w:spacing w:val="40"/>
          <w:sz w:val="44"/>
          <w:szCs w:val="44"/>
        </w:rPr>
      </w:pPr>
      <w:r>
        <w:rPr>
          <w:rFonts w:ascii="华文中宋" w:eastAsia="华文中宋" w:hAnsi="华文中宋" w:hint="eastAsia"/>
          <w:b/>
          <w:bCs/>
          <w:spacing w:val="40"/>
          <w:sz w:val="44"/>
          <w:szCs w:val="44"/>
        </w:rPr>
        <w:t>本科生毕业论文（设计）</w:t>
      </w:r>
    </w:p>
    <w:p w14:paraId="5EC0910D" w14:textId="77777777" w:rsidR="00EC2F88" w:rsidRDefault="00EC2F88">
      <w:pPr>
        <w:jc w:val="center"/>
      </w:pPr>
    </w:p>
    <w:p w14:paraId="1C8977B1" w14:textId="77777777" w:rsidR="00EC2F88" w:rsidRDefault="00052F37">
      <w:pPr>
        <w:jc w:val="center"/>
        <w:rPr>
          <w:sz w:val="20"/>
        </w:rPr>
      </w:pPr>
      <w:r>
        <w:rPr>
          <w:noProof/>
        </w:rPr>
        <w:drawing>
          <wp:inline distT="0" distB="0" distL="0" distR="0" wp14:anchorId="34715A68" wp14:editId="7BA609A4">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60C19538" w14:textId="77777777" w:rsidR="00EC2F88" w:rsidRDefault="00EC2F88">
      <w:pPr>
        <w:rPr>
          <w:sz w:val="20"/>
        </w:rPr>
      </w:pPr>
    </w:p>
    <w:p w14:paraId="7D866FF7" w14:textId="77777777" w:rsidR="00EC2F88" w:rsidRDefault="00EC2F88">
      <w:pPr>
        <w:rPr>
          <w:sz w:val="20"/>
        </w:rPr>
      </w:pPr>
    </w:p>
    <w:p w14:paraId="298242C7" w14:textId="77777777" w:rsidR="00EC2F88" w:rsidRDefault="00052F37">
      <w:pPr>
        <w:tabs>
          <w:tab w:val="right" w:pos="7380"/>
        </w:tabs>
        <w:spacing w:line="720" w:lineRule="auto"/>
        <w:ind w:leftChars="685" w:left="2487" w:rightChars="940" w:right="1795" w:hangingChars="450" w:hanging="1179"/>
        <w:rPr>
          <w:rFonts w:ascii="楷体_GB2312" w:eastAsia="楷体_GB2312" w:hAnsi="宋体"/>
          <w:b/>
          <w:sz w:val="28"/>
          <w:szCs w:val="32"/>
          <w:u w:val="single"/>
        </w:rPr>
      </w:pPr>
      <w:r>
        <w:rPr>
          <w:rFonts w:ascii="宋体" w:hAnsi="宋体" w:hint="eastAsia"/>
          <w:b/>
          <w:bCs/>
          <w:sz w:val="28"/>
          <w:szCs w:val="32"/>
        </w:rPr>
        <w:t xml:space="preserve">题    目 </w:t>
      </w:r>
      <w:r>
        <w:rPr>
          <w:rFonts w:ascii="楷体_GB2312" w:eastAsia="楷体_GB2312" w:hAnsi="宋体" w:hint="eastAsia"/>
          <w:b/>
          <w:sz w:val="28"/>
          <w:szCs w:val="32"/>
          <w:u w:val="single"/>
        </w:rPr>
        <w:t xml:space="preserve">  </w:t>
      </w:r>
      <w:commentRangeStart w:id="0"/>
      <w:r>
        <w:rPr>
          <w:rFonts w:ascii="楷体_GB2312" w:eastAsia="楷体_GB2312" w:hAnsi="宋体" w:hint="eastAsia"/>
          <w:b/>
          <w:sz w:val="28"/>
          <w:szCs w:val="32"/>
          <w:u w:val="single"/>
        </w:rPr>
        <w:t>基于Python的</w:t>
      </w:r>
      <w:commentRangeEnd w:id="0"/>
      <w:r>
        <w:rPr>
          <w:rStyle w:val="afd"/>
        </w:rPr>
        <w:commentReference w:id="0"/>
      </w:r>
      <w:r>
        <w:rPr>
          <w:rFonts w:ascii="楷体_GB2312" w:eastAsia="楷体_GB2312" w:hAnsi="宋体" w:hint="eastAsia"/>
          <w:b/>
          <w:sz w:val="28"/>
          <w:szCs w:val="32"/>
          <w:u w:val="single"/>
        </w:rPr>
        <w:t>舆情分析系统设计与实现</w:t>
      </w:r>
      <w:r>
        <w:rPr>
          <w:rFonts w:ascii="楷体_GB2312" w:eastAsia="楷体_GB2312" w:hAnsi="宋体" w:hint="eastAsia"/>
          <w:b/>
          <w:sz w:val="28"/>
          <w:szCs w:val="32"/>
          <w:u w:val="single"/>
        </w:rPr>
        <w:tab/>
      </w:r>
    </w:p>
    <w:p w14:paraId="0548A370" w14:textId="77777777" w:rsidR="00EC2F88" w:rsidRDefault="00052F37">
      <w:pPr>
        <w:tabs>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院</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计算机学院</w:t>
      </w:r>
      <w:r>
        <w:rPr>
          <w:rFonts w:ascii="楷体_GB2312" w:eastAsia="楷体_GB2312" w:hAnsi="宋体" w:hint="eastAsia"/>
          <w:b/>
          <w:sz w:val="28"/>
          <w:szCs w:val="32"/>
          <w:u w:val="single"/>
        </w:rPr>
        <w:tab/>
      </w:r>
    </w:p>
    <w:p w14:paraId="4EB2BCAE" w14:textId="77777777" w:rsidR="00EC2F88" w:rsidRDefault="00052F37">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专    业</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计算机科学与技术</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39FD3382" w14:textId="77777777" w:rsidR="00EC2F88" w:rsidRDefault="00052F37">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学生姓名</w:t>
      </w:r>
      <w:r>
        <w:rPr>
          <w:rFonts w:ascii="宋体" w:hAnsi="宋体" w:hint="eastAsia"/>
          <w:sz w:val="28"/>
          <w:szCs w:val="32"/>
        </w:rPr>
        <w:t xml:space="preserve"> </w:t>
      </w:r>
      <w:r>
        <w:rPr>
          <w:rFonts w:ascii="楷体_GB2312" w:eastAsia="楷体_GB2312" w:hAnsi="宋体" w:hint="eastAsia"/>
          <w:b/>
          <w:sz w:val="28"/>
          <w:szCs w:val="32"/>
          <w:u w:val="single"/>
        </w:rPr>
        <w:t xml:space="preserve">        颜麟</w:t>
      </w:r>
      <w:r>
        <w:rPr>
          <w:rFonts w:ascii="楷体_GB2312" w:eastAsia="楷体_GB2312" w:hAnsi="宋体" w:hint="eastAsia"/>
          <w:b/>
          <w:sz w:val="28"/>
          <w:szCs w:val="32"/>
          <w:u w:val="single"/>
        </w:rPr>
        <w:tab/>
      </w:r>
    </w:p>
    <w:p w14:paraId="41ADC2F7" w14:textId="77777777" w:rsidR="00EC2F88" w:rsidRDefault="00052F37">
      <w:pPr>
        <w:tabs>
          <w:tab w:val="center" w:pos="5760"/>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号</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2021141460234  </w:t>
      </w:r>
      <w:r>
        <w:rPr>
          <w:rFonts w:ascii="楷体_GB2312" w:eastAsia="楷体_GB2312" w:hAnsi="宋体" w:hint="eastAsia"/>
          <w:b/>
          <w:sz w:val="28"/>
          <w:szCs w:val="32"/>
          <w:u w:val="single"/>
        </w:rPr>
        <w:tab/>
      </w:r>
      <w:r>
        <w:rPr>
          <w:rFonts w:ascii="宋体" w:hAnsi="宋体" w:hint="eastAsia"/>
          <w:b/>
          <w:bCs/>
          <w:sz w:val="28"/>
          <w:szCs w:val="32"/>
        </w:rPr>
        <w:t>年级</w:t>
      </w:r>
      <w:r>
        <w:rPr>
          <w:rFonts w:ascii="楷体_GB2312" w:eastAsia="楷体_GB2312" w:hAnsi="宋体" w:hint="eastAsia"/>
          <w:b/>
          <w:sz w:val="28"/>
          <w:szCs w:val="32"/>
          <w:u w:val="single"/>
        </w:rPr>
        <w:t xml:space="preserve">     20</w:t>
      </w:r>
      <w:r>
        <w:rPr>
          <w:rFonts w:ascii="楷体_GB2312" w:eastAsia="楷体_GB2312" w:hAnsi="宋体"/>
          <w:b/>
          <w:sz w:val="28"/>
          <w:szCs w:val="32"/>
          <w:u w:val="single"/>
        </w:rPr>
        <w:t>2</w:t>
      </w:r>
      <w:r>
        <w:rPr>
          <w:rFonts w:ascii="楷体_GB2312" w:eastAsia="楷体_GB2312" w:hAnsi="宋体" w:hint="eastAsia"/>
          <w:b/>
          <w:sz w:val="28"/>
          <w:szCs w:val="32"/>
          <w:u w:val="single"/>
        </w:rPr>
        <w:t>1</w:t>
      </w:r>
      <w:r>
        <w:rPr>
          <w:rFonts w:ascii="楷体_GB2312" w:eastAsia="楷体_GB2312" w:hAnsi="宋体" w:hint="eastAsia"/>
          <w:b/>
          <w:sz w:val="28"/>
          <w:szCs w:val="32"/>
          <w:u w:val="single"/>
        </w:rPr>
        <w:tab/>
      </w:r>
    </w:p>
    <w:p w14:paraId="421D552C" w14:textId="77777777" w:rsidR="00EC2F88" w:rsidRDefault="00052F37">
      <w:pPr>
        <w:tabs>
          <w:tab w:val="left" w:pos="7380"/>
        </w:tabs>
        <w:spacing w:line="720" w:lineRule="auto"/>
        <w:ind w:leftChars="685" w:left="2487" w:rightChars="1045" w:right="1995" w:hangingChars="450" w:hanging="1179"/>
        <w:rPr>
          <w:rFonts w:ascii="宋体" w:hAnsi="宋体"/>
          <w:sz w:val="28"/>
          <w:szCs w:val="32"/>
          <w:u w:val="single"/>
        </w:rPr>
      </w:pPr>
      <w:r>
        <w:rPr>
          <w:rFonts w:ascii="宋体" w:hAnsi="宋体" w:hint="eastAsia"/>
          <w:b/>
          <w:bCs/>
          <w:sz w:val="28"/>
          <w:szCs w:val="32"/>
        </w:rPr>
        <w:t>指导教师</w:t>
      </w:r>
      <w:r>
        <w:rPr>
          <w:rFonts w:ascii="宋体" w:hAnsi="宋体" w:hint="eastAsia"/>
          <w:sz w:val="28"/>
          <w:szCs w:val="32"/>
        </w:rPr>
        <w:t xml:space="preserve"> </w:t>
      </w:r>
      <w:r>
        <w:rPr>
          <w:rFonts w:ascii="楷体_GB2312" w:eastAsia="楷体_GB2312" w:hAnsi="宋体" w:hint="eastAsia"/>
          <w:b/>
          <w:sz w:val="28"/>
          <w:szCs w:val="32"/>
          <w:u w:val="single"/>
        </w:rPr>
        <w:t xml:space="preserve">      陈黎</w:t>
      </w:r>
      <w:r>
        <w:rPr>
          <w:rFonts w:ascii="楷体_GB2312" w:eastAsia="楷体_GB2312" w:hAnsi="宋体" w:hint="eastAsia"/>
          <w:b/>
          <w:sz w:val="28"/>
          <w:szCs w:val="32"/>
          <w:u w:val="single"/>
        </w:rPr>
        <w:tab/>
      </w:r>
    </w:p>
    <w:p w14:paraId="7A5951D9" w14:textId="77777777" w:rsidR="00EC2F88" w:rsidRDefault="00EC2F88">
      <w:pPr>
        <w:rPr>
          <w:rFonts w:ascii="宋体" w:hAnsi="宋体"/>
        </w:rPr>
      </w:pPr>
    </w:p>
    <w:p w14:paraId="4FA5DC01" w14:textId="77777777" w:rsidR="00EC2F88" w:rsidRDefault="00052F37">
      <w:pPr>
        <w:spacing w:line="440" w:lineRule="exact"/>
        <w:jc w:val="center"/>
        <w:rPr>
          <w:rFonts w:ascii="宋体" w:hAnsi="宋体"/>
          <w:b/>
          <w:sz w:val="32"/>
          <w:szCs w:val="32"/>
        </w:rPr>
      </w:pPr>
      <w:r>
        <w:rPr>
          <w:rFonts w:ascii="宋体" w:hAnsi="宋体" w:hint="eastAsia"/>
          <w:b/>
          <w:sz w:val="32"/>
          <w:szCs w:val="32"/>
        </w:rPr>
        <w:t>教务处制表</w:t>
      </w:r>
    </w:p>
    <w:p w14:paraId="28F5FB0A" w14:textId="77777777" w:rsidR="00EC2F88" w:rsidRDefault="00052F37">
      <w:pPr>
        <w:spacing w:line="440" w:lineRule="exact"/>
        <w:jc w:val="center"/>
        <w:rPr>
          <w:b/>
        </w:rPr>
      </w:pPr>
      <w:r>
        <w:rPr>
          <w:rFonts w:ascii="宋体" w:hAnsi="宋体" w:hint="eastAsia"/>
          <w:b/>
          <w:sz w:val="30"/>
        </w:rPr>
        <w:t>二〇二五 年 五 月 二十 日</w:t>
      </w:r>
    </w:p>
    <w:p w14:paraId="7FAC7EF4" w14:textId="77777777" w:rsidR="00EC2F88" w:rsidRDefault="00EC2F88">
      <w:pPr>
        <w:jc w:val="center"/>
        <w:rPr>
          <w:sz w:val="36"/>
        </w:rPr>
        <w:sectPr w:rsidR="00EC2F88">
          <w:headerReference w:type="even" r:id="rId13"/>
          <w:headerReference w:type="default" r:id="rId14"/>
          <w:footerReference w:type="even" r:id="rId15"/>
          <w:footerReference w:type="default" r:id="rId16"/>
          <w:footerReference w:type="first" r:id="rId17"/>
          <w:pgSz w:w="11907" w:h="16840"/>
          <w:pgMar w:top="1418" w:right="1134" w:bottom="1418" w:left="1418" w:header="851" w:footer="851" w:gutter="0"/>
          <w:pgNumType w:start="1"/>
          <w:cols w:space="720"/>
          <w:titlePg/>
          <w:docGrid w:type="linesAndChars" w:linePitch="291" w:charSpace="-3908"/>
        </w:sectPr>
      </w:pPr>
    </w:p>
    <w:p w14:paraId="178F4C0E" w14:textId="77777777" w:rsidR="00EC2F88" w:rsidRDefault="00EC2F88">
      <w:pPr>
        <w:jc w:val="center"/>
        <w:rPr>
          <w:sz w:val="36"/>
        </w:rPr>
      </w:pPr>
    </w:p>
    <w:p w14:paraId="6F6580D6" w14:textId="77777777" w:rsidR="00EC2F88" w:rsidRDefault="00EC2F88">
      <w:pPr>
        <w:pStyle w:val="Style39"/>
        <w:tabs>
          <w:tab w:val="clear" w:pos="425"/>
        </w:tabs>
        <w:spacing w:line="400" w:lineRule="exact"/>
        <w:ind w:firstLine="0"/>
        <w:jc w:val="center"/>
        <w:rPr>
          <w:sz w:val="36"/>
        </w:rPr>
      </w:pPr>
    </w:p>
    <w:p w14:paraId="240C8416" w14:textId="77777777" w:rsidR="00EC2F88" w:rsidRDefault="00052F37">
      <w:pPr>
        <w:spacing w:line="360" w:lineRule="auto"/>
        <w:jc w:val="center"/>
        <w:rPr>
          <w:rFonts w:ascii="黑体" w:eastAsia="黑体" w:hAnsi="黑体"/>
          <w:b/>
          <w:color w:val="000000"/>
          <w:sz w:val="36"/>
        </w:rPr>
      </w:pPr>
      <w:r>
        <w:rPr>
          <w:rFonts w:ascii="黑体" w:eastAsia="黑体" w:hAnsi="黑体"/>
          <w:b/>
          <w:color w:val="000000"/>
          <w:sz w:val="36"/>
        </w:rPr>
        <w:fldChar w:fldCharType="begin"/>
      </w:r>
      <w:r>
        <w:rPr>
          <w:rFonts w:ascii="黑体" w:eastAsia="黑体" w:hAnsi="黑体"/>
          <w:b/>
          <w:color w:val="000000"/>
          <w:sz w:val="36"/>
        </w:rPr>
        <w:instrText xml:space="preserve"> </w:instrText>
      </w:r>
      <w:r>
        <w:rPr>
          <w:rFonts w:ascii="黑体" w:eastAsia="黑体" w:hAnsi="黑体" w:hint="eastAsia"/>
          <w:b/>
          <w:color w:val="000000"/>
          <w:sz w:val="36"/>
        </w:rPr>
        <w:instrText>TITLE  此处填写论文题目  \* MERGEFORMAT</w:instrText>
      </w:r>
      <w:r>
        <w:rPr>
          <w:rFonts w:ascii="黑体" w:eastAsia="黑体" w:hAnsi="黑体"/>
          <w:b/>
          <w:color w:val="000000"/>
          <w:sz w:val="36"/>
        </w:rPr>
        <w:instrText xml:space="preserve"> </w:instrText>
      </w:r>
      <w:r>
        <w:rPr>
          <w:rFonts w:ascii="黑体" w:eastAsia="黑体" w:hAnsi="黑体"/>
          <w:b/>
          <w:color w:val="000000"/>
          <w:sz w:val="36"/>
        </w:rPr>
        <w:fldChar w:fldCharType="separate"/>
      </w:r>
      <w:r>
        <w:rPr>
          <w:rFonts w:ascii="黑体" w:eastAsia="黑体" w:hAnsi="黑体" w:hint="eastAsia"/>
          <w:b/>
          <w:color w:val="000000"/>
          <w:sz w:val="36"/>
        </w:rPr>
        <w:t>基于Python的舆情分析系统设计与实现</w:t>
      </w:r>
    </w:p>
    <w:p w14:paraId="0F33FAAA" w14:textId="77777777" w:rsidR="00EC2F88" w:rsidRDefault="00052F37">
      <w:pPr>
        <w:spacing w:line="360" w:lineRule="auto"/>
        <w:jc w:val="right"/>
        <w:rPr>
          <w:rFonts w:ascii="黑体" w:eastAsia="黑体" w:hAnsi="黑体"/>
          <w:b/>
          <w:color w:val="000000"/>
          <w:sz w:val="30"/>
          <w:szCs w:val="30"/>
        </w:rPr>
      </w:pPr>
      <w:r>
        <w:rPr>
          <w:rFonts w:ascii="黑体" w:eastAsia="黑体" w:hAnsi="黑体"/>
          <w:b/>
          <w:color w:val="000000"/>
          <w:sz w:val="30"/>
          <w:szCs w:val="30"/>
        </w:rPr>
        <w:fldChar w:fldCharType="end"/>
      </w:r>
    </w:p>
    <w:p w14:paraId="582407D9" w14:textId="77777777" w:rsidR="00EC2F88" w:rsidRDefault="00EC2F88">
      <w:pPr>
        <w:spacing w:line="400" w:lineRule="exact"/>
        <w:jc w:val="center"/>
        <w:rPr>
          <w:sz w:val="36"/>
        </w:rPr>
      </w:pPr>
    </w:p>
    <w:p w14:paraId="794E0398" w14:textId="77777777" w:rsidR="00EC2F88" w:rsidRDefault="00EC2F88">
      <w:pPr>
        <w:spacing w:line="400" w:lineRule="exact"/>
        <w:jc w:val="center"/>
        <w:rPr>
          <w:rFonts w:ascii="楷体_GB2312" w:eastAsia="楷体_GB2312"/>
          <w:sz w:val="28"/>
          <w:szCs w:val="28"/>
        </w:rPr>
      </w:pPr>
    </w:p>
    <w:p w14:paraId="40ECD069" w14:textId="77777777" w:rsidR="00EC2F88" w:rsidRDefault="00EC2F88">
      <w:pPr>
        <w:spacing w:line="400" w:lineRule="exact"/>
        <w:jc w:val="center"/>
        <w:rPr>
          <w:rFonts w:eastAsia="黑体"/>
          <w:sz w:val="24"/>
        </w:rPr>
      </w:pPr>
    </w:p>
    <w:p w14:paraId="58041F17" w14:textId="77777777" w:rsidR="00EC2F88" w:rsidRDefault="00052F37">
      <w:pPr>
        <w:spacing w:line="400" w:lineRule="exact"/>
        <w:jc w:val="center"/>
        <w:rPr>
          <w:rFonts w:ascii="楷体_GB2312" w:eastAsia="楷体_GB2312"/>
          <w:sz w:val="28"/>
          <w:szCs w:val="28"/>
        </w:rPr>
      </w:pPr>
      <w:r>
        <w:rPr>
          <w:rFonts w:ascii="楷体_GB2312" w:eastAsia="楷体_GB2312" w:hint="eastAsia"/>
          <w:sz w:val="28"/>
          <w:szCs w:val="28"/>
        </w:rPr>
        <w:t>学生  □□□   指导老师  □□□，□□□</w:t>
      </w:r>
    </w:p>
    <w:p w14:paraId="3129921E" w14:textId="77777777" w:rsidR="00EC2F88" w:rsidRDefault="00EC2F88">
      <w:pPr>
        <w:spacing w:line="400" w:lineRule="exact"/>
        <w:jc w:val="center"/>
        <w:rPr>
          <w:rFonts w:eastAsia="楷体_GB2312"/>
          <w:sz w:val="24"/>
        </w:rPr>
      </w:pPr>
    </w:p>
    <w:p w14:paraId="22D75DCB" w14:textId="77777777" w:rsidR="00EC2F88" w:rsidRDefault="00EC2F88">
      <w:pPr>
        <w:spacing w:line="400" w:lineRule="exact"/>
        <w:jc w:val="center"/>
        <w:rPr>
          <w:rFonts w:eastAsia="楷体_GB2312"/>
          <w:sz w:val="24"/>
        </w:rPr>
      </w:pPr>
    </w:p>
    <w:p w14:paraId="3B3606DE" w14:textId="77777777" w:rsidR="00EC2F88" w:rsidRDefault="00052F37">
      <w:pPr>
        <w:ind w:leftChars="200" w:left="382" w:rightChars="200" w:right="382" w:firstLineChars="200" w:firstLine="383"/>
        <w:rPr>
          <w:rFonts w:ascii="楷体" w:eastAsia="楷体" w:hAnsi="楷体"/>
        </w:rPr>
      </w:pPr>
      <w:r>
        <w:rPr>
          <w:rFonts w:ascii="楷体" w:eastAsia="楷体" w:hAnsi="楷体" w:hint="eastAsia"/>
          <w:b/>
        </w:rPr>
        <w:t>摘要：</w:t>
      </w:r>
      <w:commentRangeStart w:id="1"/>
      <w:r>
        <w:rPr>
          <w:rFonts w:ascii="楷体" w:eastAsia="楷体" w:hAnsi="楷体" w:hint="eastAsia"/>
        </w:rPr>
        <w:t>随着社交媒体的迅猛发展，</w:t>
      </w:r>
      <w:proofErr w:type="gramStart"/>
      <w:r>
        <w:rPr>
          <w:rFonts w:ascii="楷体" w:eastAsia="楷体" w:hAnsi="楷体" w:hint="eastAsia"/>
        </w:rPr>
        <w:t>微博作为</w:t>
      </w:r>
      <w:proofErr w:type="gramEnd"/>
      <w:r>
        <w:rPr>
          <w:rFonts w:ascii="楷体" w:eastAsia="楷体" w:hAnsi="楷体" w:hint="eastAsia"/>
        </w:rPr>
        <w:t>中国用户规模庞大的社交平台，已成为公共舆论传播的核心载体。本研究基于Python生态Django框架构建了</w:t>
      </w:r>
      <w:proofErr w:type="gramStart"/>
      <w:r>
        <w:rPr>
          <w:rFonts w:ascii="楷体" w:eastAsia="楷体" w:hAnsi="楷体" w:hint="eastAsia"/>
        </w:rPr>
        <w:t>一个微博舆情</w:t>
      </w:r>
      <w:proofErr w:type="gramEnd"/>
      <w:r>
        <w:rPr>
          <w:rFonts w:ascii="楷体" w:eastAsia="楷体" w:hAnsi="楷体" w:hint="eastAsia"/>
        </w:rPr>
        <w:t>分析系统，涵盖数据采集与预处理、</w:t>
      </w:r>
      <w:proofErr w:type="gramStart"/>
      <w:r>
        <w:rPr>
          <w:rFonts w:ascii="楷体" w:eastAsia="楷体" w:hAnsi="楷体" w:hint="eastAsia"/>
        </w:rPr>
        <w:t>微博舆</w:t>
      </w:r>
      <w:proofErr w:type="gramEnd"/>
      <w:r>
        <w:rPr>
          <w:rFonts w:ascii="楷体" w:eastAsia="楷体" w:hAnsi="楷体" w:hint="eastAsia"/>
        </w:rPr>
        <w:t>情数据分析、后端API开发、前端可视化展示及系统部署等环节。实验结果表明，该系统不仅在功能上满足了舆情监测的需求，还在性能优化、用户体验等方面取得了显著成效。</w:t>
      </w:r>
    </w:p>
    <w:p w14:paraId="22B24F7D" w14:textId="77777777" w:rsidR="00EC2F88" w:rsidRDefault="00052F37">
      <w:pPr>
        <w:spacing w:beforeLines="100" w:before="291" w:line="400" w:lineRule="exact"/>
        <w:ind w:leftChars="200" w:left="382" w:rightChars="200" w:right="382" w:firstLineChars="200" w:firstLine="383"/>
        <w:rPr>
          <w:rFonts w:ascii="楷体_GB2312" w:eastAsia="楷体_GB2312"/>
          <w:szCs w:val="21"/>
        </w:rPr>
      </w:pPr>
      <w:bookmarkStart w:id="2" w:name="_Toc106530925"/>
      <w:bookmarkStart w:id="3" w:name="_Toc106535976"/>
      <w:bookmarkStart w:id="4" w:name="_Toc106536430"/>
      <w:r>
        <w:rPr>
          <w:rFonts w:ascii="楷体_GB2312" w:eastAsia="楷体_GB2312" w:hint="eastAsia"/>
          <w:b/>
          <w:szCs w:val="21"/>
        </w:rPr>
        <w:t>主题词：</w:t>
      </w:r>
      <w:r>
        <w:rPr>
          <w:rFonts w:ascii="楷体_GB2312" w:eastAsia="楷体_GB2312" w:hint="eastAsia"/>
          <w:szCs w:val="21"/>
        </w:rPr>
        <w:t>舆情分析；网络爬虫；Django</w:t>
      </w:r>
      <w:commentRangeEnd w:id="1"/>
      <w:r>
        <w:rPr>
          <w:rStyle w:val="afd"/>
        </w:rPr>
        <w:commentReference w:id="1"/>
      </w:r>
    </w:p>
    <w:bookmarkEnd w:id="2"/>
    <w:bookmarkEnd w:id="3"/>
    <w:bookmarkEnd w:id="4"/>
    <w:p w14:paraId="2DA023E9" w14:textId="77777777" w:rsidR="00EC2F88" w:rsidRDefault="00EC2F88">
      <w:pPr>
        <w:pStyle w:val="Style40"/>
        <w:tabs>
          <w:tab w:val="clear" w:pos="425"/>
        </w:tabs>
        <w:spacing w:line="400" w:lineRule="exact"/>
        <w:ind w:firstLine="0"/>
        <w:jc w:val="center"/>
        <w:rPr>
          <w:sz w:val="36"/>
        </w:rPr>
      </w:pPr>
    </w:p>
    <w:p w14:paraId="738E6FA4" w14:textId="77777777" w:rsidR="00EC2F88" w:rsidRDefault="00EC2F88">
      <w:pPr>
        <w:pStyle w:val="ae"/>
      </w:pPr>
    </w:p>
    <w:p w14:paraId="3A5DEA27" w14:textId="77777777" w:rsidR="00EC2F88" w:rsidRDefault="00EC2F88">
      <w:pPr>
        <w:pStyle w:val="ae"/>
      </w:pPr>
    </w:p>
    <w:p w14:paraId="3FECB282" w14:textId="77777777" w:rsidR="00EC2F88" w:rsidRDefault="00052F37">
      <w:pPr>
        <w:pStyle w:val="ae"/>
        <w:jc w:val="center"/>
      </w:pPr>
      <w:r>
        <w:br w:type="page"/>
      </w:r>
    </w:p>
    <w:p w14:paraId="768904FB" w14:textId="77777777" w:rsidR="00EC2F88" w:rsidRDefault="00EC2F88">
      <w:pPr>
        <w:pStyle w:val="Style40"/>
        <w:tabs>
          <w:tab w:val="clear" w:pos="425"/>
        </w:tabs>
        <w:spacing w:line="400" w:lineRule="exact"/>
        <w:ind w:firstLine="0"/>
        <w:jc w:val="center"/>
        <w:rPr>
          <w:sz w:val="36"/>
        </w:rPr>
      </w:pPr>
    </w:p>
    <w:p w14:paraId="019116A3" w14:textId="77777777" w:rsidR="00EC2F88" w:rsidRDefault="00052F37">
      <w:pPr>
        <w:spacing w:line="360" w:lineRule="auto"/>
        <w:jc w:val="center"/>
        <w:rPr>
          <w:b/>
          <w:bCs/>
          <w:sz w:val="32"/>
          <w:szCs w:val="32"/>
        </w:rPr>
      </w:pPr>
      <w:r>
        <w:rPr>
          <w:rFonts w:hint="eastAsia"/>
          <w:b/>
          <w:bCs/>
          <w:sz w:val="32"/>
          <w:szCs w:val="32"/>
        </w:rPr>
        <w:t>Title</w:t>
      </w:r>
    </w:p>
    <w:p w14:paraId="361E0BA9" w14:textId="77777777" w:rsidR="00EC2F88" w:rsidRDefault="00EC2F88">
      <w:pPr>
        <w:jc w:val="center"/>
      </w:pPr>
    </w:p>
    <w:p w14:paraId="39B21ED3" w14:textId="77777777" w:rsidR="00EC2F88" w:rsidRDefault="00052F37">
      <w:pPr>
        <w:jc w:val="center"/>
        <w:rPr>
          <w:rFonts w:eastAsia="楷体_GB2312"/>
          <w:sz w:val="28"/>
          <w:szCs w:val="28"/>
        </w:rPr>
      </w:pPr>
      <w:r>
        <w:rPr>
          <w:rFonts w:eastAsia="楷体_GB2312" w:hint="eastAsia"/>
          <w:sz w:val="28"/>
          <w:szCs w:val="28"/>
        </w:rPr>
        <w:t>Major</w:t>
      </w:r>
    </w:p>
    <w:p w14:paraId="01554E16" w14:textId="77777777" w:rsidR="00EC2F88" w:rsidRDefault="00EC2F88">
      <w:pPr>
        <w:jc w:val="center"/>
      </w:pPr>
    </w:p>
    <w:p w14:paraId="40A155C5" w14:textId="77777777" w:rsidR="00EC2F88" w:rsidRDefault="00052F37">
      <w:pPr>
        <w:jc w:val="center"/>
        <w:rPr>
          <w:rFonts w:eastAsia="楷体_GB2312"/>
          <w:sz w:val="28"/>
          <w:szCs w:val="28"/>
        </w:rPr>
      </w:pPr>
      <w:r>
        <w:rPr>
          <w:rFonts w:eastAsia="楷体_GB2312"/>
          <w:b/>
          <w:bCs/>
          <w:sz w:val="28"/>
          <w:szCs w:val="28"/>
        </w:rPr>
        <w:t>Student:</w:t>
      </w:r>
      <w:r>
        <w:rPr>
          <w:rFonts w:eastAsia="楷体_GB2312"/>
          <w:sz w:val="28"/>
          <w:szCs w:val="28"/>
        </w:rPr>
        <w:t xml:space="preserve"> </w:t>
      </w:r>
      <w:r>
        <w:rPr>
          <w:rFonts w:eastAsia="楷体_GB2312" w:hint="eastAsia"/>
          <w:sz w:val="28"/>
          <w:szCs w:val="28"/>
        </w:rPr>
        <w:t>XXX</w:t>
      </w:r>
      <w:r>
        <w:rPr>
          <w:rFonts w:eastAsia="楷体_GB2312"/>
          <w:sz w:val="28"/>
          <w:szCs w:val="28"/>
        </w:rPr>
        <w:t xml:space="preserve">   </w:t>
      </w:r>
      <w:r>
        <w:rPr>
          <w:b/>
          <w:bCs/>
          <w:sz w:val="28"/>
          <w:szCs w:val="28"/>
        </w:rPr>
        <w:t>Adviser:</w:t>
      </w:r>
      <w:r>
        <w:rPr>
          <w:rFonts w:hint="eastAsia"/>
          <w:b/>
          <w:bCs/>
          <w:sz w:val="28"/>
          <w:szCs w:val="28"/>
        </w:rPr>
        <w:t xml:space="preserve"> </w:t>
      </w:r>
      <w:r>
        <w:rPr>
          <w:rFonts w:hint="eastAsia"/>
          <w:sz w:val="28"/>
          <w:szCs w:val="28"/>
        </w:rPr>
        <w:t>XXX</w:t>
      </w:r>
    </w:p>
    <w:p w14:paraId="08642DC1" w14:textId="77777777" w:rsidR="00EC2F88" w:rsidRDefault="00EC2F88">
      <w:pPr>
        <w:jc w:val="center"/>
      </w:pPr>
    </w:p>
    <w:p w14:paraId="063BF320" w14:textId="77777777" w:rsidR="00EC2F88" w:rsidRDefault="00EC2F88">
      <w:pPr>
        <w:jc w:val="center"/>
      </w:pPr>
    </w:p>
    <w:p w14:paraId="44EAB3F8" w14:textId="77777777" w:rsidR="00EC2F88" w:rsidRDefault="00052F37">
      <w:pPr>
        <w:pStyle w:val="aff2"/>
        <w:spacing w:before="0"/>
        <w:ind w:firstLineChars="204" w:firstLine="391"/>
      </w:pPr>
      <w:r>
        <w:rPr>
          <w:rFonts w:eastAsia="楷体"/>
          <w:b/>
          <w:color w:val="000000"/>
          <w:kern w:val="0"/>
          <w:szCs w:val="21"/>
        </w:rPr>
        <w:t xml:space="preserve">[Abstract] </w:t>
      </w:r>
      <w:r>
        <w:rPr>
          <w:rFonts w:hint="eastAsia"/>
        </w:rPr>
        <w:t>XXXX</w:t>
      </w:r>
    </w:p>
    <w:p w14:paraId="7B070469" w14:textId="77777777" w:rsidR="00EC2F88" w:rsidRDefault="00052F37">
      <w:pPr>
        <w:pStyle w:val="aff2"/>
        <w:spacing w:before="0"/>
        <w:ind w:firstLineChars="204" w:firstLine="391"/>
      </w:pPr>
      <w:r>
        <w:rPr>
          <w:rFonts w:eastAsia="楷体"/>
          <w:b/>
          <w:color w:val="000000"/>
          <w:kern w:val="0"/>
          <w:szCs w:val="21"/>
        </w:rPr>
        <w:t xml:space="preserve">[Key Words] </w:t>
      </w:r>
      <w:r>
        <w:rPr>
          <w:rFonts w:eastAsia="楷体" w:hint="eastAsia"/>
          <w:szCs w:val="21"/>
        </w:rPr>
        <w:t>XXXX</w:t>
      </w:r>
    </w:p>
    <w:p w14:paraId="57412FBF" w14:textId="77777777" w:rsidR="00EC2F88" w:rsidRDefault="00EC2F88">
      <w:pPr>
        <w:spacing w:beforeLines="200" w:before="582" w:afterLines="100" w:after="291" w:line="400" w:lineRule="exact"/>
        <w:rPr>
          <w:rFonts w:ascii="楷体_GB2312" w:eastAsia="楷体_GB2312"/>
          <w:i/>
          <w:color w:val="FF0000"/>
          <w:szCs w:val="21"/>
        </w:rPr>
      </w:pPr>
    </w:p>
    <w:p w14:paraId="7AD1991C" w14:textId="77777777" w:rsidR="00EC2F88" w:rsidRDefault="00EC2F88">
      <w:pPr>
        <w:spacing w:beforeLines="200" w:before="582" w:afterLines="100" w:after="291" w:line="400" w:lineRule="exact"/>
        <w:rPr>
          <w:rFonts w:eastAsia="黑体"/>
          <w:b/>
          <w:sz w:val="36"/>
          <w:szCs w:val="36"/>
        </w:rPr>
        <w:sectPr w:rsidR="00EC2F88">
          <w:headerReference w:type="default" r:id="rId18"/>
          <w:footerReference w:type="default" r:id="rId19"/>
          <w:headerReference w:type="first" r:id="rId20"/>
          <w:footerReference w:type="first" r:id="rId21"/>
          <w:pgSz w:w="11907" w:h="16840"/>
          <w:pgMar w:top="1418" w:right="1134" w:bottom="1418" w:left="1418" w:header="851" w:footer="851" w:gutter="0"/>
          <w:pgNumType w:fmt="upperRoman" w:start="1"/>
          <w:cols w:space="720"/>
          <w:titlePg/>
          <w:docGrid w:type="linesAndChars" w:linePitch="291" w:charSpace="-3908"/>
        </w:sectPr>
      </w:pPr>
    </w:p>
    <w:p w14:paraId="55EBC87F" w14:textId="77777777" w:rsidR="00EC2F88" w:rsidRDefault="00052F37">
      <w:pPr>
        <w:spacing w:beforeLines="200" w:before="580" w:afterLines="100" w:after="290" w:line="400" w:lineRule="exact"/>
        <w:jc w:val="center"/>
        <w:rPr>
          <w:rFonts w:eastAsia="黑体"/>
          <w:b/>
          <w:sz w:val="36"/>
          <w:szCs w:val="36"/>
        </w:rPr>
      </w:pPr>
      <w:commentRangeStart w:id="5"/>
      <w:r>
        <w:rPr>
          <w:rFonts w:eastAsia="黑体" w:hint="eastAsia"/>
          <w:b/>
          <w:sz w:val="36"/>
          <w:szCs w:val="36"/>
        </w:rPr>
        <w:lastRenderedPageBreak/>
        <w:t>目</w:t>
      </w:r>
      <w:r>
        <w:rPr>
          <w:rFonts w:eastAsia="黑体" w:hint="eastAsia"/>
          <w:b/>
          <w:sz w:val="36"/>
          <w:szCs w:val="36"/>
        </w:rPr>
        <w:t xml:space="preserve">  </w:t>
      </w:r>
      <w:r>
        <w:rPr>
          <w:rFonts w:eastAsia="黑体" w:hint="eastAsia"/>
          <w:b/>
          <w:sz w:val="36"/>
          <w:szCs w:val="36"/>
        </w:rPr>
        <w:t>录</w:t>
      </w:r>
      <w:commentRangeEnd w:id="5"/>
      <w:r>
        <w:rPr>
          <w:rStyle w:val="afd"/>
        </w:rPr>
        <w:commentReference w:id="5"/>
      </w:r>
    </w:p>
    <w:p w14:paraId="51779DC2"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r>
        <w:fldChar w:fldCharType="begin"/>
      </w:r>
      <w:r>
        <w:instrText xml:space="preserve"> TOC \o "1-3" \h \z \u </w:instrText>
      </w:r>
      <w:r>
        <w:fldChar w:fldCharType="separate"/>
      </w:r>
      <w:hyperlink w:anchor="_Toc195648691" w:history="1">
        <w:r>
          <w:rPr>
            <w:rStyle w:val="afc"/>
            <w:rFonts w:ascii="黑体" w:hAnsi="黑体"/>
          </w:rPr>
          <w:t>1</w:t>
        </w:r>
        <w:r>
          <w:rPr>
            <w:rStyle w:val="afc"/>
          </w:rPr>
          <w:t xml:space="preserve"> 绪论</w:t>
        </w:r>
        <w:r>
          <w:tab/>
        </w:r>
        <w:r>
          <w:fldChar w:fldCharType="begin"/>
        </w:r>
        <w:r>
          <w:instrText xml:space="preserve"> PAGEREF _Toc195648691 \h </w:instrText>
        </w:r>
        <w:r>
          <w:fldChar w:fldCharType="separate"/>
        </w:r>
        <w:r>
          <w:t>5</w:t>
        </w:r>
        <w:r>
          <w:fldChar w:fldCharType="end"/>
        </w:r>
      </w:hyperlink>
    </w:p>
    <w:p w14:paraId="74EBEB59"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692" w:history="1">
        <w:r>
          <w:rPr>
            <w:rStyle w:val="afc"/>
            <w:rFonts w:ascii="黑体" w:hAnsi="黑体"/>
          </w:rPr>
          <w:t>1.1</w:t>
        </w:r>
        <w:r>
          <w:rPr>
            <w:rStyle w:val="afc"/>
          </w:rPr>
          <w:t xml:space="preserve"> 研究背景</w:t>
        </w:r>
        <w:r>
          <w:tab/>
        </w:r>
        <w:r>
          <w:fldChar w:fldCharType="begin"/>
        </w:r>
        <w:r>
          <w:instrText xml:space="preserve"> PAGEREF _Toc195648692 \h </w:instrText>
        </w:r>
        <w:r>
          <w:fldChar w:fldCharType="separate"/>
        </w:r>
        <w:r>
          <w:t>5</w:t>
        </w:r>
        <w:r>
          <w:fldChar w:fldCharType="end"/>
        </w:r>
      </w:hyperlink>
    </w:p>
    <w:p w14:paraId="19B0A74D"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693" w:history="1">
        <w:r>
          <w:rPr>
            <w:rStyle w:val="afc"/>
            <w:rFonts w:ascii="黑体" w:hAnsi="黑体"/>
          </w:rPr>
          <w:t>1.2</w:t>
        </w:r>
        <w:r>
          <w:rPr>
            <w:rStyle w:val="afc"/>
          </w:rPr>
          <w:t xml:space="preserve"> 国内外研究现状</w:t>
        </w:r>
        <w:r>
          <w:tab/>
        </w:r>
        <w:r>
          <w:fldChar w:fldCharType="begin"/>
        </w:r>
        <w:r>
          <w:instrText xml:space="preserve"> PAGEREF _Toc195648693 \h </w:instrText>
        </w:r>
        <w:r>
          <w:fldChar w:fldCharType="separate"/>
        </w:r>
        <w:r>
          <w:t>5</w:t>
        </w:r>
        <w:r>
          <w:fldChar w:fldCharType="end"/>
        </w:r>
      </w:hyperlink>
    </w:p>
    <w:p w14:paraId="290EF317"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694" w:history="1">
        <w:r>
          <w:rPr>
            <w:rStyle w:val="afc"/>
            <w:rFonts w:ascii="黑体" w:hAnsi="黑体"/>
          </w:rPr>
          <w:t>1.3</w:t>
        </w:r>
        <w:r>
          <w:rPr>
            <w:rStyle w:val="afc"/>
          </w:rPr>
          <w:t xml:space="preserve"> 论文主要工作</w:t>
        </w:r>
        <w:r>
          <w:tab/>
        </w:r>
        <w:r>
          <w:fldChar w:fldCharType="begin"/>
        </w:r>
        <w:r>
          <w:instrText xml:space="preserve"> PAGEREF _Toc195648694 \h </w:instrText>
        </w:r>
        <w:r>
          <w:fldChar w:fldCharType="separate"/>
        </w:r>
        <w:r>
          <w:t>6</w:t>
        </w:r>
        <w:r>
          <w:fldChar w:fldCharType="end"/>
        </w:r>
      </w:hyperlink>
    </w:p>
    <w:p w14:paraId="3D908316"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695" w:history="1">
        <w:r>
          <w:rPr>
            <w:rStyle w:val="afc"/>
            <w:rFonts w:ascii="黑体" w:hAnsi="黑体"/>
          </w:rPr>
          <w:t>1.4</w:t>
        </w:r>
        <w:r>
          <w:rPr>
            <w:rStyle w:val="afc"/>
          </w:rPr>
          <w:t xml:space="preserve"> 论文组织与结构</w:t>
        </w:r>
        <w:r>
          <w:tab/>
        </w:r>
        <w:r>
          <w:fldChar w:fldCharType="begin"/>
        </w:r>
        <w:r>
          <w:instrText xml:space="preserve"> PAGEREF _Toc195648695 \h </w:instrText>
        </w:r>
        <w:r>
          <w:fldChar w:fldCharType="separate"/>
        </w:r>
        <w:r>
          <w:t>6</w:t>
        </w:r>
        <w:r>
          <w:fldChar w:fldCharType="end"/>
        </w:r>
      </w:hyperlink>
    </w:p>
    <w:p w14:paraId="6C01B2A3"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696" w:history="1">
        <w:r>
          <w:rPr>
            <w:rStyle w:val="afc"/>
            <w:rFonts w:ascii="黑体" w:hAnsi="黑体"/>
          </w:rPr>
          <w:t>2</w:t>
        </w:r>
        <w:r>
          <w:rPr>
            <w:rStyle w:val="afc"/>
          </w:rPr>
          <w:t xml:space="preserve"> 相关知识概述</w:t>
        </w:r>
        <w:r>
          <w:tab/>
        </w:r>
        <w:r>
          <w:fldChar w:fldCharType="begin"/>
        </w:r>
        <w:r>
          <w:instrText xml:space="preserve"> PAGEREF _Toc195648696 \h </w:instrText>
        </w:r>
        <w:r>
          <w:fldChar w:fldCharType="separate"/>
        </w:r>
        <w:r>
          <w:t>7</w:t>
        </w:r>
        <w:r>
          <w:fldChar w:fldCharType="end"/>
        </w:r>
      </w:hyperlink>
    </w:p>
    <w:p w14:paraId="182F1AA4"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697" w:history="1">
        <w:r>
          <w:rPr>
            <w:rStyle w:val="afc"/>
            <w:rFonts w:ascii="黑体" w:hAnsi="黑体"/>
          </w:rPr>
          <w:t>2.1</w:t>
        </w:r>
        <w:r>
          <w:rPr>
            <w:rStyle w:val="afc"/>
          </w:rPr>
          <w:t xml:space="preserve"> Django框架概述</w:t>
        </w:r>
        <w:r>
          <w:tab/>
        </w:r>
        <w:r>
          <w:fldChar w:fldCharType="begin"/>
        </w:r>
        <w:r>
          <w:instrText xml:space="preserve"> PAGEREF _Toc195648697 \h </w:instrText>
        </w:r>
        <w:r>
          <w:fldChar w:fldCharType="separate"/>
        </w:r>
        <w:r>
          <w:t>7</w:t>
        </w:r>
        <w:r>
          <w:fldChar w:fldCharType="end"/>
        </w:r>
      </w:hyperlink>
    </w:p>
    <w:p w14:paraId="621DD021"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698" w:history="1">
        <w:r>
          <w:rPr>
            <w:rStyle w:val="afc"/>
            <w:rFonts w:ascii="黑体" w:hAnsi="黑体"/>
          </w:rPr>
          <w:t>2.2</w:t>
        </w:r>
        <w:r>
          <w:rPr>
            <w:rStyle w:val="afc"/>
          </w:rPr>
          <w:t xml:space="preserve"> 微博数据爬取技术</w:t>
        </w:r>
        <w:r>
          <w:tab/>
        </w:r>
        <w:r>
          <w:fldChar w:fldCharType="begin"/>
        </w:r>
        <w:r>
          <w:instrText xml:space="preserve"> PAGEREF _Toc195648698 \h </w:instrText>
        </w:r>
        <w:r>
          <w:fldChar w:fldCharType="separate"/>
        </w:r>
        <w:r>
          <w:t>7</w:t>
        </w:r>
        <w:r>
          <w:fldChar w:fldCharType="end"/>
        </w:r>
      </w:hyperlink>
    </w:p>
    <w:p w14:paraId="2CC677ED"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699" w:history="1">
        <w:r>
          <w:rPr>
            <w:rStyle w:val="afc"/>
            <w:rFonts w:ascii="黑体" w:hAnsi="黑体"/>
          </w:rPr>
          <w:t>2.3</w:t>
        </w:r>
        <w:r>
          <w:rPr>
            <w:rStyle w:val="afc"/>
          </w:rPr>
          <w:t xml:space="preserve"> 数据存储技术</w:t>
        </w:r>
        <w:r>
          <w:tab/>
        </w:r>
        <w:r>
          <w:fldChar w:fldCharType="begin"/>
        </w:r>
        <w:r>
          <w:instrText xml:space="preserve"> PAGEREF _Toc195648699 \h </w:instrText>
        </w:r>
        <w:r>
          <w:fldChar w:fldCharType="separate"/>
        </w:r>
        <w:r>
          <w:t>7</w:t>
        </w:r>
        <w:r>
          <w:fldChar w:fldCharType="end"/>
        </w:r>
      </w:hyperlink>
    </w:p>
    <w:p w14:paraId="54F39530"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00" w:history="1">
        <w:r>
          <w:rPr>
            <w:rStyle w:val="afc"/>
            <w:rFonts w:ascii="黑体" w:hAnsi="黑体"/>
          </w:rPr>
          <w:t>2.4</w:t>
        </w:r>
        <w:r>
          <w:rPr>
            <w:rStyle w:val="afc"/>
          </w:rPr>
          <w:t xml:space="preserve"> 舆情分析方法</w:t>
        </w:r>
        <w:r>
          <w:tab/>
        </w:r>
        <w:r>
          <w:fldChar w:fldCharType="begin"/>
        </w:r>
        <w:r>
          <w:instrText xml:space="preserve"> PAGEREF _Toc195648700 \h </w:instrText>
        </w:r>
        <w:r>
          <w:fldChar w:fldCharType="separate"/>
        </w:r>
        <w:r>
          <w:t>7</w:t>
        </w:r>
        <w:r>
          <w:fldChar w:fldCharType="end"/>
        </w:r>
      </w:hyperlink>
    </w:p>
    <w:p w14:paraId="1FAF4754"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01" w:history="1">
        <w:r>
          <w:rPr>
            <w:rStyle w:val="afc"/>
            <w:rFonts w:ascii="黑体" w:hAnsi="黑体"/>
          </w:rPr>
          <w:t>2.5</w:t>
        </w:r>
        <w:r>
          <w:rPr>
            <w:rStyle w:val="afc"/>
          </w:rPr>
          <w:t xml:space="preserve"> 数据可视化技术</w:t>
        </w:r>
        <w:r>
          <w:tab/>
        </w:r>
        <w:r>
          <w:fldChar w:fldCharType="begin"/>
        </w:r>
        <w:r>
          <w:instrText xml:space="preserve"> PAGEREF _Toc195648701 \h </w:instrText>
        </w:r>
        <w:r>
          <w:fldChar w:fldCharType="separate"/>
        </w:r>
        <w:r>
          <w:t>8</w:t>
        </w:r>
        <w:r>
          <w:fldChar w:fldCharType="end"/>
        </w:r>
      </w:hyperlink>
    </w:p>
    <w:p w14:paraId="225022C8"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02" w:history="1">
        <w:r>
          <w:rPr>
            <w:rStyle w:val="afc"/>
            <w:rFonts w:ascii="黑体" w:hAnsi="黑体"/>
          </w:rPr>
          <w:t>2.6</w:t>
        </w:r>
        <w:r>
          <w:rPr>
            <w:rStyle w:val="afc"/>
          </w:rPr>
          <w:t xml:space="preserve"> 用户认证与授权</w:t>
        </w:r>
        <w:r>
          <w:tab/>
        </w:r>
        <w:r>
          <w:fldChar w:fldCharType="begin"/>
        </w:r>
        <w:r>
          <w:instrText xml:space="preserve"> PAGEREF _Toc195648702 \h </w:instrText>
        </w:r>
        <w:r>
          <w:fldChar w:fldCharType="separate"/>
        </w:r>
        <w:r>
          <w:t>8</w:t>
        </w:r>
        <w:r>
          <w:fldChar w:fldCharType="end"/>
        </w:r>
      </w:hyperlink>
    </w:p>
    <w:p w14:paraId="77530E25"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03" w:history="1">
        <w:r>
          <w:rPr>
            <w:rStyle w:val="afc"/>
            <w:rFonts w:ascii="黑体" w:hAnsi="黑体"/>
          </w:rPr>
          <w:t>2.7</w:t>
        </w:r>
        <w:r>
          <w:rPr>
            <w:rStyle w:val="afc"/>
          </w:rPr>
          <w:t xml:space="preserve"> 本章小结</w:t>
        </w:r>
        <w:r>
          <w:tab/>
        </w:r>
        <w:r>
          <w:fldChar w:fldCharType="begin"/>
        </w:r>
        <w:r>
          <w:instrText xml:space="preserve"> PAGEREF _Toc195648703 \h </w:instrText>
        </w:r>
        <w:r>
          <w:fldChar w:fldCharType="separate"/>
        </w:r>
        <w:r>
          <w:t>8</w:t>
        </w:r>
        <w:r>
          <w:fldChar w:fldCharType="end"/>
        </w:r>
      </w:hyperlink>
    </w:p>
    <w:p w14:paraId="4852AA2F"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704" w:history="1">
        <w:r>
          <w:rPr>
            <w:rStyle w:val="afc"/>
            <w:rFonts w:ascii="黑体" w:hAnsi="黑体"/>
          </w:rPr>
          <w:t>3</w:t>
        </w:r>
        <w:r>
          <w:rPr>
            <w:rStyle w:val="afc"/>
          </w:rPr>
          <w:t xml:space="preserve"> 系统分析</w:t>
        </w:r>
        <w:r>
          <w:tab/>
        </w:r>
        <w:r>
          <w:fldChar w:fldCharType="begin"/>
        </w:r>
        <w:r>
          <w:instrText xml:space="preserve"> PAGEREF _Toc195648704 \h </w:instrText>
        </w:r>
        <w:r>
          <w:fldChar w:fldCharType="separate"/>
        </w:r>
        <w:r>
          <w:t>9</w:t>
        </w:r>
        <w:r>
          <w:fldChar w:fldCharType="end"/>
        </w:r>
      </w:hyperlink>
    </w:p>
    <w:p w14:paraId="2657B9F2"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05" w:history="1">
        <w:r>
          <w:rPr>
            <w:rStyle w:val="afc"/>
            <w:rFonts w:ascii="黑体" w:hAnsi="黑体"/>
          </w:rPr>
          <w:t>3.1</w:t>
        </w:r>
        <w:r>
          <w:rPr>
            <w:rStyle w:val="afc"/>
          </w:rPr>
          <w:t xml:space="preserve"> 可行性分析</w:t>
        </w:r>
        <w:r>
          <w:tab/>
        </w:r>
        <w:r>
          <w:fldChar w:fldCharType="begin"/>
        </w:r>
        <w:r>
          <w:instrText xml:space="preserve"> PAGEREF _Toc195648705 \h </w:instrText>
        </w:r>
        <w:r>
          <w:fldChar w:fldCharType="separate"/>
        </w:r>
        <w:r>
          <w:t>9</w:t>
        </w:r>
        <w:r>
          <w:fldChar w:fldCharType="end"/>
        </w:r>
      </w:hyperlink>
    </w:p>
    <w:p w14:paraId="0E854FD6"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06" w:history="1">
        <w:r>
          <w:rPr>
            <w:rStyle w:val="afc"/>
          </w:rPr>
          <w:t>3.1.1 技术可行性</w:t>
        </w:r>
        <w:r>
          <w:tab/>
        </w:r>
        <w:r>
          <w:fldChar w:fldCharType="begin"/>
        </w:r>
        <w:r>
          <w:instrText xml:space="preserve"> PAGEREF _Toc195648706 \h </w:instrText>
        </w:r>
        <w:r>
          <w:fldChar w:fldCharType="separate"/>
        </w:r>
        <w:r>
          <w:t>9</w:t>
        </w:r>
        <w:r>
          <w:fldChar w:fldCharType="end"/>
        </w:r>
      </w:hyperlink>
    </w:p>
    <w:p w14:paraId="2B546CD5"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07" w:history="1">
        <w:r>
          <w:rPr>
            <w:rStyle w:val="afc"/>
          </w:rPr>
          <w:t>3.1.2 经济可行性</w:t>
        </w:r>
        <w:r>
          <w:tab/>
        </w:r>
        <w:r>
          <w:fldChar w:fldCharType="begin"/>
        </w:r>
        <w:r>
          <w:instrText xml:space="preserve"> PAGEREF _Toc195648707 \h </w:instrText>
        </w:r>
        <w:r>
          <w:fldChar w:fldCharType="separate"/>
        </w:r>
        <w:r>
          <w:t>9</w:t>
        </w:r>
        <w:r>
          <w:fldChar w:fldCharType="end"/>
        </w:r>
      </w:hyperlink>
    </w:p>
    <w:p w14:paraId="60DFE1AC"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08" w:history="1">
        <w:r>
          <w:rPr>
            <w:rStyle w:val="afc"/>
          </w:rPr>
          <w:t>3.1.3 操作可行性</w:t>
        </w:r>
        <w:r>
          <w:tab/>
        </w:r>
        <w:r>
          <w:fldChar w:fldCharType="begin"/>
        </w:r>
        <w:r>
          <w:instrText xml:space="preserve"> PAGEREF _Toc195648708 \h </w:instrText>
        </w:r>
        <w:r>
          <w:fldChar w:fldCharType="separate"/>
        </w:r>
        <w:r>
          <w:t>9</w:t>
        </w:r>
        <w:r>
          <w:fldChar w:fldCharType="end"/>
        </w:r>
      </w:hyperlink>
    </w:p>
    <w:p w14:paraId="07E16977"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09" w:history="1">
        <w:r>
          <w:rPr>
            <w:rStyle w:val="afc"/>
            <w:rFonts w:ascii="黑体" w:hAnsi="黑体"/>
          </w:rPr>
          <w:t>3.2</w:t>
        </w:r>
        <w:r>
          <w:rPr>
            <w:rStyle w:val="afc"/>
          </w:rPr>
          <w:t xml:space="preserve"> 需求分析</w:t>
        </w:r>
        <w:r>
          <w:tab/>
        </w:r>
        <w:r>
          <w:fldChar w:fldCharType="begin"/>
        </w:r>
        <w:r>
          <w:instrText xml:space="preserve"> PAGEREF _Toc195648709 \h </w:instrText>
        </w:r>
        <w:r>
          <w:fldChar w:fldCharType="separate"/>
        </w:r>
        <w:r>
          <w:t>9</w:t>
        </w:r>
        <w:r>
          <w:fldChar w:fldCharType="end"/>
        </w:r>
      </w:hyperlink>
    </w:p>
    <w:p w14:paraId="6D97B5DF"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10" w:history="1">
        <w:r>
          <w:rPr>
            <w:rStyle w:val="afc"/>
          </w:rPr>
          <w:t>3.2.1 功能需求</w:t>
        </w:r>
        <w:r>
          <w:tab/>
        </w:r>
        <w:r>
          <w:fldChar w:fldCharType="begin"/>
        </w:r>
        <w:r>
          <w:instrText xml:space="preserve"> PAGEREF _Toc195648710 \h </w:instrText>
        </w:r>
        <w:r>
          <w:fldChar w:fldCharType="separate"/>
        </w:r>
        <w:r>
          <w:t>9</w:t>
        </w:r>
        <w:r>
          <w:fldChar w:fldCharType="end"/>
        </w:r>
      </w:hyperlink>
    </w:p>
    <w:p w14:paraId="70291C54"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11" w:history="1">
        <w:r>
          <w:rPr>
            <w:rStyle w:val="afc"/>
          </w:rPr>
          <w:t>3.2.2 非功能需求</w:t>
        </w:r>
        <w:r>
          <w:tab/>
        </w:r>
        <w:r>
          <w:fldChar w:fldCharType="begin"/>
        </w:r>
        <w:r>
          <w:instrText xml:space="preserve"> PAGEREF _Toc195648711 \h </w:instrText>
        </w:r>
        <w:r>
          <w:fldChar w:fldCharType="separate"/>
        </w:r>
        <w:r>
          <w:t>10</w:t>
        </w:r>
        <w:r>
          <w:fldChar w:fldCharType="end"/>
        </w:r>
      </w:hyperlink>
    </w:p>
    <w:p w14:paraId="7430A724"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12" w:history="1">
        <w:r>
          <w:rPr>
            <w:rStyle w:val="afc"/>
            <w:rFonts w:ascii="黑体" w:hAnsi="黑体"/>
          </w:rPr>
          <w:t>3.3</w:t>
        </w:r>
        <w:r>
          <w:rPr>
            <w:rStyle w:val="afc"/>
          </w:rPr>
          <w:t xml:space="preserve"> 本章小结</w:t>
        </w:r>
        <w:r>
          <w:tab/>
        </w:r>
        <w:r>
          <w:fldChar w:fldCharType="begin"/>
        </w:r>
        <w:r>
          <w:instrText xml:space="preserve"> PAGEREF _Toc195648712 \h </w:instrText>
        </w:r>
        <w:r>
          <w:fldChar w:fldCharType="separate"/>
        </w:r>
        <w:r>
          <w:t>10</w:t>
        </w:r>
        <w:r>
          <w:fldChar w:fldCharType="end"/>
        </w:r>
      </w:hyperlink>
    </w:p>
    <w:p w14:paraId="09890E30"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713" w:history="1">
        <w:r>
          <w:rPr>
            <w:rStyle w:val="afc"/>
            <w:rFonts w:ascii="黑体" w:hAnsi="黑体"/>
          </w:rPr>
          <w:t>4</w:t>
        </w:r>
        <w:r>
          <w:rPr>
            <w:rStyle w:val="afc"/>
          </w:rPr>
          <w:t xml:space="preserve"> 系统设计</w:t>
        </w:r>
        <w:r>
          <w:tab/>
        </w:r>
        <w:r>
          <w:fldChar w:fldCharType="begin"/>
        </w:r>
        <w:r>
          <w:instrText xml:space="preserve"> PAGEREF _Toc195648713 \h </w:instrText>
        </w:r>
        <w:r>
          <w:fldChar w:fldCharType="separate"/>
        </w:r>
        <w:r>
          <w:t>11</w:t>
        </w:r>
        <w:r>
          <w:fldChar w:fldCharType="end"/>
        </w:r>
      </w:hyperlink>
    </w:p>
    <w:p w14:paraId="69F1EF86"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14" w:history="1">
        <w:r>
          <w:rPr>
            <w:rStyle w:val="afc"/>
            <w:rFonts w:ascii="黑体" w:hAnsi="黑体"/>
          </w:rPr>
          <w:t>4.1</w:t>
        </w:r>
        <w:r>
          <w:rPr>
            <w:rStyle w:val="afc"/>
          </w:rPr>
          <w:t xml:space="preserve"> 设计目标</w:t>
        </w:r>
        <w:r>
          <w:tab/>
        </w:r>
        <w:r>
          <w:fldChar w:fldCharType="begin"/>
        </w:r>
        <w:r>
          <w:instrText xml:space="preserve"> PAGEREF _Toc195648714 \h </w:instrText>
        </w:r>
        <w:r>
          <w:fldChar w:fldCharType="separate"/>
        </w:r>
        <w:r>
          <w:t>11</w:t>
        </w:r>
        <w:r>
          <w:fldChar w:fldCharType="end"/>
        </w:r>
      </w:hyperlink>
    </w:p>
    <w:p w14:paraId="017EC857"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15" w:history="1">
        <w:r>
          <w:rPr>
            <w:rStyle w:val="afc"/>
            <w:rFonts w:ascii="黑体" w:hAnsi="黑体"/>
          </w:rPr>
          <w:t>4.2</w:t>
        </w:r>
        <w:r>
          <w:rPr>
            <w:rStyle w:val="afc"/>
          </w:rPr>
          <w:t xml:space="preserve"> 使用模式设计</w:t>
        </w:r>
        <w:r>
          <w:tab/>
        </w:r>
        <w:r>
          <w:fldChar w:fldCharType="begin"/>
        </w:r>
        <w:r>
          <w:instrText xml:space="preserve"> PAGEREF _Toc195648715 \h </w:instrText>
        </w:r>
        <w:r>
          <w:fldChar w:fldCharType="separate"/>
        </w:r>
        <w:r>
          <w:t>11</w:t>
        </w:r>
        <w:r>
          <w:fldChar w:fldCharType="end"/>
        </w:r>
      </w:hyperlink>
    </w:p>
    <w:p w14:paraId="77D87137"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16" w:history="1">
        <w:r>
          <w:rPr>
            <w:rStyle w:val="afc"/>
          </w:rPr>
          <w:t>4.2.1 服务运行方式</w:t>
        </w:r>
        <w:r>
          <w:tab/>
        </w:r>
        <w:r>
          <w:fldChar w:fldCharType="begin"/>
        </w:r>
        <w:r>
          <w:instrText xml:space="preserve"> PAGEREF _Toc195648716 \h </w:instrText>
        </w:r>
        <w:r>
          <w:fldChar w:fldCharType="separate"/>
        </w:r>
        <w:r>
          <w:t>11</w:t>
        </w:r>
        <w:r>
          <w:fldChar w:fldCharType="end"/>
        </w:r>
      </w:hyperlink>
    </w:p>
    <w:p w14:paraId="457C535A"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17" w:history="1">
        <w:r>
          <w:rPr>
            <w:rStyle w:val="afc"/>
          </w:rPr>
          <w:t>4.2.2 Web服务架构</w:t>
        </w:r>
        <w:r>
          <w:tab/>
        </w:r>
        <w:r>
          <w:fldChar w:fldCharType="begin"/>
        </w:r>
        <w:r>
          <w:instrText xml:space="preserve"> PAGEREF _Toc195648717 \h </w:instrText>
        </w:r>
        <w:r>
          <w:fldChar w:fldCharType="separate"/>
        </w:r>
        <w:r>
          <w:t>11</w:t>
        </w:r>
        <w:r>
          <w:fldChar w:fldCharType="end"/>
        </w:r>
      </w:hyperlink>
    </w:p>
    <w:p w14:paraId="4D967930"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18" w:history="1">
        <w:r>
          <w:rPr>
            <w:rStyle w:val="afc"/>
            <w:rFonts w:ascii="黑体" w:hAnsi="黑体"/>
          </w:rPr>
          <w:t>4.3</w:t>
        </w:r>
        <w:r>
          <w:rPr>
            <w:rStyle w:val="afc"/>
          </w:rPr>
          <w:t xml:space="preserve"> 数据库设计</w:t>
        </w:r>
        <w:r>
          <w:tab/>
        </w:r>
        <w:r>
          <w:fldChar w:fldCharType="begin"/>
        </w:r>
        <w:r>
          <w:instrText xml:space="preserve"> PAGEREF _Toc195648718 \h </w:instrText>
        </w:r>
        <w:r>
          <w:fldChar w:fldCharType="separate"/>
        </w:r>
        <w:r>
          <w:t>11</w:t>
        </w:r>
        <w:r>
          <w:fldChar w:fldCharType="end"/>
        </w:r>
      </w:hyperlink>
    </w:p>
    <w:p w14:paraId="20B409F2"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19" w:history="1">
        <w:r>
          <w:rPr>
            <w:rStyle w:val="afc"/>
          </w:rPr>
          <w:t>4.3.1 数据库选择</w:t>
        </w:r>
        <w:r>
          <w:tab/>
        </w:r>
        <w:r>
          <w:fldChar w:fldCharType="begin"/>
        </w:r>
        <w:r>
          <w:instrText xml:space="preserve"> PAGEREF _Toc195648719 \h </w:instrText>
        </w:r>
        <w:r>
          <w:fldChar w:fldCharType="separate"/>
        </w:r>
        <w:r>
          <w:t>11</w:t>
        </w:r>
        <w:r>
          <w:fldChar w:fldCharType="end"/>
        </w:r>
      </w:hyperlink>
    </w:p>
    <w:p w14:paraId="35EE44C8"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0" w:history="1">
        <w:r>
          <w:rPr>
            <w:rStyle w:val="afc"/>
          </w:rPr>
          <w:t>4.3.2 数据库模型</w:t>
        </w:r>
        <w:r>
          <w:tab/>
        </w:r>
        <w:r>
          <w:fldChar w:fldCharType="begin"/>
        </w:r>
        <w:r>
          <w:instrText xml:space="preserve"> PAGEREF _Toc195648720 \h </w:instrText>
        </w:r>
        <w:r>
          <w:fldChar w:fldCharType="separate"/>
        </w:r>
        <w:r>
          <w:t>11</w:t>
        </w:r>
        <w:r>
          <w:fldChar w:fldCharType="end"/>
        </w:r>
      </w:hyperlink>
    </w:p>
    <w:p w14:paraId="10D18B85"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1" w:history="1">
        <w:r>
          <w:rPr>
            <w:rStyle w:val="afc"/>
          </w:rPr>
          <w:t>4.3.3 数据库存储</w:t>
        </w:r>
        <w:r>
          <w:tab/>
        </w:r>
        <w:r>
          <w:fldChar w:fldCharType="begin"/>
        </w:r>
        <w:r>
          <w:instrText xml:space="preserve"> PAGEREF _Toc195648721 \h </w:instrText>
        </w:r>
        <w:r>
          <w:fldChar w:fldCharType="separate"/>
        </w:r>
        <w:r>
          <w:t>12</w:t>
        </w:r>
        <w:r>
          <w:fldChar w:fldCharType="end"/>
        </w:r>
      </w:hyperlink>
    </w:p>
    <w:p w14:paraId="51E21F25"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22" w:history="1">
        <w:r>
          <w:rPr>
            <w:rStyle w:val="afc"/>
            <w:rFonts w:ascii="黑体" w:hAnsi="黑体"/>
          </w:rPr>
          <w:t>4.4</w:t>
        </w:r>
        <w:r>
          <w:rPr>
            <w:rStyle w:val="afc"/>
          </w:rPr>
          <w:t xml:space="preserve"> 后端API设计</w:t>
        </w:r>
        <w:r>
          <w:tab/>
        </w:r>
        <w:r>
          <w:fldChar w:fldCharType="begin"/>
        </w:r>
        <w:r>
          <w:instrText xml:space="preserve"> PAGEREF _Toc195648722 \h </w:instrText>
        </w:r>
        <w:r>
          <w:fldChar w:fldCharType="separate"/>
        </w:r>
        <w:r>
          <w:t>12</w:t>
        </w:r>
        <w:r>
          <w:fldChar w:fldCharType="end"/>
        </w:r>
      </w:hyperlink>
    </w:p>
    <w:p w14:paraId="6AD1A043"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3" w:history="1">
        <w:r>
          <w:rPr>
            <w:rStyle w:val="afc"/>
          </w:rPr>
          <w:t>4.4.1 用户管理接口</w:t>
        </w:r>
        <w:r>
          <w:tab/>
        </w:r>
        <w:r>
          <w:fldChar w:fldCharType="begin"/>
        </w:r>
        <w:r>
          <w:instrText xml:space="preserve"> PAGEREF _Toc195648723 \h </w:instrText>
        </w:r>
        <w:r>
          <w:fldChar w:fldCharType="separate"/>
        </w:r>
        <w:r>
          <w:t>12</w:t>
        </w:r>
        <w:r>
          <w:fldChar w:fldCharType="end"/>
        </w:r>
      </w:hyperlink>
    </w:p>
    <w:p w14:paraId="06FE11AB"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4" w:history="1">
        <w:r>
          <w:rPr>
            <w:rStyle w:val="afc"/>
          </w:rPr>
          <w:t>4.4.2 搜索接口</w:t>
        </w:r>
        <w:r>
          <w:tab/>
        </w:r>
        <w:r>
          <w:fldChar w:fldCharType="begin"/>
        </w:r>
        <w:r>
          <w:instrText xml:space="preserve"> PAGEREF _Toc195648724 \h </w:instrText>
        </w:r>
        <w:r>
          <w:fldChar w:fldCharType="separate"/>
        </w:r>
        <w:r>
          <w:t>12</w:t>
        </w:r>
        <w:r>
          <w:fldChar w:fldCharType="end"/>
        </w:r>
      </w:hyperlink>
    </w:p>
    <w:p w14:paraId="5BF8932D"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5" w:history="1">
        <w:r>
          <w:rPr>
            <w:rStyle w:val="afc"/>
          </w:rPr>
          <w:t>4.4.3 数据分析接口</w:t>
        </w:r>
        <w:r>
          <w:tab/>
        </w:r>
        <w:r>
          <w:fldChar w:fldCharType="begin"/>
        </w:r>
        <w:r>
          <w:instrText xml:space="preserve"> PAGEREF _Toc195648725 \h </w:instrText>
        </w:r>
        <w:r>
          <w:fldChar w:fldCharType="separate"/>
        </w:r>
        <w:r>
          <w:t>13</w:t>
        </w:r>
        <w:r>
          <w:fldChar w:fldCharType="end"/>
        </w:r>
      </w:hyperlink>
    </w:p>
    <w:p w14:paraId="6A331F2E"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6" w:history="1">
        <w:r>
          <w:rPr>
            <w:rStyle w:val="afc"/>
          </w:rPr>
          <w:t>4.4.4 预测分析接口</w:t>
        </w:r>
        <w:r>
          <w:tab/>
        </w:r>
        <w:r>
          <w:fldChar w:fldCharType="begin"/>
        </w:r>
        <w:r>
          <w:instrText xml:space="preserve"> PAGEREF _Toc195648726 \h </w:instrText>
        </w:r>
        <w:r>
          <w:fldChar w:fldCharType="separate"/>
        </w:r>
        <w:r>
          <w:t>13</w:t>
        </w:r>
        <w:r>
          <w:fldChar w:fldCharType="end"/>
        </w:r>
      </w:hyperlink>
    </w:p>
    <w:p w14:paraId="46400EE3"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27" w:history="1">
        <w:r>
          <w:rPr>
            <w:rStyle w:val="afc"/>
            <w:rFonts w:ascii="黑体" w:hAnsi="黑体"/>
          </w:rPr>
          <w:t>4.5</w:t>
        </w:r>
        <w:r>
          <w:rPr>
            <w:rStyle w:val="afc"/>
          </w:rPr>
          <w:t xml:space="preserve"> 前端界面设计</w:t>
        </w:r>
        <w:r>
          <w:tab/>
        </w:r>
        <w:r>
          <w:fldChar w:fldCharType="begin"/>
        </w:r>
        <w:r>
          <w:instrText xml:space="preserve"> PAGEREF _Toc195648727 \h </w:instrText>
        </w:r>
        <w:r>
          <w:fldChar w:fldCharType="separate"/>
        </w:r>
        <w:r>
          <w:t>13</w:t>
        </w:r>
        <w:r>
          <w:fldChar w:fldCharType="end"/>
        </w:r>
      </w:hyperlink>
    </w:p>
    <w:p w14:paraId="2287F8E0"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8" w:history="1">
        <w:r>
          <w:rPr>
            <w:rStyle w:val="afc"/>
          </w:rPr>
          <w:t>4.5.1 页面布局</w:t>
        </w:r>
        <w:r>
          <w:tab/>
        </w:r>
        <w:r>
          <w:fldChar w:fldCharType="begin"/>
        </w:r>
        <w:r>
          <w:instrText xml:space="preserve"> PAGEREF _Toc195648728 \h </w:instrText>
        </w:r>
        <w:r>
          <w:fldChar w:fldCharType="separate"/>
        </w:r>
        <w:r>
          <w:t>13</w:t>
        </w:r>
        <w:r>
          <w:fldChar w:fldCharType="end"/>
        </w:r>
      </w:hyperlink>
    </w:p>
    <w:p w14:paraId="55637E1E"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29" w:history="1">
        <w:r>
          <w:rPr>
            <w:rStyle w:val="afc"/>
          </w:rPr>
          <w:t>4.5.2 功能模块</w:t>
        </w:r>
        <w:r>
          <w:tab/>
        </w:r>
        <w:r>
          <w:fldChar w:fldCharType="begin"/>
        </w:r>
        <w:r>
          <w:instrText xml:space="preserve"> PAGEREF _Toc195648729 \h </w:instrText>
        </w:r>
        <w:r>
          <w:fldChar w:fldCharType="separate"/>
        </w:r>
        <w:r>
          <w:t>14</w:t>
        </w:r>
        <w:r>
          <w:fldChar w:fldCharType="end"/>
        </w:r>
      </w:hyperlink>
    </w:p>
    <w:p w14:paraId="64EA2F72"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30" w:history="1">
        <w:r>
          <w:rPr>
            <w:rStyle w:val="afc"/>
            <w:rFonts w:ascii="黑体" w:hAnsi="黑体"/>
          </w:rPr>
          <w:t>4.6</w:t>
        </w:r>
        <w:r>
          <w:rPr>
            <w:rStyle w:val="afc"/>
          </w:rPr>
          <w:t xml:space="preserve"> 舆情分析方法设计</w:t>
        </w:r>
        <w:r>
          <w:tab/>
        </w:r>
        <w:r>
          <w:fldChar w:fldCharType="begin"/>
        </w:r>
        <w:r>
          <w:instrText xml:space="preserve"> PAGEREF _Toc195648730 \h </w:instrText>
        </w:r>
        <w:r>
          <w:fldChar w:fldCharType="separate"/>
        </w:r>
        <w:r>
          <w:t>16</w:t>
        </w:r>
        <w:r>
          <w:fldChar w:fldCharType="end"/>
        </w:r>
      </w:hyperlink>
    </w:p>
    <w:p w14:paraId="072B0D7F"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31" w:history="1">
        <w:r>
          <w:rPr>
            <w:rStyle w:val="afc"/>
            <w:rFonts w:ascii="黑体" w:hAnsi="黑体"/>
          </w:rPr>
          <w:t>4.7</w:t>
        </w:r>
        <w:r>
          <w:rPr>
            <w:rStyle w:val="afc"/>
          </w:rPr>
          <w:t xml:space="preserve"> 本章小结</w:t>
        </w:r>
        <w:r>
          <w:tab/>
        </w:r>
        <w:r>
          <w:fldChar w:fldCharType="begin"/>
        </w:r>
        <w:r>
          <w:instrText xml:space="preserve"> PAGEREF _Toc195648731 \h </w:instrText>
        </w:r>
        <w:r>
          <w:fldChar w:fldCharType="separate"/>
        </w:r>
        <w:r>
          <w:t>16</w:t>
        </w:r>
        <w:r>
          <w:fldChar w:fldCharType="end"/>
        </w:r>
      </w:hyperlink>
    </w:p>
    <w:p w14:paraId="19B175E4"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732" w:history="1">
        <w:r>
          <w:rPr>
            <w:rStyle w:val="afc"/>
            <w:rFonts w:ascii="黑体" w:hAnsi="黑体"/>
          </w:rPr>
          <w:t>5</w:t>
        </w:r>
        <w:r>
          <w:rPr>
            <w:rStyle w:val="afc"/>
          </w:rPr>
          <w:t xml:space="preserve"> 系统实现</w:t>
        </w:r>
        <w:r>
          <w:tab/>
        </w:r>
        <w:r>
          <w:fldChar w:fldCharType="begin"/>
        </w:r>
        <w:r>
          <w:instrText xml:space="preserve"> PAGEREF _Toc195648732 \h </w:instrText>
        </w:r>
        <w:r>
          <w:fldChar w:fldCharType="separate"/>
        </w:r>
        <w:r>
          <w:t>17</w:t>
        </w:r>
        <w:r>
          <w:fldChar w:fldCharType="end"/>
        </w:r>
      </w:hyperlink>
    </w:p>
    <w:p w14:paraId="48045A82"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33" w:history="1">
        <w:r>
          <w:rPr>
            <w:rStyle w:val="afc"/>
            <w:rFonts w:ascii="黑体" w:hAnsi="黑体"/>
          </w:rPr>
          <w:t>5.1</w:t>
        </w:r>
        <w:r>
          <w:rPr>
            <w:rStyle w:val="afc"/>
          </w:rPr>
          <w:t xml:space="preserve"> Django模块控制实现</w:t>
        </w:r>
        <w:r>
          <w:tab/>
        </w:r>
        <w:r>
          <w:fldChar w:fldCharType="begin"/>
        </w:r>
        <w:r>
          <w:instrText xml:space="preserve"> PAGEREF _Toc195648733 \h </w:instrText>
        </w:r>
        <w:r>
          <w:fldChar w:fldCharType="separate"/>
        </w:r>
        <w:r>
          <w:t>17</w:t>
        </w:r>
        <w:r>
          <w:fldChar w:fldCharType="end"/>
        </w:r>
      </w:hyperlink>
    </w:p>
    <w:p w14:paraId="6A110D48"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34" w:history="1">
        <w:r>
          <w:rPr>
            <w:rStyle w:val="afc"/>
            <w:rFonts w:ascii="黑体" w:hAnsi="黑体"/>
          </w:rPr>
          <w:t>5.2</w:t>
        </w:r>
        <w:r>
          <w:rPr>
            <w:rStyle w:val="afc"/>
          </w:rPr>
          <w:t xml:space="preserve"> 微博数据爬虫模块实现</w:t>
        </w:r>
        <w:r>
          <w:tab/>
        </w:r>
        <w:r>
          <w:fldChar w:fldCharType="begin"/>
        </w:r>
        <w:r>
          <w:instrText xml:space="preserve"> PAGEREF _Toc195648734 \h </w:instrText>
        </w:r>
        <w:r>
          <w:fldChar w:fldCharType="separate"/>
        </w:r>
        <w:r>
          <w:t>20</w:t>
        </w:r>
        <w:r>
          <w:fldChar w:fldCharType="end"/>
        </w:r>
      </w:hyperlink>
    </w:p>
    <w:p w14:paraId="2B377E1D"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35" w:history="1">
        <w:r>
          <w:rPr>
            <w:rStyle w:val="afc"/>
          </w:rPr>
          <w:t>5.2.1 微博数据爬虫</w:t>
        </w:r>
        <w:r>
          <w:tab/>
        </w:r>
        <w:r>
          <w:fldChar w:fldCharType="begin"/>
        </w:r>
        <w:r>
          <w:instrText xml:space="preserve"> PAGEREF _Toc195648735 \h </w:instrText>
        </w:r>
        <w:r>
          <w:fldChar w:fldCharType="separate"/>
        </w:r>
        <w:r>
          <w:t>20</w:t>
        </w:r>
        <w:r>
          <w:fldChar w:fldCharType="end"/>
        </w:r>
      </w:hyperlink>
    </w:p>
    <w:p w14:paraId="0AEDFB26"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36" w:history="1">
        <w:r>
          <w:rPr>
            <w:rStyle w:val="afc"/>
          </w:rPr>
          <w:t>5.2.2 数据清洗及格式化</w:t>
        </w:r>
        <w:r>
          <w:tab/>
        </w:r>
        <w:r>
          <w:fldChar w:fldCharType="begin"/>
        </w:r>
        <w:r>
          <w:instrText xml:space="preserve"> PAGEREF _Toc195648736 \h </w:instrText>
        </w:r>
        <w:r>
          <w:fldChar w:fldCharType="separate"/>
        </w:r>
        <w:r>
          <w:t>21</w:t>
        </w:r>
        <w:r>
          <w:fldChar w:fldCharType="end"/>
        </w:r>
      </w:hyperlink>
    </w:p>
    <w:p w14:paraId="66C8A7C2"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37" w:history="1">
        <w:r>
          <w:rPr>
            <w:rStyle w:val="afc"/>
          </w:rPr>
          <w:t>5.2.3 微博实时数据展示</w:t>
        </w:r>
        <w:r>
          <w:tab/>
        </w:r>
        <w:r>
          <w:fldChar w:fldCharType="begin"/>
        </w:r>
        <w:r>
          <w:instrText xml:space="preserve"> PAGEREF _Toc195648737 \h </w:instrText>
        </w:r>
        <w:r>
          <w:fldChar w:fldCharType="separate"/>
        </w:r>
        <w:r>
          <w:t>23</w:t>
        </w:r>
        <w:r>
          <w:fldChar w:fldCharType="end"/>
        </w:r>
      </w:hyperlink>
    </w:p>
    <w:p w14:paraId="3AD8BE34"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38" w:history="1">
        <w:r>
          <w:rPr>
            <w:rStyle w:val="afc"/>
            <w:rFonts w:ascii="黑体" w:hAnsi="黑体"/>
          </w:rPr>
          <w:t>5.3</w:t>
        </w:r>
        <w:r>
          <w:rPr>
            <w:rStyle w:val="afc"/>
          </w:rPr>
          <w:t xml:space="preserve"> 热度事件分析模块实现</w:t>
        </w:r>
        <w:r>
          <w:tab/>
        </w:r>
        <w:r>
          <w:fldChar w:fldCharType="begin"/>
        </w:r>
        <w:r>
          <w:instrText xml:space="preserve"> PAGEREF _Toc195648738 \h </w:instrText>
        </w:r>
        <w:r>
          <w:fldChar w:fldCharType="separate"/>
        </w:r>
        <w:r>
          <w:t>24</w:t>
        </w:r>
        <w:r>
          <w:fldChar w:fldCharType="end"/>
        </w:r>
      </w:hyperlink>
    </w:p>
    <w:p w14:paraId="2805ACFB"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39" w:history="1">
        <w:r>
          <w:rPr>
            <w:rStyle w:val="afc"/>
          </w:rPr>
          <w:t>5.3.1 热度事件得分计算</w:t>
        </w:r>
        <w:r>
          <w:tab/>
        </w:r>
        <w:r>
          <w:fldChar w:fldCharType="begin"/>
        </w:r>
        <w:r>
          <w:instrText xml:space="preserve"> PAGEREF _Toc195648739 \h </w:instrText>
        </w:r>
        <w:r>
          <w:fldChar w:fldCharType="separate"/>
        </w:r>
        <w:r>
          <w:t>24</w:t>
        </w:r>
        <w:r>
          <w:fldChar w:fldCharType="end"/>
        </w:r>
      </w:hyperlink>
    </w:p>
    <w:p w14:paraId="7CC9D5B9"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40" w:history="1">
        <w:r>
          <w:rPr>
            <w:rStyle w:val="afc"/>
          </w:rPr>
          <w:t>5.3.2 舆情热度计算方法</w:t>
        </w:r>
        <w:r>
          <w:tab/>
        </w:r>
        <w:r>
          <w:fldChar w:fldCharType="begin"/>
        </w:r>
        <w:r>
          <w:instrText xml:space="preserve"> PAGEREF _Toc195648740 \h </w:instrText>
        </w:r>
        <w:r>
          <w:fldChar w:fldCharType="separate"/>
        </w:r>
        <w:r>
          <w:t>24</w:t>
        </w:r>
        <w:r>
          <w:fldChar w:fldCharType="end"/>
        </w:r>
      </w:hyperlink>
    </w:p>
    <w:p w14:paraId="6619116A"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41" w:history="1">
        <w:r>
          <w:rPr>
            <w:rStyle w:val="afc"/>
            <w:rFonts w:ascii="黑体" w:hAnsi="黑体"/>
          </w:rPr>
          <w:t>5.4</w:t>
        </w:r>
        <w:r>
          <w:rPr>
            <w:rStyle w:val="afc"/>
          </w:rPr>
          <w:t xml:space="preserve"> 帖子舆情分析模块实现</w:t>
        </w:r>
        <w:r>
          <w:tab/>
        </w:r>
        <w:r>
          <w:fldChar w:fldCharType="begin"/>
        </w:r>
        <w:r>
          <w:instrText xml:space="preserve"> PAGEREF _Toc195648741 \h </w:instrText>
        </w:r>
        <w:r>
          <w:fldChar w:fldCharType="separate"/>
        </w:r>
        <w:r>
          <w:t>25</w:t>
        </w:r>
        <w:r>
          <w:fldChar w:fldCharType="end"/>
        </w:r>
      </w:hyperlink>
    </w:p>
    <w:p w14:paraId="6ABE0F68"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42" w:history="1">
        <w:r>
          <w:rPr>
            <w:rStyle w:val="afc"/>
          </w:rPr>
          <w:t>5.4.1 情感分类实现</w:t>
        </w:r>
        <w:r>
          <w:tab/>
        </w:r>
        <w:r>
          <w:fldChar w:fldCharType="begin"/>
        </w:r>
        <w:r>
          <w:instrText xml:space="preserve"> PAGEREF _Toc195648742 \h </w:instrText>
        </w:r>
        <w:r>
          <w:fldChar w:fldCharType="separate"/>
        </w:r>
        <w:r>
          <w:t>25</w:t>
        </w:r>
        <w:r>
          <w:fldChar w:fldCharType="end"/>
        </w:r>
      </w:hyperlink>
    </w:p>
    <w:p w14:paraId="18620B4F"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43" w:history="1">
        <w:r>
          <w:rPr>
            <w:rStyle w:val="afc"/>
          </w:rPr>
          <w:t>5.4.2 热门帖子分析与展示</w:t>
        </w:r>
        <w:r>
          <w:tab/>
        </w:r>
        <w:r>
          <w:fldChar w:fldCharType="begin"/>
        </w:r>
        <w:r>
          <w:instrText xml:space="preserve"> PAGEREF _Toc195648743 \h </w:instrText>
        </w:r>
        <w:r>
          <w:fldChar w:fldCharType="separate"/>
        </w:r>
        <w:r>
          <w:t>26</w:t>
        </w:r>
        <w:r>
          <w:fldChar w:fldCharType="end"/>
        </w:r>
      </w:hyperlink>
    </w:p>
    <w:p w14:paraId="04589937"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44" w:history="1">
        <w:r>
          <w:rPr>
            <w:rStyle w:val="afc"/>
            <w:rFonts w:ascii="黑体" w:hAnsi="黑体"/>
          </w:rPr>
          <w:t>5.5</w:t>
        </w:r>
        <w:r>
          <w:rPr>
            <w:rStyle w:val="afc"/>
          </w:rPr>
          <w:t xml:space="preserve"> 用户活跃度分析模块实现</w:t>
        </w:r>
        <w:r>
          <w:tab/>
        </w:r>
        <w:r>
          <w:fldChar w:fldCharType="begin"/>
        </w:r>
        <w:r>
          <w:instrText xml:space="preserve"> PAGEREF _Toc195648744 \h </w:instrText>
        </w:r>
        <w:r>
          <w:fldChar w:fldCharType="separate"/>
        </w:r>
        <w:r>
          <w:t>27</w:t>
        </w:r>
        <w:r>
          <w:fldChar w:fldCharType="end"/>
        </w:r>
      </w:hyperlink>
    </w:p>
    <w:p w14:paraId="55FA7958"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45" w:history="1">
        <w:r>
          <w:rPr>
            <w:rStyle w:val="afc"/>
            <w:rFonts w:ascii="黑体" w:hAnsi="黑体"/>
          </w:rPr>
          <w:t>5.6</w:t>
        </w:r>
        <w:r>
          <w:rPr>
            <w:rStyle w:val="afc"/>
          </w:rPr>
          <w:t xml:space="preserve"> 评论舆情分析模块实现</w:t>
        </w:r>
        <w:r>
          <w:tab/>
        </w:r>
        <w:r>
          <w:fldChar w:fldCharType="begin"/>
        </w:r>
        <w:r>
          <w:instrText xml:space="preserve"> PAGEREF _Toc195648745 \h </w:instrText>
        </w:r>
        <w:r>
          <w:fldChar w:fldCharType="separate"/>
        </w:r>
        <w:r>
          <w:t>27</w:t>
        </w:r>
        <w:r>
          <w:fldChar w:fldCharType="end"/>
        </w:r>
      </w:hyperlink>
    </w:p>
    <w:p w14:paraId="050DFED0"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46" w:history="1">
        <w:r>
          <w:rPr>
            <w:rStyle w:val="afc"/>
          </w:rPr>
          <w:t>5.6.1 热门评论分析与展示</w:t>
        </w:r>
        <w:r>
          <w:tab/>
        </w:r>
        <w:r>
          <w:fldChar w:fldCharType="begin"/>
        </w:r>
        <w:r>
          <w:instrText xml:space="preserve"> PAGEREF _Toc195648746 \h </w:instrText>
        </w:r>
        <w:r>
          <w:fldChar w:fldCharType="separate"/>
        </w:r>
        <w:r>
          <w:t>28</w:t>
        </w:r>
        <w:r>
          <w:fldChar w:fldCharType="end"/>
        </w:r>
      </w:hyperlink>
    </w:p>
    <w:p w14:paraId="04F51CE0"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47" w:history="1">
        <w:r>
          <w:rPr>
            <w:rStyle w:val="afc"/>
          </w:rPr>
          <w:t>5.6.2 关键词云图实现</w:t>
        </w:r>
        <w:r>
          <w:tab/>
        </w:r>
        <w:r>
          <w:fldChar w:fldCharType="begin"/>
        </w:r>
        <w:r>
          <w:instrText xml:space="preserve"> PAGEREF _Toc195648747 \h </w:instrText>
        </w:r>
        <w:r>
          <w:fldChar w:fldCharType="separate"/>
        </w:r>
        <w:r>
          <w:t>28</w:t>
        </w:r>
        <w:r>
          <w:fldChar w:fldCharType="end"/>
        </w:r>
      </w:hyperlink>
    </w:p>
    <w:p w14:paraId="4A617067"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48" w:history="1">
        <w:r>
          <w:rPr>
            <w:rStyle w:val="afc"/>
            <w:rFonts w:ascii="黑体" w:hAnsi="黑体"/>
          </w:rPr>
          <w:t>5.7</w:t>
        </w:r>
        <w:r>
          <w:rPr>
            <w:rStyle w:val="afc"/>
          </w:rPr>
          <w:t xml:space="preserve"> 舆情预测模块实现</w:t>
        </w:r>
        <w:r>
          <w:tab/>
        </w:r>
        <w:r>
          <w:fldChar w:fldCharType="begin"/>
        </w:r>
        <w:r>
          <w:instrText xml:space="preserve"> PAGEREF _Toc195648748 \h </w:instrText>
        </w:r>
        <w:r>
          <w:fldChar w:fldCharType="separate"/>
        </w:r>
        <w:r>
          <w:t>29</w:t>
        </w:r>
        <w:r>
          <w:fldChar w:fldCharType="end"/>
        </w:r>
      </w:hyperlink>
    </w:p>
    <w:p w14:paraId="1721EDA5"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49" w:history="1">
        <w:r>
          <w:rPr>
            <w:rStyle w:val="afc"/>
          </w:rPr>
          <w:t>5.7.1 舆情预测数据预处理</w:t>
        </w:r>
        <w:r>
          <w:tab/>
        </w:r>
        <w:r>
          <w:fldChar w:fldCharType="begin"/>
        </w:r>
        <w:r>
          <w:instrText xml:space="preserve"> PAGEREF _Toc195648749 \h </w:instrText>
        </w:r>
        <w:r>
          <w:fldChar w:fldCharType="separate"/>
        </w:r>
        <w:r>
          <w:t>29</w:t>
        </w:r>
        <w:r>
          <w:fldChar w:fldCharType="end"/>
        </w:r>
      </w:hyperlink>
    </w:p>
    <w:p w14:paraId="0BA69EB3"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50" w:history="1">
        <w:r>
          <w:rPr>
            <w:rStyle w:val="afc"/>
          </w:rPr>
          <w:t>5.7.2 舆情预测模型构建</w:t>
        </w:r>
        <w:r>
          <w:tab/>
        </w:r>
        <w:r>
          <w:fldChar w:fldCharType="begin"/>
        </w:r>
        <w:r>
          <w:instrText xml:space="preserve"> PAGEREF _Toc195648750 \h </w:instrText>
        </w:r>
        <w:r>
          <w:fldChar w:fldCharType="separate"/>
        </w:r>
        <w:r>
          <w:t>29</w:t>
        </w:r>
        <w:r>
          <w:fldChar w:fldCharType="end"/>
        </w:r>
      </w:hyperlink>
    </w:p>
    <w:p w14:paraId="1222DEA5" w14:textId="77777777" w:rsidR="00EC2F88" w:rsidRDefault="00052F37">
      <w:pPr>
        <w:pStyle w:val="TOC3"/>
        <w:spacing w:before="0" w:after="0"/>
        <w:rPr>
          <w:rFonts w:asciiTheme="minorHAnsi" w:eastAsiaTheme="minorEastAsia" w:hAnsiTheme="minorHAnsi" w:cstheme="minorBidi"/>
          <w:iCs w:val="0"/>
          <w:sz w:val="22"/>
          <w:szCs w:val="24"/>
          <w14:ligatures w14:val="standardContextual"/>
        </w:rPr>
      </w:pPr>
      <w:hyperlink w:anchor="_Toc195648751" w:history="1">
        <w:r>
          <w:rPr>
            <w:rStyle w:val="afc"/>
          </w:rPr>
          <w:t>5.7.3 舆情预测结果可视化</w:t>
        </w:r>
        <w:r>
          <w:tab/>
        </w:r>
        <w:r>
          <w:fldChar w:fldCharType="begin"/>
        </w:r>
        <w:r>
          <w:instrText xml:space="preserve"> PAGEREF _Toc195648751 \h </w:instrText>
        </w:r>
        <w:r>
          <w:fldChar w:fldCharType="separate"/>
        </w:r>
        <w:r>
          <w:t>30</w:t>
        </w:r>
        <w:r>
          <w:fldChar w:fldCharType="end"/>
        </w:r>
      </w:hyperlink>
    </w:p>
    <w:p w14:paraId="5EC41A75"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52" w:history="1">
        <w:r>
          <w:rPr>
            <w:rStyle w:val="afc"/>
            <w:rFonts w:ascii="黑体" w:hAnsi="黑体"/>
          </w:rPr>
          <w:t>5.8</w:t>
        </w:r>
        <w:r>
          <w:rPr>
            <w:rStyle w:val="afc"/>
          </w:rPr>
          <w:t xml:space="preserve"> 数据库存储实现</w:t>
        </w:r>
        <w:r>
          <w:tab/>
        </w:r>
        <w:r>
          <w:fldChar w:fldCharType="begin"/>
        </w:r>
        <w:r>
          <w:instrText xml:space="preserve"> PAGEREF _Toc195648752 \h </w:instrText>
        </w:r>
        <w:r>
          <w:fldChar w:fldCharType="separate"/>
        </w:r>
        <w:r>
          <w:t>30</w:t>
        </w:r>
        <w:r>
          <w:fldChar w:fldCharType="end"/>
        </w:r>
      </w:hyperlink>
    </w:p>
    <w:p w14:paraId="2437F563"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53" w:history="1">
        <w:r>
          <w:rPr>
            <w:rStyle w:val="afc"/>
            <w:rFonts w:ascii="黑体" w:hAnsi="黑体"/>
          </w:rPr>
          <w:t>5.9</w:t>
        </w:r>
        <w:r>
          <w:rPr>
            <w:rStyle w:val="afc"/>
          </w:rPr>
          <w:t xml:space="preserve"> 本章小结</w:t>
        </w:r>
        <w:r>
          <w:tab/>
        </w:r>
        <w:r>
          <w:fldChar w:fldCharType="begin"/>
        </w:r>
        <w:r>
          <w:instrText xml:space="preserve"> PAGEREF _Toc195648753 \h </w:instrText>
        </w:r>
        <w:r>
          <w:fldChar w:fldCharType="separate"/>
        </w:r>
        <w:r>
          <w:t>31</w:t>
        </w:r>
        <w:r>
          <w:fldChar w:fldCharType="end"/>
        </w:r>
      </w:hyperlink>
    </w:p>
    <w:p w14:paraId="11CDAC9C"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754" w:history="1">
        <w:r>
          <w:rPr>
            <w:rStyle w:val="afc"/>
            <w:rFonts w:ascii="黑体" w:hAnsi="黑体"/>
          </w:rPr>
          <w:t>6</w:t>
        </w:r>
        <w:r>
          <w:rPr>
            <w:rStyle w:val="afc"/>
          </w:rPr>
          <w:t xml:space="preserve"> 系统测试</w:t>
        </w:r>
        <w:r>
          <w:tab/>
        </w:r>
        <w:r>
          <w:fldChar w:fldCharType="begin"/>
        </w:r>
        <w:r>
          <w:instrText xml:space="preserve"> PAGEREF _Toc195648754 \h </w:instrText>
        </w:r>
        <w:r>
          <w:fldChar w:fldCharType="separate"/>
        </w:r>
        <w:r>
          <w:t>32</w:t>
        </w:r>
        <w:r>
          <w:fldChar w:fldCharType="end"/>
        </w:r>
      </w:hyperlink>
    </w:p>
    <w:p w14:paraId="1A63A7C1"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55" w:history="1">
        <w:r>
          <w:rPr>
            <w:rStyle w:val="afc"/>
            <w:rFonts w:ascii="黑体" w:hAnsi="黑体"/>
          </w:rPr>
          <w:t>6.1</w:t>
        </w:r>
        <w:r>
          <w:rPr>
            <w:rStyle w:val="afc"/>
          </w:rPr>
          <w:t xml:space="preserve"> 测试环境</w:t>
        </w:r>
        <w:r>
          <w:tab/>
        </w:r>
        <w:r>
          <w:fldChar w:fldCharType="begin"/>
        </w:r>
        <w:r>
          <w:instrText xml:space="preserve"> PAGEREF _Toc195648755 \h </w:instrText>
        </w:r>
        <w:r>
          <w:fldChar w:fldCharType="separate"/>
        </w:r>
        <w:r>
          <w:t>32</w:t>
        </w:r>
        <w:r>
          <w:fldChar w:fldCharType="end"/>
        </w:r>
      </w:hyperlink>
    </w:p>
    <w:p w14:paraId="7C274ABC"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56" w:history="1">
        <w:r>
          <w:rPr>
            <w:rStyle w:val="afc"/>
            <w:rFonts w:ascii="黑体" w:hAnsi="黑体"/>
          </w:rPr>
          <w:t>6.2</w:t>
        </w:r>
        <w:r>
          <w:rPr>
            <w:rStyle w:val="afc"/>
          </w:rPr>
          <w:t xml:space="preserve"> 测试方法</w:t>
        </w:r>
        <w:r>
          <w:tab/>
        </w:r>
        <w:r>
          <w:fldChar w:fldCharType="begin"/>
        </w:r>
        <w:r>
          <w:instrText xml:space="preserve"> PAGEREF _Toc195648756 \h </w:instrText>
        </w:r>
        <w:r>
          <w:fldChar w:fldCharType="separate"/>
        </w:r>
        <w:r>
          <w:t>32</w:t>
        </w:r>
        <w:r>
          <w:fldChar w:fldCharType="end"/>
        </w:r>
      </w:hyperlink>
    </w:p>
    <w:p w14:paraId="0A6B1446"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57" w:history="1">
        <w:r>
          <w:rPr>
            <w:rStyle w:val="afc"/>
            <w:rFonts w:ascii="黑体" w:hAnsi="黑体"/>
          </w:rPr>
          <w:t>6.3</w:t>
        </w:r>
        <w:r>
          <w:rPr>
            <w:rStyle w:val="afc"/>
          </w:rPr>
          <w:t xml:space="preserve"> 改进方案</w:t>
        </w:r>
        <w:r>
          <w:tab/>
        </w:r>
        <w:r>
          <w:fldChar w:fldCharType="begin"/>
        </w:r>
        <w:r>
          <w:instrText xml:space="preserve"> PAGEREF _Toc195648757 \h </w:instrText>
        </w:r>
        <w:r>
          <w:fldChar w:fldCharType="separate"/>
        </w:r>
        <w:r>
          <w:t>33</w:t>
        </w:r>
        <w:r>
          <w:fldChar w:fldCharType="end"/>
        </w:r>
      </w:hyperlink>
    </w:p>
    <w:p w14:paraId="48F56C37" w14:textId="77777777" w:rsidR="00EC2F88" w:rsidRDefault="00052F37">
      <w:pPr>
        <w:pStyle w:val="TOC2"/>
        <w:spacing w:before="0" w:after="0"/>
        <w:rPr>
          <w:rFonts w:asciiTheme="minorHAnsi" w:eastAsiaTheme="minorEastAsia" w:hAnsiTheme="minorHAnsi" w:cstheme="minorBidi"/>
          <w:smallCaps w:val="0"/>
          <w:sz w:val="22"/>
          <w:szCs w:val="24"/>
          <w14:ligatures w14:val="standardContextual"/>
        </w:rPr>
      </w:pPr>
      <w:hyperlink w:anchor="_Toc195648758" w:history="1">
        <w:r>
          <w:rPr>
            <w:rStyle w:val="afc"/>
            <w:rFonts w:ascii="黑体" w:hAnsi="黑体"/>
          </w:rPr>
          <w:t>6.4</w:t>
        </w:r>
        <w:r>
          <w:rPr>
            <w:rStyle w:val="afc"/>
          </w:rPr>
          <w:t xml:space="preserve"> 本章小结</w:t>
        </w:r>
        <w:r>
          <w:tab/>
        </w:r>
        <w:r>
          <w:fldChar w:fldCharType="begin"/>
        </w:r>
        <w:r>
          <w:instrText xml:space="preserve"> PAGEREF _Toc195648758 \h </w:instrText>
        </w:r>
        <w:r>
          <w:fldChar w:fldCharType="separate"/>
        </w:r>
        <w:r>
          <w:t>33</w:t>
        </w:r>
        <w:r>
          <w:fldChar w:fldCharType="end"/>
        </w:r>
      </w:hyperlink>
    </w:p>
    <w:p w14:paraId="0A4548F5"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759" w:history="1">
        <w:r>
          <w:rPr>
            <w:rStyle w:val="afc"/>
            <w:rFonts w:ascii="黑体" w:hAnsi="黑体"/>
          </w:rPr>
          <w:t>7</w:t>
        </w:r>
        <w:r>
          <w:rPr>
            <w:rStyle w:val="afc"/>
          </w:rPr>
          <w:t xml:space="preserve"> 工作总结和心得体会</w:t>
        </w:r>
        <w:r>
          <w:tab/>
        </w:r>
        <w:r>
          <w:fldChar w:fldCharType="begin"/>
        </w:r>
        <w:r>
          <w:instrText xml:space="preserve"> PAGEREF _Toc195648759 \h </w:instrText>
        </w:r>
        <w:r>
          <w:fldChar w:fldCharType="separate"/>
        </w:r>
        <w:r>
          <w:t>34</w:t>
        </w:r>
        <w:r>
          <w:fldChar w:fldCharType="end"/>
        </w:r>
      </w:hyperlink>
    </w:p>
    <w:p w14:paraId="1F0CA3B7"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760" w:history="1">
        <w:r>
          <w:rPr>
            <w:rStyle w:val="afc"/>
          </w:rPr>
          <w:t>参考文献</w:t>
        </w:r>
        <w:r>
          <w:tab/>
        </w:r>
        <w:r>
          <w:fldChar w:fldCharType="begin"/>
        </w:r>
        <w:r>
          <w:instrText xml:space="preserve"> PAGEREF _Toc195648760 \h </w:instrText>
        </w:r>
        <w:r>
          <w:fldChar w:fldCharType="separate"/>
        </w:r>
        <w:r>
          <w:t>35</w:t>
        </w:r>
        <w:r>
          <w:fldChar w:fldCharType="end"/>
        </w:r>
      </w:hyperlink>
    </w:p>
    <w:p w14:paraId="42F16C9C" w14:textId="77777777" w:rsidR="00EC2F88" w:rsidRDefault="00052F37">
      <w:pPr>
        <w:pStyle w:val="TOC1"/>
        <w:spacing w:before="0" w:after="0"/>
        <w:rPr>
          <w:rFonts w:asciiTheme="minorHAnsi" w:eastAsiaTheme="minorEastAsia" w:hAnsiTheme="minorHAnsi" w:cstheme="minorBidi"/>
          <w:b w:val="0"/>
          <w:caps w:val="0"/>
          <w:sz w:val="22"/>
          <w:szCs w:val="24"/>
          <w14:ligatures w14:val="standardContextual"/>
        </w:rPr>
      </w:pPr>
      <w:hyperlink w:anchor="_Toc195648761" w:history="1">
        <w:r>
          <w:rPr>
            <w:rStyle w:val="afc"/>
          </w:rPr>
          <w:t>致  谢</w:t>
        </w:r>
        <w:r>
          <w:tab/>
        </w:r>
        <w:r>
          <w:fldChar w:fldCharType="begin"/>
        </w:r>
        <w:r>
          <w:instrText xml:space="preserve"> PAGEREF _Toc195648761 \h </w:instrText>
        </w:r>
        <w:r>
          <w:fldChar w:fldCharType="separate"/>
        </w:r>
        <w:r>
          <w:t>38</w:t>
        </w:r>
        <w:r>
          <w:fldChar w:fldCharType="end"/>
        </w:r>
      </w:hyperlink>
    </w:p>
    <w:p w14:paraId="42E0814D" w14:textId="77777777" w:rsidR="00EC2F88" w:rsidRDefault="00052F37">
      <w:r>
        <w:rPr>
          <w:b/>
          <w:bCs/>
          <w:lang w:val="zh-CN"/>
        </w:rPr>
        <w:fldChar w:fldCharType="end"/>
      </w:r>
    </w:p>
    <w:p w14:paraId="39CD3EA4" w14:textId="77777777" w:rsidR="00EC2F88" w:rsidRDefault="00EC2F88">
      <w:pPr>
        <w:pStyle w:val="TOC1"/>
        <w:spacing w:line="330" w:lineRule="exact"/>
      </w:pPr>
    </w:p>
    <w:p w14:paraId="11E8E0FD" w14:textId="77777777" w:rsidR="00EC2F88" w:rsidRDefault="00052F37">
      <w:pPr>
        <w:pStyle w:val="TOC1"/>
        <w:spacing w:line="330" w:lineRule="exact"/>
        <w:sectPr w:rsidR="00EC2F88">
          <w:footerReference w:type="first" r:id="rId22"/>
          <w:pgSz w:w="11907" w:h="16840"/>
          <w:pgMar w:top="1440" w:right="1440" w:bottom="1440" w:left="1440" w:header="567" w:footer="851" w:gutter="0"/>
          <w:pgNumType w:fmt="upperRoman" w:start="1"/>
          <w:cols w:space="720"/>
          <w:titlePg/>
          <w:docGrid w:type="linesAndChars" w:linePitch="290" w:charSpace="-3674"/>
        </w:sectPr>
      </w:pPr>
      <w:r>
        <w:fldChar w:fldCharType="begin"/>
      </w:r>
      <w:r>
        <w:instrText xml:space="preserve"> TOC \o "1-5" \h \z \u </w:instrText>
      </w:r>
      <w:r>
        <w:fldChar w:fldCharType="end"/>
      </w:r>
      <w:bookmarkStart w:id="6" w:name="_Toc130202644"/>
    </w:p>
    <w:p w14:paraId="2E0C015C" w14:textId="77777777" w:rsidR="00EC2F88" w:rsidRDefault="00052F37">
      <w:pPr>
        <w:pStyle w:val="1"/>
      </w:pPr>
      <w:bookmarkStart w:id="7" w:name="_Ref130208393"/>
      <w:bookmarkStart w:id="8" w:name="_Toc36193137"/>
      <w:bookmarkStart w:id="9" w:name="_Toc195648691"/>
      <w:r>
        <w:rPr>
          <w:rFonts w:hint="eastAsia"/>
        </w:rPr>
        <w:lastRenderedPageBreak/>
        <w:t>绪论</w:t>
      </w:r>
      <w:bookmarkEnd w:id="6"/>
      <w:bookmarkEnd w:id="7"/>
      <w:bookmarkEnd w:id="8"/>
      <w:bookmarkEnd w:id="9"/>
    </w:p>
    <w:p w14:paraId="1D9CE9C9" w14:textId="77777777" w:rsidR="00EC2F88" w:rsidRDefault="00052F37">
      <w:pPr>
        <w:pStyle w:val="a2"/>
      </w:pPr>
      <w:bookmarkStart w:id="10" w:name="_Toc36193138"/>
      <w:r>
        <w:rPr>
          <w:rFonts w:hint="eastAsia"/>
        </w:rPr>
        <w:t xml:space="preserve"> </w:t>
      </w:r>
      <w:bookmarkStart w:id="11" w:name="_Toc195648692"/>
      <w:commentRangeStart w:id="12"/>
      <w:r>
        <w:rPr>
          <w:rFonts w:hint="eastAsia"/>
        </w:rPr>
        <w:t>研究背景</w:t>
      </w:r>
      <w:bookmarkEnd w:id="10"/>
      <w:bookmarkEnd w:id="11"/>
      <w:commentRangeEnd w:id="12"/>
      <w:r>
        <w:rPr>
          <w:rStyle w:val="afd"/>
          <w:rFonts w:ascii="Times New Roman" w:eastAsia="宋体" w:hAnsi="Times New Roman" w:cs="Times New Roman"/>
          <w:b w:val="0"/>
          <w:bCs w:val="0"/>
        </w:rPr>
        <w:commentReference w:id="12"/>
      </w:r>
    </w:p>
    <w:p w14:paraId="27C182D0" w14:textId="77777777" w:rsidR="00EC2F88" w:rsidRDefault="00052F37">
      <w:pPr>
        <w:pStyle w:val="a7"/>
      </w:pPr>
      <w:r>
        <w:rPr>
          <w:rFonts w:hint="eastAsia"/>
        </w:rPr>
        <w:t>随着社交媒体的迅猛发展，</w:t>
      </w:r>
      <w:proofErr w:type="gramStart"/>
      <w:r>
        <w:rPr>
          <w:rFonts w:hint="eastAsia"/>
        </w:rPr>
        <w:t>微博作为</w:t>
      </w:r>
      <w:proofErr w:type="gramEnd"/>
      <w:r>
        <w:rPr>
          <w:rFonts w:hint="eastAsia"/>
        </w:rPr>
        <w:t>中国用户规模庞大的社交平台，已成为公共舆论传播的核心载体，其海量用户生成内容（UGC）既为社会舆情研究提供了丰富的数据资源，也对舆情监测的实时性、精准性提出了严峻挑战</w:t>
      </w:r>
      <w:r>
        <w:fldChar w:fldCharType="begin"/>
      </w:r>
      <w:r>
        <w:instrText xml:space="preserve"> </w:instrText>
      </w:r>
      <w:r>
        <w:rPr>
          <w:rFonts w:hint="eastAsia"/>
        </w:rPr>
        <w:instrText>REF _Ref195637652 \r \h</w:instrText>
      </w:r>
      <w:r>
        <w:instrText xml:space="preserve">  \* MERGEFORMAT </w:instrText>
      </w:r>
      <w:r>
        <w:fldChar w:fldCharType="separate"/>
      </w:r>
      <w:r>
        <w:rPr>
          <w:vertAlign w:val="superscript"/>
        </w:rPr>
        <w:t>[1]</w:t>
      </w:r>
      <w:r>
        <w:fldChar w:fldCharType="end"/>
      </w:r>
      <w:r>
        <w:rPr>
          <w:rFonts w:hint="eastAsia"/>
        </w:rPr>
        <w:t>。本研究基于Python生态设计并实现了</w:t>
      </w:r>
      <w:proofErr w:type="gramStart"/>
      <w:r>
        <w:rPr>
          <w:rFonts w:hint="eastAsia"/>
        </w:rPr>
        <w:t>一个微博舆情</w:t>
      </w:r>
      <w:proofErr w:type="gramEnd"/>
      <w:r>
        <w:rPr>
          <w:rFonts w:hint="eastAsia"/>
        </w:rPr>
        <w:t>分析系统，系统通过Django MTV架构实现了用户管理、数据采集、多维度分析、可视化展示等模块，解决了传统舆情系统中数据交互效率低、功能模块耦合度高的问题</w:t>
      </w:r>
      <w:r>
        <w:fldChar w:fldCharType="begin"/>
      </w:r>
      <w:r>
        <w:instrText xml:space="preserve"> </w:instrText>
      </w:r>
      <w:r>
        <w:rPr>
          <w:rFonts w:hint="eastAsia"/>
        </w:rPr>
        <w:instrText>REF _Ref195637657 \r \h</w:instrText>
      </w:r>
      <w:r>
        <w:instrText xml:space="preserve">  \* MERGEFORMAT </w:instrText>
      </w:r>
      <w:r>
        <w:fldChar w:fldCharType="separate"/>
      </w:r>
      <w:r>
        <w:rPr>
          <w:vertAlign w:val="superscript"/>
        </w:rPr>
        <w:t>[2]</w:t>
      </w:r>
      <w:r>
        <w:fldChar w:fldCharType="end"/>
      </w:r>
      <w:r>
        <w:rPr>
          <w:rFonts w:hint="eastAsia"/>
        </w:rPr>
        <w:t>。</w:t>
      </w:r>
    </w:p>
    <w:p w14:paraId="45C42148" w14:textId="77777777" w:rsidR="00EC2F88" w:rsidRDefault="00052F37">
      <w:pPr>
        <w:pStyle w:val="a7"/>
      </w:pPr>
      <w:r>
        <w:rPr>
          <w:rFonts w:hint="eastAsia"/>
        </w:rPr>
        <w:t>本系统通过</w:t>
      </w:r>
      <w:proofErr w:type="gramStart"/>
      <w:r>
        <w:rPr>
          <w:rFonts w:hint="eastAsia"/>
        </w:rPr>
        <w:t>结合微博</w:t>
      </w:r>
      <w:proofErr w:type="gramEnd"/>
      <w:r>
        <w:rPr>
          <w:rFonts w:hint="eastAsia"/>
        </w:rPr>
        <w:t>API的爬虫模块与Celery分布式任务队列协同运行，提升了数据采集的并发处理能力，基于情感词典与机器学习混合模型的舆情分析模块，通过词频统计与上下文语境的结合，提升了中文文本舆情判断的准确性</w:t>
      </w:r>
      <w:r>
        <w:fldChar w:fldCharType="begin"/>
      </w:r>
      <w:r>
        <w:instrText xml:space="preserve"> </w:instrText>
      </w:r>
      <w:r>
        <w:rPr>
          <w:rFonts w:hint="eastAsia"/>
        </w:rPr>
        <w:instrText>REF _Ref195637662 \r \h</w:instrText>
      </w:r>
      <w:r>
        <w:instrText xml:space="preserve">  \* MERGEFORMAT </w:instrText>
      </w:r>
      <w:r>
        <w:fldChar w:fldCharType="separate"/>
      </w:r>
      <w:r>
        <w:rPr>
          <w:vertAlign w:val="superscript"/>
        </w:rPr>
        <w:t>[3]</w:t>
      </w:r>
      <w:r>
        <w:fldChar w:fldCharType="end"/>
      </w:r>
      <w:r>
        <w:rPr>
          <w:rFonts w:hint="eastAsia"/>
        </w:rPr>
        <w:t>。</w:t>
      </w:r>
    </w:p>
    <w:p w14:paraId="103D9815" w14:textId="77777777" w:rsidR="00EC2F88" w:rsidRDefault="00052F37">
      <w:pPr>
        <w:pStyle w:val="a7"/>
      </w:pPr>
      <w:r>
        <w:rPr>
          <w:rFonts w:hint="eastAsia"/>
        </w:rPr>
        <w:t>应用层面，系统集成的舆情预警模块和预测分析模块实现了实时舆情监控与风险预判的功能，通过设置关键词敏感度阈值实现负面舆情的前置干预，利用热力图与词云直观呈现地域传播特征与舆论焦点</w:t>
      </w:r>
      <w:r>
        <w:fldChar w:fldCharType="begin"/>
      </w:r>
      <w:r>
        <w:instrText xml:space="preserve"> </w:instrText>
      </w:r>
      <w:r>
        <w:rPr>
          <w:rFonts w:hint="eastAsia"/>
        </w:rPr>
        <w:instrText>REF _Ref195637667 \r \h</w:instrText>
      </w:r>
      <w:r>
        <w:instrText xml:space="preserve">  \* MERGEFORMAT </w:instrText>
      </w:r>
      <w:r>
        <w:fldChar w:fldCharType="separate"/>
      </w:r>
      <w:r>
        <w:rPr>
          <w:vertAlign w:val="superscript"/>
        </w:rPr>
        <w:t>[4]</w:t>
      </w:r>
      <w:r>
        <w:fldChar w:fldCharType="end"/>
      </w:r>
      <w:r>
        <w:rPr>
          <w:rFonts w:hint="eastAsia"/>
        </w:rPr>
        <w:t>。系统实现了多维度可视化的功能，包括情感分布饼图、地域热力图、热度趋势折线图等，将复杂数据转化为决策依据，能够辅助制定舆情应对策略。</w:t>
      </w:r>
    </w:p>
    <w:p w14:paraId="260017B3" w14:textId="77777777" w:rsidR="00EC2F88" w:rsidRDefault="00052F37">
      <w:pPr>
        <w:pStyle w:val="a7"/>
      </w:pPr>
      <w:r>
        <w:rPr>
          <w:rFonts w:hint="eastAsia"/>
        </w:rPr>
        <w:t>理论层面，本研究验证了Python开源工具链（如</w:t>
      </w:r>
      <w:proofErr w:type="spellStart"/>
      <w:r>
        <w:rPr>
          <w:rFonts w:hint="eastAsia"/>
        </w:rPr>
        <w:t>jieba</w:t>
      </w:r>
      <w:proofErr w:type="spellEnd"/>
      <w:r>
        <w:rPr>
          <w:rFonts w:hint="eastAsia"/>
        </w:rPr>
        <w:t>分词、</w:t>
      </w:r>
      <w:proofErr w:type="spellStart"/>
      <w:r>
        <w:rPr>
          <w:rFonts w:hint="eastAsia"/>
        </w:rPr>
        <w:t>ECharts</w:t>
      </w:r>
      <w:proofErr w:type="spellEnd"/>
      <w:r>
        <w:rPr>
          <w:rFonts w:hint="eastAsia"/>
        </w:rPr>
        <w:t>可视化、Requests库）在社交媒体分析中的适用性，为开源技术在舆情领域的规模化应用提供了实证案例，同时揭示了现有技术的局限性：例如舆情分析中对网络用语、讽刺语境的识别不足，以及预测模型在非线性舆情演变中的泛化能力瓶颈，这些发现为后续研究指明了优化方向</w:t>
      </w:r>
      <w:r>
        <w:fldChar w:fldCharType="begin"/>
      </w:r>
      <w:r>
        <w:instrText xml:space="preserve"> </w:instrText>
      </w:r>
      <w:r>
        <w:rPr>
          <w:rFonts w:hint="eastAsia"/>
        </w:rPr>
        <w:instrText>REF _Ref195637708 \r \h</w:instrText>
      </w:r>
      <w:r>
        <w:instrText xml:space="preserve">  \* MERGEFORMAT </w:instrText>
      </w:r>
      <w:r>
        <w:fldChar w:fldCharType="separate"/>
      </w:r>
      <w:r>
        <w:rPr>
          <w:vertAlign w:val="superscript"/>
        </w:rPr>
        <w:t>[5]</w:t>
      </w:r>
      <w:r>
        <w:fldChar w:fldCharType="end"/>
      </w:r>
      <w:r>
        <w:rPr>
          <w:rFonts w:hint="eastAsia"/>
        </w:rPr>
        <w:t>。</w:t>
      </w:r>
    </w:p>
    <w:p w14:paraId="6C99FF19" w14:textId="77777777" w:rsidR="00EC2F88" w:rsidRDefault="00052F37">
      <w:pPr>
        <w:pStyle w:val="a2"/>
      </w:pPr>
      <w:bookmarkStart w:id="13" w:name="_Toc36193139"/>
      <w:r>
        <w:rPr>
          <w:rFonts w:hint="eastAsia"/>
        </w:rPr>
        <w:t xml:space="preserve"> </w:t>
      </w:r>
      <w:bookmarkStart w:id="14" w:name="_Toc195648693"/>
      <w:bookmarkEnd w:id="13"/>
      <w:commentRangeStart w:id="15"/>
      <w:r>
        <w:rPr>
          <w:rFonts w:hint="eastAsia"/>
        </w:rPr>
        <w:t>国内外研究现状</w:t>
      </w:r>
      <w:bookmarkEnd w:id="14"/>
      <w:commentRangeEnd w:id="15"/>
      <w:r>
        <w:rPr>
          <w:rStyle w:val="afd"/>
          <w:rFonts w:ascii="Times New Roman" w:eastAsia="宋体" w:hAnsi="Times New Roman" w:cs="Times New Roman"/>
          <w:b w:val="0"/>
          <w:bCs w:val="0"/>
        </w:rPr>
        <w:commentReference w:id="15"/>
      </w:r>
    </w:p>
    <w:p w14:paraId="6ADC5073" w14:textId="77777777" w:rsidR="00EC2F88" w:rsidRDefault="00052F37">
      <w:pPr>
        <w:pStyle w:val="a7"/>
      </w:pPr>
      <w:proofErr w:type="gramStart"/>
      <w:r>
        <w:rPr>
          <w:rFonts w:hint="eastAsia"/>
        </w:rPr>
        <w:t>微博作为</w:t>
      </w:r>
      <w:proofErr w:type="gramEnd"/>
      <w:r>
        <w:rPr>
          <w:rFonts w:hint="eastAsia"/>
        </w:rPr>
        <w:t>中国最大的中文社交媒体平台，其舆情监测与分析技术一直是国内外研究热点。在基础理论层面，舆情分析技术已从传统的基于词典的规则方法（如LIWC、</w:t>
      </w:r>
      <w:proofErr w:type="spellStart"/>
      <w:r>
        <w:rPr>
          <w:rFonts w:hint="eastAsia"/>
        </w:rPr>
        <w:t>BosonNLP</w:t>
      </w:r>
      <w:proofErr w:type="spellEnd"/>
      <w:r>
        <w:rPr>
          <w:rFonts w:hint="eastAsia"/>
        </w:rPr>
        <w:t>）发展为结合深度学习的混合模型，例如Liu等学者提出的结合词向量与LSTM的中文情感分类框架显著提升了复杂语境下的分析精度</w:t>
      </w:r>
      <w:r>
        <w:fldChar w:fldCharType="begin"/>
      </w:r>
      <w:r>
        <w:instrText xml:space="preserve"> </w:instrText>
      </w:r>
      <w:r>
        <w:rPr>
          <w:rFonts w:hint="eastAsia"/>
        </w:rPr>
        <w:instrText>REF _Ref195637715 \r \h</w:instrText>
      </w:r>
      <w:r>
        <w:instrText xml:space="preserve">  \* MERGEFORMAT </w:instrText>
      </w:r>
      <w:r>
        <w:fldChar w:fldCharType="separate"/>
      </w:r>
      <w:r>
        <w:rPr>
          <w:vertAlign w:val="superscript"/>
        </w:rPr>
        <w:t>[6]</w:t>
      </w:r>
      <w:r>
        <w:fldChar w:fldCharType="end"/>
      </w:r>
      <w:r>
        <w:rPr>
          <w:rFonts w:hint="eastAsia"/>
        </w:rPr>
        <w:t>。国内学者陈思、刘洋团队</w:t>
      </w:r>
      <w:proofErr w:type="gramStart"/>
      <w:r>
        <w:rPr>
          <w:rFonts w:hint="eastAsia"/>
        </w:rPr>
        <w:t>针对微博文本</w:t>
      </w:r>
      <w:proofErr w:type="gramEnd"/>
      <w:r>
        <w:rPr>
          <w:rFonts w:hint="eastAsia"/>
        </w:rPr>
        <w:t>的特殊性，提出融合BERT</w:t>
      </w:r>
      <w:proofErr w:type="gramStart"/>
      <w:r>
        <w:rPr>
          <w:rFonts w:hint="eastAsia"/>
        </w:rPr>
        <w:t>预训练</w:t>
      </w:r>
      <w:proofErr w:type="gramEnd"/>
      <w:r>
        <w:rPr>
          <w:rFonts w:hint="eastAsia"/>
        </w:rPr>
        <w:t>模型与注意力机制的混合舆情分析模型，在讽刺、网络新词等场景下的F1值达到0.82，较传统方法提升15%</w:t>
      </w:r>
      <w:r>
        <w:fldChar w:fldCharType="begin"/>
      </w:r>
      <w:r>
        <w:instrText xml:space="preserve"> </w:instrText>
      </w:r>
      <w:r>
        <w:rPr>
          <w:rFonts w:hint="eastAsia"/>
        </w:rPr>
        <w:instrText>REF _Ref195637718 \r \h</w:instrText>
      </w:r>
      <w:r>
        <w:instrText xml:space="preserve">  \* MERGEFORMAT </w:instrText>
      </w:r>
      <w:r>
        <w:fldChar w:fldCharType="separate"/>
      </w:r>
      <w:r>
        <w:rPr>
          <w:vertAlign w:val="superscript"/>
        </w:rPr>
        <w:t>[7]</w:t>
      </w:r>
      <w:r>
        <w:fldChar w:fldCharType="end"/>
      </w:r>
      <w:r>
        <w:rPr>
          <w:rFonts w:hint="eastAsia"/>
        </w:rPr>
        <w:t>。</w:t>
      </w:r>
    </w:p>
    <w:p w14:paraId="21073B0C" w14:textId="77777777" w:rsidR="00EC2F88" w:rsidRDefault="00052F37">
      <w:pPr>
        <w:pStyle w:val="a7"/>
      </w:pPr>
      <w:r>
        <w:rPr>
          <w:rFonts w:hint="eastAsia"/>
        </w:rPr>
        <w:t>在系统架构层面，基于Django的Web应用开发已形成成熟范式，张磊团队提出的MTV架构优化方案通过引入Celery分布式任务队列，将</w:t>
      </w:r>
      <w:proofErr w:type="gramStart"/>
      <w:r>
        <w:rPr>
          <w:rFonts w:hint="eastAsia"/>
        </w:rPr>
        <w:t>微博数据爬取</w:t>
      </w:r>
      <w:proofErr w:type="gramEnd"/>
      <w:r>
        <w:rPr>
          <w:rFonts w:hint="eastAsia"/>
        </w:rPr>
        <w:t>并发处理能力提升3倍</w:t>
      </w:r>
      <w:r>
        <w:fldChar w:fldCharType="begin"/>
      </w:r>
      <w:r>
        <w:instrText xml:space="preserve"> </w:instrText>
      </w:r>
      <w:r>
        <w:rPr>
          <w:rFonts w:hint="eastAsia"/>
        </w:rPr>
        <w:instrText>REF _Ref195637722 \r \h</w:instrText>
      </w:r>
      <w:r>
        <w:instrText xml:space="preserve">  \* MERGEFORMAT </w:instrText>
      </w:r>
      <w:r>
        <w:fldChar w:fldCharType="separate"/>
      </w:r>
      <w:r>
        <w:rPr>
          <w:vertAlign w:val="superscript"/>
        </w:rPr>
        <w:t>[8]</w:t>
      </w:r>
      <w:r>
        <w:fldChar w:fldCharType="end"/>
      </w:r>
      <w:r>
        <w:rPr>
          <w:rFonts w:hint="eastAsia"/>
        </w:rPr>
        <w:t>。国外研究更侧重于开源工具的效能扩展，如Zhang等人的研究表明，Python生态中的NLTK、</w:t>
      </w:r>
      <w:proofErr w:type="spellStart"/>
      <w:r>
        <w:rPr>
          <w:rFonts w:hint="eastAsia"/>
        </w:rPr>
        <w:t>Scikit</w:t>
      </w:r>
      <w:proofErr w:type="spellEnd"/>
      <w:r>
        <w:rPr>
          <w:rFonts w:hint="eastAsia"/>
        </w:rPr>
        <w:t>-learn等工具在中文社交媒体分析中的准确率可达85%，但存在对繁体字、方言处理的局限性</w:t>
      </w:r>
      <w:r>
        <w:fldChar w:fldCharType="begin"/>
      </w:r>
      <w:r>
        <w:instrText xml:space="preserve"> </w:instrText>
      </w:r>
      <w:r>
        <w:rPr>
          <w:rFonts w:hint="eastAsia"/>
        </w:rPr>
        <w:instrText>REF _Ref195637729 \r \h</w:instrText>
      </w:r>
      <w:r>
        <w:instrText xml:space="preserve">  \* MERGEFORMAT </w:instrText>
      </w:r>
      <w:r>
        <w:fldChar w:fldCharType="separate"/>
      </w:r>
      <w:r>
        <w:rPr>
          <w:vertAlign w:val="superscript"/>
        </w:rPr>
        <w:t>[9]</w:t>
      </w:r>
      <w:r>
        <w:fldChar w:fldCharType="end"/>
      </w:r>
      <w:r>
        <w:rPr>
          <w:rFonts w:hint="eastAsia"/>
        </w:rPr>
        <w:t>。</w:t>
      </w:r>
    </w:p>
    <w:p w14:paraId="2D710B29" w14:textId="77777777" w:rsidR="00EC2F88" w:rsidRDefault="00052F37">
      <w:pPr>
        <w:pStyle w:val="a7"/>
      </w:pPr>
      <w:r>
        <w:rPr>
          <w:rFonts w:hint="eastAsia"/>
        </w:rPr>
        <w:t>在应用领域，舆情预警系统研究呈现差异化发展：国外以实时性为核心，如</w:t>
      </w:r>
      <w:proofErr w:type="spellStart"/>
      <w:r>
        <w:rPr>
          <w:rFonts w:hint="eastAsia"/>
        </w:rPr>
        <w:t>Benkler</w:t>
      </w:r>
      <w:proofErr w:type="spellEnd"/>
      <w:r>
        <w:rPr>
          <w:rFonts w:hint="eastAsia"/>
        </w:rPr>
        <w:t>团队构建的传播网络动态监测模型可实现舆情爆发前3小时的预警</w:t>
      </w:r>
      <w:r>
        <w:fldChar w:fldCharType="begin"/>
      </w:r>
      <w:r>
        <w:instrText xml:space="preserve"> </w:instrText>
      </w:r>
      <w:r>
        <w:rPr>
          <w:rFonts w:hint="eastAsia"/>
        </w:rPr>
        <w:instrText>REF _Ref195637735 \r \h</w:instrText>
      </w:r>
      <w:r>
        <w:instrText xml:space="preserve">  \* MERGEFORMAT </w:instrText>
      </w:r>
      <w:r>
        <w:fldChar w:fldCharType="separate"/>
      </w:r>
      <w:r>
        <w:rPr>
          <w:vertAlign w:val="superscript"/>
        </w:rPr>
        <w:t>[10]</w:t>
      </w:r>
      <w:r>
        <w:fldChar w:fldCharType="end"/>
      </w:r>
      <w:r>
        <w:rPr>
          <w:rFonts w:hint="eastAsia"/>
        </w:rPr>
        <w:t>；国内研究则更注重多维度协同，</w:t>
      </w:r>
      <w:r>
        <w:rPr>
          <w:rFonts w:hint="eastAsia"/>
        </w:rPr>
        <w:lastRenderedPageBreak/>
        <w:t>如林晓峰设计的阈值触发-传播链路分析-影响</w:t>
      </w:r>
      <w:proofErr w:type="gramStart"/>
      <w:r>
        <w:rPr>
          <w:rFonts w:hint="eastAsia"/>
        </w:rPr>
        <w:t>圈预测</w:t>
      </w:r>
      <w:proofErr w:type="gramEnd"/>
      <w:r>
        <w:rPr>
          <w:rFonts w:hint="eastAsia"/>
        </w:rPr>
        <w:t>的三级预警体系，在政府舆情事件中实现92%的预警准确率</w:t>
      </w:r>
      <w:r>
        <w:fldChar w:fldCharType="begin"/>
      </w:r>
      <w:r>
        <w:instrText xml:space="preserve"> </w:instrText>
      </w:r>
      <w:r>
        <w:rPr>
          <w:rFonts w:hint="eastAsia"/>
        </w:rPr>
        <w:instrText>REF _Ref195637738 \r \h</w:instrText>
      </w:r>
      <w:r>
        <w:instrText xml:space="preserve">  \* MERGEFORMAT </w:instrText>
      </w:r>
      <w:r>
        <w:fldChar w:fldCharType="separate"/>
      </w:r>
      <w:r>
        <w:rPr>
          <w:vertAlign w:val="superscript"/>
        </w:rPr>
        <w:t>[11]</w:t>
      </w:r>
      <w:r>
        <w:fldChar w:fldCharType="end"/>
      </w:r>
      <w:r>
        <w:rPr>
          <w:rFonts w:hint="eastAsia"/>
        </w:rPr>
        <w:t>。然而现有研究仍存在一些不足，例如在舆情分析中对网络流行语、表情符号的语义消解能力不足，预测时面对突发舆情的非线性演变还存在瓶颈。这些技术缺口为本研究的混合舆情分析框架设计与LSTM-Attention预测模型优化提供了改进方向。</w:t>
      </w:r>
    </w:p>
    <w:p w14:paraId="64C5E887" w14:textId="77777777" w:rsidR="00EC2F88" w:rsidRDefault="00EC2F88">
      <w:pPr>
        <w:pStyle w:val="a7"/>
      </w:pPr>
    </w:p>
    <w:p w14:paraId="17766B92" w14:textId="77777777" w:rsidR="00EC2F88" w:rsidRDefault="00052F37">
      <w:pPr>
        <w:pStyle w:val="a2"/>
      </w:pPr>
      <w:bookmarkStart w:id="16" w:name="_Toc36193140"/>
      <w:bookmarkStart w:id="17" w:name="_Toc195648694"/>
      <w:bookmarkStart w:id="18" w:name="_Toc218767022"/>
      <w:r>
        <w:rPr>
          <w:rFonts w:hint="eastAsia"/>
        </w:rPr>
        <w:t>论文主要工作</w:t>
      </w:r>
      <w:bookmarkStart w:id="19" w:name="_Toc67804967"/>
      <w:bookmarkStart w:id="20" w:name="_Toc67103619"/>
      <w:bookmarkEnd w:id="16"/>
      <w:bookmarkEnd w:id="17"/>
      <w:bookmarkEnd w:id="18"/>
    </w:p>
    <w:p w14:paraId="3509826D" w14:textId="77777777" w:rsidR="00EC2F88" w:rsidRDefault="00052F37">
      <w:pPr>
        <w:pStyle w:val="a7"/>
      </w:pPr>
      <w:commentRangeStart w:id="21"/>
      <w:r>
        <w:rPr>
          <w:rFonts w:hint="eastAsia"/>
        </w:rPr>
        <w:t>在本项目中，我设计并实现了一套基于Django框架</w:t>
      </w:r>
      <w:proofErr w:type="gramStart"/>
      <w:r>
        <w:rPr>
          <w:rFonts w:hint="eastAsia"/>
        </w:rPr>
        <w:t>的微博舆情</w:t>
      </w:r>
      <w:proofErr w:type="gramEnd"/>
      <w:r>
        <w:rPr>
          <w:rFonts w:hint="eastAsia"/>
        </w:rPr>
        <w:t>分析系统，实现了从数据采集到舆情预警的全流程自动化，实现了包括</w:t>
      </w:r>
      <w:proofErr w:type="gramStart"/>
      <w:r>
        <w:rPr>
          <w:rFonts w:hint="eastAsia"/>
        </w:rPr>
        <w:t>微博数</w:t>
      </w:r>
      <w:proofErr w:type="gramEnd"/>
      <w:r>
        <w:rPr>
          <w:rFonts w:hint="eastAsia"/>
        </w:rPr>
        <w:t>据的爬虫、舆情分析、多维度可视化展示等模块。爬虫部分主要通过结合分布式任务队列进行数据采集，绕过了</w:t>
      </w:r>
      <w:proofErr w:type="gramStart"/>
      <w:r>
        <w:rPr>
          <w:rFonts w:hint="eastAsia"/>
        </w:rPr>
        <w:t>一些反爬机制</w:t>
      </w:r>
      <w:proofErr w:type="gramEnd"/>
      <w:r>
        <w:rPr>
          <w:rFonts w:hint="eastAsia"/>
        </w:rPr>
        <w:t>。在舆情分析部分，我采用混合模型以提高对中文文本舆情判断的准确性。最后通过折线图、</w:t>
      </w:r>
      <w:proofErr w:type="gramStart"/>
      <w:r>
        <w:rPr>
          <w:rFonts w:hint="eastAsia"/>
        </w:rPr>
        <w:t>饼图等</w:t>
      </w:r>
      <w:proofErr w:type="gramEnd"/>
      <w:r>
        <w:rPr>
          <w:rFonts w:hint="eastAsia"/>
        </w:rPr>
        <w:t>图表多维可视化展现结果。</w:t>
      </w:r>
      <w:commentRangeEnd w:id="21"/>
      <w:r w:rsidR="00564F8B">
        <w:rPr>
          <w:rStyle w:val="afd"/>
          <w:rFonts w:ascii="Times New Roman" w:hAnsi="Times New Roman" w:cs="Times New Roman"/>
        </w:rPr>
        <w:commentReference w:id="21"/>
      </w:r>
    </w:p>
    <w:p w14:paraId="48DD66E4" w14:textId="77777777" w:rsidR="00EC2F88" w:rsidRDefault="00052F37">
      <w:pPr>
        <w:pStyle w:val="a2"/>
      </w:pPr>
      <w:bookmarkStart w:id="22" w:name="_Toc36193141"/>
      <w:bookmarkStart w:id="23" w:name="_Toc195648695"/>
      <w:bookmarkStart w:id="24" w:name="_Toc218767023"/>
      <w:r>
        <w:rPr>
          <w:rFonts w:hint="eastAsia"/>
        </w:rPr>
        <w:t>论文组织与结构</w:t>
      </w:r>
      <w:bookmarkEnd w:id="19"/>
      <w:bookmarkEnd w:id="20"/>
      <w:bookmarkEnd w:id="22"/>
      <w:bookmarkEnd w:id="23"/>
      <w:bookmarkEnd w:id="24"/>
    </w:p>
    <w:p w14:paraId="70C103C1" w14:textId="77777777" w:rsidR="00EC2F88" w:rsidRDefault="00052F37">
      <w:pPr>
        <w:pStyle w:val="a7"/>
      </w:pPr>
      <w:r>
        <w:rPr>
          <w:rFonts w:hint="eastAsia"/>
        </w:rPr>
        <w:t>本文按如下结构组织：</w:t>
      </w:r>
    </w:p>
    <w:p w14:paraId="37B9F588" w14:textId="77777777" w:rsidR="00EC2F88" w:rsidRDefault="00052F37">
      <w:pPr>
        <w:pStyle w:val="a7"/>
      </w:pPr>
      <w:r>
        <w:rPr>
          <w:rFonts w:hint="eastAsia"/>
        </w:rPr>
        <w:t>第一章 绪论：介绍研究背景、国内外研究现状、论文主要工作以及论文组织结构。</w:t>
      </w:r>
    </w:p>
    <w:p w14:paraId="740D23F7" w14:textId="77777777" w:rsidR="00EC2F88" w:rsidRDefault="00052F37">
      <w:pPr>
        <w:pStyle w:val="a7"/>
      </w:pPr>
      <w:r>
        <w:rPr>
          <w:rFonts w:hint="eastAsia"/>
        </w:rPr>
        <w:t>第二章 相关知识概述：阐述了Django框架、</w:t>
      </w:r>
      <w:proofErr w:type="gramStart"/>
      <w:r>
        <w:rPr>
          <w:rFonts w:hint="eastAsia"/>
        </w:rPr>
        <w:t>微博数据爬取</w:t>
      </w:r>
      <w:proofErr w:type="gramEnd"/>
      <w:r>
        <w:rPr>
          <w:rFonts w:hint="eastAsia"/>
        </w:rPr>
        <w:t>技术、数据存储技术、舆情分析方法和数据可视化技术等关键技术。</w:t>
      </w:r>
    </w:p>
    <w:p w14:paraId="3729B876" w14:textId="77777777" w:rsidR="00EC2F88" w:rsidRDefault="00052F37">
      <w:pPr>
        <w:pStyle w:val="a7"/>
      </w:pPr>
      <w:r>
        <w:rPr>
          <w:rFonts w:hint="eastAsia"/>
        </w:rPr>
        <w:t>第三章 系统分析：包括可行性分析和需求分析，明确了系统的功能与非功能需求。</w:t>
      </w:r>
    </w:p>
    <w:p w14:paraId="569658EA" w14:textId="77777777" w:rsidR="00EC2F88" w:rsidRDefault="00052F37">
      <w:pPr>
        <w:pStyle w:val="a7"/>
      </w:pPr>
      <w:r>
        <w:rPr>
          <w:rFonts w:hint="eastAsia"/>
        </w:rPr>
        <w:t>第四章 系统设计：详细描述了系统整体架构设计、数据库设计、后端API设计和前端界面设计等内容。</w:t>
      </w:r>
    </w:p>
    <w:p w14:paraId="60DDDEE0" w14:textId="77777777" w:rsidR="00EC2F88" w:rsidRDefault="00052F37">
      <w:pPr>
        <w:pStyle w:val="a7"/>
      </w:pPr>
      <w:r>
        <w:rPr>
          <w:rFonts w:hint="eastAsia"/>
        </w:rPr>
        <w:t>第五章 系统实现：具体说明了各模块的实现细节，包括Django模块控制、</w:t>
      </w:r>
      <w:proofErr w:type="gramStart"/>
      <w:r>
        <w:rPr>
          <w:rFonts w:hint="eastAsia"/>
        </w:rPr>
        <w:t>微博数据</w:t>
      </w:r>
      <w:proofErr w:type="gramEnd"/>
      <w:r>
        <w:rPr>
          <w:rFonts w:hint="eastAsia"/>
        </w:rPr>
        <w:t>爬虫模块、热度事件分析模块、帖子舆情分析模块、用户活跃</w:t>
      </w:r>
      <w:proofErr w:type="gramStart"/>
      <w:r>
        <w:rPr>
          <w:rFonts w:hint="eastAsia"/>
        </w:rPr>
        <w:t>度分</w:t>
      </w:r>
      <w:proofErr w:type="gramEnd"/>
      <w:r>
        <w:rPr>
          <w:rFonts w:hint="eastAsia"/>
        </w:rPr>
        <w:t>析模块、评论舆情分析模块、舆情预测模块和数据库存储实现。</w:t>
      </w:r>
    </w:p>
    <w:p w14:paraId="3ABC175C" w14:textId="77777777" w:rsidR="00EC2F88" w:rsidRDefault="00052F37">
      <w:pPr>
        <w:pStyle w:val="a7"/>
      </w:pPr>
      <w:r>
        <w:rPr>
          <w:rFonts w:hint="eastAsia"/>
        </w:rPr>
        <w:t>第六章 系统测试：介绍了测试环境配置、采用的主要测试方法以及基于测试结果制定的系统改进方案。</w:t>
      </w:r>
    </w:p>
    <w:p w14:paraId="5CD8F20C" w14:textId="77777777" w:rsidR="00EC2F88" w:rsidRDefault="00052F37">
      <w:pPr>
        <w:pStyle w:val="a7"/>
      </w:pPr>
      <w:r>
        <w:rPr>
          <w:rFonts w:hint="eastAsia"/>
        </w:rPr>
        <w:t>第七章 工作总结和心得体会：总结了研究成果，分享了项目实施过程中的经验教训和个人心得。</w:t>
      </w:r>
    </w:p>
    <w:p w14:paraId="09CA9718" w14:textId="77777777" w:rsidR="00EC2F88" w:rsidRDefault="00052F37">
      <w:pPr>
        <w:pStyle w:val="1"/>
      </w:pPr>
      <w:r>
        <w:rPr>
          <w:szCs w:val="24"/>
        </w:rPr>
        <w:br w:type="page"/>
      </w:r>
      <w:bookmarkStart w:id="25" w:name="_Toc195648696"/>
      <w:commentRangeStart w:id="26"/>
      <w:commentRangeStart w:id="27"/>
      <w:r>
        <w:rPr>
          <w:rFonts w:hint="eastAsia"/>
        </w:rPr>
        <w:lastRenderedPageBreak/>
        <w:t>相关</w:t>
      </w:r>
      <w:commentRangeEnd w:id="26"/>
      <w:r w:rsidR="00564F8B">
        <w:rPr>
          <w:rStyle w:val="afd"/>
          <w:rFonts w:eastAsia="宋体"/>
          <w:b w:val="0"/>
          <w:bCs w:val="0"/>
          <w:kern w:val="2"/>
        </w:rPr>
        <w:commentReference w:id="26"/>
      </w:r>
      <w:r>
        <w:rPr>
          <w:rFonts w:hint="eastAsia"/>
        </w:rPr>
        <w:t>知识概述</w:t>
      </w:r>
      <w:bookmarkEnd w:id="25"/>
      <w:commentRangeEnd w:id="27"/>
      <w:r w:rsidR="00564F8B">
        <w:rPr>
          <w:rStyle w:val="afd"/>
          <w:rFonts w:eastAsia="宋体"/>
          <w:b w:val="0"/>
          <w:bCs w:val="0"/>
          <w:kern w:val="2"/>
        </w:rPr>
        <w:commentReference w:id="27"/>
      </w:r>
    </w:p>
    <w:p w14:paraId="3C133A4D" w14:textId="77777777" w:rsidR="00EC2F88" w:rsidRDefault="00052F37">
      <w:pPr>
        <w:pStyle w:val="a2"/>
      </w:pPr>
      <w:bookmarkStart w:id="28" w:name="_Toc195648697"/>
      <w:r>
        <w:rPr>
          <w:rFonts w:hint="eastAsia"/>
        </w:rPr>
        <w:t>Django</w:t>
      </w:r>
      <w:r>
        <w:rPr>
          <w:rFonts w:hint="eastAsia"/>
        </w:rPr>
        <w:t>框架概述</w:t>
      </w:r>
      <w:bookmarkEnd w:id="28"/>
    </w:p>
    <w:p w14:paraId="48B079DC" w14:textId="77777777" w:rsidR="00EC2F88" w:rsidRDefault="00052F37">
      <w:pPr>
        <w:pStyle w:val="a7"/>
      </w:pPr>
      <w:r>
        <w:rPr>
          <w:rFonts w:hint="eastAsia"/>
        </w:rPr>
        <w:t>Django框架作为基于Python的Web开发主流选择，其MTV（Model-Template-View）架构通过分离业务逻辑、数据模型与用户界面，显著提升了系统开发效率与可维护性</w:t>
      </w:r>
      <w:r>
        <w:fldChar w:fldCharType="begin"/>
      </w:r>
      <w:r>
        <w:instrText xml:space="preserve"> </w:instrText>
      </w:r>
      <w:r>
        <w:rPr>
          <w:rFonts w:hint="eastAsia"/>
        </w:rPr>
        <w:instrText>REF _Ref195637752 \r \h</w:instrText>
      </w:r>
      <w:r>
        <w:instrText xml:space="preserve">  \* MERGEFORMAT </w:instrText>
      </w:r>
      <w:r>
        <w:fldChar w:fldCharType="separate"/>
      </w:r>
      <w:r>
        <w:rPr>
          <w:vertAlign w:val="superscript"/>
        </w:rPr>
        <w:t>[12]</w:t>
      </w:r>
      <w:r>
        <w:fldChar w:fldCharType="end"/>
      </w:r>
      <w:r>
        <w:rPr>
          <w:rFonts w:hint="eastAsia"/>
        </w:rPr>
        <w:t>。在舆情分析系统中，Django的ORM（对象关系映射）机制简化了MySQL数据库的操作。RESTful API设计则支持前后端分离架构，满足多用户并发访问需求</w:t>
      </w:r>
      <w:r>
        <w:fldChar w:fldCharType="begin"/>
      </w:r>
      <w:r>
        <w:instrText xml:space="preserve"> </w:instrText>
      </w:r>
      <w:r>
        <w:rPr>
          <w:rFonts w:hint="eastAsia"/>
        </w:rPr>
        <w:instrText>REF _Ref195637757 \r \h</w:instrText>
      </w:r>
      <w:r>
        <w:instrText xml:space="preserve">  \* MERGEFORMAT </w:instrText>
      </w:r>
      <w:r>
        <w:fldChar w:fldCharType="separate"/>
      </w:r>
      <w:r>
        <w:rPr>
          <w:vertAlign w:val="superscript"/>
        </w:rPr>
        <w:t>[13]</w:t>
      </w:r>
      <w:r>
        <w:fldChar w:fldCharType="end"/>
      </w:r>
      <w:r>
        <w:rPr>
          <w:rFonts w:hint="eastAsia"/>
        </w:rPr>
        <w:t>。实际应用中，张磊团队提出的Django优化方案通过引入Celery分布式任务队列，将</w:t>
      </w:r>
      <w:proofErr w:type="gramStart"/>
      <w:r>
        <w:rPr>
          <w:rFonts w:hint="eastAsia"/>
        </w:rPr>
        <w:t>微博数据爬取</w:t>
      </w:r>
      <w:proofErr w:type="gramEnd"/>
      <w:r>
        <w:rPr>
          <w:rFonts w:hint="eastAsia"/>
        </w:rPr>
        <w:t>的并发处理能力提升3倍，验证了框架在高负载场景下的扩展性</w:t>
      </w:r>
      <w:r>
        <w:fldChar w:fldCharType="begin"/>
      </w:r>
      <w:r>
        <w:instrText xml:space="preserve"> </w:instrText>
      </w:r>
      <w:r>
        <w:rPr>
          <w:rFonts w:hint="eastAsia"/>
        </w:rPr>
        <w:instrText>REF _Ref195637767 \r \h</w:instrText>
      </w:r>
      <w:r>
        <w:instrText xml:space="preserve">  \* MERGEFORMAT </w:instrText>
      </w:r>
      <w:r>
        <w:fldChar w:fldCharType="separate"/>
      </w:r>
      <w:r>
        <w:rPr>
          <w:vertAlign w:val="superscript"/>
        </w:rPr>
        <w:t>[14]</w:t>
      </w:r>
      <w:r>
        <w:fldChar w:fldCharType="end"/>
      </w:r>
      <w:r>
        <w:rPr>
          <w:rFonts w:hint="eastAsia"/>
        </w:rPr>
        <w:t>。然而，Django在动态网页渲染与实时数据推送中的性能瓶颈仍需结合异步框架（如Django Channels）进一步优化</w:t>
      </w:r>
      <w:r>
        <w:fldChar w:fldCharType="begin"/>
      </w:r>
      <w:r>
        <w:instrText xml:space="preserve"> </w:instrText>
      </w:r>
      <w:r>
        <w:rPr>
          <w:rFonts w:hint="eastAsia"/>
        </w:rPr>
        <w:instrText>REF _Ref195637804 \r \h</w:instrText>
      </w:r>
      <w:r>
        <w:instrText xml:space="preserve">  \* MERGEFORMAT </w:instrText>
      </w:r>
      <w:r>
        <w:fldChar w:fldCharType="separate"/>
      </w:r>
      <w:r>
        <w:rPr>
          <w:vertAlign w:val="superscript"/>
        </w:rPr>
        <w:t>[15]</w:t>
      </w:r>
      <w:r>
        <w:fldChar w:fldCharType="end"/>
      </w:r>
      <w:r>
        <w:rPr>
          <w:rFonts w:hint="eastAsia"/>
        </w:rPr>
        <w:t>。</w:t>
      </w:r>
    </w:p>
    <w:p w14:paraId="353FB740" w14:textId="77777777" w:rsidR="00EC2F88" w:rsidRDefault="00052F37">
      <w:pPr>
        <w:pStyle w:val="a2"/>
      </w:pPr>
      <w:bookmarkStart w:id="29" w:name="_Toc195648698"/>
      <w:commentRangeStart w:id="30"/>
      <w:proofErr w:type="gramStart"/>
      <w:r>
        <w:rPr>
          <w:rFonts w:hint="eastAsia"/>
        </w:rPr>
        <w:t>微博数据爬取技术</w:t>
      </w:r>
      <w:bookmarkEnd w:id="29"/>
      <w:commentRangeEnd w:id="30"/>
      <w:proofErr w:type="gramEnd"/>
      <w:r w:rsidR="00564F8B">
        <w:rPr>
          <w:rStyle w:val="afd"/>
          <w:rFonts w:ascii="Times New Roman" w:eastAsia="宋体" w:hAnsi="Times New Roman" w:cs="Times New Roman"/>
          <w:b w:val="0"/>
          <w:bCs w:val="0"/>
        </w:rPr>
        <w:commentReference w:id="30"/>
      </w:r>
    </w:p>
    <w:p w14:paraId="6865F348" w14:textId="77777777" w:rsidR="00EC2F88" w:rsidRDefault="00052F37">
      <w:pPr>
        <w:pStyle w:val="a7"/>
      </w:pPr>
      <w:r>
        <w:rPr>
          <w:rFonts w:hint="eastAsia"/>
        </w:rPr>
        <w:t>在本系统中，</w:t>
      </w:r>
      <w:proofErr w:type="gramStart"/>
      <w:r>
        <w:rPr>
          <w:rFonts w:hint="eastAsia"/>
        </w:rPr>
        <w:t>微博数据爬取主要</w:t>
      </w:r>
      <w:proofErr w:type="gramEnd"/>
      <w:r>
        <w:rPr>
          <w:rFonts w:hint="eastAsia"/>
        </w:rPr>
        <w:t>采用Python的requests、Selenium库，通过模拟浏览器行为，结合动态渲染的JavaScript</w:t>
      </w:r>
      <w:proofErr w:type="gramStart"/>
      <w:r>
        <w:rPr>
          <w:rFonts w:hint="eastAsia"/>
        </w:rPr>
        <w:t>实现微博搜索</w:t>
      </w:r>
      <w:proofErr w:type="gramEnd"/>
      <w:r>
        <w:rPr>
          <w:rFonts w:hint="eastAsia"/>
        </w:rPr>
        <w:t>接口与评论数据的采集，并绕过</w:t>
      </w:r>
      <w:proofErr w:type="gramStart"/>
      <w:r>
        <w:rPr>
          <w:rFonts w:hint="eastAsia"/>
        </w:rPr>
        <w:t>一些反爬机制</w:t>
      </w:r>
      <w:proofErr w:type="gramEnd"/>
      <w:r>
        <w:rPr>
          <w:rFonts w:hint="eastAsia"/>
        </w:rPr>
        <w:t>，例如IP封禁、验证码验证等</w:t>
      </w:r>
      <w:r>
        <w:fldChar w:fldCharType="begin"/>
      </w:r>
      <w:r>
        <w:instrText xml:space="preserve"> </w:instrText>
      </w:r>
      <w:r>
        <w:rPr>
          <w:rFonts w:hint="eastAsia"/>
        </w:rPr>
        <w:instrText>REF _Ref195637809 \r \h</w:instrText>
      </w:r>
      <w:r>
        <w:instrText xml:space="preserve">  \* MERGEFORMAT </w:instrText>
      </w:r>
      <w:r>
        <w:fldChar w:fldCharType="separate"/>
      </w:r>
      <w:r>
        <w:rPr>
          <w:vertAlign w:val="superscript"/>
        </w:rPr>
        <w:t>[16]</w:t>
      </w:r>
      <w:r>
        <w:fldChar w:fldCharType="end"/>
      </w:r>
      <w:r>
        <w:rPr>
          <w:rFonts w:hint="eastAsia"/>
        </w:rPr>
        <w:t>。文献表明，结合代理IP</w:t>
      </w:r>
      <w:proofErr w:type="gramStart"/>
      <w:r>
        <w:rPr>
          <w:rFonts w:hint="eastAsia"/>
        </w:rPr>
        <w:t>池管理</w:t>
      </w:r>
      <w:proofErr w:type="gramEnd"/>
      <w:r>
        <w:rPr>
          <w:rFonts w:hint="eastAsia"/>
        </w:rPr>
        <w:t>方案、添加随机延时与令牌桶算法可以</w:t>
      </w:r>
      <w:proofErr w:type="gramStart"/>
      <w:r>
        <w:rPr>
          <w:rFonts w:hint="eastAsia"/>
        </w:rPr>
        <w:t>提高爬取稳定性</w:t>
      </w:r>
      <w:proofErr w:type="gramEnd"/>
      <w:r>
        <w:fldChar w:fldCharType="begin"/>
      </w:r>
      <w:r>
        <w:instrText xml:space="preserve"> </w:instrText>
      </w:r>
      <w:r>
        <w:rPr>
          <w:rFonts w:hint="eastAsia"/>
        </w:rPr>
        <w:instrText>REF _Ref195637812 \r \h</w:instrText>
      </w:r>
      <w:r>
        <w:instrText xml:space="preserve">  \* MERGEFORMAT </w:instrText>
      </w:r>
      <w:r>
        <w:fldChar w:fldCharType="separate"/>
      </w:r>
      <w:r>
        <w:rPr>
          <w:vertAlign w:val="superscript"/>
        </w:rPr>
        <w:t>[17]</w:t>
      </w:r>
      <w:r>
        <w:fldChar w:fldCharType="end"/>
      </w:r>
      <w:r>
        <w:rPr>
          <w:rFonts w:hint="eastAsia"/>
        </w:rPr>
        <w:t>。具体而言，Zhang等人的研究提出基于代理IP轮换与请求头随机化的策略，</w:t>
      </w:r>
      <w:proofErr w:type="gramStart"/>
      <w:r>
        <w:rPr>
          <w:rFonts w:hint="eastAsia"/>
        </w:rPr>
        <w:t>使爬取</w:t>
      </w:r>
      <w:proofErr w:type="gramEnd"/>
      <w:r>
        <w:rPr>
          <w:rFonts w:hint="eastAsia"/>
        </w:rPr>
        <w:t>成功率提升至92%</w:t>
      </w:r>
      <w:r>
        <w:fldChar w:fldCharType="begin"/>
      </w:r>
      <w:r>
        <w:instrText xml:space="preserve"> </w:instrText>
      </w:r>
      <w:r>
        <w:rPr>
          <w:rFonts w:hint="eastAsia"/>
        </w:rPr>
        <w:instrText>REF _Ref195637822 \r \h</w:instrText>
      </w:r>
      <w:r>
        <w:instrText xml:space="preserve">  \* MERGEFORMAT </w:instrText>
      </w:r>
      <w:r>
        <w:fldChar w:fldCharType="separate"/>
      </w:r>
      <w:r>
        <w:rPr>
          <w:vertAlign w:val="superscript"/>
        </w:rPr>
        <w:t>[18]</w:t>
      </w:r>
      <w:r>
        <w:fldChar w:fldCharType="end"/>
      </w:r>
      <w:r>
        <w:rPr>
          <w:rFonts w:hint="eastAsia"/>
        </w:rPr>
        <w:t>。</w:t>
      </w:r>
    </w:p>
    <w:p w14:paraId="2A32F39D" w14:textId="77777777" w:rsidR="00EC2F88" w:rsidRDefault="00052F37">
      <w:pPr>
        <w:pStyle w:val="a2"/>
      </w:pPr>
      <w:bookmarkStart w:id="31" w:name="_Toc195648699"/>
      <w:r>
        <w:rPr>
          <w:rFonts w:hint="eastAsia"/>
        </w:rPr>
        <w:t>数据存储技术</w:t>
      </w:r>
      <w:bookmarkEnd w:id="31"/>
    </w:p>
    <w:p w14:paraId="7FB89B6F" w14:textId="77777777" w:rsidR="00EC2F88" w:rsidRDefault="00052F37">
      <w:pPr>
        <w:pStyle w:val="a7"/>
      </w:pPr>
      <w:r>
        <w:rPr>
          <w:rFonts w:hint="eastAsia"/>
        </w:rPr>
        <w:t>MySQL是常用的关系型数据库之一，在本舆情系统中通过设定事务处理、分区表与主从复制机制，实现了高并发场景下的数据一致性与读写分离</w:t>
      </w:r>
      <w:r>
        <w:fldChar w:fldCharType="begin"/>
      </w:r>
      <w:r>
        <w:instrText xml:space="preserve"> </w:instrText>
      </w:r>
      <w:r>
        <w:rPr>
          <w:rFonts w:hint="eastAsia"/>
        </w:rPr>
        <w:instrText>REF _Ref195637825 \r \h</w:instrText>
      </w:r>
      <w:r>
        <w:instrText xml:space="preserve">  \* MERGEFORMAT </w:instrText>
      </w:r>
      <w:r>
        <w:fldChar w:fldCharType="separate"/>
      </w:r>
      <w:r>
        <w:rPr>
          <w:vertAlign w:val="superscript"/>
        </w:rPr>
        <w:t>[19]</w:t>
      </w:r>
      <w:r>
        <w:fldChar w:fldCharType="end"/>
      </w:r>
      <w:r>
        <w:rPr>
          <w:rFonts w:hint="eastAsia"/>
        </w:rPr>
        <w:t>。核心机制包括运用JSON数据类型支持非</w:t>
      </w:r>
      <w:proofErr w:type="gramStart"/>
      <w:r>
        <w:rPr>
          <w:rFonts w:hint="eastAsia"/>
        </w:rPr>
        <w:t>结构化微博文本</w:t>
      </w:r>
      <w:proofErr w:type="gramEnd"/>
      <w:r>
        <w:rPr>
          <w:rFonts w:hint="eastAsia"/>
        </w:rPr>
        <w:t>的灵活存储、建立全文索引与复合索引加速关键词检索与地域分析</w:t>
      </w:r>
      <w:r>
        <w:fldChar w:fldCharType="begin"/>
      </w:r>
      <w:r>
        <w:instrText xml:space="preserve"> </w:instrText>
      </w:r>
      <w:r>
        <w:rPr>
          <w:rFonts w:hint="eastAsia"/>
        </w:rPr>
        <w:instrText>REF _Ref195637829 \r \h</w:instrText>
      </w:r>
      <w:r>
        <w:instrText xml:space="preserve">  \* MERGEFORMAT </w:instrText>
      </w:r>
      <w:r>
        <w:fldChar w:fldCharType="separate"/>
      </w:r>
      <w:r>
        <w:rPr>
          <w:vertAlign w:val="superscript"/>
        </w:rPr>
        <w:t>[20]</w:t>
      </w:r>
      <w:r>
        <w:fldChar w:fldCharType="end"/>
      </w:r>
      <w:r>
        <w:rPr>
          <w:rFonts w:hint="eastAsia"/>
        </w:rPr>
        <w:t>。以联合索引为例，本系统中通过</w:t>
      </w:r>
      <w:proofErr w:type="spellStart"/>
      <w:r>
        <w:rPr>
          <w:rFonts w:hint="eastAsia"/>
        </w:rPr>
        <w:t>status_province</w:t>
      </w:r>
      <w:proofErr w:type="spellEnd"/>
      <w:r>
        <w:rPr>
          <w:rFonts w:hint="eastAsia"/>
        </w:rPr>
        <w:t>与</w:t>
      </w:r>
      <w:proofErr w:type="spellStart"/>
      <w:r>
        <w:rPr>
          <w:rFonts w:hint="eastAsia"/>
        </w:rPr>
        <w:t>status_city</w:t>
      </w:r>
      <w:proofErr w:type="spellEnd"/>
      <w:r>
        <w:rPr>
          <w:rFonts w:hint="eastAsia"/>
        </w:rPr>
        <w:t>字段建立了联合索引，将地域分布查询效率提升40%</w:t>
      </w:r>
      <w:r>
        <w:fldChar w:fldCharType="begin"/>
      </w:r>
      <w:r>
        <w:instrText xml:space="preserve"> </w:instrText>
      </w:r>
      <w:r>
        <w:rPr>
          <w:rFonts w:hint="eastAsia"/>
        </w:rPr>
        <w:instrText>REF _Ref195637851 \r \h</w:instrText>
      </w:r>
      <w:r>
        <w:instrText xml:space="preserve">  \* MERGEFORMAT </w:instrText>
      </w:r>
      <w:r>
        <w:fldChar w:fldCharType="separate"/>
      </w:r>
      <w:r>
        <w:rPr>
          <w:vertAlign w:val="superscript"/>
        </w:rPr>
        <w:t>[21]</w:t>
      </w:r>
      <w:r>
        <w:fldChar w:fldCharType="end"/>
      </w:r>
      <w:r>
        <w:rPr>
          <w:rFonts w:hint="eastAsia"/>
        </w:rPr>
        <w:t>。在后续数据量过大时，考虑到海量数据的存储成本，可以结合分布式数据库（如MongoDB）或云存储方案进一步优化</w:t>
      </w:r>
      <w:r>
        <w:fldChar w:fldCharType="begin"/>
      </w:r>
      <w:r>
        <w:instrText xml:space="preserve"> </w:instrText>
      </w:r>
      <w:r>
        <w:rPr>
          <w:rFonts w:hint="eastAsia"/>
        </w:rPr>
        <w:instrText>REF _Ref195637856 \r \h</w:instrText>
      </w:r>
      <w:r>
        <w:instrText xml:space="preserve">  \* MERGEFORMAT </w:instrText>
      </w:r>
      <w:r>
        <w:fldChar w:fldCharType="separate"/>
      </w:r>
      <w:r>
        <w:rPr>
          <w:vertAlign w:val="superscript"/>
        </w:rPr>
        <w:t>[22]</w:t>
      </w:r>
      <w:r>
        <w:fldChar w:fldCharType="end"/>
      </w:r>
      <w:r>
        <w:rPr>
          <w:rFonts w:hint="eastAsia"/>
        </w:rPr>
        <w:t>。</w:t>
      </w:r>
    </w:p>
    <w:p w14:paraId="682FE383" w14:textId="77777777" w:rsidR="00EC2F88" w:rsidRDefault="00052F37">
      <w:pPr>
        <w:pStyle w:val="a2"/>
      </w:pPr>
      <w:bookmarkStart w:id="32" w:name="_Toc195648700"/>
      <w:commentRangeStart w:id="33"/>
      <w:r>
        <w:rPr>
          <w:rFonts w:hint="eastAsia"/>
        </w:rPr>
        <w:t>舆情分析方法</w:t>
      </w:r>
      <w:bookmarkEnd w:id="32"/>
    </w:p>
    <w:p w14:paraId="103811E7" w14:textId="77777777" w:rsidR="00EC2F88" w:rsidRDefault="00052F37">
      <w:pPr>
        <w:pStyle w:val="a7"/>
      </w:pPr>
      <w:r>
        <w:rPr>
          <w:rFonts w:hint="eastAsia"/>
        </w:rPr>
        <w:t>舆情分析方法从传统词典匹配向深度学习模型演进，陈思团队提出的混合模型在中文社交媒体场景下F1值达0.82</w:t>
      </w:r>
      <w:r>
        <w:fldChar w:fldCharType="begin"/>
      </w:r>
      <w:r>
        <w:instrText xml:space="preserve"> </w:instrText>
      </w:r>
      <w:r>
        <w:rPr>
          <w:rFonts w:hint="eastAsia"/>
        </w:rPr>
        <w:instrText>REF _Ref195637860 \r \h</w:instrText>
      </w:r>
      <w:r>
        <w:instrText xml:space="preserve">  \* MERGEFORMAT </w:instrText>
      </w:r>
      <w:r>
        <w:fldChar w:fldCharType="separate"/>
      </w:r>
      <w:r>
        <w:rPr>
          <w:vertAlign w:val="superscript"/>
        </w:rPr>
        <w:t>[23]</w:t>
      </w:r>
      <w:r>
        <w:fldChar w:fldCharType="end"/>
      </w:r>
      <w:r>
        <w:rPr>
          <w:rFonts w:hint="eastAsia"/>
        </w:rPr>
        <w:t>，通过热度分析中的加权指标（转发、评论、点赞）构建综合评分体系。在趋势预测中多采用ARIMA或LSTM时间序列模型</w:t>
      </w:r>
      <w:r>
        <w:fldChar w:fldCharType="begin"/>
      </w:r>
      <w:r>
        <w:instrText xml:space="preserve"> </w:instrText>
      </w:r>
      <w:r>
        <w:rPr>
          <w:rFonts w:hint="eastAsia"/>
        </w:rPr>
        <w:instrText>REF _Ref195637865 \r \h</w:instrText>
      </w:r>
      <w:r>
        <w:instrText xml:space="preserve">  \* MERGEFORMAT </w:instrText>
      </w:r>
      <w:r>
        <w:fldChar w:fldCharType="separate"/>
      </w:r>
      <w:r>
        <w:rPr>
          <w:vertAlign w:val="superscript"/>
        </w:rPr>
        <w:t>[24]</w:t>
      </w:r>
      <w:r>
        <w:fldChar w:fldCharType="end"/>
      </w:r>
      <w:r>
        <w:rPr>
          <w:rFonts w:hint="eastAsia"/>
        </w:rPr>
        <w:t>。舆情分析还包括关键词</w:t>
      </w:r>
      <w:commentRangeEnd w:id="33"/>
      <w:r w:rsidR="00564F8B">
        <w:rPr>
          <w:rStyle w:val="afd"/>
          <w:rFonts w:ascii="Times New Roman" w:hAnsi="Times New Roman" w:cs="Times New Roman"/>
        </w:rPr>
        <w:commentReference w:id="33"/>
      </w:r>
      <w:r>
        <w:rPr>
          <w:rFonts w:hint="eastAsia"/>
        </w:rPr>
        <w:t>提取、主题聚类等方法，例如常用的TF-IDF、LDA模型能够有效识别舆论焦点，但对网络新词（如“梗文化”）的动态</w:t>
      </w:r>
      <w:proofErr w:type="gramStart"/>
      <w:r>
        <w:rPr>
          <w:rFonts w:hint="eastAsia"/>
        </w:rPr>
        <w:t>捕捉仍</w:t>
      </w:r>
      <w:proofErr w:type="gramEnd"/>
      <w:r>
        <w:rPr>
          <w:rFonts w:hint="eastAsia"/>
        </w:rPr>
        <w:t>存在局限</w:t>
      </w:r>
      <w:r>
        <w:fldChar w:fldCharType="begin"/>
      </w:r>
      <w:r>
        <w:instrText xml:space="preserve"> </w:instrText>
      </w:r>
      <w:r>
        <w:rPr>
          <w:rFonts w:hint="eastAsia"/>
        </w:rPr>
        <w:instrText>REF _Ref195637870 \r \h</w:instrText>
      </w:r>
      <w:r>
        <w:instrText xml:space="preserve">  \* MERGEFORMAT </w:instrText>
      </w:r>
      <w:r>
        <w:fldChar w:fldCharType="separate"/>
      </w:r>
      <w:r>
        <w:rPr>
          <w:vertAlign w:val="superscript"/>
        </w:rPr>
        <w:t>[25]</w:t>
      </w:r>
      <w:r>
        <w:fldChar w:fldCharType="end"/>
      </w:r>
      <w:r>
        <w:rPr>
          <w:rFonts w:hint="eastAsia"/>
        </w:rPr>
        <w:t>。具体而言，系统利用LDA模型</w:t>
      </w:r>
      <w:proofErr w:type="gramStart"/>
      <w:r>
        <w:rPr>
          <w:rFonts w:hint="eastAsia"/>
        </w:rPr>
        <w:t>将微博文本</w:t>
      </w:r>
      <w:proofErr w:type="gramEnd"/>
      <w:r>
        <w:rPr>
          <w:rFonts w:hint="eastAsia"/>
        </w:rPr>
        <w:t>聚类为“政策讨论”“娱乐热点”等主题，但对突发舆情的非线性演变预测误差仍达30%</w:t>
      </w:r>
      <w:r>
        <w:fldChar w:fldCharType="begin"/>
      </w:r>
      <w:r>
        <w:instrText xml:space="preserve"> </w:instrText>
      </w:r>
      <w:r>
        <w:rPr>
          <w:rFonts w:hint="eastAsia"/>
        </w:rPr>
        <w:instrText>REF _Ref195637873 \r \h</w:instrText>
      </w:r>
      <w:r>
        <w:instrText xml:space="preserve">  \* MERGEFORMAT </w:instrText>
      </w:r>
      <w:r>
        <w:fldChar w:fldCharType="separate"/>
      </w:r>
      <w:r>
        <w:rPr>
          <w:vertAlign w:val="superscript"/>
        </w:rPr>
        <w:t>[26]</w:t>
      </w:r>
      <w:r>
        <w:fldChar w:fldCharType="end"/>
      </w:r>
      <w:r>
        <w:rPr>
          <w:rFonts w:hint="eastAsia"/>
        </w:rPr>
        <w:t>。</w:t>
      </w:r>
    </w:p>
    <w:p w14:paraId="52138151" w14:textId="77777777" w:rsidR="00EC2F88" w:rsidRDefault="00052F37">
      <w:pPr>
        <w:pStyle w:val="a2"/>
      </w:pPr>
      <w:bookmarkStart w:id="34" w:name="_Toc195648701"/>
      <w:commentRangeStart w:id="35"/>
      <w:r>
        <w:rPr>
          <w:rFonts w:hint="eastAsia"/>
        </w:rPr>
        <w:lastRenderedPageBreak/>
        <w:t>数据可视化技术</w:t>
      </w:r>
      <w:bookmarkEnd w:id="34"/>
    </w:p>
    <w:p w14:paraId="5154D552" w14:textId="77777777" w:rsidR="00EC2F88" w:rsidRDefault="00052F37">
      <w:pPr>
        <w:pStyle w:val="a7"/>
      </w:pPr>
      <w:r>
        <w:rPr>
          <w:rFonts w:hint="eastAsia"/>
        </w:rPr>
        <w:t>在本系统中使用的数据可视化技术包括基于</w:t>
      </w:r>
      <w:proofErr w:type="spellStart"/>
      <w:r>
        <w:rPr>
          <w:rFonts w:hint="eastAsia"/>
        </w:rPr>
        <w:t>ECharts</w:t>
      </w:r>
      <w:proofErr w:type="spellEnd"/>
      <w:r>
        <w:rPr>
          <w:rFonts w:hint="eastAsia"/>
        </w:rPr>
        <w:t>等前端库的词云、热力图、折线图等的展示，通过将复杂数据转化为直观的图表进行多维度分析。在词云图展示中，通过词频统计突出高频关键词；热力</w:t>
      </w:r>
      <w:proofErr w:type="gramStart"/>
      <w:r>
        <w:rPr>
          <w:rFonts w:hint="eastAsia"/>
        </w:rPr>
        <w:t>图结合</w:t>
      </w:r>
      <w:proofErr w:type="gramEnd"/>
      <w:r>
        <w:rPr>
          <w:rFonts w:hint="eastAsia"/>
        </w:rPr>
        <w:t>了地理信息展示地域传播热点；趋势折线图动态呈现了舆情热度随时间的变化规律</w:t>
      </w:r>
      <w:r>
        <w:fldChar w:fldCharType="begin"/>
      </w:r>
      <w:r>
        <w:instrText xml:space="preserve"> </w:instrText>
      </w:r>
      <w:r>
        <w:rPr>
          <w:rFonts w:hint="eastAsia"/>
        </w:rPr>
        <w:instrText>REF _Ref195637876 \r \h</w:instrText>
      </w:r>
      <w:r>
        <w:instrText xml:space="preserve">  \* MERGEFORMAT </w:instrText>
      </w:r>
      <w:r>
        <w:fldChar w:fldCharType="separate"/>
      </w:r>
      <w:r>
        <w:rPr>
          <w:vertAlign w:val="superscript"/>
        </w:rPr>
        <w:t>[27]</w:t>
      </w:r>
      <w:r>
        <w:fldChar w:fldCharType="end"/>
      </w:r>
      <w:r>
        <w:rPr>
          <w:rFonts w:hint="eastAsia"/>
        </w:rPr>
        <w:t>。然而，多维</w:t>
      </w:r>
      <w:proofErr w:type="gramStart"/>
      <w:r>
        <w:rPr>
          <w:rFonts w:hint="eastAsia"/>
        </w:rPr>
        <w:t>度数据</w:t>
      </w:r>
      <w:proofErr w:type="gramEnd"/>
      <w:r>
        <w:rPr>
          <w:rFonts w:hint="eastAsia"/>
        </w:rPr>
        <w:t>的联动分析（如情感分布与地域传播的关联）仍需增强交互式可视化设计，如Sankey图或三维地理叠加图</w:t>
      </w:r>
      <w:r>
        <w:fldChar w:fldCharType="begin"/>
      </w:r>
      <w:r>
        <w:instrText xml:space="preserve"> </w:instrText>
      </w:r>
      <w:r>
        <w:rPr>
          <w:rFonts w:hint="eastAsia"/>
        </w:rPr>
        <w:instrText>REF _Ref195637878 \r \h</w:instrText>
      </w:r>
      <w:r>
        <w:instrText xml:space="preserve">  \* MERGEFORMAT </w:instrText>
      </w:r>
      <w:r>
        <w:fldChar w:fldCharType="separate"/>
      </w:r>
      <w:r>
        <w:rPr>
          <w:vertAlign w:val="superscript"/>
        </w:rPr>
        <w:t>[28]</w:t>
      </w:r>
      <w:r>
        <w:fldChar w:fldCharType="end"/>
      </w:r>
      <w:r>
        <w:rPr>
          <w:rFonts w:hint="eastAsia"/>
        </w:rPr>
        <w:t>。</w:t>
      </w:r>
    </w:p>
    <w:p w14:paraId="3E887CE9" w14:textId="77777777" w:rsidR="00EC2F88" w:rsidRDefault="00052F37">
      <w:pPr>
        <w:pStyle w:val="a2"/>
      </w:pPr>
      <w:bookmarkStart w:id="36" w:name="_Toc195648702"/>
      <w:r>
        <w:rPr>
          <w:rFonts w:hint="eastAsia"/>
        </w:rPr>
        <w:t>用户认证与授权</w:t>
      </w:r>
      <w:bookmarkEnd w:id="36"/>
    </w:p>
    <w:p w14:paraId="152CD37C" w14:textId="77777777" w:rsidR="00EC2F88" w:rsidRDefault="00052F37">
      <w:pPr>
        <w:pStyle w:val="a7"/>
      </w:pPr>
      <w:r>
        <w:rPr>
          <w:rFonts w:hint="eastAsia"/>
        </w:rPr>
        <w:t>系统使用了基于RBAC（基于角色的访问控制）的用户权限分级管理，将管理员与普通用户角色分离，并通过PBKDF2算法加密存储密码</w:t>
      </w:r>
      <w:r>
        <w:fldChar w:fldCharType="begin"/>
      </w:r>
      <w:r>
        <w:instrText xml:space="preserve"> </w:instrText>
      </w:r>
      <w:r>
        <w:rPr>
          <w:rFonts w:hint="eastAsia"/>
        </w:rPr>
        <w:instrText>REF _Ref195637881 \r \h</w:instrText>
      </w:r>
      <w:r>
        <w:instrText xml:space="preserve">  \* MERGEFORMAT </w:instrText>
      </w:r>
      <w:r>
        <w:fldChar w:fldCharType="separate"/>
      </w:r>
      <w:r>
        <w:rPr>
          <w:vertAlign w:val="superscript"/>
        </w:rPr>
        <w:t>[29]</w:t>
      </w:r>
      <w:r>
        <w:fldChar w:fldCharType="end"/>
      </w:r>
      <w:r>
        <w:rPr>
          <w:rFonts w:hint="eastAsia"/>
        </w:rPr>
        <w:t>。安全审计方面，系统</w:t>
      </w:r>
      <w:commentRangeEnd w:id="35"/>
      <w:r w:rsidR="00564F8B">
        <w:rPr>
          <w:rStyle w:val="afd"/>
          <w:rFonts w:ascii="Times New Roman" w:hAnsi="Times New Roman" w:cs="Times New Roman"/>
        </w:rPr>
        <w:commentReference w:id="35"/>
      </w:r>
      <w:r>
        <w:rPr>
          <w:rFonts w:hint="eastAsia"/>
        </w:rPr>
        <w:t>实现了登录日志记录和会话过期机制，但</w:t>
      </w:r>
      <w:proofErr w:type="gramStart"/>
      <w:r>
        <w:rPr>
          <w:rFonts w:hint="eastAsia"/>
        </w:rPr>
        <w:t>双因素</w:t>
      </w:r>
      <w:proofErr w:type="gramEnd"/>
      <w:r>
        <w:rPr>
          <w:rFonts w:hint="eastAsia"/>
        </w:rPr>
        <w:t>认证与API接口的JWT防护仍需完善</w:t>
      </w:r>
      <w:r>
        <w:fldChar w:fldCharType="begin"/>
      </w:r>
      <w:r>
        <w:instrText xml:space="preserve"> </w:instrText>
      </w:r>
      <w:r>
        <w:rPr>
          <w:rFonts w:hint="eastAsia"/>
        </w:rPr>
        <w:instrText>REF _Ref195637883 \r \h</w:instrText>
      </w:r>
      <w:r>
        <w:instrText xml:space="preserve">  \* MERGEFORMAT </w:instrText>
      </w:r>
      <w:r>
        <w:fldChar w:fldCharType="separate"/>
      </w:r>
      <w:r>
        <w:rPr>
          <w:vertAlign w:val="superscript"/>
        </w:rPr>
        <w:t>[30]</w:t>
      </w:r>
      <w:r>
        <w:fldChar w:fldCharType="end"/>
      </w:r>
      <w:r>
        <w:rPr>
          <w:rFonts w:hint="eastAsia"/>
        </w:rPr>
        <w:t>。通过status字段能够实现用户状态的改变，但细粒度权限的</w:t>
      </w:r>
      <w:proofErr w:type="gramStart"/>
      <w:r>
        <w:rPr>
          <w:rFonts w:hint="eastAsia"/>
        </w:rPr>
        <w:t>实现仍</w:t>
      </w:r>
      <w:proofErr w:type="gramEnd"/>
      <w:r>
        <w:rPr>
          <w:rFonts w:hint="eastAsia"/>
        </w:rPr>
        <w:t>依赖自定义中间件开发</w:t>
      </w:r>
      <w:r>
        <w:fldChar w:fldCharType="begin"/>
      </w:r>
      <w:r>
        <w:instrText xml:space="preserve"> </w:instrText>
      </w:r>
      <w:r>
        <w:rPr>
          <w:rFonts w:hint="eastAsia"/>
        </w:rPr>
        <w:instrText>REF _Ref195637886 \r \h</w:instrText>
      </w:r>
      <w:r>
        <w:instrText xml:space="preserve">  \* MERGEFORMAT </w:instrText>
      </w:r>
      <w:r>
        <w:fldChar w:fldCharType="separate"/>
      </w:r>
      <w:r>
        <w:rPr>
          <w:vertAlign w:val="superscript"/>
        </w:rPr>
        <w:t>[31]</w:t>
      </w:r>
      <w:r>
        <w:fldChar w:fldCharType="end"/>
      </w:r>
      <w:r>
        <w:rPr>
          <w:rFonts w:hint="eastAsia"/>
        </w:rPr>
        <w:t>。</w:t>
      </w:r>
    </w:p>
    <w:p w14:paraId="73B9F18B" w14:textId="77777777" w:rsidR="00EC2F88" w:rsidRDefault="00052F37">
      <w:pPr>
        <w:pStyle w:val="a2"/>
      </w:pPr>
      <w:bookmarkStart w:id="37" w:name="_Toc195648703"/>
      <w:r>
        <w:rPr>
          <w:rFonts w:hint="eastAsia"/>
        </w:rPr>
        <w:t>本章小结</w:t>
      </w:r>
      <w:bookmarkEnd w:id="37"/>
    </w:p>
    <w:p w14:paraId="3F7455DC" w14:textId="77777777" w:rsidR="00EC2F88" w:rsidRDefault="00052F37">
      <w:pPr>
        <w:pStyle w:val="a7"/>
      </w:pPr>
      <w:r>
        <w:rPr>
          <w:rFonts w:hint="eastAsia"/>
        </w:rPr>
        <w:t>本章介绍了系统实现所需的关键技术，包括Django框架、数据爬取、存储、分析、可视化和用户认证等方面，为后续系统实现奠定了技术基础。这些技术的选择和组合，确保了系统的功能完整性、性能可靠性和安全性。</w:t>
      </w:r>
    </w:p>
    <w:p w14:paraId="6D0EB635" w14:textId="44FA1E5F" w:rsidR="00EC2F88" w:rsidRDefault="00052F37">
      <w:pPr>
        <w:pStyle w:val="1"/>
      </w:pPr>
      <w:r>
        <w:rPr>
          <w:highlight w:val="lightGray"/>
        </w:rPr>
        <w:br w:type="page"/>
      </w:r>
      <w:bookmarkStart w:id="38" w:name="_Toc195648704"/>
      <w:ins w:id="39" w:author="scu" w:date="2025-04-16T10:33:00Z">
        <w:r w:rsidR="00564F8B" w:rsidRPr="00564F8B">
          <w:lastRenderedPageBreak/>
          <w:t>系统需求分析与可行性</w:t>
        </w:r>
        <w:r w:rsidR="00564F8B">
          <w:rPr>
            <w:rFonts w:hint="eastAsia"/>
          </w:rPr>
          <w:t>分析</w:t>
        </w:r>
      </w:ins>
      <w:del w:id="40" w:author="scu" w:date="2025-04-16T10:33:00Z">
        <w:r w:rsidDel="00564F8B">
          <w:rPr>
            <w:rFonts w:hint="eastAsia"/>
          </w:rPr>
          <w:delText>系统分析</w:delText>
        </w:r>
      </w:del>
      <w:bookmarkEnd w:id="38"/>
    </w:p>
    <w:p w14:paraId="6870EE90" w14:textId="77777777" w:rsidR="00EC2F88" w:rsidRDefault="00052F37">
      <w:pPr>
        <w:pStyle w:val="a2"/>
      </w:pPr>
      <w:bookmarkStart w:id="41" w:name="_Toc195648705"/>
      <w:r>
        <w:rPr>
          <w:rFonts w:hint="eastAsia"/>
        </w:rPr>
        <w:t>可行性分析</w:t>
      </w:r>
      <w:bookmarkEnd w:id="41"/>
    </w:p>
    <w:p w14:paraId="4F7CE5F3" w14:textId="77777777" w:rsidR="00EC2F88" w:rsidRDefault="00052F37">
      <w:pPr>
        <w:pStyle w:val="a3"/>
        <w:spacing w:before="291"/>
      </w:pPr>
      <w:bookmarkStart w:id="42" w:name="_Toc195648706"/>
      <w:r>
        <w:rPr>
          <w:rFonts w:hint="eastAsia"/>
        </w:rPr>
        <w:t>技术可行性</w:t>
      </w:r>
      <w:bookmarkEnd w:id="42"/>
    </w:p>
    <w:p w14:paraId="058E7ABD" w14:textId="77777777" w:rsidR="00EC2F88" w:rsidRDefault="00052F37">
      <w:pPr>
        <w:pStyle w:val="a7"/>
      </w:pPr>
      <w:r>
        <w:rPr>
          <w:rFonts w:hint="eastAsia"/>
        </w:rPr>
        <w:t>技术可行性方面，系统基于成熟的Python技术生态构建，其可行性已通过多维度验证。Django框架作为后端核心，凭借其MTV架构模式和内置ORM机制，显著简化了Web应用开发流程。例如，Django的RESTful API设计与模板系统支持前后端分离架构，而其活跃的社区生态（如</w:t>
      </w:r>
      <w:proofErr w:type="gramStart"/>
      <w:r>
        <w:rPr>
          <w:rFonts w:hint="eastAsia"/>
        </w:rPr>
        <w:t>第三方库</w:t>
      </w:r>
      <w:proofErr w:type="gramEnd"/>
      <w:r>
        <w:rPr>
          <w:rFonts w:hint="eastAsia"/>
        </w:rPr>
        <w:t>Django Channels）为实时数据推送提供了扩展基础。MySQL作为关系型数据库，通过分区表、全文索引及主从复制技术，验证了其对海量</w:t>
      </w:r>
      <w:proofErr w:type="gramStart"/>
      <w:r>
        <w:rPr>
          <w:rFonts w:hint="eastAsia"/>
        </w:rPr>
        <w:t>微博数据</w:t>
      </w:r>
      <w:proofErr w:type="gramEnd"/>
      <w:r>
        <w:rPr>
          <w:rFonts w:hint="eastAsia"/>
        </w:rPr>
        <w:t>的存储与查询性能。前端技术</w:t>
      </w:r>
      <w:proofErr w:type="gramStart"/>
      <w:r>
        <w:rPr>
          <w:rFonts w:hint="eastAsia"/>
        </w:rPr>
        <w:t>栈</w:t>
      </w:r>
      <w:proofErr w:type="gramEnd"/>
      <w:r>
        <w:rPr>
          <w:rFonts w:hint="eastAsia"/>
        </w:rPr>
        <w:t>采用</w:t>
      </w:r>
      <w:proofErr w:type="spellStart"/>
      <w:r>
        <w:rPr>
          <w:rFonts w:hint="eastAsia"/>
        </w:rPr>
        <w:t>ECharts</w:t>
      </w:r>
      <w:proofErr w:type="spellEnd"/>
      <w:r>
        <w:rPr>
          <w:rFonts w:hint="eastAsia"/>
        </w:rPr>
        <w:t>与HTML5/CSS3，组件库为词云、热力图等展示提供了可视化的方案。此外，系统通过Docker容器</w:t>
      </w:r>
      <w:proofErr w:type="gramStart"/>
      <w:r>
        <w:rPr>
          <w:rFonts w:hint="eastAsia"/>
        </w:rPr>
        <w:t>化部署</w:t>
      </w:r>
      <w:proofErr w:type="gramEnd"/>
      <w:r>
        <w:rPr>
          <w:rFonts w:hint="eastAsia"/>
        </w:rPr>
        <w:t>方案与Nginx反向代理，验证了高并发场景下的负载均衡能力，响应时间稳定在2秒以内。</w:t>
      </w:r>
    </w:p>
    <w:p w14:paraId="460767DF" w14:textId="77777777" w:rsidR="00EC2F88" w:rsidRDefault="00052F37">
      <w:pPr>
        <w:pStyle w:val="a3"/>
        <w:spacing w:before="291"/>
      </w:pPr>
      <w:bookmarkStart w:id="43" w:name="_Toc195648707"/>
      <w:r>
        <w:rPr>
          <w:rFonts w:hint="eastAsia"/>
        </w:rPr>
        <w:t>经济可行性</w:t>
      </w:r>
      <w:bookmarkEnd w:id="43"/>
    </w:p>
    <w:p w14:paraId="2528AD3B" w14:textId="77777777" w:rsidR="00EC2F88" w:rsidRDefault="00052F37">
      <w:pPr>
        <w:pStyle w:val="a7"/>
      </w:pPr>
      <w:r>
        <w:rPr>
          <w:rFonts w:hint="eastAsia"/>
        </w:rPr>
        <w:t>经济可行性主要体现在开源技术</w:t>
      </w:r>
      <w:proofErr w:type="gramStart"/>
      <w:r>
        <w:rPr>
          <w:rFonts w:hint="eastAsia"/>
        </w:rPr>
        <w:t>栈</w:t>
      </w:r>
      <w:proofErr w:type="gramEnd"/>
      <w:r>
        <w:rPr>
          <w:rFonts w:hint="eastAsia"/>
        </w:rPr>
        <w:t>的低成本优势。Python、Django与MySQL均为免费开源工具，显著降低了开发与部署成本。硬件资源方面，系统在4核CPU、8GB内存的服务器上运行流畅，满足中小型舆情监测需求，且支持增加代理节点等横向扩展技术以应对突发流量。维护成本方面，自动化脚本及Django的管理后台简化了运维流程，基于docker的容器</w:t>
      </w:r>
      <w:proofErr w:type="gramStart"/>
      <w:r>
        <w:rPr>
          <w:rFonts w:hint="eastAsia"/>
        </w:rPr>
        <w:t>化部署</w:t>
      </w:r>
      <w:proofErr w:type="gramEnd"/>
      <w:r>
        <w:rPr>
          <w:rFonts w:hint="eastAsia"/>
        </w:rPr>
        <w:t>也进一步降低了环境配置复杂度。开发周期通过模块化设计得到控制，核心功能（如舆情分析、数据可视化）在3个月内完成，投入产出比达1:5.2（按人月成本计算）。</w:t>
      </w:r>
    </w:p>
    <w:p w14:paraId="248A7465" w14:textId="77777777" w:rsidR="00EC2F88" w:rsidRDefault="00052F37">
      <w:pPr>
        <w:pStyle w:val="a3"/>
        <w:spacing w:before="291"/>
      </w:pPr>
      <w:bookmarkStart w:id="44" w:name="_Toc195648708"/>
      <w:r>
        <w:rPr>
          <w:rFonts w:hint="eastAsia"/>
        </w:rPr>
        <w:t>操作可行性</w:t>
      </w:r>
      <w:bookmarkEnd w:id="44"/>
    </w:p>
    <w:p w14:paraId="6EA016DD" w14:textId="77777777" w:rsidR="00EC2F88" w:rsidRDefault="00052F37">
      <w:pPr>
        <w:pStyle w:val="a7"/>
      </w:pPr>
      <w:r>
        <w:rPr>
          <w:rFonts w:hint="eastAsia"/>
        </w:rPr>
        <w:t>操作可行性通过用户界面设计与流程优化得到保障。系统采用响应式布局，适配主流浏览器（Chrome/Firefox），界面操作逻辑简单易懂，用户学习成本低。功能模块采用树状结构划分，配合导航和菜单实现操作路径最小化。</w:t>
      </w:r>
    </w:p>
    <w:p w14:paraId="0E9A03C4" w14:textId="77777777" w:rsidR="00EC2F88" w:rsidRDefault="00052F37">
      <w:pPr>
        <w:pStyle w:val="a7"/>
      </w:pPr>
      <w:r>
        <w:rPr>
          <w:rFonts w:hint="eastAsia"/>
        </w:rPr>
        <w:t>性能方面，搜索和舆情分析的接口通过结合Redis缓存策略、Celery异步任务优化，平均响应时间&lt;1.8秒。此外，系统内置Markdown格式的帮助文档，在操作系统时会有详细错误提示，保存有日志可供审计，这些功能可以确保用户可追溯操作、快速定位问题。</w:t>
      </w:r>
    </w:p>
    <w:p w14:paraId="458F23D6" w14:textId="77777777" w:rsidR="00EC2F88" w:rsidRDefault="00052F37">
      <w:pPr>
        <w:pStyle w:val="a2"/>
      </w:pPr>
      <w:bookmarkStart w:id="45" w:name="_Toc195648709"/>
      <w:r>
        <w:rPr>
          <w:rFonts w:hint="eastAsia"/>
        </w:rPr>
        <w:t>需求分析</w:t>
      </w:r>
      <w:bookmarkEnd w:id="45"/>
    </w:p>
    <w:p w14:paraId="1F5E93F9" w14:textId="77777777" w:rsidR="00EC2F88" w:rsidRDefault="00052F37">
      <w:pPr>
        <w:pStyle w:val="a3"/>
        <w:spacing w:before="291"/>
      </w:pPr>
      <w:bookmarkStart w:id="46" w:name="_Toc195648710"/>
      <w:r>
        <w:rPr>
          <w:rFonts w:hint="eastAsia"/>
        </w:rPr>
        <w:t>功能需求</w:t>
      </w:r>
      <w:bookmarkEnd w:id="46"/>
    </w:p>
    <w:p w14:paraId="0A5F7906" w14:textId="77777777" w:rsidR="00EC2F88" w:rsidRDefault="00EC2F88">
      <w:pPr>
        <w:pStyle w:val="a7"/>
      </w:pPr>
    </w:p>
    <w:p w14:paraId="0BB28C30" w14:textId="77777777" w:rsidR="00EC2F88" w:rsidRDefault="00052F37">
      <w:pPr>
        <w:pStyle w:val="a7"/>
      </w:pPr>
      <w:r>
        <w:rPr>
          <w:rFonts w:hint="eastAsia"/>
        </w:rPr>
        <w:lastRenderedPageBreak/>
        <w:t>功能需求的设计以用户行为与舆情分析为核心，覆盖从基础操作到高级分析的完整流程。用户管理模块实现了注册、登录与权限控制功能，通过Django的ORM机制与密码加密（PBKDF2算法）保障用户身份安全，角色划分（管理员、普通用户）与会话管理确保访问权限的精细化控制。数据采集模块依托Python的requests与Selenium库，</w:t>
      </w:r>
      <w:proofErr w:type="gramStart"/>
      <w:r>
        <w:rPr>
          <w:rFonts w:hint="eastAsia"/>
        </w:rPr>
        <w:t>实现微博搜索</w:t>
      </w:r>
      <w:proofErr w:type="gramEnd"/>
      <w:r>
        <w:rPr>
          <w:rFonts w:hint="eastAsia"/>
        </w:rPr>
        <w:t>接口与评论数据的自动化抓取，结合代理IP池、请求频率控制</w:t>
      </w:r>
      <w:proofErr w:type="gramStart"/>
      <w:r>
        <w:rPr>
          <w:rFonts w:hint="eastAsia"/>
        </w:rPr>
        <w:t>与反爬策</w:t>
      </w:r>
      <w:proofErr w:type="gramEnd"/>
      <w:r>
        <w:rPr>
          <w:rFonts w:hint="eastAsia"/>
        </w:rPr>
        <w:t>略规避平台限制，数据清洗与存储流程则通过MySQL的分区表与索引优化保障高并发场景下的效率。舆情分析模块整合舆情分析（基于词典与机器学习混合模型）、热度分析（综合转发/评论/</w:t>
      </w:r>
      <w:proofErr w:type="gramStart"/>
      <w:r>
        <w:rPr>
          <w:rFonts w:hint="eastAsia"/>
        </w:rPr>
        <w:t>点赞指标</w:t>
      </w:r>
      <w:proofErr w:type="gramEnd"/>
      <w:r>
        <w:rPr>
          <w:rFonts w:hint="eastAsia"/>
        </w:rPr>
        <w:t>）、地域分析（地理位置信息统计）及趋势预测（时间序列模型），并通过</w:t>
      </w:r>
      <w:proofErr w:type="spellStart"/>
      <w:r>
        <w:rPr>
          <w:rFonts w:hint="eastAsia"/>
        </w:rPr>
        <w:t>ECharts</w:t>
      </w:r>
      <w:proofErr w:type="spellEnd"/>
      <w:r>
        <w:rPr>
          <w:rFonts w:hint="eastAsia"/>
        </w:rPr>
        <w:t>库的词云、热力图与折线图实现数据可视化，支持多维</w:t>
      </w:r>
      <w:proofErr w:type="gramStart"/>
      <w:r>
        <w:rPr>
          <w:rFonts w:hint="eastAsia"/>
        </w:rPr>
        <w:t>度分</w:t>
      </w:r>
      <w:proofErr w:type="gramEnd"/>
      <w:r>
        <w:rPr>
          <w:rFonts w:hint="eastAsia"/>
        </w:rPr>
        <w:t>析结果的直观展示。系统管理功能涵盖配置管理（如预警阈值设置）与日志审计，数据导出支持CSV、Excel等格式，报表生成模块则通过预设模板自动生成分析报告，满足用户对数据留存与分享的需求。</w:t>
      </w:r>
    </w:p>
    <w:p w14:paraId="5BB8B8F8" w14:textId="77777777" w:rsidR="00EC2F88" w:rsidRDefault="00052F37">
      <w:pPr>
        <w:pStyle w:val="a3"/>
        <w:spacing w:before="291"/>
      </w:pPr>
      <w:bookmarkStart w:id="47" w:name="_Toc195648711"/>
      <w:r>
        <w:rPr>
          <w:rFonts w:hint="eastAsia"/>
        </w:rPr>
        <w:t>非功能需求</w:t>
      </w:r>
      <w:bookmarkEnd w:id="47"/>
    </w:p>
    <w:p w14:paraId="589CF063" w14:textId="77777777" w:rsidR="00EC2F88" w:rsidRDefault="00052F37">
      <w:pPr>
        <w:pStyle w:val="a7"/>
      </w:pPr>
      <w:r>
        <w:rPr>
          <w:rFonts w:hint="eastAsia"/>
        </w:rPr>
        <w:t>非功能需求的实现以系统稳定性与用户体验为核心。性能方面，通过Redis缓存、Nginx负载均衡与异步任务队列（Celery）优化响应时间，实测关键接口响应时间低于2秒；安全需求通过数据加密（MySQL字段加密）、访问控制（RBAC模型）与SQL注入防护（Django ORM参数化查询）保障数据安全；可靠性设计包含MySQL主从复制与定期备份策略，结合日志监控与异常处理机制提升容错能力。可扩展性通过模块化架构（Django的MTV模式）实现功能独立扩展，例如新增分析模块无需改动核心代码。可用性设计确保系统7×24小时运行，前端响应式布局适配Chrome、Firefox等主流浏览器，界面操作逻辑</w:t>
      </w:r>
      <w:proofErr w:type="gramStart"/>
      <w:r>
        <w:rPr>
          <w:rFonts w:hint="eastAsia"/>
        </w:rPr>
        <w:t>与微博平台</w:t>
      </w:r>
      <w:proofErr w:type="gramEnd"/>
      <w:r>
        <w:rPr>
          <w:rFonts w:hint="eastAsia"/>
        </w:rPr>
        <w:t>保持一致以降低学习成本。可维护性通过代码规范（PEP8）、详细注释与Django内置管理后台简化维护流程，文档覆盖技术实现与操作指南。兼容性方面，系统支持Windows与Linux部署，硬件要求（4核CPU、8GB内存）与软件环境（Python 3.8.10、MySQL 8.0.12）均采用主流配置，确保跨平台运行的稳定性。</w:t>
      </w:r>
    </w:p>
    <w:p w14:paraId="17BEEE31" w14:textId="77777777" w:rsidR="00EC2F88" w:rsidRDefault="00052F37">
      <w:pPr>
        <w:pStyle w:val="a2"/>
      </w:pPr>
      <w:bookmarkStart w:id="48" w:name="_Toc195648712"/>
      <w:r>
        <w:rPr>
          <w:rFonts w:hint="eastAsia"/>
        </w:rPr>
        <w:t>本章小结</w:t>
      </w:r>
      <w:bookmarkEnd w:id="48"/>
    </w:p>
    <w:p w14:paraId="12C49AAE" w14:textId="77777777" w:rsidR="00EC2F88" w:rsidRDefault="00052F37">
      <w:pPr>
        <w:pStyle w:val="a7"/>
      </w:pPr>
      <w:r>
        <w:rPr>
          <w:rFonts w:hint="eastAsia"/>
        </w:rPr>
        <w:t>通过可行性分析和需求分析，确认系统开发在技术、经济和操作上均具有可行性，明确了系统的功能和非功能需求。这些分析结果为后续的系统设计提供了明确的指导方向。</w:t>
      </w:r>
    </w:p>
    <w:p w14:paraId="1B6EC6A0" w14:textId="77777777" w:rsidR="00EC2F88" w:rsidRDefault="00EC2F88">
      <w:pPr>
        <w:pStyle w:val="a7"/>
      </w:pPr>
    </w:p>
    <w:p w14:paraId="03C6B18F" w14:textId="77777777" w:rsidR="00EC2F88" w:rsidRDefault="00052F37">
      <w:pPr>
        <w:widowControl/>
        <w:jc w:val="left"/>
        <w:rPr>
          <w:rFonts w:ascii="宋体" w:hAnsi="宋体" w:cs="宋体"/>
          <w:sz w:val="24"/>
          <w:szCs w:val="20"/>
        </w:rPr>
      </w:pPr>
      <w:r>
        <w:br w:type="page"/>
      </w:r>
    </w:p>
    <w:p w14:paraId="78966EB9" w14:textId="52EB6A10" w:rsidR="00EC2F88" w:rsidRDefault="00052F37">
      <w:pPr>
        <w:pStyle w:val="1"/>
      </w:pPr>
      <w:bookmarkStart w:id="49" w:name="_Toc195648713"/>
      <w:r>
        <w:rPr>
          <w:rFonts w:hint="eastAsia"/>
        </w:rPr>
        <w:lastRenderedPageBreak/>
        <w:t>系统</w:t>
      </w:r>
      <w:ins w:id="50" w:author="scu" w:date="2025-04-16T10:33:00Z">
        <w:r w:rsidR="00070898">
          <w:rPr>
            <w:rFonts w:hint="eastAsia"/>
          </w:rPr>
          <w:t>总体</w:t>
        </w:r>
      </w:ins>
      <w:r>
        <w:rPr>
          <w:rFonts w:hint="eastAsia"/>
        </w:rPr>
        <w:t>设计</w:t>
      </w:r>
      <w:bookmarkEnd w:id="49"/>
    </w:p>
    <w:p w14:paraId="3E229CC1" w14:textId="77777777" w:rsidR="00EC2F88" w:rsidRDefault="00052F37">
      <w:pPr>
        <w:pStyle w:val="a2"/>
      </w:pPr>
      <w:bookmarkStart w:id="51" w:name="_Toc195648714"/>
      <w:r>
        <w:rPr>
          <w:rFonts w:hint="eastAsia"/>
        </w:rPr>
        <w:t>设计目标</w:t>
      </w:r>
      <w:bookmarkEnd w:id="51"/>
    </w:p>
    <w:p w14:paraId="50E4612B" w14:textId="77777777" w:rsidR="00EC2F88" w:rsidRDefault="00052F37">
      <w:pPr>
        <w:pStyle w:val="a7"/>
      </w:pPr>
      <w:r>
        <w:rPr>
          <w:rFonts w:hint="eastAsia"/>
        </w:rPr>
        <w:t>本系统的设计目标旨在构建一个功能完善、性能稳定、安全可靠</w:t>
      </w:r>
      <w:proofErr w:type="gramStart"/>
      <w:r>
        <w:rPr>
          <w:rFonts w:hint="eastAsia"/>
        </w:rPr>
        <w:t>的微博舆情</w:t>
      </w:r>
      <w:proofErr w:type="gramEnd"/>
      <w:r>
        <w:rPr>
          <w:rFonts w:hint="eastAsia"/>
        </w:rPr>
        <w:t>分析平台。系统将实现</w:t>
      </w:r>
      <w:proofErr w:type="gramStart"/>
      <w:r>
        <w:rPr>
          <w:rFonts w:hint="eastAsia"/>
        </w:rPr>
        <w:t>微博数据</w:t>
      </w:r>
      <w:proofErr w:type="gramEnd"/>
      <w:r>
        <w:rPr>
          <w:rFonts w:hint="eastAsia"/>
        </w:rPr>
        <w:t>的自动化采集、智能分析和可视化展示，支持多用户并发访问，并提供友好的用户界面。同时，系统设计充分考虑了可扩展性和可维护性，确保能够适应未来业务发展的需求。</w:t>
      </w:r>
    </w:p>
    <w:p w14:paraId="64708C48" w14:textId="77777777" w:rsidR="00EC2F88" w:rsidRDefault="00052F37">
      <w:pPr>
        <w:pStyle w:val="a2"/>
      </w:pPr>
      <w:bookmarkStart w:id="52" w:name="_Toc195648715"/>
      <w:r>
        <w:rPr>
          <w:rFonts w:hint="eastAsia"/>
        </w:rPr>
        <w:t>使用模式设计</w:t>
      </w:r>
      <w:bookmarkEnd w:id="52"/>
    </w:p>
    <w:p w14:paraId="4CC281F1" w14:textId="77777777" w:rsidR="00EC2F88" w:rsidRDefault="00052F37">
      <w:pPr>
        <w:pStyle w:val="a3"/>
        <w:spacing w:before="291"/>
      </w:pPr>
      <w:bookmarkStart w:id="53" w:name="_Toc195648716"/>
      <w:r>
        <w:rPr>
          <w:rFonts w:hint="eastAsia"/>
        </w:rPr>
        <w:t>服务运行方式</w:t>
      </w:r>
      <w:bookmarkEnd w:id="53"/>
    </w:p>
    <w:p w14:paraId="5CFFE7F2" w14:textId="77777777" w:rsidR="00EC2F88" w:rsidRDefault="00052F37">
      <w:pPr>
        <w:pStyle w:val="a7"/>
      </w:pPr>
      <w:r>
        <w:rPr>
          <w:rFonts w:hint="eastAsia"/>
        </w:rPr>
        <w:t>系统采用B/S架构，通过Web浏览器提供服务访问。后端采用Django框架构建，数据库使用MySQL 8.0.12，前端采用HTML5、CSS3和JavaScript技术</w:t>
      </w:r>
      <w:proofErr w:type="gramStart"/>
      <w:r>
        <w:rPr>
          <w:rFonts w:hint="eastAsia"/>
        </w:rPr>
        <w:t>栈</w:t>
      </w:r>
      <w:proofErr w:type="gramEnd"/>
      <w:r>
        <w:rPr>
          <w:rFonts w:hint="eastAsia"/>
        </w:rPr>
        <w:t>。为提高系统性能和可靠性，还引入了Redis缓存、Celery消息队列、</w:t>
      </w:r>
      <w:proofErr w:type="spellStart"/>
      <w:r>
        <w:rPr>
          <w:rFonts w:hint="eastAsia"/>
        </w:rPr>
        <w:t>MinIO</w:t>
      </w:r>
      <w:proofErr w:type="spellEnd"/>
      <w:r>
        <w:rPr>
          <w:rFonts w:hint="eastAsia"/>
        </w:rPr>
        <w:t>文件存储、ELK日志系统和Prometheus监控系统等组件，构建了一个完整的分布式应用架构。</w:t>
      </w:r>
    </w:p>
    <w:p w14:paraId="6072103F" w14:textId="77777777" w:rsidR="00EC2F88" w:rsidRDefault="00052F37">
      <w:pPr>
        <w:pStyle w:val="a3"/>
        <w:spacing w:before="291"/>
      </w:pPr>
      <w:bookmarkStart w:id="54" w:name="_Toc195648717"/>
      <w:r>
        <w:rPr>
          <w:rFonts w:hint="eastAsia"/>
        </w:rPr>
        <w:t>Web服务架构</w:t>
      </w:r>
      <w:bookmarkEnd w:id="54"/>
    </w:p>
    <w:p w14:paraId="12E618DB" w14:textId="77777777" w:rsidR="00EC2F88" w:rsidRDefault="00052F37">
      <w:pPr>
        <w:pStyle w:val="a7"/>
      </w:pPr>
      <w:r>
        <w:rPr>
          <w:rFonts w:hint="eastAsia"/>
        </w:rPr>
        <w:t>系统采用前后端分离的架构设计，前端负责页面展示和用户交互，后端提供RESTful API接口。数据库</w:t>
      </w:r>
      <w:proofErr w:type="gramStart"/>
      <w:r>
        <w:rPr>
          <w:rFonts w:hint="eastAsia"/>
        </w:rPr>
        <w:t>层负责</w:t>
      </w:r>
      <w:proofErr w:type="gramEnd"/>
      <w:r>
        <w:rPr>
          <w:rFonts w:hint="eastAsia"/>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2054467A" w14:textId="77777777" w:rsidR="00EC2F88" w:rsidRDefault="00052F37">
      <w:pPr>
        <w:pStyle w:val="a2"/>
      </w:pPr>
      <w:bookmarkStart w:id="55" w:name="_Toc195648718"/>
      <w:commentRangeStart w:id="56"/>
      <w:r>
        <w:rPr>
          <w:rFonts w:hint="eastAsia"/>
        </w:rPr>
        <w:t>数据库设计</w:t>
      </w:r>
      <w:bookmarkEnd w:id="55"/>
      <w:commentRangeEnd w:id="56"/>
      <w:r w:rsidR="00621248">
        <w:rPr>
          <w:rStyle w:val="afd"/>
          <w:rFonts w:ascii="Times New Roman" w:eastAsia="宋体" w:hAnsi="Times New Roman" w:cs="Times New Roman"/>
          <w:b w:val="0"/>
          <w:bCs w:val="0"/>
        </w:rPr>
        <w:commentReference w:id="56"/>
      </w:r>
    </w:p>
    <w:p w14:paraId="5C2083A5" w14:textId="77777777" w:rsidR="00EC2F88" w:rsidRDefault="00052F37">
      <w:pPr>
        <w:pStyle w:val="a3"/>
        <w:spacing w:before="291"/>
      </w:pPr>
      <w:bookmarkStart w:id="57" w:name="_Toc195648719"/>
      <w:r>
        <w:rPr>
          <w:rFonts w:hint="eastAsia"/>
        </w:rPr>
        <w:t>数据库选择</w:t>
      </w:r>
      <w:bookmarkEnd w:id="57"/>
    </w:p>
    <w:p w14:paraId="66673C29" w14:textId="77777777" w:rsidR="00EC2F88" w:rsidRDefault="00052F37">
      <w:pPr>
        <w:pStyle w:val="a7"/>
      </w:pPr>
      <w:r>
        <w:rPr>
          <w:rFonts w:hint="eastAsia"/>
        </w:rPr>
        <w:t>系统选择MySQL 8.0.12作为主数据库，主要基于其性能稳定可靠、支持事务处理、具有良好的并发性能和完善的备份机制等特点。同时，MySQL 8.0.12还支持JSON数据类型、分区表、主从复制和索引优化等高级特性，能够满足系统对数据存储和查询的性能要求。</w:t>
      </w:r>
    </w:p>
    <w:p w14:paraId="217BEE54" w14:textId="77777777" w:rsidR="00EC2F88" w:rsidRDefault="00052F37">
      <w:pPr>
        <w:pStyle w:val="a3"/>
        <w:spacing w:before="291"/>
      </w:pPr>
      <w:bookmarkStart w:id="58" w:name="_Toc195648720"/>
      <w:r>
        <w:rPr>
          <w:rFonts w:hint="eastAsia"/>
        </w:rPr>
        <w:t>数据库模型</w:t>
      </w:r>
      <w:bookmarkEnd w:id="58"/>
    </w:p>
    <w:p w14:paraId="2A72C28A" w14:textId="77777777" w:rsidR="00EC2F88" w:rsidRDefault="00052F37">
      <w:pPr>
        <w:pStyle w:val="a7"/>
      </w:pPr>
      <w:r>
        <w:rPr>
          <w:rFonts w:hint="eastAsia"/>
        </w:rPr>
        <w:t>系统设计了多个核心数据表，包括用户表、搜索历史表、</w:t>
      </w:r>
      <w:proofErr w:type="gramStart"/>
      <w:r>
        <w:rPr>
          <w:rFonts w:hint="eastAsia"/>
        </w:rPr>
        <w:t>微博数据表</w:t>
      </w:r>
      <w:proofErr w:type="gramEnd"/>
      <w:r>
        <w:rPr>
          <w:rFonts w:hint="eastAsia"/>
        </w:rPr>
        <w:t>和评论数据表等。每个表都经过精心设计，包含必要的字段和索引，以支持系统的各项功能。例如，用户表存储用户的基本信息和认证信息，搜索历史</w:t>
      </w:r>
      <w:proofErr w:type="gramStart"/>
      <w:r>
        <w:rPr>
          <w:rFonts w:hint="eastAsia"/>
        </w:rPr>
        <w:t>表记录</w:t>
      </w:r>
      <w:proofErr w:type="gramEnd"/>
      <w:r>
        <w:rPr>
          <w:rFonts w:hint="eastAsia"/>
        </w:rPr>
        <w:t>用户的搜索行为，</w:t>
      </w:r>
      <w:proofErr w:type="gramStart"/>
      <w:r>
        <w:rPr>
          <w:rFonts w:hint="eastAsia"/>
        </w:rPr>
        <w:t>微博数据</w:t>
      </w:r>
      <w:proofErr w:type="gramEnd"/>
      <w:r>
        <w:rPr>
          <w:rFonts w:hint="eastAsia"/>
        </w:rPr>
        <w:t>表存储采集</w:t>
      </w:r>
      <w:proofErr w:type="gramStart"/>
      <w:r>
        <w:rPr>
          <w:rFonts w:hint="eastAsia"/>
        </w:rPr>
        <w:t>的微博内</w:t>
      </w:r>
      <w:proofErr w:type="gramEnd"/>
      <w:r>
        <w:rPr>
          <w:rFonts w:hint="eastAsia"/>
        </w:rPr>
        <w:t>容，评论数据表保存评论信息。这些表之间</w:t>
      </w:r>
      <w:proofErr w:type="gramStart"/>
      <w:r>
        <w:rPr>
          <w:rFonts w:hint="eastAsia"/>
        </w:rPr>
        <w:t>通过外键关联</w:t>
      </w:r>
      <w:proofErr w:type="gramEnd"/>
      <w:r>
        <w:rPr>
          <w:rFonts w:hint="eastAsia"/>
        </w:rPr>
        <w:t>，形成一个完整的数据模型。</w:t>
      </w:r>
    </w:p>
    <w:p w14:paraId="0F9E008D" w14:textId="77777777" w:rsidR="00EC2F88" w:rsidRDefault="00EC2F88">
      <w:pPr>
        <w:pStyle w:val="a7"/>
      </w:pPr>
    </w:p>
    <w:p w14:paraId="3B87E196" w14:textId="77777777" w:rsidR="00EC2F88" w:rsidRDefault="00052F37">
      <w:pPr>
        <w:pStyle w:val="a3"/>
        <w:spacing w:before="291"/>
      </w:pPr>
      <w:bookmarkStart w:id="59" w:name="_Toc195648721"/>
      <w:r>
        <w:rPr>
          <w:rFonts w:hint="eastAsia"/>
        </w:rPr>
        <w:lastRenderedPageBreak/>
        <w:t>数据库存储</w:t>
      </w:r>
      <w:bookmarkEnd w:id="59"/>
    </w:p>
    <w:p w14:paraId="66E61274" w14:textId="77777777" w:rsidR="00EC2F88" w:rsidRDefault="00052F37">
      <w:pPr>
        <w:pStyle w:val="a7"/>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235ED99D" w14:textId="77777777" w:rsidR="00EC2F88" w:rsidRDefault="00052F37">
      <w:pPr>
        <w:pStyle w:val="a2"/>
      </w:pPr>
      <w:bookmarkStart w:id="60" w:name="_Toc195648722"/>
      <w:r>
        <w:rPr>
          <w:rFonts w:hint="eastAsia"/>
        </w:rPr>
        <w:t>后端</w:t>
      </w:r>
      <w:r>
        <w:rPr>
          <w:rFonts w:hint="eastAsia"/>
        </w:rPr>
        <w:t>API</w:t>
      </w:r>
      <w:r>
        <w:rPr>
          <w:rFonts w:hint="eastAsia"/>
        </w:rPr>
        <w:t>设计</w:t>
      </w:r>
      <w:bookmarkEnd w:id="60"/>
    </w:p>
    <w:p w14:paraId="08CF1DFA" w14:textId="77777777" w:rsidR="00EC2F88" w:rsidRDefault="00052F37">
      <w:pPr>
        <w:pStyle w:val="a7"/>
      </w:pPr>
      <w:r>
        <w:rPr>
          <w:rFonts w:hint="eastAsia"/>
        </w:rPr>
        <w:t>系统设计了完整的API接口体系，主要包括用户管理、搜索、数据分析和预测分析等模块。每个API接口都遵循RESTful设计规范，提供清晰的URL路径和请求方法。</w:t>
      </w:r>
    </w:p>
    <w:p w14:paraId="0CBDAD4E" w14:textId="77777777" w:rsidR="00EC2F88" w:rsidRDefault="00052F37">
      <w:pPr>
        <w:pStyle w:val="a3"/>
        <w:spacing w:before="291"/>
      </w:pPr>
      <w:bookmarkStart w:id="61" w:name="_Toc195648723"/>
      <w:commentRangeStart w:id="62"/>
      <w:r>
        <w:rPr>
          <w:rFonts w:hint="eastAsia"/>
        </w:rPr>
        <w:t>用户管理接口</w:t>
      </w:r>
      <w:bookmarkEnd w:id="61"/>
      <w:commentRangeEnd w:id="62"/>
      <w:r w:rsidR="00621248">
        <w:rPr>
          <w:rStyle w:val="afd"/>
          <w:rFonts w:ascii="Times New Roman" w:eastAsia="宋体" w:hAnsi="Times New Roman"/>
          <w:bCs w:val="0"/>
        </w:rPr>
        <w:commentReference w:id="62"/>
      </w:r>
    </w:p>
    <w:p w14:paraId="63AE46A0" w14:textId="77777777" w:rsidR="00EC2F88" w:rsidRDefault="00052F37">
      <w:pPr>
        <w:pStyle w:val="aSourceCode0"/>
      </w:pPr>
      <w:r>
        <w:rPr>
          <w:rStyle w:val="CommentTok"/>
          <w:sz w:val="21"/>
          <w:szCs w:val="18"/>
        </w:rPr>
        <w:t xml:space="preserve"># </w:t>
      </w:r>
      <w:r>
        <w:rPr>
          <w:rStyle w:val="CommentTok"/>
          <w:sz w:val="21"/>
          <w:szCs w:val="18"/>
        </w:rPr>
        <w:t>用户认证相关接口</w:t>
      </w:r>
      <w:r>
        <w:br/>
      </w:r>
      <w:r>
        <w:rPr>
          <w:rStyle w:val="NormalTok"/>
          <w:szCs w:val="18"/>
        </w:rPr>
        <w:t>path(</w:t>
      </w:r>
      <w:r>
        <w:rPr>
          <w:rStyle w:val="StringTok"/>
          <w:sz w:val="21"/>
          <w:szCs w:val="18"/>
        </w:rPr>
        <w:t>'login'</w:t>
      </w:r>
      <w:r>
        <w:rPr>
          <w:rStyle w:val="NormalTok"/>
          <w:szCs w:val="18"/>
        </w:rPr>
        <w:t xml:space="preserve">, </w:t>
      </w:r>
      <w:proofErr w:type="spellStart"/>
      <w:r>
        <w:rPr>
          <w:rStyle w:val="NormalTok"/>
          <w:szCs w:val="18"/>
        </w:rPr>
        <w:t>views.login,name</w:t>
      </w:r>
      <w:proofErr w:type="spellEnd"/>
      <w:r>
        <w:rPr>
          <w:rStyle w:val="OperatorTok"/>
          <w:sz w:val="21"/>
          <w:szCs w:val="18"/>
        </w:rPr>
        <w:t>=</w:t>
      </w:r>
      <w:r>
        <w:rPr>
          <w:rStyle w:val="StringTok"/>
          <w:sz w:val="21"/>
          <w:szCs w:val="18"/>
        </w:rPr>
        <w:t>"myadmin_login2"</w:t>
      </w:r>
      <w:r>
        <w:rPr>
          <w:rStyle w:val="NormalTok"/>
          <w:szCs w:val="18"/>
        </w:rPr>
        <w:t xml:space="preserve">),  </w:t>
      </w:r>
      <w:r>
        <w:rPr>
          <w:rStyle w:val="CommentTok"/>
          <w:sz w:val="21"/>
          <w:szCs w:val="18"/>
        </w:rPr>
        <w:t xml:space="preserve"># </w:t>
      </w:r>
      <w:r>
        <w:rPr>
          <w:rStyle w:val="CommentTok"/>
          <w:sz w:val="21"/>
          <w:szCs w:val="18"/>
        </w:rPr>
        <w:t>用户登录接口</w:t>
      </w:r>
      <w:r>
        <w:br/>
      </w:r>
      <w:r>
        <w:rPr>
          <w:rStyle w:val="NormalTok"/>
          <w:szCs w:val="18"/>
        </w:rPr>
        <w:t>path(</w:t>
      </w:r>
      <w:r>
        <w:rPr>
          <w:rStyle w:val="StringTok"/>
          <w:sz w:val="21"/>
          <w:szCs w:val="18"/>
        </w:rPr>
        <w:t>'</w:t>
      </w:r>
      <w:proofErr w:type="spellStart"/>
      <w:r>
        <w:rPr>
          <w:rStyle w:val="StringTok"/>
          <w:sz w:val="21"/>
          <w:szCs w:val="18"/>
        </w:rPr>
        <w:t>dologin</w:t>
      </w:r>
      <w:proofErr w:type="spellEnd"/>
      <w:r>
        <w:rPr>
          <w:rStyle w:val="StringTok"/>
          <w:sz w:val="21"/>
          <w:szCs w:val="18"/>
        </w:rPr>
        <w:t>'</w:t>
      </w:r>
      <w:r>
        <w:rPr>
          <w:rStyle w:val="NormalTok"/>
          <w:szCs w:val="18"/>
        </w:rPr>
        <w:t xml:space="preserve">, </w:t>
      </w:r>
      <w:proofErr w:type="spellStart"/>
      <w:r>
        <w:rPr>
          <w:rStyle w:val="NormalTok"/>
          <w:szCs w:val="18"/>
        </w:rPr>
        <w:t>views.dologin,name</w:t>
      </w:r>
      <w:proofErr w:type="spellEnd"/>
      <w:r>
        <w:rPr>
          <w:rStyle w:val="OperatorTok"/>
          <w:sz w:val="21"/>
          <w:szCs w:val="18"/>
        </w:rPr>
        <w:t>=</w:t>
      </w:r>
      <w:r>
        <w:rPr>
          <w:rStyle w:val="StringTok"/>
          <w:sz w:val="21"/>
          <w:szCs w:val="18"/>
        </w:rPr>
        <w:t>"</w:t>
      </w:r>
      <w:proofErr w:type="spellStart"/>
      <w:r>
        <w:rPr>
          <w:rStyle w:val="StringTok"/>
          <w:sz w:val="21"/>
          <w:szCs w:val="18"/>
        </w:rPr>
        <w:t>myadmin_dologin</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登录处理接口</w:t>
      </w:r>
      <w:r>
        <w:br/>
      </w:r>
      <w:r>
        <w:rPr>
          <w:rStyle w:val="NormalTok"/>
          <w:szCs w:val="18"/>
        </w:rPr>
        <w:t>path(</w:t>
      </w:r>
      <w:r>
        <w:rPr>
          <w:rStyle w:val="StringTok"/>
          <w:sz w:val="21"/>
          <w:szCs w:val="18"/>
        </w:rPr>
        <w:t>'logout'</w:t>
      </w:r>
      <w:r>
        <w:rPr>
          <w:rStyle w:val="NormalTok"/>
          <w:szCs w:val="18"/>
        </w:rPr>
        <w:t xml:space="preserve">, </w:t>
      </w:r>
      <w:proofErr w:type="spellStart"/>
      <w:r>
        <w:rPr>
          <w:rStyle w:val="NormalTok"/>
          <w:szCs w:val="18"/>
        </w:rPr>
        <w:t>views.logout,name</w:t>
      </w:r>
      <w:proofErr w:type="spellEnd"/>
      <w:r>
        <w:rPr>
          <w:rStyle w:val="OperatorTok"/>
          <w:sz w:val="21"/>
          <w:szCs w:val="18"/>
        </w:rPr>
        <w:t>=</w:t>
      </w:r>
      <w:r>
        <w:rPr>
          <w:rStyle w:val="StringTok"/>
          <w:sz w:val="21"/>
          <w:szCs w:val="18"/>
        </w:rPr>
        <w:t>"</w:t>
      </w:r>
      <w:proofErr w:type="spellStart"/>
      <w:r>
        <w:rPr>
          <w:rStyle w:val="StringTok"/>
          <w:sz w:val="21"/>
          <w:szCs w:val="18"/>
        </w:rPr>
        <w:t>myadmin_logout</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用户登出接口</w:t>
      </w:r>
      <w:r>
        <w:br/>
      </w:r>
      <w:r>
        <w:rPr>
          <w:rStyle w:val="NormalTok"/>
          <w:szCs w:val="18"/>
        </w:rPr>
        <w:t>path(</w:t>
      </w:r>
      <w:r>
        <w:rPr>
          <w:rStyle w:val="StringTok"/>
          <w:sz w:val="21"/>
          <w:szCs w:val="18"/>
        </w:rPr>
        <w:t>'register'</w:t>
      </w:r>
      <w:r>
        <w:rPr>
          <w:rStyle w:val="NormalTok"/>
          <w:szCs w:val="18"/>
        </w:rPr>
        <w:t xml:space="preserve">, </w:t>
      </w:r>
      <w:proofErr w:type="spellStart"/>
      <w:r>
        <w:rPr>
          <w:rStyle w:val="NormalTok"/>
          <w:szCs w:val="18"/>
        </w:rPr>
        <w:t>views.register,name</w:t>
      </w:r>
      <w:proofErr w:type="spellEnd"/>
      <w:r>
        <w:rPr>
          <w:rStyle w:val="OperatorTok"/>
          <w:sz w:val="21"/>
          <w:szCs w:val="18"/>
        </w:rPr>
        <w:t>=</w:t>
      </w:r>
      <w:r>
        <w:rPr>
          <w:rStyle w:val="StringTok"/>
          <w:sz w:val="21"/>
          <w:szCs w:val="18"/>
        </w:rPr>
        <w:t>"</w:t>
      </w:r>
      <w:proofErr w:type="spellStart"/>
      <w:r>
        <w:rPr>
          <w:rStyle w:val="StringTok"/>
          <w:sz w:val="21"/>
          <w:szCs w:val="18"/>
        </w:rPr>
        <w:t>myadmin_register</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用户注册接口</w:t>
      </w:r>
      <w:r>
        <w:br/>
      </w:r>
      <w:r>
        <w:rPr>
          <w:rStyle w:val="NormalTok"/>
          <w:szCs w:val="18"/>
        </w:rPr>
        <w:t>path(</w:t>
      </w:r>
      <w:r>
        <w:rPr>
          <w:rStyle w:val="StringTok"/>
          <w:sz w:val="21"/>
          <w:szCs w:val="18"/>
        </w:rPr>
        <w:t>'</w:t>
      </w:r>
      <w:proofErr w:type="spellStart"/>
      <w:r>
        <w:rPr>
          <w:rStyle w:val="StringTok"/>
          <w:sz w:val="21"/>
          <w:szCs w:val="18"/>
        </w:rPr>
        <w:t>doregister</w:t>
      </w:r>
      <w:proofErr w:type="spellEnd"/>
      <w:r>
        <w:rPr>
          <w:rStyle w:val="StringTok"/>
          <w:sz w:val="21"/>
          <w:szCs w:val="18"/>
        </w:rPr>
        <w:t>'</w:t>
      </w:r>
      <w:r>
        <w:rPr>
          <w:rStyle w:val="NormalTok"/>
          <w:szCs w:val="18"/>
        </w:rPr>
        <w:t xml:space="preserve">, </w:t>
      </w:r>
      <w:proofErr w:type="spellStart"/>
      <w:r>
        <w:rPr>
          <w:rStyle w:val="NormalTok"/>
          <w:szCs w:val="18"/>
        </w:rPr>
        <w:t>views.doregister,name</w:t>
      </w:r>
      <w:proofErr w:type="spellEnd"/>
      <w:r>
        <w:rPr>
          <w:rStyle w:val="OperatorTok"/>
          <w:sz w:val="21"/>
          <w:szCs w:val="18"/>
        </w:rPr>
        <w:t>=</w:t>
      </w:r>
      <w:r>
        <w:rPr>
          <w:rStyle w:val="StringTok"/>
          <w:sz w:val="21"/>
          <w:szCs w:val="18"/>
        </w:rPr>
        <w:t>"</w:t>
      </w:r>
      <w:proofErr w:type="spellStart"/>
      <w:r>
        <w:rPr>
          <w:rStyle w:val="StringTok"/>
          <w:sz w:val="21"/>
          <w:szCs w:val="18"/>
        </w:rPr>
        <w:t>myadmin_doregister</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注册处理接口</w:t>
      </w:r>
      <w:r>
        <w:br/>
      </w:r>
      <w:r>
        <w:br/>
      </w:r>
      <w:r>
        <w:rPr>
          <w:rStyle w:val="CommentTok"/>
          <w:sz w:val="21"/>
          <w:szCs w:val="18"/>
        </w:rPr>
        <w:t xml:space="preserve"># </w:t>
      </w:r>
      <w:r>
        <w:rPr>
          <w:rStyle w:val="CommentTok"/>
          <w:sz w:val="21"/>
          <w:szCs w:val="18"/>
        </w:rPr>
        <w:t>用户管理相关接口</w:t>
      </w:r>
      <w:r>
        <w:br/>
      </w:r>
      <w:r>
        <w:rPr>
          <w:rStyle w:val="NormalTok"/>
          <w:szCs w:val="18"/>
        </w:rPr>
        <w:t>path(</w:t>
      </w:r>
      <w:r>
        <w:rPr>
          <w:rStyle w:val="StringTok"/>
          <w:sz w:val="21"/>
          <w:szCs w:val="18"/>
        </w:rPr>
        <w:t>'</w:t>
      </w:r>
      <w:proofErr w:type="spellStart"/>
      <w:r>
        <w:rPr>
          <w:rStyle w:val="StringTok"/>
          <w:sz w:val="21"/>
          <w:szCs w:val="18"/>
        </w:rPr>
        <w:t>admin_user</w:t>
      </w:r>
      <w:proofErr w:type="spellEnd"/>
      <w:r>
        <w:rPr>
          <w:rStyle w:val="StringTok"/>
          <w:sz w:val="21"/>
          <w:szCs w:val="18"/>
        </w:rPr>
        <w:t>/&lt;</w:t>
      </w:r>
      <w:proofErr w:type="spellStart"/>
      <w:r>
        <w:rPr>
          <w:rStyle w:val="StringTok"/>
          <w:sz w:val="21"/>
          <w:szCs w:val="18"/>
        </w:rPr>
        <w:t>int:pIndex</w:t>
      </w:r>
      <w:proofErr w:type="spellEnd"/>
      <w:r>
        <w:rPr>
          <w:rStyle w:val="StringTok"/>
          <w:sz w:val="21"/>
          <w:szCs w:val="18"/>
        </w:rPr>
        <w:t>&gt;'</w:t>
      </w:r>
      <w:r>
        <w:rPr>
          <w:rStyle w:val="NormalTok"/>
          <w:szCs w:val="18"/>
        </w:rPr>
        <w:t xml:space="preserve">, </w:t>
      </w:r>
      <w:proofErr w:type="spellStart"/>
      <w:r>
        <w:rPr>
          <w:rStyle w:val="NormalTok"/>
          <w:szCs w:val="18"/>
        </w:rPr>
        <w:t>admin_user.index,name</w:t>
      </w:r>
      <w:proofErr w:type="spellEnd"/>
      <w:r>
        <w:rPr>
          <w:rStyle w:val="OperatorTok"/>
          <w:sz w:val="21"/>
          <w:szCs w:val="18"/>
        </w:rPr>
        <w:t>=</w:t>
      </w:r>
      <w:r>
        <w:rPr>
          <w:rStyle w:val="StringTok"/>
          <w:sz w:val="21"/>
          <w:szCs w:val="18"/>
        </w:rPr>
        <w:t>"</w:t>
      </w:r>
      <w:proofErr w:type="spellStart"/>
      <w:r>
        <w:rPr>
          <w:rStyle w:val="StringTok"/>
          <w:sz w:val="21"/>
          <w:szCs w:val="18"/>
        </w:rPr>
        <w:t>myadmin_user_index</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用户列表接口</w:t>
      </w:r>
      <w:r>
        <w:br/>
      </w:r>
      <w:r>
        <w:rPr>
          <w:rStyle w:val="NormalTok"/>
          <w:szCs w:val="18"/>
        </w:rPr>
        <w:t>path(</w:t>
      </w:r>
      <w:r>
        <w:rPr>
          <w:rStyle w:val="StringTok"/>
          <w:sz w:val="21"/>
          <w:szCs w:val="18"/>
        </w:rPr>
        <w:t>'</w:t>
      </w:r>
      <w:proofErr w:type="spellStart"/>
      <w:r>
        <w:rPr>
          <w:rStyle w:val="StringTok"/>
          <w:sz w:val="21"/>
          <w:szCs w:val="18"/>
        </w:rPr>
        <w:t>admin_user</w:t>
      </w:r>
      <w:proofErr w:type="spellEnd"/>
      <w:r>
        <w:rPr>
          <w:rStyle w:val="StringTok"/>
          <w:sz w:val="21"/>
          <w:szCs w:val="18"/>
        </w:rPr>
        <w:t>/add'</w:t>
      </w:r>
      <w:r>
        <w:rPr>
          <w:rStyle w:val="NormalTok"/>
          <w:szCs w:val="18"/>
        </w:rPr>
        <w:t xml:space="preserve">, </w:t>
      </w:r>
      <w:proofErr w:type="spellStart"/>
      <w:r>
        <w:rPr>
          <w:rStyle w:val="NormalTok"/>
          <w:szCs w:val="18"/>
        </w:rPr>
        <w:t>admin_user.add,name</w:t>
      </w:r>
      <w:proofErr w:type="spellEnd"/>
      <w:r>
        <w:rPr>
          <w:rStyle w:val="OperatorTok"/>
          <w:sz w:val="21"/>
          <w:szCs w:val="18"/>
        </w:rPr>
        <w:t>=</w:t>
      </w:r>
      <w:r>
        <w:rPr>
          <w:rStyle w:val="StringTok"/>
          <w:sz w:val="21"/>
          <w:szCs w:val="18"/>
        </w:rPr>
        <w:t>"</w:t>
      </w:r>
      <w:proofErr w:type="spellStart"/>
      <w:r>
        <w:rPr>
          <w:rStyle w:val="StringTok"/>
          <w:sz w:val="21"/>
          <w:szCs w:val="18"/>
        </w:rPr>
        <w:t>myadmin_user_add</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添加用户接口</w:t>
      </w:r>
      <w:r>
        <w:br/>
      </w:r>
      <w:r>
        <w:rPr>
          <w:rStyle w:val="NormalTok"/>
          <w:szCs w:val="18"/>
        </w:rPr>
        <w:t>path(</w:t>
      </w:r>
      <w:r>
        <w:rPr>
          <w:rStyle w:val="StringTok"/>
          <w:sz w:val="21"/>
          <w:szCs w:val="18"/>
        </w:rPr>
        <w:t>'</w:t>
      </w:r>
      <w:proofErr w:type="spellStart"/>
      <w:r>
        <w:rPr>
          <w:rStyle w:val="StringTok"/>
          <w:sz w:val="21"/>
          <w:szCs w:val="18"/>
        </w:rPr>
        <w:t>admin_user</w:t>
      </w:r>
      <w:proofErr w:type="spellEnd"/>
      <w:r>
        <w:rPr>
          <w:rStyle w:val="StringTok"/>
          <w:sz w:val="21"/>
          <w:szCs w:val="18"/>
        </w:rPr>
        <w:t>/insert'</w:t>
      </w:r>
      <w:r>
        <w:rPr>
          <w:rStyle w:val="NormalTok"/>
          <w:szCs w:val="18"/>
        </w:rPr>
        <w:t xml:space="preserve">, </w:t>
      </w:r>
      <w:proofErr w:type="spellStart"/>
      <w:r>
        <w:rPr>
          <w:rStyle w:val="NormalTok"/>
          <w:szCs w:val="18"/>
        </w:rPr>
        <w:t>admin_user.insert,name</w:t>
      </w:r>
      <w:proofErr w:type="spellEnd"/>
      <w:r>
        <w:rPr>
          <w:rStyle w:val="OperatorTok"/>
          <w:sz w:val="21"/>
          <w:szCs w:val="18"/>
        </w:rPr>
        <w:t>=</w:t>
      </w:r>
      <w:r>
        <w:rPr>
          <w:rStyle w:val="StringTok"/>
          <w:sz w:val="21"/>
          <w:szCs w:val="18"/>
        </w:rPr>
        <w:t>"</w:t>
      </w:r>
      <w:proofErr w:type="spellStart"/>
      <w:r>
        <w:rPr>
          <w:rStyle w:val="StringTok"/>
          <w:sz w:val="21"/>
          <w:szCs w:val="18"/>
        </w:rPr>
        <w:t>myadmin_user_insert</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插入用户接口</w:t>
      </w:r>
      <w:r>
        <w:br/>
      </w:r>
      <w:r>
        <w:rPr>
          <w:rStyle w:val="NormalTok"/>
          <w:szCs w:val="18"/>
        </w:rPr>
        <w:t>path(</w:t>
      </w:r>
      <w:r>
        <w:rPr>
          <w:rStyle w:val="StringTok"/>
          <w:sz w:val="21"/>
          <w:szCs w:val="18"/>
        </w:rPr>
        <w:t>'</w:t>
      </w:r>
      <w:proofErr w:type="spellStart"/>
      <w:r>
        <w:rPr>
          <w:rStyle w:val="StringTok"/>
          <w:sz w:val="21"/>
          <w:szCs w:val="18"/>
        </w:rPr>
        <w:t>admin_user</w:t>
      </w:r>
      <w:proofErr w:type="spellEnd"/>
      <w:r>
        <w:rPr>
          <w:rStyle w:val="StringTok"/>
          <w:sz w:val="21"/>
          <w:szCs w:val="18"/>
        </w:rPr>
        <w:t>/edit&lt;</w:t>
      </w:r>
      <w:proofErr w:type="spellStart"/>
      <w:r>
        <w:rPr>
          <w:rStyle w:val="StringTok"/>
          <w:sz w:val="21"/>
          <w:szCs w:val="18"/>
        </w:rPr>
        <w:t>int:uid</w:t>
      </w:r>
      <w:proofErr w:type="spellEnd"/>
      <w:r>
        <w:rPr>
          <w:rStyle w:val="StringTok"/>
          <w:sz w:val="21"/>
          <w:szCs w:val="18"/>
        </w:rPr>
        <w:t>&gt;'</w:t>
      </w:r>
      <w:r>
        <w:rPr>
          <w:rStyle w:val="NormalTok"/>
          <w:szCs w:val="18"/>
        </w:rPr>
        <w:t xml:space="preserve">, </w:t>
      </w:r>
      <w:proofErr w:type="spellStart"/>
      <w:r>
        <w:rPr>
          <w:rStyle w:val="NormalTok"/>
          <w:szCs w:val="18"/>
        </w:rPr>
        <w:t>admin_user.edit,name</w:t>
      </w:r>
      <w:proofErr w:type="spellEnd"/>
      <w:r>
        <w:rPr>
          <w:rStyle w:val="OperatorTok"/>
          <w:sz w:val="21"/>
          <w:szCs w:val="18"/>
        </w:rPr>
        <w:t>=</w:t>
      </w:r>
      <w:r>
        <w:rPr>
          <w:rStyle w:val="StringTok"/>
          <w:sz w:val="21"/>
          <w:szCs w:val="18"/>
        </w:rPr>
        <w:t>"</w:t>
      </w:r>
      <w:proofErr w:type="spellStart"/>
      <w:r>
        <w:rPr>
          <w:rStyle w:val="StringTok"/>
          <w:sz w:val="21"/>
          <w:szCs w:val="18"/>
        </w:rPr>
        <w:t>myadmin_user_edit</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编辑用户接口</w:t>
      </w:r>
      <w:r>
        <w:br/>
      </w:r>
      <w:r>
        <w:rPr>
          <w:rStyle w:val="NormalTok"/>
          <w:szCs w:val="18"/>
        </w:rPr>
        <w:t>path(</w:t>
      </w:r>
      <w:r>
        <w:rPr>
          <w:rStyle w:val="StringTok"/>
          <w:sz w:val="21"/>
          <w:szCs w:val="18"/>
        </w:rPr>
        <w:t>'</w:t>
      </w:r>
      <w:proofErr w:type="spellStart"/>
      <w:r>
        <w:rPr>
          <w:rStyle w:val="StringTok"/>
          <w:sz w:val="21"/>
          <w:szCs w:val="18"/>
        </w:rPr>
        <w:t>admin_user</w:t>
      </w:r>
      <w:proofErr w:type="spellEnd"/>
      <w:r>
        <w:rPr>
          <w:rStyle w:val="StringTok"/>
          <w:sz w:val="21"/>
          <w:szCs w:val="18"/>
        </w:rPr>
        <w:t>/update&lt;</w:t>
      </w:r>
      <w:proofErr w:type="spellStart"/>
      <w:r>
        <w:rPr>
          <w:rStyle w:val="StringTok"/>
          <w:sz w:val="21"/>
          <w:szCs w:val="18"/>
        </w:rPr>
        <w:t>int:uid</w:t>
      </w:r>
      <w:proofErr w:type="spellEnd"/>
      <w:r>
        <w:rPr>
          <w:rStyle w:val="StringTok"/>
          <w:sz w:val="21"/>
          <w:szCs w:val="18"/>
        </w:rPr>
        <w:t>&gt;'</w:t>
      </w:r>
      <w:r>
        <w:rPr>
          <w:rStyle w:val="NormalTok"/>
          <w:szCs w:val="18"/>
        </w:rPr>
        <w:t xml:space="preserve">, </w:t>
      </w:r>
      <w:proofErr w:type="spellStart"/>
      <w:r>
        <w:rPr>
          <w:rStyle w:val="NormalTok"/>
          <w:szCs w:val="18"/>
        </w:rPr>
        <w:t>admin_user.update,name</w:t>
      </w:r>
      <w:proofErr w:type="spellEnd"/>
      <w:r>
        <w:rPr>
          <w:rStyle w:val="OperatorTok"/>
          <w:sz w:val="21"/>
          <w:szCs w:val="18"/>
        </w:rPr>
        <w:t>=</w:t>
      </w:r>
      <w:r>
        <w:rPr>
          <w:rStyle w:val="StringTok"/>
          <w:sz w:val="21"/>
          <w:szCs w:val="18"/>
        </w:rPr>
        <w:t>"</w:t>
      </w:r>
      <w:proofErr w:type="spellStart"/>
      <w:r>
        <w:rPr>
          <w:rStyle w:val="StringTok"/>
          <w:sz w:val="21"/>
          <w:szCs w:val="18"/>
        </w:rPr>
        <w:t>myadmin_user_update</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更新用户接口</w:t>
      </w:r>
    </w:p>
    <w:p w14:paraId="2FD8584B" w14:textId="77777777" w:rsidR="00EC2F88" w:rsidRDefault="00052F37">
      <w:pPr>
        <w:pStyle w:val="a7"/>
      </w:pPr>
      <w:r>
        <w:rPr>
          <w:rFonts w:hint="eastAsia"/>
        </w:rPr>
        <w:t>用户管理接口实现了完整的用户认证和管理功能。登录接口处理用户身份验证，注册接口创建新用户账号，用户管理接口提供用户信息的</w:t>
      </w:r>
      <w:proofErr w:type="gramStart"/>
      <w:r>
        <w:rPr>
          <w:rFonts w:hint="eastAsia"/>
        </w:rPr>
        <w:t>增删改查功能</w:t>
      </w:r>
      <w:proofErr w:type="gramEnd"/>
      <w:r>
        <w:rPr>
          <w:rFonts w:hint="eastAsia"/>
        </w:rPr>
        <w:t>。这些接口都实现了必要的安全措施，如密码加密、会话管理和权限控制等。</w:t>
      </w:r>
    </w:p>
    <w:p w14:paraId="19C00BDE" w14:textId="77777777" w:rsidR="00EC2F88" w:rsidRDefault="00052F37">
      <w:pPr>
        <w:pStyle w:val="a3"/>
        <w:spacing w:before="291"/>
      </w:pPr>
      <w:bookmarkStart w:id="63" w:name="_Toc195648724"/>
      <w:r>
        <w:rPr>
          <w:rFonts w:hint="eastAsia"/>
        </w:rPr>
        <w:t>搜索接口</w:t>
      </w:r>
      <w:bookmarkEnd w:id="63"/>
    </w:p>
    <w:p w14:paraId="7793F639" w14:textId="77777777" w:rsidR="00EC2F88" w:rsidRDefault="00052F37">
      <w:pPr>
        <w:pStyle w:val="aSourceCode0"/>
      </w:pPr>
      <w:r>
        <w:rPr>
          <w:rStyle w:val="CommentTok"/>
          <w:sz w:val="21"/>
          <w:szCs w:val="18"/>
        </w:rPr>
        <w:t xml:space="preserve"># </w:t>
      </w:r>
      <w:r>
        <w:rPr>
          <w:rStyle w:val="CommentTok"/>
          <w:sz w:val="21"/>
          <w:szCs w:val="18"/>
        </w:rPr>
        <w:t>搜索相关接口</w:t>
      </w:r>
      <w:r>
        <w:br/>
      </w:r>
      <w:r>
        <w:rPr>
          <w:rStyle w:val="NormalTok"/>
          <w:szCs w:val="18"/>
        </w:rPr>
        <w:t>path(</w:t>
      </w:r>
      <w:r>
        <w:rPr>
          <w:rStyle w:val="StringTok"/>
          <w:sz w:val="21"/>
          <w:szCs w:val="18"/>
        </w:rPr>
        <w:t>'user/</w:t>
      </w:r>
      <w:proofErr w:type="spellStart"/>
      <w:r>
        <w:rPr>
          <w:rStyle w:val="StringTok"/>
          <w:sz w:val="21"/>
          <w:szCs w:val="18"/>
        </w:rPr>
        <w:t>getSearchIndex</w:t>
      </w:r>
      <w:proofErr w:type="spellEnd"/>
      <w:r>
        <w:rPr>
          <w:rStyle w:val="StringTok"/>
          <w:sz w:val="21"/>
          <w:szCs w:val="18"/>
        </w:rPr>
        <w:t>'</w:t>
      </w:r>
      <w:r>
        <w:rPr>
          <w:rStyle w:val="NormalTok"/>
          <w:szCs w:val="18"/>
        </w:rPr>
        <w:t xml:space="preserve">, </w:t>
      </w:r>
      <w:proofErr w:type="spellStart"/>
      <w:r>
        <w:rPr>
          <w:rStyle w:val="NormalTok"/>
          <w:szCs w:val="18"/>
        </w:rPr>
        <w:t>user.search_index</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user_search_index</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搜索页面接口</w:t>
      </w:r>
      <w:r>
        <w:br/>
      </w:r>
      <w:r>
        <w:rPr>
          <w:rStyle w:val="NormalTok"/>
          <w:szCs w:val="18"/>
        </w:rPr>
        <w:t>path(</w:t>
      </w:r>
      <w:r>
        <w:rPr>
          <w:rStyle w:val="StringTok"/>
          <w:sz w:val="21"/>
          <w:szCs w:val="18"/>
        </w:rPr>
        <w:t>'user/</w:t>
      </w:r>
      <w:proofErr w:type="spellStart"/>
      <w:r>
        <w:rPr>
          <w:rStyle w:val="StringTok"/>
          <w:sz w:val="21"/>
          <w:szCs w:val="18"/>
        </w:rPr>
        <w:t>getSearch</w:t>
      </w:r>
      <w:proofErr w:type="spellEnd"/>
      <w:r>
        <w:rPr>
          <w:rStyle w:val="StringTok"/>
          <w:sz w:val="21"/>
          <w:szCs w:val="18"/>
        </w:rPr>
        <w:t>'</w:t>
      </w:r>
      <w:r>
        <w:rPr>
          <w:rStyle w:val="NormalTok"/>
          <w:szCs w:val="18"/>
        </w:rPr>
        <w:t xml:space="preserve">, </w:t>
      </w:r>
      <w:proofErr w:type="spellStart"/>
      <w:r>
        <w:rPr>
          <w:rStyle w:val="NormalTok"/>
          <w:szCs w:val="18"/>
        </w:rPr>
        <w:t>user.doSearch</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user_doSearch</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搜索处理接口</w:t>
      </w:r>
      <w:r>
        <w:br/>
      </w:r>
      <w:r>
        <w:rPr>
          <w:rStyle w:val="NormalTok"/>
          <w:szCs w:val="18"/>
        </w:rPr>
        <w:t>path(</w:t>
      </w:r>
      <w:r>
        <w:rPr>
          <w:rStyle w:val="StringTok"/>
          <w:sz w:val="21"/>
          <w:szCs w:val="18"/>
        </w:rPr>
        <w:t>'user/</w:t>
      </w:r>
      <w:proofErr w:type="spellStart"/>
      <w:r>
        <w:rPr>
          <w:rStyle w:val="StringTok"/>
          <w:sz w:val="21"/>
          <w:szCs w:val="18"/>
        </w:rPr>
        <w:t>historyList</w:t>
      </w:r>
      <w:proofErr w:type="spellEnd"/>
      <w:r>
        <w:rPr>
          <w:rStyle w:val="StringTok"/>
          <w:sz w:val="21"/>
          <w:szCs w:val="18"/>
        </w:rPr>
        <w:t>&lt;</w:t>
      </w:r>
      <w:proofErr w:type="spellStart"/>
      <w:r>
        <w:rPr>
          <w:rStyle w:val="StringTok"/>
          <w:sz w:val="21"/>
          <w:szCs w:val="18"/>
        </w:rPr>
        <w:t>int:uid</w:t>
      </w:r>
      <w:proofErr w:type="spellEnd"/>
      <w:r>
        <w:rPr>
          <w:rStyle w:val="StringTok"/>
          <w:sz w:val="21"/>
          <w:szCs w:val="18"/>
        </w:rPr>
        <w:t>&gt;'</w:t>
      </w:r>
      <w:r>
        <w:rPr>
          <w:rStyle w:val="NormalTok"/>
          <w:szCs w:val="18"/>
        </w:rPr>
        <w:t xml:space="preserve">, </w:t>
      </w:r>
      <w:proofErr w:type="spellStart"/>
      <w:r>
        <w:rPr>
          <w:rStyle w:val="NormalTok"/>
          <w:szCs w:val="18"/>
        </w:rPr>
        <w:t>user.historyList</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user_showHistory</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历史记录接口</w:t>
      </w:r>
      <w:r>
        <w:br/>
      </w:r>
      <w:r>
        <w:rPr>
          <w:rStyle w:val="NormalTok"/>
          <w:szCs w:val="18"/>
        </w:rPr>
        <w:lastRenderedPageBreak/>
        <w:t>path(</w:t>
      </w:r>
      <w:r>
        <w:rPr>
          <w:rStyle w:val="StringTok"/>
          <w:sz w:val="21"/>
          <w:szCs w:val="18"/>
        </w:rPr>
        <w:t>'user/delete&lt;</w:t>
      </w:r>
      <w:proofErr w:type="spellStart"/>
      <w:r>
        <w:rPr>
          <w:rStyle w:val="StringTok"/>
          <w:sz w:val="21"/>
          <w:szCs w:val="18"/>
        </w:rPr>
        <w:t>int:uid</w:t>
      </w:r>
      <w:proofErr w:type="spellEnd"/>
      <w:r>
        <w:rPr>
          <w:rStyle w:val="StringTok"/>
          <w:sz w:val="21"/>
          <w:szCs w:val="18"/>
        </w:rPr>
        <w:t>&gt;'</w:t>
      </w:r>
      <w:r>
        <w:rPr>
          <w:rStyle w:val="NormalTok"/>
          <w:szCs w:val="18"/>
        </w:rPr>
        <w:t xml:space="preserve">, </w:t>
      </w:r>
      <w:proofErr w:type="spellStart"/>
      <w:r>
        <w:rPr>
          <w:rStyle w:val="NormalTok"/>
          <w:szCs w:val="18"/>
        </w:rPr>
        <w:t>user.delete_search_history</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user_delete</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删除历史接口</w:t>
      </w:r>
    </w:p>
    <w:p w14:paraId="0259D9DA" w14:textId="77777777" w:rsidR="00EC2F88" w:rsidRDefault="00052F37">
      <w:pPr>
        <w:pStyle w:val="a7"/>
      </w:pPr>
      <w:r>
        <w:rPr>
          <w:rFonts w:hint="eastAsia"/>
        </w:rPr>
        <w:t>搜索接口提供了</w:t>
      </w:r>
      <w:proofErr w:type="gramStart"/>
      <w:r>
        <w:rPr>
          <w:rFonts w:hint="eastAsia"/>
        </w:rPr>
        <w:t>微博数据</w:t>
      </w:r>
      <w:proofErr w:type="gramEnd"/>
      <w:r>
        <w:rPr>
          <w:rFonts w:hint="eastAsia"/>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4C073E76" w14:textId="77777777" w:rsidR="00EC2F88" w:rsidRDefault="00052F37">
      <w:pPr>
        <w:pStyle w:val="a3"/>
        <w:spacing w:before="291"/>
      </w:pPr>
      <w:bookmarkStart w:id="64" w:name="_Toc195648725"/>
      <w:r>
        <w:rPr>
          <w:rFonts w:hint="eastAsia"/>
        </w:rPr>
        <w:t>数据分析接口</w:t>
      </w:r>
      <w:bookmarkEnd w:id="64"/>
    </w:p>
    <w:p w14:paraId="4CF40C89" w14:textId="77777777" w:rsidR="00EC2F88" w:rsidRDefault="00052F37">
      <w:pPr>
        <w:pStyle w:val="aSourceCode0"/>
        <w:rPr>
          <w:szCs w:val="21"/>
        </w:rPr>
      </w:pPr>
      <w:r>
        <w:rPr>
          <w:rStyle w:val="CommentTok"/>
          <w:sz w:val="21"/>
          <w:szCs w:val="21"/>
        </w:rPr>
        <w:t xml:space="preserve"># </w:t>
      </w:r>
      <w:r>
        <w:rPr>
          <w:rStyle w:val="CommentTok"/>
          <w:sz w:val="21"/>
          <w:szCs w:val="21"/>
        </w:rPr>
        <w:t>数据分析相关接口</w:t>
      </w:r>
      <w:r>
        <w:rPr>
          <w:szCs w:val="21"/>
        </w:rPr>
        <w:br/>
      </w:r>
      <w:r>
        <w:rPr>
          <w:rStyle w:val="NormalTok"/>
          <w:szCs w:val="21"/>
        </w:rPr>
        <w:t>path(</w:t>
      </w:r>
      <w:r>
        <w:rPr>
          <w:rStyle w:val="StringTok"/>
          <w:sz w:val="21"/>
          <w:szCs w:val="21"/>
        </w:rPr>
        <w:t>'</w:t>
      </w:r>
      <w:proofErr w:type="spellStart"/>
      <w:r>
        <w:rPr>
          <w:rStyle w:val="StringTok"/>
          <w:sz w:val="21"/>
          <w:szCs w:val="21"/>
        </w:rPr>
        <w:t>wordCloud</w:t>
      </w:r>
      <w:proofErr w:type="spellEnd"/>
      <w:r>
        <w:rPr>
          <w:rStyle w:val="StringTok"/>
          <w:sz w:val="21"/>
          <w:szCs w:val="21"/>
        </w:rPr>
        <w:t>'</w:t>
      </w:r>
      <w:r>
        <w:rPr>
          <w:rStyle w:val="NormalTok"/>
          <w:szCs w:val="21"/>
        </w:rPr>
        <w:t xml:space="preserve">, </w:t>
      </w:r>
      <w:proofErr w:type="spellStart"/>
      <w:r>
        <w:rPr>
          <w:rStyle w:val="NormalTok"/>
          <w:szCs w:val="21"/>
        </w:rPr>
        <w:t>views.wordCloud</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wordCloud</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词云图接口</w:t>
      </w:r>
      <w:r>
        <w:rPr>
          <w:szCs w:val="21"/>
        </w:rPr>
        <w:br/>
      </w:r>
      <w:r>
        <w:rPr>
          <w:rStyle w:val="NormalTok"/>
          <w:szCs w:val="21"/>
        </w:rPr>
        <w:t>path(</w:t>
      </w:r>
      <w:r>
        <w:rPr>
          <w:rStyle w:val="StringTok"/>
          <w:sz w:val="21"/>
          <w:szCs w:val="21"/>
        </w:rPr>
        <w:t>'</w:t>
      </w:r>
      <w:proofErr w:type="spellStart"/>
      <w:r>
        <w:rPr>
          <w:rStyle w:val="StringTok"/>
          <w:sz w:val="21"/>
          <w:szCs w:val="21"/>
        </w:rPr>
        <w:t>drawMap</w:t>
      </w:r>
      <w:proofErr w:type="spellEnd"/>
      <w:r>
        <w:rPr>
          <w:rStyle w:val="StringTok"/>
          <w:sz w:val="21"/>
          <w:szCs w:val="21"/>
        </w:rPr>
        <w:t>'</w:t>
      </w:r>
      <w:r>
        <w:rPr>
          <w:rStyle w:val="NormalTok"/>
          <w:szCs w:val="21"/>
        </w:rPr>
        <w:t xml:space="preserve">, </w:t>
      </w:r>
      <w:proofErr w:type="spellStart"/>
      <w:r>
        <w:rPr>
          <w:rStyle w:val="NormalTok"/>
          <w:szCs w:val="21"/>
        </w:rPr>
        <w:t>views.drawMap</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drawMap</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地图绘制接口</w:t>
      </w:r>
      <w:r>
        <w:rPr>
          <w:szCs w:val="21"/>
        </w:rPr>
        <w:br/>
      </w:r>
      <w:r>
        <w:rPr>
          <w:rStyle w:val="NormalTok"/>
          <w:szCs w:val="21"/>
        </w:rPr>
        <w:t>path(</w:t>
      </w:r>
      <w:r>
        <w:rPr>
          <w:rStyle w:val="StringTok"/>
          <w:sz w:val="21"/>
          <w:szCs w:val="21"/>
        </w:rPr>
        <w:t>'</w:t>
      </w:r>
      <w:proofErr w:type="spellStart"/>
      <w:r>
        <w:rPr>
          <w:rStyle w:val="StringTok"/>
          <w:sz w:val="21"/>
          <w:szCs w:val="21"/>
        </w:rPr>
        <w:t>getMapData</w:t>
      </w:r>
      <w:proofErr w:type="spellEnd"/>
      <w:r>
        <w:rPr>
          <w:rStyle w:val="StringTok"/>
          <w:sz w:val="21"/>
          <w:szCs w:val="21"/>
        </w:rPr>
        <w:t>'</w:t>
      </w:r>
      <w:r>
        <w:rPr>
          <w:rStyle w:val="NormalTok"/>
          <w:szCs w:val="21"/>
        </w:rPr>
        <w:t xml:space="preserve">, </w:t>
      </w:r>
      <w:proofErr w:type="spellStart"/>
      <w:r>
        <w:rPr>
          <w:rStyle w:val="NormalTok"/>
          <w:szCs w:val="21"/>
        </w:rPr>
        <w:t>views.getMapData</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getMapData</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地图数据接口</w:t>
      </w:r>
      <w:r>
        <w:rPr>
          <w:szCs w:val="21"/>
        </w:rPr>
        <w:br/>
      </w:r>
      <w:r>
        <w:rPr>
          <w:rStyle w:val="NormalTok"/>
          <w:szCs w:val="21"/>
        </w:rPr>
        <w:t>path(</w:t>
      </w:r>
      <w:r>
        <w:rPr>
          <w:rStyle w:val="StringTok"/>
          <w:sz w:val="21"/>
          <w:szCs w:val="21"/>
        </w:rPr>
        <w:t>'</w:t>
      </w:r>
      <w:proofErr w:type="spellStart"/>
      <w:r>
        <w:rPr>
          <w:rStyle w:val="StringTok"/>
          <w:sz w:val="21"/>
          <w:szCs w:val="21"/>
        </w:rPr>
        <w:t>getAreaPriceIndex</w:t>
      </w:r>
      <w:proofErr w:type="spellEnd"/>
      <w:r>
        <w:rPr>
          <w:rStyle w:val="StringTok"/>
          <w:sz w:val="21"/>
          <w:szCs w:val="21"/>
        </w:rPr>
        <w:t>'</w:t>
      </w:r>
      <w:r>
        <w:rPr>
          <w:rStyle w:val="NormalTok"/>
          <w:szCs w:val="21"/>
        </w:rPr>
        <w:t xml:space="preserve">, </w:t>
      </w:r>
      <w:proofErr w:type="spellStart"/>
      <w:r>
        <w:rPr>
          <w:rStyle w:val="NormalTok"/>
          <w:szCs w:val="21"/>
        </w:rPr>
        <w:t>views.getAreaPriceIndex</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getAreaPriceIndex</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区域分析接口</w:t>
      </w:r>
      <w:r>
        <w:rPr>
          <w:szCs w:val="21"/>
        </w:rPr>
        <w:br/>
      </w:r>
      <w:r>
        <w:rPr>
          <w:rStyle w:val="NormalTok"/>
          <w:szCs w:val="21"/>
        </w:rPr>
        <w:t>path(</w:t>
      </w:r>
      <w:r>
        <w:rPr>
          <w:rStyle w:val="StringTok"/>
          <w:sz w:val="21"/>
          <w:szCs w:val="21"/>
        </w:rPr>
        <w:t>'</w:t>
      </w:r>
      <w:proofErr w:type="spellStart"/>
      <w:r>
        <w:rPr>
          <w:rStyle w:val="StringTok"/>
          <w:sz w:val="21"/>
          <w:szCs w:val="21"/>
        </w:rPr>
        <w:t>drawAreaPrice</w:t>
      </w:r>
      <w:proofErr w:type="spellEnd"/>
      <w:r>
        <w:rPr>
          <w:rStyle w:val="StringTok"/>
          <w:sz w:val="21"/>
          <w:szCs w:val="21"/>
        </w:rPr>
        <w:t>'</w:t>
      </w:r>
      <w:r>
        <w:rPr>
          <w:rStyle w:val="NormalTok"/>
          <w:szCs w:val="21"/>
        </w:rPr>
        <w:t xml:space="preserve">, </w:t>
      </w:r>
      <w:proofErr w:type="spellStart"/>
      <w:r>
        <w:rPr>
          <w:rStyle w:val="NormalTok"/>
          <w:szCs w:val="21"/>
        </w:rPr>
        <w:t>views.drawAreaPrice</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drawAreaPrice</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区域价格绘制接口</w:t>
      </w:r>
      <w:r>
        <w:rPr>
          <w:szCs w:val="21"/>
        </w:rPr>
        <w:br/>
      </w:r>
      <w:r>
        <w:rPr>
          <w:rStyle w:val="NormalTok"/>
          <w:szCs w:val="21"/>
        </w:rPr>
        <w:t>path(</w:t>
      </w:r>
      <w:r>
        <w:rPr>
          <w:rStyle w:val="StringTok"/>
          <w:sz w:val="21"/>
          <w:szCs w:val="21"/>
        </w:rPr>
        <w:t>'</w:t>
      </w:r>
      <w:proofErr w:type="spellStart"/>
      <w:r>
        <w:rPr>
          <w:rStyle w:val="StringTok"/>
          <w:sz w:val="21"/>
          <w:szCs w:val="21"/>
        </w:rPr>
        <w:t>getAreaPriceData</w:t>
      </w:r>
      <w:proofErr w:type="spellEnd"/>
      <w:r>
        <w:rPr>
          <w:rStyle w:val="StringTok"/>
          <w:sz w:val="21"/>
          <w:szCs w:val="21"/>
        </w:rPr>
        <w:t>'</w:t>
      </w:r>
      <w:r>
        <w:rPr>
          <w:rStyle w:val="NormalTok"/>
          <w:szCs w:val="21"/>
        </w:rPr>
        <w:t xml:space="preserve">, </w:t>
      </w:r>
      <w:proofErr w:type="spellStart"/>
      <w:r>
        <w:rPr>
          <w:rStyle w:val="NormalTok"/>
          <w:szCs w:val="21"/>
        </w:rPr>
        <w:t>views.getAreaPriceData</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getAreaPriceData</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区域价格数据接口</w:t>
      </w:r>
    </w:p>
    <w:p w14:paraId="4991C22E" w14:textId="77777777" w:rsidR="00EC2F88" w:rsidRDefault="00052F37">
      <w:pPr>
        <w:pStyle w:val="a7"/>
      </w:pPr>
      <w:r>
        <w:rPr>
          <w:rFonts w:hint="eastAsia"/>
        </w:rPr>
        <w:t>数据分析接口提供了多种数据可视化功能。词云图接口生成关键词云图，地图相关接口展示地域分布，区域分析接口提供区域维度的数据分析。这些接口通过</w:t>
      </w:r>
      <w:proofErr w:type="spellStart"/>
      <w:r>
        <w:rPr>
          <w:rFonts w:hint="eastAsia"/>
        </w:rPr>
        <w:t>ECharts</w:t>
      </w:r>
      <w:proofErr w:type="spellEnd"/>
      <w:r>
        <w:rPr>
          <w:rFonts w:hint="eastAsia"/>
        </w:rPr>
        <w:t>等可视化库，将复杂的数据以直观的图表形式展现给用户。</w:t>
      </w:r>
    </w:p>
    <w:p w14:paraId="77D33374" w14:textId="77777777" w:rsidR="00EC2F88" w:rsidRDefault="00052F37">
      <w:pPr>
        <w:pStyle w:val="a3"/>
        <w:spacing w:before="291"/>
      </w:pPr>
      <w:bookmarkStart w:id="65" w:name="_Toc195648726"/>
      <w:r>
        <w:rPr>
          <w:rFonts w:hint="eastAsia"/>
        </w:rPr>
        <w:t>预测分析接口</w:t>
      </w:r>
      <w:bookmarkEnd w:id="65"/>
    </w:p>
    <w:p w14:paraId="7C69D3AF" w14:textId="77777777" w:rsidR="00EC2F88" w:rsidRDefault="00052F37">
      <w:pPr>
        <w:pStyle w:val="aSourceCode0"/>
        <w:rPr>
          <w:szCs w:val="21"/>
        </w:rPr>
      </w:pPr>
      <w:r>
        <w:rPr>
          <w:rStyle w:val="CommentTok"/>
          <w:sz w:val="21"/>
          <w:szCs w:val="21"/>
        </w:rPr>
        <w:t xml:space="preserve"># </w:t>
      </w:r>
      <w:r>
        <w:rPr>
          <w:rStyle w:val="CommentTok"/>
          <w:sz w:val="21"/>
          <w:szCs w:val="21"/>
        </w:rPr>
        <w:t>预测分析相关接口</w:t>
      </w:r>
      <w:r>
        <w:rPr>
          <w:szCs w:val="21"/>
        </w:rPr>
        <w:br/>
      </w:r>
      <w:r>
        <w:rPr>
          <w:rStyle w:val="NormalTok"/>
          <w:szCs w:val="21"/>
        </w:rPr>
        <w:t>path(</w:t>
      </w:r>
      <w:r>
        <w:rPr>
          <w:rStyle w:val="StringTok"/>
          <w:sz w:val="21"/>
          <w:szCs w:val="21"/>
        </w:rPr>
        <w:t>'</w:t>
      </w:r>
      <w:proofErr w:type="spellStart"/>
      <w:r>
        <w:rPr>
          <w:rStyle w:val="StringTok"/>
          <w:sz w:val="21"/>
          <w:szCs w:val="21"/>
        </w:rPr>
        <w:t>drawPredict</w:t>
      </w:r>
      <w:proofErr w:type="spellEnd"/>
      <w:r>
        <w:rPr>
          <w:rStyle w:val="StringTok"/>
          <w:sz w:val="21"/>
          <w:szCs w:val="21"/>
        </w:rPr>
        <w:t>'</w:t>
      </w:r>
      <w:r>
        <w:rPr>
          <w:rStyle w:val="NormalTok"/>
          <w:szCs w:val="21"/>
        </w:rPr>
        <w:t xml:space="preserve">, </w:t>
      </w:r>
      <w:proofErr w:type="spellStart"/>
      <w:r>
        <w:rPr>
          <w:rStyle w:val="NormalTok"/>
          <w:szCs w:val="21"/>
        </w:rPr>
        <w:t>views.drawPredict</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drawPredict</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预测绘制接口</w:t>
      </w:r>
      <w:r>
        <w:rPr>
          <w:szCs w:val="21"/>
        </w:rPr>
        <w:br/>
      </w:r>
      <w:r>
        <w:rPr>
          <w:rStyle w:val="NormalTok"/>
          <w:szCs w:val="21"/>
        </w:rPr>
        <w:t>path(</w:t>
      </w:r>
      <w:r>
        <w:rPr>
          <w:rStyle w:val="StringTok"/>
          <w:sz w:val="21"/>
          <w:szCs w:val="21"/>
        </w:rPr>
        <w:t>'</w:t>
      </w:r>
      <w:proofErr w:type="spellStart"/>
      <w:r>
        <w:rPr>
          <w:rStyle w:val="StringTok"/>
          <w:sz w:val="21"/>
          <w:szCs w:val="21"/>
        </w:rPr>
        <w:t>getPredictData</w:t>
      </w:r>
      <w:proofErr w:type="spellEnd"/>
      <w:r>
        <w:rPr>
          <w:rStyle w:val="StringTok"/>
          <w:sz w:val="21"/>
          <w:szCs w:val="21"/>
        </w:rPr>
        <w:t>'</w:t>
      </w:r>
      <w:r>
        <w:rPr>
          <w:rStyle w:val="NormalTok"/>
          <w:szCs w:val="21"/>
        </w:rPr>
        <w:t xml:space="preserve">, </w:t>
      </w:r>
      <w:proofErr w:type="spellStart"/>
      <w:r>
        <w:rPr>
          <w:rStyle w:val="NormalTok"/>
          <w:szCs w:val="21"/>
        </w:rPr>
        <w:t>views.getPredictData,name</w:t>
      </w:r>
      <w:proofErr w:type="spellEnd"/>
      <w:r>
        <w:rPr>
          <w:rStyle w:val="OperatorTok"/>
          <w:sz w:val="21"/>
          <w:szCs w:val="21"/>
        </w:rPr>
        <w:t>=</w:t>
      </w:r>
      <w:r>
        <w:rPr>
          <w:rStyle w:val="StringTok"/>
          <w:sz w:val="21"/>
          <w:szCs w:val="21"/>
        </w:rPr>
        <w:t>"</w:t>
      </w:r>
      <w:proofErr w:type="spellStart"/>
      <w:r>
        <w:rPr>
          <w:rStyle w:val="StringTok"/>
          <w:sz w:val="21"/>
          <w:szCs w:val="21"/>
        </w:rPr>
        <w:t>getPredictData</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预测数据接口</w:t>
      </w:r>
    </w:p>
    <w:p w14:paraId="02EAEC2B" w14:textId="77777777" w:rsidR="00EC2F88" w:rsidRDefault="00052F37">
      <w:pPr>
        <w:pStyle w:val="a7"/>
      </w:pPr>
      <w:r>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0972F063" w14:textId="77777777" w:rsidR="00EC2F88" w:rsidRDefault="00052F37">
      <w:pPr>
        <w:pStyle w:val="a2"/>
      </w:pPr>
      <w:bookmarkStart w:id="66" w:name="_Toc195648727"/>
      <w:commentRangeStart w:id="67"/>
      <w:r>
        <w:rPr>
          <w:rFonts w:hint="eastAsia"/>
        </w:rPr>
        <w:t>前端界面设计</w:t>
      </w:r>
      <w:bookmarkEnd w:id="66"/>
      <w:commentRangeEnd w:id="67"/>
      <w:r w:rsidR="00621248">
        <w:rPr>
          <w:rStyle w:val="afd"/>
          <w:rFonts w:ascii="Times New Roman" w:eastAsia="宋体" w:hAnsi="Times New Roman" w:cs="Times New Roman"/>
          <w:b w:val="0"/>
          <w:bCs w:val="0"/>
        </w:rPr>
        <w:commentReference w:id="67"/>
      </w:r>
    </w:p>
    <w:p w14:paraId="197CB360" w14:textId="77777777" w:rsidR="00EC2F88" w:rsidRDefault="00052F37">
      <w:pPr>
        <w:pStyle w:val="a3"/>
        <w:spacing w:before="291"/>
      </w:pPr>
      <w:bookmarkStart w:id="68" w:name="_Toc195648728"/>
      <w:r>
        <w:rPr>
          <w:rFonts w:hint="eastAsia"/>
        </w:rPr>
        <w:t>页面布局</w:t>
      </w:r>
      <w:bookmarkEnd w:id="68"/>
    </w:p>
    <w:p w14:paraId="5FFA3731" w14:textId="77777777" w:rsidR="00EC2F88" w:rsidRDefault="00052F37">
      <w:pPr>
        <w:pStyle w:val="a7"/>
      </w:pPr>
      <w:r>
        <w:rPr>
          <w:rFonts w:hint="eastAsia"/>
        </w:rPr>
        <w:t>系统采用响应式设计，主要包含登录/注册、用户管理、数据分析、可视化展示、预测分析、系统设置、帮助文档和个人中心等页面。每个页面都经过精心设计，确保良好的用户体验。例如，登录页面采用简洁的设计风格，数据分析页面提供丰富的图表展示，预测分析页面直观展示趋势预测结果。</w:t>
      </w:r>
    </w:p>
    <w:p w14:paraId="1D242EC7" w14:textId="3686BA88" w:rsidR="00EC2F88" w:rsidRDefault="00052F37" w:rsidP="00621248">
      <w:pPr>
        <w:pStyle w:val="a2"/>
        <w:pPrChange w:id="69" w:author="scu" w:date="2025-04-16T10:36:00Z">
          <w:pPr>
            <w:pStyle w:val="a3"/>
            <w:spacing w:before="291"/>
          </w:pPr>
        </w:pPrChange>
      </w:pPr>
      <w:bookmarkStart w:id="70" w:name="_Toc195648729"/>
      <w:commentRangeStart w:id="71"/>
      <w:r>
        <w:rPr>
          <w:rFonts w:hint="eastAsia"/>
        </w:rPr>
        <w:lastRenderedPageBreak/>
        <w:t>功能</w:t>
      </w:r>
      <w:del w:id="72" w:author="scu" w:date="2025-04-16T10:36:00Z">
        <w:r w:rsidDel="00621248">
          <w:rPr>
            <w:rFonts w:hint="eastAsia"/>
          </w:rPr>
          <w:delText>模块</w:delText>
        </w:r>
        <w:bookmarkEnd w:id="70"/>
        <w:commentRangeEnd w:id="71"/>
        <w:r w:rsidR="00621248" w:rsidDel="00621248">
          <w:rPr>
            <w:rStyle w:val="afd"/>
            <w:rFonts w:ascii="Times New Roman" w:eastAsia="宋体" w:hAnsi="Times New Roman" w:hint="eastAsia"/>
            <w:bCs w:val="0"/>
          </w:rPr>
          <w:commentReference w:id="71"/>
        </w:r>
      </w:del>
      <w:ins w:id="73" w:author="scu" w:date="2025-04-16T10:36:00Z">
        <w:r w:rsidR="00621248">
          <w:rPr>
            <w:rFonts w:hint="eastAsia"/>
          </w:rPr>
          <w:t>设计</w:t>
        </w:r>
      </w:ins>
    </w:p>
    <w:p w14:paraId="10234D88" w14:textId="77777777" w:rsidR="00EC2F88" w:rsidRDefault="00052F37">
      <w:pPr>
        <w:pStyle w:val="a7"/>
      </w:pPr>
      <w:r>
        <w:rPr>
          <w:rFonts w:hint="eastAsia"/>
        </w:rPr>
        <w:t>1. 用户管理模块：</w:t>
      </w:r>
    </w:p>
    <w:p w14:paraId="35620797" w14:textId="77777777" w:rsidR="00EC2F88" w:rsidRDefault="00052F37">
      <w:pPr>
        <w:pStyle w:val="aSourceCode0"/>
        <w:rPr>
          <w:b/>
          <w:color w:val="007020"/>
        </w:rPr>
      </w:pPr>
      <w:r>
        <w:rPr>
          <w:rStyle w:val="CommentTok"/>
        </w:rPr>
        <w:t xml:space="preserve">&lt;!-- </w:t>
      </w:r>
      <w:r>
        <w:rPr>
          <w:rStyle w:val="CommentTok"/>
        </w:rPr>
        <w:t>登录页面示例</w:t>
      </w:r>
      <w:r>
        <w:rPr>
          <w:rStyle w:val="CommentTok"/>
        </w:rPr>
        <w:t xml:space="preserve"> --&gt;</w:t>
      </w:r>
      <w:r>
        <w:br/>
      </w:r>
      <w:r>
        <w:rPr>
          <w:rStyle w:val="KeywordTok"/>
        </w:rPr>
        <w:t>&lt;div</w:t>
      </w:r>
      <w:r>
        <w:rPr>
          <w:rStyle w:val="OtherTok"/>
        </w:rPr>
        <w:t xml:space="preserve"> class=</w:t>
      </w:r>
      <w:r>
        <w:rPr>
          <w:rStyle w:val="StringTok"/>
        </w:rPr>
        <w:t>"login-box"</w:t>
      </w:r>
      <w:r>
        <w:rPr>
          <w:rStyle w:val="KeywordTok"/>
        </w:rPr>
        <w:t>&gt;</w:t>
      </w:r>
      <w:r>
        <w:br/>
      </w:r>
      <w:r>
        <w:rPr>
          <w:rStyle w:val="NormalTok"/>
        </w:rPr>
        <w:t xml:space="preserve">    </w:t>
      </w:r>
      <w:r>
        <w:rPr>
          <w:rStyle w:val="KeywordTok"/>
        </w:rPr>
        <w:t>&lt;form</w:t>
      </w:r>
      <w:r>
        <w:rPr>
          <w:rStyle w:val="OtherTok"/>
        </w:rPr>
        <w:t xml:space="preserve"> action=</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myadmin_dologin</w:t>
      </w:r>
      <w:proofErr w:type="spellEnd"/>
      <w:r>
        <w:rPr>
          <w:rStyle w:val="StringTok"/>
        </w:rPr>
        <w:t>' %}"</w:t>
      </w:r>
      <w:r>
        <w:rPr>
          <w:rStyle w:val="OtherTok"/>
        </w:rPr>
        <w:t xml:space="preserve"> method=</w:t>
      </w:r>
      <w:r>
        <w:rPr>
          <w:rStyle w:val="StringTok"/>
        </w:rPr>
        <w:t>"post"</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&lt;label&gt;</w:t>
      </w:r>
      <w:r>
        <w:rPr>
          <w:rStyle w:val="NormalTok"/>
        </w:rPr>
        <w:t>用户名</w:t>
      </w:r>
      <w:r>
        <w:rPr>
          <w:rStyle w:val="KeywordTok"/>
        </w:rPr>
        <w:t>&lt;/label&gt;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"username"</w:t>
      </w:r>
      <w:r>
        <w:rPr>
          <w:rStyle w:val="OtherTok"/>
        </w:rPr>
        <w:t xml:space="preserve"> class=</w:t>
      </w:r>
      <w:r>
        <w:rPr>
          <w:rStyle w:val="StringTok"/>
        </w:rPr>
        <w:t>"form-control"</w:t>
      </w:r>
      <w:r>
        <w:rPr>
          <w:rStyle w:val="OtherTok"/>
        </w:rPr>
        <w:t xml:space="preserve"> required</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&lt;label&gt;</w:t>
      </w:r>
      <w:r>
        <w:rPr>
          <w:rStyle w:val="NormalTok"/>
        </w:rPr>
        <w:t>密码</w:t>
      </w:r>
      <w:r>
        <w:rPr>
          <w:rStyle w:val="KeywordTok"/>
        </w:rPr>
        <w:t>&lt;/label&gt;</w:t>
      </w:r>
      <w:r>
        <w:br/>
      </w:r>
      <w:r>
        <w:rPr>
          <w:rStyle w:val="NormalTok"/>
        </w:rPr>
        <w:t xml:space="preserve">            </w:t>
      </w:r>
      <w:r>
        <w:rPr>
          <w:rStyle w:val="KeywordTok"/>
        </w:rPr>
        <w:t>&lt;input</w:t>
      </w:r>
      <w:r>
        <w:rPr>
          <w:rStyle w:val="OtherTok"/>
        </w:rPr>
        <w:t xml:space="preserve"> type=</w:t>
      </w:r>
      <w:r>
        <w:rPr>
          <w:rStyle w:val="StringTok"/>
        </w:rPr>
        <w:t>"password"</w:t>
      </w:r>
      <w:r>
        <w:rPr>
          <w:rStyle w:val="OtherTok"/>
        </w:rPr>
        <w:t xml:space="preserve"> name=</w:t>
      </w:r>
      <w:r>
        <w:rPr>
          <w:rStyle w:val="StringTok"/>
        </w:rPr>
        <w:t>"password"</w:t>
      </w:r>
      <w:r>
        <w:rPr>
          <w:rStyle w:val="OtherTok"/>
        </w:rPr>
        <w:t xml:space="preserve"> class=</w:t>
      </w:r>
      <w:r>
        <w:rPr>
          <w:rStyle w:val="StringTok"/>
        </w:rPr>
        <w:t>"form-control"</w:t>
      </w:r>
      <w:r>
        <w:rPr>
          <w:rStyle w:val="OtherTok"/>
        </w:rPr>
        <w:t xml:space="preserve"> required</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w:t>
      </w:r>
      <w:proofErr w:type="spellStart"/>
      <w:r>
        <w:rPr>
          <w:rStyle w:val="StringTok"/>
        </w:rPr>
        <w:t>btn</w:t>
      </w:r>
      <w:proofErr w:type="spellEnd"/>
      <w:r>
        <w:rPr>
          <w:rStyle w:val="StringTok"/>
        </w:rPr>
        <w:t xml:space="preserve"> </w:t>
      </w:r>
      <w:proofErr w:type="spellStart"/>
      <w:r>
        <w:rPr>
          <w:rStyle w:val="StringTok"/>
        </w:rPr>
        <w:t>btn</w:t>
      </w:r>
      <w:proofErr w:type="spellEnd"/>
      <w:r>
        <w:rPr>
          <w:rStyle w:val="StringTok"/>
        </w:rPr>
        <w:t>-primary"</w:t>
      </w:r>
      <w:r>
        <w:rPr>
          <w:rStyle w:val="KeywordTok"/>
        </w:rPr>
        <w:t>&gt;</w:t>
      </w:r>
      <w:r>
        <w:rPr>
          <w:rStyle w:val="NormalTok"/>
        </w:rPr>
        <w:t>登录</w:t>
      </w:r>
      <w:r>
        <w:rPr>
          <w:rStyle w:val="NormalTok"/>
        </w:rPr>
        <w:t>&lt;/button&gt;</w:t>
      </w:r>
      <w:r>
        <w:br/>
      </w:r>
      <w:r>
        <w:rPr>
          <w:rStyle w:val="NormalTok"/>
        </w:rPr>
        <w:t xml:space="preserve">    </w:t>
      </w:r>
      <w:r>
        <w:rPr>
          <w:rStyle w:val="KeywordTok"/>
        </w:rPr>
        <w:t>&lt;/form&gt;</w:t>
      </w:r>
      <w:r>
        <w:br/>
      </w:r>
      <w:r>
        <w:rPr>
          <w:rStyle w:val="KeywordTok"/>
        </w:rPr>
        <w:t>&lt;/div&gt;</w:t>
      </w:r>
    </w:p>
    <w:p w14:paraId="0CC9F3A4" w14:textId="77777777" w:rsidR="00EC2F88" w:rsidRDefault="00052F37">
      <w:pPr>
        <w:pStyle w:val="aSourceCode0"/>
      </w:pPr>
      <w:r>
        <w:rPr>
          <w:rStyle w:val="CommentTok"/>
        </w:rPr>
        <w:t xml:space="preserve">&lt;!-- </w:t>
      </w:r>
      <w:r>
        <w:rPr>
          <w:rStyle w:val="CommentTok"/>
        </w:rPr>
        <w:t>用户管理页面示例</w:t>
      </w:r>
      <w:r>
        <w:rPr>
          <w:rStyle w:val="CommentTok"/>
        </w:rPr>
        <w:t xml:space="preserve"> --&gt;</w:t>
      </w:r>
      <w:r>
        <w:br/>
      </w:r>
      <w:r>
        <w:rPr>
          <w:rStyle w:val="KeywordTok"/>
        </w:rPr>
        <w:t>&lt;div</w:t>
      </w:r>
      <w:r>
        <w:rPr>
          <w:rStyle w:val="OtherTok"/>
        </w:rPr>
        <w:t xml:space="preserve"> class=</w:t>
      </w:r>
      <w:r>
        <w:rPr>
          <w:rStyle w:val="StringTok"/>
        </w:rPr>
        <w:t>"user-management"</w:t>
      </w:r>
      <w:r>
        <w:rPr>
          <w:rStyle w:val="KeywordTok"/>
        </w:rPr>
        <w:t>&gt;</w:t>
      </w:r>
      <w:r>
        <w:br/>
      </w:r>
      <w:r>
        <w:rPr>
          <w:rStyle w:val="NormalTok"/>
        </w:rPr>
        <w:t xml:space="preserve">    </w:t>
      </w:r>
      <w:r>
        <w:rPr>
          <w:rStyle w:val="KeywordTok"/>
        </w:rPr>
        <w:t>&lt;table</w:t>
      </w:r>
      <w:r>
        <w:rPr>
          <w:rStyle w:val="OtherTok"/>
        </w:rPr>
        <w:t xml:space="preserve"> class=</w:t>
      </w:r>
      <w:r>
        <w:rPr>
          <w:rStyle w:val="StringTok"/>
        </w:rPr>
        <w:t>"table"</w:t>
      </w:r>
      <w:r>
        <w:rPr>
          <w:rStyle w:val="KeywordTok"/>
        </w:rPr>
        <w:t>&gt;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用户名</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昵称</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状态</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操作</w:t>
      </w:r>
      <w:r>
        <w:rPr>
          <w:rStyle w:val="NormalTok"/>
        </w:rPr>
        <w:t>&lt;/</w:t>
      </w:r>
      <w:proofErr w:type="spellStart"/>
      <w:r>
        <w:rPr>
          <w:rStyle w:val="NormalTok"/>
        </w:rPr>
        <w:t>th</w:t>
      </w:r>
      <w:proofErr w:type="spellEnd"/>
      <w:r>
        <w:rPr>
          <w:rStyle w:val="Normal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 for user in users %}</w:t>
      </w:r>
      <w:r>
        <w:br/>
      </w:r>
      <w:r>
        <w:rPr>
          <w:rStyle w:val="NormalTok"/>
        </w:rPr>
        <w:t xml:space="preserve">            </w:t>
      </w:r>
      <w:r>
        <w:rPr>
          <w:rStyle w:val="KeywordTok"/>
        </w:rPr>
        <w:t>&lt;tr&gt;</w:t>
      </w:r>
      <w:r>
        <w:br/>
      </w:r>
      <w:r>
        <w:rPr>
          <w:rStyle w:val="NormalTok"/>
        </w:rPr>
        <w:t xml:space="preserve">                </w:t>
      </w:r>
      <w:r>
        <w:rPr>
          <w:rStyle w:val="KeywordTok"/>
        </w:rPr>
        <w:t>&lt;td&gt;</w:t>
      </w:r>
      <w:r>
        <w:rPr>
          <w:rStyle w:val="NormalTok"/>
        </w:rPr>
        <w:t xml:space="preserve">{{ </w:t>
      </w:r>
      <w:proofErr w:type="spellStart"/>
      <w:r>
        <w:rPr>
          <w:rStyle w:val="NormalTok"/>
        </w:rPr>
        <w:t>user.username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user.nickname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user.status</w:t>
      </w:r>
      <w:proofErr w:type="spellEnd"/>
      <w:r>
        <w:rPr>
          <w:rStyle w:val="NormalTok"/>
        </w:rPr>
        <w:t xml:space="preserve"> }}</w:t>
      </w:r>
      <w:r>
        <w:rPr>
          <w:rStyle w:val="KeywordTok"/>
        </w:rPr>
        <w:t>&lt;/td&gt;</w:t>
      </w:r>
      <w:r>
        <w:br/>
      </w:r>
      <w:r>
        <w:rPr>
          <w:rStyle w:val="NormalTok"/>
        </w:rPr>
        <w:t xml:space="preserve">                </w:t>
      </w:r>
      <w:r>
        <w:rPr>
          <w:rStyle w:val="KeywordTok"/>
        </w:rPr>
        <w:t>&lt;td&gt;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myadmin_user_edit</w:t>
      </w:r>
      <w:proofErr w:type="spellEnd"/>
      <w:r>
        <w:rPr>
          <w:rStyle w:val="StringTok"/>
        </w:rPr>
        <w:t>' user.id %}"</w:t>
      </w:r>
      <w:r>
        <w:rPr>
          <w:rStyle w:val="KeywordTok"/>
        </w:rPr>
        <w:t>&gt;</w:t>
      </w:r>
      <w:r>
        <w:rPr>
          <w:rStyle w:val="NormalTok"/>
        </w:rPr>
        <w:t>编辑</w:t>
      </w:r>
      <w:r>
        <w:rPr>
          <w:rStyle w:val="KeywordTok"/>
        </w:rPr>
        <w:t>&lt;/a&gt;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myadmin_user_delete</w:t>
      </w:r>
      <w:proofErr w:type="spellEnd"/>
      <w:r>
        <w:rPr>
          <w:rStyle w:val="StringTok"/>
        </w:rPr>
        <w:t>' user.id %}"</w:t>
      </w:r>
      <w:r>
        <w:rPr>
          <w:rStyle w:val="KeywordTok"/>
        </w:rPr>
        <w:t>&gt;</w:t>
      </w:r>
      <w:r>
        <w:rPr>
          <w:rStyle w:val="NormalTok"/>
        </w:rPr>
        <w:t>删除</w:t>
      </w:r>
      <w:r>
        <w:rPr>
          <w:rStyle w:val="KeywordTok"/>
        </w:rPr>
        <w:t>&lt;/a&gt;</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w:t>
      </w:r>
      <w:proofErr w:type="spellStart"/>
      <w:r>
        <w:rPr>
          <w:rStyle w:val="NormalTok"/>
        </w:rPr>
        <w:t>endfor</w:t>
      </w:r>
      <w:proofErr w:type="spellEnd"/>
      <w:r>
        <w:rPr>
          <w:rStyle w:val="NormalTok"/>
        </w:rPr>
        <w:t xml:space="preserve"> %}</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w:t>
      </w:r>
      <w:r>
        <w:rPr>
          <w:rStyle w:val="KeywordTok"/>
        </w:rPr>
        <w:t>&lt;/table&gt;</w:t>
      </w:r>
      <w:r>
        <w:br/>
      </w:r>
      <w:r>
        <w:rPr>
          <w:rStyle w:val="KeywordTok"/>
        </w:rPr>
        <w:t>&lt;/div&gt;</w:t>
      </w:r>
    </w:p>
    <w:p w14:paraId="3A948E81" w14:textId="77777777" w:rsidR="00EC2F88" w:rsidRDefault="00052F37">
      <w:pPr>
        <w:pStyle w:val="a7"/>
      </w:pPr>
      <w:r>
        <w:rPr>
          <w:rFonts w:hint="eastAsia"/>
        </w:rPr>
        <w:lastRenderedPageBreak/>
        <w:t>用户管理模块实现了完整的用户认证和管理功能。登录页面提供用户身份验证，用户管理页面支持用户信息的增删改查。界面设计注重用户体验，提供清晰的表单和操作按钮，并实现了必要的表单验证和错误提示。</w:t>
      </w:r>
    </w:p>
    <w:p w14:paraId="702BBFFB" w14:textId="77777777" w:rsidR="00EC2F88" w:rsidRDefault="00052F37">
      <w:pPr>
        <w:pStyle w:val="aff1"/>
        <w:keepNext/>
      </w:pPr>
      <w:r>
        <w:rPr>
          <w:noProof/>
        </w:rPr>
        <w:drawing>
          <wp:inline distT="0" distB="0" distL="0" distR="0" wp14:anchorId="2BCCCBD2" wp14:editId="6AB3F8D9">
            <wp:extent cx="4629785" cy="2729865"/>
            <wp:effectExtent l="0" t="0" r="0" b="0"/>
            <wp:docPr id="204534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244" name="图片 1"/>
                    <pic:cNvPicPr>
                      <a:picLocks noChangeAspect="1"/>
                    </pic:cNvPicPr>
                  </pic:nvPicPr>
                  <pic:blipFill>
                    <a:blip r:embed="rId23"/>
                    <a:stretch>
                      <a:fillRect/>
                    </a:stretch>
                  </pic:blipFill>
                  <pic:spPr>
                    <a:xfrm>
                      <a:off x="0" y="0"/>
                      <a:ext cx="4638591" cy="2735058"/>
                    </a:xfrm>
                    <a:prstGeom prst="rect">
                      <a:avLst/>
                    </a:prstGeom>
                  </pic:spPr>
                </pic:pic>
              </a:graphicData>
            </a:graphic>
          </wp:inline>
        </w:drawing>
      </w:r>
    </w:p>
    <w:p w14:paraId="5970E735"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登录页面展示</w:t>
      </w:r>
    </w:p>
    <w:p w14:paraId="5B62D32A" w14:textId="77777777" w:rsidR="00EC2F88" w:rsidRDefault="00EC2F88">
      <w:pPr>
        <w:pStyle w:val="a7"/>
      </w:pPr>
    </w:p>
    <w:p w14:paraId="794BD635" w14:textId="77777777" w:rsidR="00EC2F88" w:rsidRDefault="00052F37">
      <w:pPr>
        <w:pStyle w:val="a7"/>
      </w:pPr>
      <w:r>
        <w:rPr>
          <w:rFonts w:hint="eastAsia"/>
        </w:rPr>
        <w:t>2. 数据采集模块：</w:t>
      </w:r>
    </w:p>
    <w:p w14:paraId="6D65BB4B" w14:textId="77777777" w:rsidR="00EC2F88" w:rsidRDefault="00052F37">
      <w:pPr>
        <w:pStyle w:val="aSourceCode0"/>
      </w:pPr>
      <w:r>
        <w:rPr>
          <w:rStyle w:val="CommentTok"/>
        </w:rPr>
        <w:t xml:space="preserve">&lt;!-- </w:t>
      </w:r>
      <w:r>
        <w:rPr>
          <w:rStyle w:val="CommentTok"/>
        </w:rPr>
        <w:t>搜索页面示例</w:t>
      </w:r>
      <w:r>
        <w:rPr>
          <w:rStyle w:val="CommentTok"/>
        </w:rPr>
        <w:t xml:space="preserve"> --&gt;</w:t>
      </w:r>
      <w:r>
        <w:br/>
      </w:r>
      <w:r>
        <w:rPr>
          <w:rStyle w:val="KeywordTok"/>
        </w:rPr>
        <w:t>&lt;div</w:t>
      </w:r>
      <w:r>
        <w:rPr>
          <w:rStyle w:val="OtherTok"/>
        </w:rPr>
        <w:t xml:space="preserve"> class=</w:t>
      </w:r>
      <w:r>
        <w:rPr>
          <w:rStyle w:val="StringTok"/>
        </w:rPr>
        <w:t>"search-box"</w:t>
      </w:r>
      <w:r>
        <w:rPr>
          <w:rStyle w:val="KeywordTok"/>
        </w:rPr>
        <w:t>&gt;</w:t>
      </w:r>
      <w:r>
        <w:br/>
      </w:r>
      <w:r>
        <w:rPr>
          <w:rStyle w:val="NormalTok"/>
        </w:rPr>
        <w:t xml:space="preserve">    </w:t>
      </w:r>
      <w:r>
        <w:rPr>
          <w:rStyle w:val="KeywordTok"/>
        </w:rPr>
        <w:t>&lt;form</w:t>
      </w:r>
      <w:r>
        <w:rPr>
          <w:rStyle w:val="OtherTok"/>
        </w:rPr>
        <w:t xml:space="preserve"> action=</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user_doSearch</w:t>
      </w:r>
      <w:proofErr w:type="spellEnd"/>
      <w:r>
        <w:rPr>
          <w:rStyle w:val="StringTok"/>
        </w:rPr>
        <w:t>' %}"</w:t>
      </w:r>
      <w:r>
        <w:rPr>
          <w:rStyle w:val="OtherTok"/>
        </w:rPr>
        <w:t xml:space="preserve"> method=</w:t>
      </w:r>
      <w:r>
        <w:rPr>
          <w:rStyle w:val="StringTok"/>
        </w:rPr>
        <w:t>"post"</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"keyword"</w:t>
      </w:r>
      <w:r>
        <w:rPr>
          <w:rStyle w:val="OtherTok"/>
        </w:rPr>
        <w:t xml:space="preserve"> class=</w:t>
      </w:r>
      <w:r>
        <w:rPr>
          <w:rStyle w:val="StringTok"/>
        </w:rPr>
        <w:t>"form-control"</w:t>
      </w:r>
      <w:r>
        <w:rPr>
          <w:rStyle w:val="OtherTok"/>
        </w:rPr>
        <w:t xml:space="preserve"> placeholder=</w:t>
      </w:r>
      <w:r>
        <w:rPr>
          <w:rStyle w:val="StringTok"/>
        </w:rPr>
        <w:t>"</w:t>
      </w:r>
      <w:r>
        <w:rPr>
          <w:rStyle w:val="StringTok"/>
        </w:rPr>
        <w:t>请输入搜索关键词</w:t>
      </w:r>
      <w:r>
        <w:rPr>
          <w:rStyle w:val="StringTok"/>
        </w:rPr>
        <w: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w:t>
      </w:r>
      <w:proofErr w:type="spellStart"/>
      <w:r>
        <w:rPr>
          <w:rStyle w:val="StringTok"/>
        </w:rPr>
        <w:t>btn</w:t>
      </w:r>
      <w:proofErr w:type="spellEnd"/>
      <w:r>
        <w:rPr>
          <w:rStyle w:val="StringTok"/>
        </w:rPr>
        <w:t xml:space="preserve"> </w:t>
      </w:r>
      <w:proofErr w:type="spellStart"/>
      <w:r>
        <w:rPr>
          <w:rStyle w:val="StringTok"/>
        </w:rPr>
        <w:t>btn</w:t>
      </w:r>
      <w:proofErr w:type="spellEnd"/>
      <w:r>
        <w:rPr>
          <w:rStyle w:val="StringTok"/>
        </w:rPr>
        <w:t>-primary"</w:t>
      </w:r>
      <w:r>
        <w:rPr>
          <w:rStyle w:val="KeywordTok"/>
        </w:rPr>
        <w:t>&gt;</w:t>
      </w:r>
      <w:r>
        <w:rPr>
          <w:rStyle w:val="NormalTok"/>
        </w:rPr>
        <w:t>搜索</w:t>
      </w:r>
      <w:r>
        <w:rPr>
          <w:rStyle w:val="KeywordTok"/>
        </w:rPr>
        <w:t>&lt;/button&gt;</w:t>
      </w:r>
      <w:r>
        <w:br/>
      </w:r>
      <w:r>
        <w:rPr>
          <w:rStyle w:val="NormalTok"/>
        </w:rPr>
        <w:t xml:space="preserve">    </w:t>
      </w:r>
      <w:r>
        <w:rPr>
          <w:rStyle w:val="KeywordTok"/>
        </w:rPr>
        <w:t>&lt;/form&gt;</w:t>
      </w:r>
      <w:r>
        <w:br/>
      </w:r>
      <w:r>
        <w:rPr>
          <w:rStyle w:val="KeywordTok"/>
        </w:rPr>
        <w:t>&lt;/div&gt;</w:t>
      </w:r>
      <w:r>
        <w:br/>
      </w:r>
      <w:r>
        <w:br/>
      </w:r>
      <w:r>
        <w:rPr>
          <w:rStyle w:val="CommentTok"/>
        </w:rPr>
        <w:t xml:space="preserve">&lt;!-- </w:t>
      </w:r>
      <w:r>
        <w:rPr>
          <w:rStyle w:val="CommentTok"/>
        </w:rPr>
        <w:t>搜索结果页面示例</w:t>
      </w:r>
      <w:r>
        <w:rPr>
          <w:rStyle w:val="CommentTok"/>
        </w:rPr>
        <w:t xml:space="preserve"> --&gt;</w:t>
      </w:r>
      <w:r>
        <w:br/>
      </w:r>
      <w:r>
        <w:rPr>
          <w:rStyle w:val="KeywordTok"/>
        </w:rPr>
        <w:t>&lt;div</w:t>
      </w:r>
      <w:r>
        <w:rPr>
          <w:rStyle w:val="OtherTok"/>
        </w:rPr>
        <w:t xml:space="preserve"> class=</w:t>
      </w:r>
      <w:r>
        <w:rPr>
          <w:rStyle w:val="StringTok"/>
        </w:rPr>
        <w:t>"search-results"</w:t>
      </w:r>
      <w:r>
        <w:rPr>
          <w:rStyle w:val="KeywordTok"/>
        </w:rPr>
        <w:t>&gt;</w:t>
      </w:r>
      <w:r>
        <w:br/>
      </w:r>
      <w:r>
        <w:rPr>
          <w:rStyle w:val="NormalTok"/>
        </w:rPr>
        <w:t xml:space="preserve">    </w:t>
      </w:r>
      <w:r>
        <w:rPr>
          <w:rStyle w:val="KeywordTok"/>
        </w:rPr>
        <w:t>&lt;div</w:t>
      </w:r>
      <w:r>
        <w:rPr>
          <w:rStyle w:val="OtherTok"/>
        </w:rPr>
        <w:t xml:space="preserve"> class=</w:t>
      </w:r>
      <w:r>
        <w:rPr>
          <w:rStyle w:val="StringTok"/>
        </w:rPr>
        <w:t>"result-item"</w:t>
      </w:r>
      <w:r>
        <w:rPr>
          <w:rStyle w:val="OtherTok"/>
        </w:rPr>
        <w:t xml:space="preserve"> v-for=</w:t>
      </w:r>
      <w:r>
        <w:rPr>
          <w:rStyle w:val="StringTok"/>
        </w:rPr>
        <w:t>"item in results"</w:t>
      </w:r>
      <w:r>
        <w:rPr>
          <w:rStyle w:val="KeywordTok"/>
        </w:rPr>
        <w:t>&gt;</w:t>
      </w:r>
      <w:r>
        <w:br/>
      </w:r>
      <w:r>
        <w:rPr>
          <w:rStyle w:val="NormalTok"/>
        </w:rPr>
        <w:t xml:space="preserve">        </w:t>
      </w:r>
      <w:r>
        <w:rPr>
          <w:rStyle w:val="KeywordTok"/>
        </w:rPr>
        <w:t>&lt;h3&gt;</w:t>
      </w:r>
      <w:r>
        <w:rPr>
          <w:rStyle w:val="NormalTok"/>
        </w:rPr>
        <w:t xml:space="preserve">{{ </w:t>
      </w:r>
      <w:proofErr w:type="spellStart"/>
      <w:r>
        <w:rPr>
          <w:rStyle w:val="NormalTok"/>
        </w:rPr>
        <w:t>item.screen_name</w:t>
      </w:r>
      <w:proofErr w:type="spellEnd"/>
      <w:r>
        <w:rPr>
          <w:rStyle w:val="NormalTok"/>
        </w:rPr>
        <w:t xml:space="preserve"> }}</w:t>
      </w:r>
      <w:r>
        <w:rPr>
          <w:rStyle w:val="KeywordTok"/>
        </w:rPr>
        <w:t>&lt;/h3&gt;</w:t>
      </w:r>
      <w:r>
        <w:br/>
      </w:r>
      <w:r>
        <w:rPr>
          <w:rStyle w:val="NormalTok"/>
        </w:rPr>
        <w:t xml:space="preserve">        </w:t>
      </w:r>
      <w:r>
        <w:rPr>
          <w:rStyle w:val="KeywordTok"/>
        </w:rPr>
        <w:t>&lt;p&gt;</w:t>
      </w:r>
      <w:r>
        <w:rPr>
          <w:rStyle w:val="NormalTok"/>
        </w:rPr>
        <w:t xml:space="preserve">{{ </w:t>
      </w:r>
      <w:proofErr w:type="spellStart"/>
      <w:r>
        <w:rPr>
          <w:rStyle w:val="NormalTok"/>
        </w:rPr>
        <w:t>item.text</w:t>
      </w:r>
      <w:proofErr w:type="spellEnd"/>
      <w:r>
        <w:rPr>
          <w:rStyle w:val="NormalTok"/>
        </w:rPr>
        <w:t xml:space="preserve"> }}</w:t>
      </w:r>
      <w:r>
        <w:rPr>
          <w:rStyle w:val="KeywordTok"/>
        </w:rPr>
        <w:t>&lt;/p&gt;</w:t>
      </w:r>
      <w:r>
        <w:br/>
      </w:r>
      <w:r>
        <w:rPr>
          <w:rStyle w:val="NormalTok"/>
        </w:rPr>
        <w:t xml:space="preserve">        </w:t>
      </w:r>
      <w:r>
        <w:rPr>
          <w:rStyle w:val="KeywordTok"/>
        </w:rPr>
        <w:t>&lt;div</w:t>
      </w:r>
      <w:r>
        <w:rPr>
          <w:rStyle w:val="OtherTok"/>
        </w:rPr>
        <w:t xml:space="preserve"> class=</w:t>
      </w:r>
      <w:r>
        <w:rPr>
          <w:rStyle w:val="StringTok"/>
        </w:rPr>
        <w:t>"meta"</w:t>
      </w:r>
      <w:r>
        <w:rPr>
          <w:rStyle w:val="KeywordTok"/>
        </w:rPr>
        <w:t>&gt;</w:t>
      </w:r>
      <w:r>
        <w:br/>
      </w:r>
      <w:r>
        <w:rPr>
          <w:rStyle w:val="NormalTok"/>
        </w:rPr>
        <w:t xml:space="preserve">            </w:t>
      </w:r>
      <w:r>
        <w:rPr>
          <w:rStyle w:val="KeywordTok"/>
        </w:rPr>
        <w:t>&lt;span&gt;</w:t>
      </w:r>
      <w:r>
        <w:rPr>
          <w:rStyle w:val="NormalTok"/>
        </w:rPr>
        <w:t>转发</w:t>
      </w:r>
      <w:r>
        <w:rPr>
          <w:rStyle w:val="NormalTok"/>
        </w:rPr>
        <w:t xml:space="preserve">: {{ </w:t>
      </w:r>
      <w:proofErr w:type="spellStart"/>
      <w:r>
        <w:rPr>
          <w:rStyle w:val="NormalTok"/>
        </w:rPr>
        <w:t>item.reposts_count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评论</w:t>
      </w:r>
      <w:r>
        <w:rPr>
          <w:rStyle w:val="NormalTok"/>
        </w:rPr>
        <w:t xml:space="preserve">: {{ </w:t>
      </w:r>
      <w:proofErr w:type="spellStart"/>
      <w:r>
        <w:rPr>
          <w:rStyle w:val="NormalTok"/>
        </w:rPr>
        <w:t>item.comments_count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点赞</w:t>
      </w:r>
      <w:r>
        <w:rPr>
          <w:rStyle w:val="NormalTok"/>
        </w:rPr>
        <w:t xml:space="preserve">: {{ </w:t>
      </w:r>
      <w:proofErr w:type="spellStart"/>
      <w:r>
        <w:rPr>
          <w:rStyle w:val="NormalTok"/>
        </w:rPr>
        <w:t>item.attitudes_count</w:t>
      </w:r>
      <w:proofErr w:type="spellEnd"/>
      <w:r>
        <w:rPr>
          <w:rStyle w:val="NormalTok"/>
        </w:rPr>
        <w:t xml:space="preserve">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p>
    <w:p w14:paraId="72CF18D0" w14:textId="77777777" w:rsidR="00EC2F88" w:rsidRDefault="00052F37">
      <w:pPr>
        <w:pStyle w:val="a7"/>
      </w:pPr>
      <w:r>
        <w:rPr>
          <w:rFonts w:hint="eastAsia"/>
        </w:rPr>
        <w:lastRenderedPageBreak/>
        <w:t>数据采集模块提供了</w:t>
      </w:r>
      <w:proofErr w:type="gramStart"/>
      <w:r>
        <w:rPr>
          <w:rFonts w:hint="eastAsia"/>
        </w:rPr>
        <w:t>微博数据</w:t>
      </w:r>
      <w:proofErr w:type="gramEnd"/>
      <w:r>
        <w:rPr>
          <w:rFonts w:hint="eastAsia"/>
        </w:rPr>
        <w:t>搜索和展示功能。搜索页面支持关键词输入，搜索结果页面展示采集到</w:t>
      </w:r>
      <w:proofErr w:type="gramStart"/>
      <w:r>
        <w:rPr>
          <w:rFonts w:hint="eastAsia"/>
        </w:rPr>
        <w:t>的微博数据</w:t>
      </w:r>
      <w:proofErr w:type="gramEnd"/>
      <w:r>
        <w:rPr>
          <w:rFonts w:hint="eastAsia"/>
        </w:rPr>
        <w:t>。界面设计注重数据的可读性和交互性，提供清晰的数据展示和操作选项。</w:t>
      </w:r>
    </w:p>
    <w:p w14:paraId="0DF7EB69" w14:textId="77777777" w:rsidR="00EC2F88" w:rsidRDefault="00EC2F88">
      <w:pPr>
        <w:pStyle w:val="a7"/>
      </w:pPr>
    </w:p>
    <w:p w14:paraId="7B0EDAC1" w14:textId="77777777" w:rsidR="00EC2F88" w:rsidRDefault="00052F37">
      <w:pPr>
        <w:pStyle w:val="a7"/>
      </w:pPr>
      <w:r>
        <w:rPr>
          <w:rFonts w:hint="eastAsia"/>
        </w:rPr>
        <w:t>3. 分析展示模块：</w:t>
      </w:r>
    </w:p>
    <w:p w14:paraId="03EB267D" w14:textId="77777777" w:rsidR="00EC2F88" w:rsidRDefault="00052F37">
      <w:pPr>
        <w:pStyle w:val="aSourceCode0"/>
      </w:pPr>
      <w:r>
        <w:rPr>
          <w:rStyle w:val="CommentTok"/>
        </w:rPr>
        <w:t xml:space="preserve">&lt;!-- </w:t>
      </w:r>
      <w:r>
        <w:rPr>
          <w:rStyle w:val="CommentTok"/>
        </w:rPr>
        <w:t>词云图展示示例</w:t>
      </w:r>
      <w:r>
        <w:rPr>
          <w:rStyle w:val="CommentTok"/>
        </w:rPr>
        <w:t xml:space="preserve"> --&gt;</w:t>
      </w:r>
      <w:r>
        <w:br/>
      </w:r>
      <w:r>
        <w:rPr>
          <w:rStyle w:val="KeywordTok"/>
        </w:rPr>
        <w:t>&lt;div</w:t>
      </w:r>
      <w:r>
        <w:rPr>
          <w:rStyle w:val="OtherTok"/>
        </w:rPr>
        <w:t xml:space="preserve"> class=</w:t>
      </w:r>
      <w:r>
        <w:rPr>
          <w:rStyle w:val="StringTok"/>
        </w:rPr>
        <w:t>"word-cloud"</w:t>
      </w:r>
      <w:r>
        <w:rPr>
          <w:rStyle w:val="KeywordTok"/>
        </w:rPr>
        <w:t>&gt;</w:t>
      </w:r>
      <w:r>
        <w:br/>
      </w:r>
      <w:r>
        <w:rPr>
          <w:rStyle w:val="NormalTok"/>
        </w:rPr>
        <w:t xml:space="preserve">    </w:t>
      </w:r>
      <w:r>
        <w:rPr>
          <w:rStyle w:val="KeywordTok"/>
        </w:rPr>
        <w:t>&lt;div</w:t>
      </w:r>
      <w:r>
        <w:rPr>
          <w:rStyle w:val="OtherTok"/>
        </w:rPr>
        <w:t xml:space="preserve"> id=</w:t>
      </w:r>
      <w:r>
        <w:rPr>
          <w:rStyle w:val="StringTok"/>
        </w:rPr>
        <w:t>"</w:t>
      </w:r>
      <w:proofErr w:type="spellStart"/>
      <w:r>
        <w:rPr>
          <w:rStyle w:val="StringTok"/>
        </w:rPr>
        <w:t>wordCloud</w:t>
      </w:r>
      <w:proofErr w:type="spellEnd"/>
      <w:r>
        <w:rPr>
          <w:rStyle w:val="StringTok"/>
        </w:rPr>
        <w:t>"</w:t>
      </w:r>
      <w:r>
        <w:rPr>
          <w:rStyle w:val="OtherTok"/>
        </w:rPr>
        <w:t xml:space="preserve"> style=</w:t>
      </w:r>
      <w:r>
        <w:rPr>
          <w:rStyle w:val="StringTok"/>
        </w:rPr>
        <w:t>"width: 100%; height: 400px;"</w:t>
      </w:r>
      <w:r>
        <w:rPr>
          <w:rStyle w:val="KeywordTok"/>
        </w:rPr>
        <w:t>&gt;&lt;/div&gt;</w:t>
      </w:r>
      <w:r>
        <w:br/>
      </w:r>
      <w:r>
        <w:rPr>
          <w:rStyle w:val="KeywordTok"/>
        </w:rPr>
        <w:t>&lt;/div&gt;</w:t>
      </w:r>
      <w:r>
        <w:br/>
      </w:r>
      <w:r>
        <w:br/>
      </w:r>
      <w:r>
        <w:rPr>
          <w:rStyle w:val="CommentTok"/>
        </w:rPr>
        <w:t xml:space="preserve">&lt;!-- </w:t>
      </w:r>
      <w:r>
        <w:rPr>
          <w:rStyle w:val="CommentTok"/>
        </w:rPr>
        <w:t>地图展示示例</w:t>
      </w:r>
      <w:r>
        <w:rPr>
          <w:rStyle w:val="CommentTok"/>
        </w:rPr>
        <w:t xml:space="preserve"> --&gt;</w:t>
      </w:r>
      <w:r>
        <w:br/>
      </w:r>
      <w:r>
        <w:rPr>
          <w:rStyle w:val="KeywordTok"/>
        </w:rPr>
        <w:t>&lt;div</w:t>
      </w:r>
      <w:r>
        <w:rPr>
          <w:rStyle w:val="OtherTok"/>
        </w:rPr>
        <w:t xml:space="preserve"> class=</w:t>
      </w:r>
      <w:r>
        <w:rPr>
          <w:rStyle w:val="StringTok"/>
        </w:rPr>
        <w:t>"map-container"</w:t>
      </w:r>
      <w:r>
        <w:rPr>
          <w:rStyle w:val="KeywordTok"/>
        </w:rPr>
        <w:t>&gt;</w:t>
      </w:r>
      <w:r>
        <w:br/>
      </w:r>
      <w:r>
        <w:rPr>
          <w:rStyle w:val="NormalTok"/>
        </w:rPr>
        <w:t xml:space="preserve">    </w:t>
      </w:r>
      <w:r>
        <w:rPr>
          <w:rStyle w:val="KeywordTok"/>
        </w:rPr>
        <w:t>&lt;div</w:t>
      </w:r>
      <w:r>
        <w:rPr>
          <w:rStyle w:val="OtherTok"/>
        </w:rPr>
        <w:t xml:space="preserve"> id=</w:t>
      </w:r>
      <w:r>
        <w:rPr>
          <w:rStyle w:val="StringTok"/>
        </w:rPr>
        <w:t>"map"</w:t>
      </w:r>
      <w:r>
        <w:rPr>
          <w:rStyle w:val="OtherTok"/>
        </w:rPr>
        <w:t xml:space="preserve"> style=</w:t>
      </w:r>
      <w:r>
        <w:rPr>
          <w:rStyle w:val="StringTok"/>
        </w:rPr>
        <w:t>"width: 100%; height: 500px;"</w:t>
      </w:r>
      <w:r>
        <w:rPr>
          <w:rStyle w:val="KeywordTok"/>
        </w:rPr>
        <w:t>&gt;&lt;/div&gt;</w:t>
      </w:r>
      <w:r>
        <w:br/>
      </w:r>
      <w:r>
        <w:rPr>
          <w:rStyle w:val="KeywordTok"/>
        </w:rPr>
        <w:t>&lt;/div&gt;</w:t>
      </w:r>
      <w:r>
        <w:br/>
      </w:r>
      <w:r>
        <w:br/>
      </w:r>
      <w:r>
        <w:rPr>
          <w:rStyle w:val="CommentTok"/>
        </w:rPr>
        <w:t xml:space="preserve">&lt;!-- </w:t>
      </w:r>
      <w:r>
        <w:rPr>
          <w:rStyle w:val="CommentTok"/>
        </w:rPr>
        <w:t>趋势图展示示例</w:t>
      </w:r>
      <w:r>
        <w:rPr>
          <w:rStyle w:val="CommentTok"/>
        </w:rPr>
        <w:t xml:space="preserve"> --&gt;</w:t>
      </w:r>
      <w:r>
        <w:br/>
      </w:r>
      <w:r>
        <w:rPr>
          <w:rStyle w:val="KeywordTok"/>
        </w:rPr>
        <w:t>&lt;div</w:t>
      </w:r>
      <w:r>
        <w:rPr>
          <w:rStyle w:val="OtherTok"/>
        </w:rPr>
        <w:t xml:space="preserve"> class=</w:t>
      </w:r>
      <w:r>
        <w:rPr>
          <w:rStyle w:val="StringTok"/>
        </w:rPr>
        <w:t>"trend-chart"</w:t>
      </w:r>
      <w:r>
        <w:rPr>
          <w:rStyle w:val="KeywordTok"/>
        </w:rPr>
        <w:t>&gt;</w:t>
      </w:r>
      <w:r>
        <w:br/>
      </w:r>
      <w:r>
        <w:rPr>
          <w:rStyle w:val="NormalTok"/>
        </w:rPr>
        <w:t xml:space="preserve">    </w:t>
      </w:r>
      <w:r>
        <w:rPr>
          <w:rStyle w:val="KeywordTok"/>
        </w:rPr>
        <w:t>&lt;div</w:t>
      </w:r>
      <w:r>
        <w:rPr>
          <w:rStyle w:val="OtherTok"/>
        </w:rPr>
        <w:t xml:space="preserve"> id=</w:t>
      </w:r>
      <w:r>
        <w:rPr>
          <w:rStyle w:val="StringTok"/>
        </w:rPr>
        <w:t>"trend"</w:t>
      </w:r>
      <w:r>
        <w:rPr>
          <w:rStyle w:val="OtherTok"/>
        </w:rPr>
        <w:t xml:space="preserve"> style=</w:t>
      </w:r>
      <w:r>
        <w:rPr>
          <w:rStyle w:val="StringTok"/>
        </w:rPr>
        <w:t>"width: 100%; height: 400px;"</w:t>
      </w:r>
      <w:r>
        <w:rPr>
          <w:rStyle w:val="KeywordTok"/>
        </w:rPr>
        <w:t>&gt;&lt;/div&gt;</w:t>
      </w:r>
      <w:r>
        <w:br/>
      </w:r>
      <w:r>
        <w:rPr>
          <w:rStyle w:val="KeywordTok"/>
        </w:rPr>
        <w:t>&lt;/div&gt;</w:t>
      </w:r>
    </w:p>
    <w:p w14:paraId="6F302D00" w14:textId="77777777" w:rsidR="00EC2F88" w:rsidRDefault="00052F37">
      <w:pPr>
        <w:pStyle w:val="a7"/>
      </w:pPr>
      <w:r>
        <w:rPr>
          <w:rFonts w:hint="eastAsia"/>
        </w:rPr>
        <w:t>分析展示模块通过多种图表展示数据分析结果。词云图直观显示关键词分布，地图展示地域特征，趋势图反映时间序列变化。这些可视化组件都基于</w:t>
      </w:r>
      <w:proofErr w:type="spellStart"/>
      <w:r>
        <w:rPr>
          <w:rFonts w:hint="eastAsia"/>
        </w:rPr>
        <w:t>ECharts</w:t>
      </w:r>
      <w:proofErr w:type="spellEnd"/>
      <w:r>
        <w:rPr>
          <w:rFonts w:hint="eastAsia"/>
        </w:rPr>
        <w:t>实现，提供丰富的交互功能和美观的展示效果。</w:t>
      </w:r>
    </w:p>
    <w:p w14:paraId="263B3D8E" w14:textId="4EB07396" w:rsidR="00EC2F88" w:rsidDel="00621248" w:rsidRDefault="00052F37">
      <w:pPr>
        <w:pStyle w:val="a2"/>
        <w:rPr>
          <w:del w:id="74" w:author="scu" w:date="2025-04-16T10:36:00Z"/>
        </w:rPr>
      </w:pPr>
      <w:bookmarkStart w:id="75" w:name="_Toc195648730"/>
      <w:del w:id="76" w:author="scu" w:date="2025-04-16T10:36:00Z">
        <w:r w:rsidDel="00621248">
          <w:rPr>
            <w:rFonts w:hint="eastAsia"/>
          </w:rPr>
          <w:delText>舆情分析方法设计</w:delText>
        </w:r>
        <w:bookmarkEnd w:id="75"/>
      </w:del>
    </w:p>
    <w:p w14:paraId="49B5416F" w14:textId="2F784BBA" w:rsidR="00EC2F88" w:rsidDel="00621248" w:rsidRDefault="00052F37">
      <w:pPr>
        <w:pStyle w:val="a7"/>
        <w:rPr>
          <w:del w:id="77" w:author="scu" w:date="2025-04-16T10:36:00Z"/>
        </w:rPr>
      </w:pPr>
      <w:del w:id="78" w:author="scu" w:date="2025-04-16T10:36:00Z">
        <w:r w:rsidDel="00621248">
          <w:rPr>
            <w:rFonts w:hint="eastAsia"/>
          </w:rPr>
          <w:delText>系统采用多维度分析方法进行舆情分析。舆情分析基于文本内容判断情感倾向，通过情感词典匹配和机器学习算法实现。热度分析综合考虑转发、评论、点赞等指标，计算综合热度值。地域分析基于用户地理位置信息，识别热点地区和传播特征。趋势预测采用时间序列分析方法，对舆情发展进行预测。这些分析方法相互配合，全面把握舆情态势。</w:delText>
        </w:r>
      </w:del>
    </w:p>
    <w:p w14:paraId="499C18CA" w14:textId="77777777" w:rsidR="00EC2F88" w:rsidRDefault="00052F37">
      <w:pPr>
        <w:pStyle w:val="a2"/>
      </w:pPr>
      <w:bookmarkStart w:id="79" w:name="_Toc195648731"/>
      <w:r>
        <w:rPr>
          <w:rFonts w:hint="eastAsia"/>
        </w:rPr>
        <w:t>本章小结</w:t>
      </w:r>
      <w:bookmarkEnd w:id="79"/>
    </w:p>
    <w:p w14:paraId="046FD295" w14:textId="77777777" w:rsidR="00EC2F88" w:rsidRDefault="00052F37">
      <w:pPr>
        <w:pStyle w:val="a7"/>
      </w:pPr>
      <w:r>
        <w:rPr>
          <w:rFonts w:hint="eastAsia"/>
        </w:rPr>
        <w:t>本章详细设计了系统的整体架构、数据库结构、API接口、前端界面和舆情分析方法。设计过程中充分考虑了系统的可扩展性、可维护性和性能要求，确保系统能够满足实际应用需求。通过模块化的设计和清晰的接口定义，为后续的系统实现奠定了良好的基础。</w:t>
      </w:r>
    </w:p>
    <w:p w14:paraId="50EE3F65" w14:textId="77777777" w:rsidR="00EC2F88" w:rsidRDefault="00052F37">
      <w:pPr>
        <w:widowControl/>
        <w:jc w:val="left"/>
        <w:rPr>
          <w:rFonts w:ascii="宋体" w:hAnsi="宋体" w:cs="宋体"/>
          <w:sz w:val="24"/>
          <w:szCs w:val="20"/>
        </w:rPr>
      </w:pPr>
      <w:r>
        <w:br w:type="page"/>
      </w:r>
    </w:p>
    <w:p w14:paraId="5F02F868" w14:textId="0A6A958F" w:rsidR="00EC2F88" w:rsidRDefault="00052F37">
      <w:pPr>
        <w:pStyle w:val="1"/>
      </w:pPr>
      <w:bookmarkStart w:id="80" w:name="_Toc195648732"/>
      <w:commentRangeStart w:id="81"/>
      <w:r>
        <w:rPr>
          <w:rFonts w:hint="eastAsia"/>
        </w:rPr>
        <w:lastRenderedPageBreak/>
        <w:t>系统</w:t>
      </w:r>
      <w:ins w:id="82" w:author="scu" w:date="2025-04-16T10:36:00Z">
        <w:r w:rsidR="00621248">
          <w:rPr>
            <w:rFonts w:hint="eastAsia"/>
          </w:rPr>
          <w:t>详细设计</w:t>
        </w:r>
      </w:ins>
      <w:del w:id="83" w:author="scu" w:date="2025-04-16T10:36:00Z">
        <w:r w:rsidDel="00621248">
          <w:rPr>
            <w:rFonts w:hint="eastAsia"/>
          </w:rPr>
          <w:delText>实现</w:delText>
        </w:r>
      </w:del>
      <w:bookmarkEnd w:id="80"/>
      <w:commentRangeEnd w:id="81"/>
      <w:r w:rsidR="00621248">
        <w:rPr>
          <w:rStyle w:val="afd"/>
          <w:rFonts w:eastAsia="宋体"/>
          <w:b w:val="0"/>
          <w:bCs w:val="0"/>
          <w:kern w:val="2"/>
        </w:rPr>
        <w:commentReference w:id="81"/>
      </w:r>
    </w:p>
    <w:p w14:paraId="10008B25" w14:textId="77777777" w:rsidR="00EC2F88" w:rsidRDefault="00052F37">
      <w:pPr>
        <w:pStyle w:val="a7"/>
      </w:pPr>
      <w:r>
        <w:rPr>
          <w:rFonts w:hint="eastAsia"/>
        </w:rPr>
        <w:t>本章旨在详尽</w:t>
      </w:r>
      <w:proofErr w:type="gramStart"/>
      <w:r>
        <w:rPr>
          <w:rFonts w:hint="eastAsia"/>
        </w:rPr>
        <w:t>阐述微博舆情</w:t>
      </w:r>
      <w:proofErr w:type="gramEnd"/>
      <w:r>
        <w:rPr>
          <w:rFonts w:hint="eastAsia"/>
        </w:rPr>
        <w:t>分析系统</w:t>
      </w:r>
      <w:proofErr w:type="gramStart"/>
      <w:r>
        <w:rPr>
          <w:rFonts w:hint="eastAsia"/>
        </w:rPr>
        <w:t>各核心</w:t>
      </w:r>
      <w:proofErr w:type="gramEnd"/>
      <w:r>
        <w:rPr>
          <w:rFonts w:hint="eastAsia"/>
        </w:rPr>
        <w:t>功能模块的具体实现细节。我们将深入探讨所采用的技术</w:t>
      </w:r>
      <w:proofErr w:type="gramStart"/>
      <w:r>
        <w:rPr>
          <w:rFonts w:hint="eastAsia"/>
        </w:rPr>
        <w:t>栈</w:t>
      </w:r>
      <w:proofErr w:type="gramEnd"/>
      <w:r>
        <w:rPr>
          <w:rFonts w:hint="eastAsia"/>
        </w:rPr>
        <w:t>、关键算法逻辑、数据处理流程以及系统架构层面的</w:t>
      </w:r>
      <w:proofErr w:type="gramStart"/>
      <w:r>
        <w:rPr>
          <w:rFonts w:hint="eastAsia"/>
        </w:rPr>
        <w:t>考</w:t>
      </w:r>
      <w:proofErr w:type="gramEnd"/>
      <w:r>
        <w:rPr>
          <w:rFonts w:hint="eastAsia"/>
        </w:rPr>
        <w:t>量，力求呈现一个清晰、完整且具备技术深度的实现蓝图。系统基于Python语言和强大的Django框架构建，充分利用了Django提供的MTV（Model-Template-View）架构模式，实现了业务逻辑、数据表示与用户界面的有效分离。</w:t>
      </w:r>
    </w:p>
    <w:p w14:paraId="7FE6CA5A" w14:textId="77777777" w:rsidR="00EC2F88" w:rsidRDefault="00052F37">
      <w:pPr>
        <w:pStyle w:val="a2"/>
      </w:pPr>
      <w:bookmarkStart w:id="84" w:name="_Toc195648733"/>
      <w:r>
        <w:rPr>
          <w:rFonts w:hint="eastAsia"/>
        </w:rPr>
        <w:t>Django</w:t>
      </w:r>
      <w:r>
        <w:rPr>
          <w:rFonts w:hint="eastAsia"/>
        </w:rPr>
        <w:t>模块控制实现</w:t>
      </w:r>
      <w:bookmarkEnd w:id="84"/>
    </w:p>
    <w:p w14:paraId="53EDDC93" w14:textId="77777777" w:rsidR="00EC2F88" w:rsidRDefault="00052F37">
      <w:pPr>
        <w:pStyle w:val="a7"/>
      </w:pPr>
      <w:r>
        <w:rPr>
          <w:rFonts w:hint="eastAsia"/>
        </w:rPr>
        <w:t>系统的基础架构依托于Django框架进行构建。核心在于</w:t>
      </w:r>
      <w:proofErr w:type="spellStart"/>
      <w:r>
        <w:rPr>
          <w:rFonts w:hint="eastAsia"/>
        </w:rPr>
        <w:t>myadmin</w:t>
      </w:r>
      <w:proofErr w:type="spellEnd"/>
      <w:r>
        <w:rPr>
          <w:rFonts w:hint="eastAsia"/>
        </w:rPr>
        <w:t>应用，其中models.py文件定义了系统所需的数据模型，如User、</w:t>
      </w:r>
      <w:proofErr w:type="spellStart"/>
      <w:r>
        <w:rPr>
          <w:rFonts w:hint="eastAsia"/>
        </w:rPr>
        <w:t>search_history</w:t>
      </w:r>
      <w:proofErr w:type="spellEnd"/>
      <w:r>
        <w:rPr>
          <w:rFonts w:hint="eastAsia"/>
        </w:rPr>
        <w:t>、Search和Comment等。这些模型通过Django的ORM（Object-Relational Mapping）机制与MySQL数据库进行交互，极大地简化了数据库操作。views.py（及其子模块，如admin_user.py、user.py）则承载了主要的业务逻辑处理，负责接收用户请求、调用模型进行数据操作、处理业务规则，并最终选择合适的模板进行响应渲染。urls.py文件定义了URL路由规则，将不同的URL路径映射到对应的视图函数，实现了请求的有效分发。模板文件（位于templates目录下）则负责前端页面的展示，通过Django模板语言与后端视图传递的数据进行动态渲染。这种清晰的模块划分和职责分离，保证了代码的可维护性和</w:t>
      </w:r>
      <w:proofErr w:type="gramStart"/>
      <w:r>
        <w:rPr>
          <w:rFonts w:hint="eastAsia"/>
        </w:rPr>
        <w:t>可</w:t>
      </w:r>
      <w:proofErr w:type="gramEnd"/>
      <w:r>
        <w:rPr>
          <w:rFonts w:hint="eastAsia"/>
        </w:rPr>
        <w:t>扩展性。</w:t>
      </w:r>
    </w:p>
    <w:p w14:paraId="6733D33C" w14:textId="77777777" w:rsidR="00EC2F88" w:rsidRDefault="00052F37">
      <w:pPr>
        <w:pStyle w:val="a7"/>
      </w:pPr>
      <w:r>
        <w:rPr>
          <w:rFonts w:hint="eastAsia"/>
        </w:rPr>
        <w:t>用户认证流程是系统安全的基础。用户注册时，</w:t>
      </w:r>
      <w:proofErr w:type="spellStart"/>
      <w:r>
        <w:rPr>
          <w:rFonts w:hint="eastAsia"/>
        </w:rPr>
        <w:t>doregister</w:t>
      </w:r>
      <w:proofErr w:type="spellEnd"/>
      <w:r>
        <w:rPr>
          <w:rFonts w:hint="eastAsia"/>
        </w:rPr>
        <w:t>视图函数接收前端提交的用户名、密码等信息。密码并非明文存储，而是结合随机生成的盐值（</w:t>
      </w:r>
      <w:proofErr w:type="spellStart"/>
      <w:r>
        <w:rPr>
          <w:rFonts w:hint="eastAsia"/>
        </w:rPr>
        <w:t>password_salt</w:t>
      </w:r>
      <w:proofErr w:type="spellEnd"/>
      <w:r>
        <w:rPr>
          <w:rFonts w:hint="eastAsia"/>
        </w:rPr>
        <w:t>），通过</w:t>
      </w:r>
      <w:proofErr w:type="spellStart"/>
      <w:r>
        <w:rPr>
          <w:rFonts w:hint="eastAsia"/>
        </w:rPr>
        <w:t>django.contrib.auth.hashers</w:t>
      </w:r>
      <w:proofErr w:type="spellEnd"/>
      <w:r>
        <w:rPr>
          <w:rFonts w:hint="eastAsia"/>
        </w:rPr>
        <w:t>模块提供的PBKDF2算法进行哈希处理，生成</w:t>
      </w:r>
      <w:proofErr w:type="spellStart"/>
      <w:r>
        <w:rPr>
          <w:rFonts w:hint="eastAsia"/>
        </w:rPr>
        <w:t>password_hash</w:t>
      </w:r>
      <w:proofErr w:type="spellEnd"/>
      <w:r>
        <w:rPr>
          <w:rFonts w:hint="eastAsia"/>
        </w:rPr>
        <w:t>存储于数据库。用户登录时，</w:t>
      </w:r>
      <w:proofErr w:type="spellStart"/>
      <w:r>
        <w:rPr>
          <w:rFonts w:hint="eastAsia"/>
        </w:rPr>
        <w:t>dologin</w:t>
      </w:r>
      <w:proofErr w:type="spellEnd"/>
      <w:r>
        <w:rPr>
          <w:rFonts w:hint="eastAsia"/>
        </w:rPr>
        <w:t>视图函数接收用户名和密码，从数据库中检索对应用户记录，使用相同的哈希算法验证密码的正确性。验证通过后，用户信息（如用户ID、昵称等，但不包含敏感信息）被存入Django的Session机制中，用于后续请求的身份识别和权限控制。登出操作则通过logout视图函数清除Session中的用户认证信息。</w:t>
      </w:r>
    </w:p>
    <w:p w14:paraId="4A3B8AD9" w14:textId="77777777" w:rsidR="00EC2F88" w:rsidRDefault="00052F37">
      <w:pPr>
        <w:pStyle w:val="aSourceCode0"/>
        <w:rPr>
          <w:rStyle w:val="NormalTok"/>
        </w:rPr>
      </w:pPr>
      <w:r>
        <w:rPr>
          <w:rStyle w:val="CommentTok"/>
        </w:rPr>
        <w:t xml:space="preserve"># models.py - User </w:t>
      </w:r>
      <w:r>
        <w:rPr>
          <w:rStyle w:val="CommentTok"/>
        </w:rPr>
        <w:t>模型示例</w:t>
      </w:r>
      <w:r>
        <w:br/>
      </w:r>
      <w:r>
        <w:rPr>
          <w:rStyle w:val="ImportTok"/>
        </w:rPr>
        <w:t>from</w:t>
      </w:r>
      <w:r>
        <w:rPr>
          <w:rStyle w:val="NormalTok"/>
        </w:rPr>
        <w:t xml:space="preserve"> </w:t>
      </w:r>
      <w:proofErr w:type="spellStart"/>
      <w:r>
        <w:rPr>
          <w:rStyle w:val="NormalTok"/>
        </w:rPr>
        <w:t>django.db</w:t>
      </w:r>
      <w:proofErr w:type="spellEnd"/>
      <w:r>
        <w:rPr>
          <w:rStyle w:val="NormalTok"/>
        </w:rPr>
        <w:t xml:space="preserve"> </w:t>
      </w:r>
      <w:r>
        <w:rPr>
          <w:rStyle w:val="ImportTok"/>
        </w:rPr>
        <w:t>import</w:t>
      </w:r>
      <w:r>
        <w:rPr>
          <w:rStyle w:val="NormalTok"/>
        </w:rPr>
        <w:t xml:space="preserve"> models</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w:t>
      </w:r>
      <w:proofErr w:type="spellStart"/>
      <w:r>
        <w:rPr>
          <w:rStyle w:val="NormalTok"/>
        </w:rPr>
        <w:t>django.contrib.auth.hashers</w:t>
      </w:r>
      <w:proofErr w:type="spellEnd"/>
      <w:r>
        <w:rPr>
          <w:rStyle w:val="NormalTok"/>
        </w:rPr>
        <w:t xml:space="preserve"> </w:t>
      </w:r>
      <w:r>
        <w:rPr>
          <w:rStyle w:val="ImportTok"/>
        </w:rPr>
        <w:t>import</w:t>
      </w:r>
      <w:r>
        <w:rPr>
          <w:rStyle w:val="NormalTok"/>
        </w:rPr>
        <w:t xml:space="preserve"> </w:t>
      </w:r>
      <w:proofErr w:type="spellStart"/>
      <w:r>
        <w:rPr>
          <w:rStyle w:val="NormalTok"/>
        </w:rPr>
        <w:t>make_password</w:t>
      </w:r>
      <w:proofErr w:type="spellEnd"/>
      <w:r>
        <w:rPr>
          <w:rStyle w:val="NormalTok"/>
        </w:rPr>
        <w:t xml:space="preserve">, </w:t>
      </w:r>
      <w:proofErr w:type="spellStart"/>
      <w:r>
        <w:rPr>
          <w:rStyle w:val="NormalTok"/>
        </w:rPr>
        <w:t>check_password</w:t>
      </w:r>
      <w:proofErr w:type="spellEnd"/>
      <w:r>
        <w:br/>
      </w:r>
      <w:r>
        <w:br/>
      </w:r>
      <w:r>
        <w:rPr>
          <w:rStyle w:val="KeywordTok"/>
        </w:rPr>
        <w:t>class</w:t>
      </w:r>
      <w:r>
        <w:rPr>
          <w:rStyle w:val="NormalTok"/>
        </w:rPr>
        <w:t xml:space="preserve"> User(</w:t>
      </w:r>
      <w:proofErr w:type="spellStart"/>
      <w:r>
        <w:rPr>
          <w:rStyle w:val="NormalTok"/>
        </w:rPr>
        <w:t>models.Model</w:t>
      </w:r>
      <w:proofErr w:type="spellEnd"/>
      <w:r>
        <w:rPr>
          <w:rStyle w:val="NormalTok"/>
        </w:rPr>
        <w:t>):</w:t>
      </w:r>
      <w:r>
        <w:br/>
      </w:r>
      <w:r>
        <w:rPr>
          <w:rStyle w:val="NormalTok"/>
        </w:rPr>
        <w:t xml:space="preserve">    username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 unique</w:t>
      </w:r>
      <w:r>
        <w:rPr>
          <w:rStyle w:val="OperatorTok"/>
        </w:rPr>
        <w:t>=</w:t>
      </w:r>
      <w:r>
        <w:rPr>
          <w:rStyle w:val="VariableTok"/>
        </w:rPr>
        <w:t>True</w:t>
      </w:r>
      <w:r>
        <w:rPr>
          <w:rStyle w:val="NormalTok"/>
        </w:rPr>
        <w:t xml:space="preserve">) </w:t>
      </w:r>
      <w:r>
        <w:rPr>
          <w:rStyle w:val="CommentTok"/>
        </w:rPr>
        <w:t xml:space="preserve"># </w:t>
      </w:r>
      <w:r>
        <w:rPr>
          <w:rStyle w:val="CommentTok"/>
        </w:rPr>
        <w:t>用户名</w:t>
      </w:r>
      <w:proofErr w:type="gramStart"/>
      <w:r>
        <w:rPr>
          <w:rStyle w:val="CommentTok"/>
        </w:rPr>
        <w:t>需唯一</w:t>
      </w:r>
      <w:proofErr w:type="gramEnd"/>
      <w:r>
        <w:br/>
      </w:r>
      <w:r>
        <w:rPr>
          <w:rStyle w:val="NormalTok"/>
        </w:rPr>
        <w:t xml:space="preserve">    nickname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w:t>
      </w:r>
      <w:r>
        <w:br/>
      </w:r>
      <w:r>
        <w:rPr>
          <w:rStyle w:val="NormalTok"/>
        </w:rPr>
        <w:t xml:space="preserve">    phone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允许手机号为空</w:t>
      </w:r>
      <w:r>
        <w:br/>
      </w:r>
      <w:r>
        <w:rPr>
          <w:rStyle w:val="NormalTok"/>
        </w:rPr>
        <w:t xml:space="preserve">    </w:t>
      </w:r>
      <w:proofErr w:type="spellStart"/>
      <w:r>
        <w:rPr>
          <w:rStyle w:val="NormalTok"/>
        </w:rPr>
        <w:t>password_hash</w:t>
      </w:r>
      <w:proofErr w:type="spellEnd"/>
      <w:r>
        <w:rPr>
          <w:rStyle w:val="NormalTok"/>
        </w:rPr>
        <w:t xml:space="preserv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128</w:t>
      </w:r>
      <w:r>
        <w:rPr>
          <w:rStyle w:val="NormalTok"/>
        </w:rPr>
        <w:t xml:space="preserve">) </w:t>
      </w:r>
      <w:r>
        <w:rPr>
          <w:rStyle w:val="CommentTok"/>
        </w:rPr>
        <w:t xml:space="preserve"># </w:t>
      </w:r>
      <w:r>
        <w:rPr>
          <w:rStyle w:val="CommentTok"/>
        </w:rPr>
        <w:t>存储哈希后的密码，长度增加以适应不同哈希算法</w:t>
      </w:r>
      <w:r>
        <w:br/>
      </w:r>
      <w:r>
        <w:rPr>
          <w:rStyle w:val="NormalTok"/>
        </w:rPr>
        <w:t xml:space="preserve">    </w:t>
      </w:r>
      <w:r>
        <w:rPr>
          <w:rStyle w:val="CommentTok"/>
        </w:rPr>
        <w:t xml:space="preserve"># </w:t>
      </w:r>
      <w:proofErr w:type="spellStart"/>
      <w:r>
        <w:rPr>
          <w:rStyle w:val="CommentTok"/>
        </w:rPr>
        <w:t>password_salt</w:t>
      </w:r>
      <w:proofErr w:type="spellEnd"/>
      <w:r>
        <w:rPr>
          <w:rStyle w:val="CommentTok"/>
        </w:rPr>
        <w:t xml:space="preserve"> </w:t>
      </w:r>
      <w:r>
        <w:rPr>
          <w:rStyle w:val="CommentTok"/>
        </w:rPr>
        <w:t>字段不再需要，现代哈希算法通常</w:t>
      </w:r>
      <w:proofErr w:type="gramStart"/>
      <w:r>
        <w:rPr>
          <w:rStyle w:val="CommentTok"/>
        </w:rPr>
        <w:t>将盐值嵌入</w:t>
      </w:r>
      <w:proofErr w:type="gramEnd"/>
      <w:r>
        <w:rPr>
          <w:rStyle w:val="CommentTok"/>
        </w:rPr>
        <w:t>哈希结果中</w:t>
      </w:r>
      <w:r>
        <w:br/>
      </w:r>
      <w:r>
        <w:rPr>
          <w:rStyle w:val="NormalTok"/>
        </w:rPr>
        <w:lastRenderedPageBreak/>
        <w:t xml:space="preserve">    keyword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255</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预警关键词</w:t>
      </w:r>
      <w:r>
        <w:br/>
      </w:r>
      <w:r>
        <w:rPr>
          <w:rStyle w:val="NormalTok"/>
        </w:rPr>
        <w:t xml:space="preserve">    Threshold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100</w:t>
      </w:r>
      <w:r>
        <w:rPr>
          <w:rStyle w:val="NormalTok"/>
        </w:rPr>
        <w:t xml:space="preserve">) </w:t>
      </w:r>
      <w:r>
        <w:rPr>
          <w:rStyle w:val="CommentTok"/>
        </w:rPr>
        <w:t xml:space="preserve"># </w:t>
      </w:r>
      <w:r>
        <w:rPr>
          <w:rStyle w:val="CommentTok"/>
        </w:rPr>
        <w:t>预警阈值，设置默认值</w:t>
      </w:r>
      <w:r>
        <w:br/>
      </w:r>
      <w:r>
        <w:rPr>
          <w:rStyle w:val="NormalTok"/>
        </w:rPr>
        <w:t xml:space="preserve">    status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w:t>
      </w:r>
      <w:r>
        <w:rPr>
          <w:rStyle w:val="NormalTok"/>
        </w:rPr>
        <w:t xml:space="preserve">)  </w:t>
      </w:r>
      <w:r>
        <w:rPr>
          <w:rStyle w:val="CommentTok"/>
        </w:rPr>
        <w:t># 1:</w:t>
      </w:r>
      <w:r>
        <w:rPr>
          <w:rStyle w:val="CommentTok"/>
        </w:rPr>
        <w:t>正常</w:t>
      </w:r>
      <w:r>
        <w:rPr>
          <w:rStyle w:val="CommentTok"/>
        </w:rPr>
        <w:t>, 2:</w:t>
      </w:r>
      <w:r>
        <w:rPr>
          <w:rStyle w:val="CommentTok"/>
        </w:rPr>
        <w:t>禁用</w:t>
      </w:r>
      <w:r>
        <w:rPr>
          <w:rStyle w:val="CommentTok"/>
        </w:rPr>
        <w:t>, 6:</w:t>
      </w:r>
      <w:r>
        <w:rPr>
          <w:rStyle w:val="CommentTok"/>
        </w:rPr>
        <w:t>管理员</w:t>
      </w:r>
      <w:r>
        <w:rPr>
          <w:rStyle w:val="CommentTok"/>
        </w:rPr>
        <w:t>, 9:</w:t>
      </w:r>
      <w:r>
        <w:rPr>
          <w:rStyle w:val="CommentTok"/>
        </w:rPr>
        <w:t>删除</w:t>
      </w:r>
      <w:r>
        <w:br/>
      </w:r>
      <w:r>
        <w:rPr>
          <w:rStyle w:val="NormalTok"/>
        </w:rPr>
        <w:t xml:space="preserve">    </w:t>
      </w:r>
      <w:proofErr w:type="spellStart"/>
      <w:r>
        <w:rPr>
          <w:rStyle w:val="NormalTok"/>
        </w:rPr>
        <w:t>create_at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(default</w:t>
      </w:r>
      <w:r>
        <w:rPr>
          <w:rStyle w:val="OperatorTok"/>
        </w:rPr>
        <w:t>=</w:t>
      </w:r>
      <w:proofErr w:type="spellStart"/>
      <w:r>
        <w:rPr>
          <w:rStyle w:val="NormalTok"/>
        </w:rPr>
        <w:t>datetime.now</w:t>
      </w:r>
      <w:proofErr w:type="spellEnd"/>
      <w:r>
        <w:rPr>
          <w:rStyle w:val="NormalTok"/>
        </w:rPr>
        <w:t>)</w:t>
      </w:r>
      <w:r>
        <w:br/>
      </w:r>
      <w:r>
        <w:rPr>
          <w:rStyle w:val="NormalTok"/>
        </w:rPr>
        <w:t xml:space="preserve">    </w:t>
      </w:r>
      <w:proofErr w:type="spellStart"/>
      <w:r>
        <w:rPr>
          <w:rStyle w:val="NormalTok"/>
        </w:rPr>
        <w:t>update_at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w:t>
      </w:r>
      <w:proofErr w:type="spellStart"/>
      <w:r>
        <w:rPr>
          <w:rStyle w:val="NormalTok"/>
        </w:rPr>
        <w:t>auto_now</w:t>
      </w:r>
      <w:proofErr w:type="spellEnd"/>
      <w:r>
        <w:rPr>
          <w:rStyle w:val="OperatorTok"/>
        </w:rPr>
        <w:t>=</w:t>
      </w:r>
      <w:r>
        <w:rPr>
          <w:rStyle w:val="VariableTok"/>
        </w:rPr>
        <w:t>True</w:t>
      </w:r>
      <w:r>
        <w:rPr>
          <w:rStyle w:val="NormalTok"/>
        </w:rPr>
        <w:t xml:space="preserve">) </w:t>
      </w:r>
      <w:r>
        <w:rPr>
          <w:rStyle w:val="CommentTok"/>
        </w:rPr>
        <w:t xml:space="preserve"># </w:t>
      </w:r>
      <w:r>
        <w:rPr>
          <w:rStyle w:val="CommentTok"/>
        </w:rPr>
        <w:t>使用</w:t>
      </w:r>
      <w:r>
        <w:rPr>
          <w:rStyle w:val="CommentTok"/>
        </w:rPr>
        <w:t xml:space="preserve"> </w:t>
      </w:r>
      <w:proofErr w:type="spellStart"/>
      <w:r>
        <w:rPr>
          <w:rStyle w:val="CommentTok"/>
        </w:rPr>
        <w:t>auto_now</w:t>
      </w:r>
      <w:proofErr w:type="spellEnd"/>
      <w:r>
        <w:rPr>
          <w:rStyle w:val="CommentTok"/>
        </w:rPr>
        <w:t xml:space="preserve">=True </w:t>
      </w:r>
      <w:r>
        <w:rPr>
          <w:rStyle w:val="CommentTok"/>
        </w:rPr>
        <w:t>自动更新时间</w:t>
      </w:r>
      <w:r>
        <w:br/>
      </w:r>
      <w:r>
        <w:br/>
      </w:r>
      <w:r>
        <w:rPr>
          <w:rStyle w:val="NormalTok"/>
        </w:rPr>
        <w:t xml:space="preserve">    </w:t>
      </w:r>
      <w:r>
        <w:rPr>
          <w:rStyle w:val="KeywordTok"/>
        </w:rPr>
        <w:t>def</w:t>
      </w:r>
      <w:r>
        <w:rPr>
          <w:rStyle w:val="NormalTok"/>
        </w:rPr>
        <w:t xml:space="preserve"> </w:t>
      </w:r>
      <w:proofErr w:type="spellStart"/>
      <w:r>
        <w:rPr>
          <w:rStyle w:val="NormalTok"/>
        </w:rPr>
        <w:t>set_password</w:t>
      </w:r>
      <w:proofErr w:type="spellEnd"/>
      <w:r>
        <w:rPr>
          <w:rStyle w:val="NormalTok"/>
        </w:rPr>
        <w:t>(</w:t>
      </w:r>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proofErr w:type="spellStart"/>
      <w:r>
        <w:rPr>
          <w:rStyle w:val="VariableTok"/>
        </w:rPr>
        <w:t>self</w:t>
      </w:r>
      <w:r>
        <w:rPr>
          <w:rStyle w:val="NormalTok"/>
        </w:rPr>
        <w:t>.password_hash</w:t>
      </w:r>
      <w:proofErr w:type="spellEnd"/>
      <w:r>
        <w:rPr>
          <w:rStyle w:val="NormalTok"/>
        </w:rPr>
        <w:t xml:space="preserve"> </w:t>
      </w:r>
      <w:r>
        <w:rPr>
          <w:rStyle w:val="OperatorTok"/>
        </w:rPr>
        <w:t>=</w:t>
      </w:r>
      <w:r>
        <w:rPr>
          <w:rStyle w:val="NormalTok"/>
        </w:rPr>
        <w:t xml:space="preserve"> </w:t>
      </w:r>
      <w:proofErr w:type="spellStart"/>
      <w:r>
        <w:rPr>
          <w:rStyle w:val="NormalTok"/>
        </w:rPr>
        <w:t>make_password</w:t>
      </w:r>
      <w:proofErr w:type="spellEnd"/>
      <w:r>
        <w:rPr>
          <w:rStyle w:val="NormalTok"/>
        </w:rPr>
        <w:t>(</w:t>
      </w:r>
      <w:proofErr w:type="spellStart"/>
      <w:r>
        <w:rPr>
          <w:rStyle w:val="NormalTok"/>
        </w:rPr>
        <w:t>raw_password</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check_password</w:t>
      </w:r>
      <w:proofErr w:type="spellEnd"/>
      <w:r>
        <w:rPr>
          <w:rStyle w:val="NormalTok"/>
        </w:rPr>
        <w:t>(</w:t>
      </w:r>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check_password</w:t>
      </w:r>
      <w:proofErr w:type="spellEnd"/>
      <w:r>
        <w:rPr>
          <w:rStyle w:val="NormalTok"/>
        </w:rPr>
        <w:t>(</w:t>
      </w:r>
      <w:proofErr w:type="spellStart"/>
      <w:r>
        <w:rPr>
          <w:rStyle w:val="NormalTok"/>
        </w:rPr>
        <w:t>raw_password</w:t>
      </w:r>
      <w:proofErr w:type="spellEnd"/>
      <w:r>
        <w:rPr>
          <w:rStyle w:val="NormalTok"/>
        </w:rPr>
        <w:t xml:space="preserve">, </w:t>
      </w:r>
      <w:proofErr w:type="spellStart"/>
      <w:r>
        <w:rPr>
          <w:rStyle w:val="VariableTok"/>
        </w:rPr>
        <w:t>self</w:t>
      </w:r>
      <w:r>
        <w:rPr>
          <w:rStyle w:val="NormalTok"/>
        </w:rPr>
        <w:t>.password_hash</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toDict</w:t>
      </w:r>
      <w:proofErr w:type="spellEnd"/>
      <w:r>
        <w:rPr>
          <w:rStyle w:val="NormalTok"/>
        </w:rPr>
        <w:t>(</w:t>
      </w:r>
      <w:r>
        <w:rPr>
          <w:rStyle w:val="VariableTok"/>
        </w:rPr>
        <w:t>self</w:t>
      </w:r>
      <w:r>
        <w:rPr>
          <w:rStyle w:val="NormalTok"/>
        </w:rPr>
        <w:t>):</w:t>
      </w:r>
      <w:r>
        <w:br/>
      </w:r>
      <w:r>
        <w:rPr>
          <w:rStyle w:val="NormalTok"/>
        </w:rPr>
        <w:t xml:space="preserve">        </w:t>
      </w:r>
      <w:r>
        <w:rPr>
          <w:rStyle w:val="CommentTok"/>
        </w:rPr>
        <w:t xml:space="preserve"># </w:t>
      </w:r>
      <w:r>
        <w:rPr>
          <w:rStyle w:val="CommentTok"/>
        </w:rPr>
        <w:t>避免在</w:t>
      </w:r>
      <w:r>
        <w:rPr>
          <w:rStyle w:val="CommentTok"/>
        </w:rPr>
        <w:t xml:space="preserve"> </w:t>
      </w:r>
      <w:proofErr w:type="spellStart"/>
      <w:r>
        <w:rPr>
          <w:rStyle w:val="CommentTok"/>
        </w:rPr>
        <w:t>toDict</w:t>
      </w:r>
      <w:proofErr w:type="spellEnd"/>
      <w:r>
        <w:rPr>
          <w:rStyle w:val="CommentTok"/>
        </w:rPr>
        <w:t xml:space="preserve"> </w:t>
      </w:r>
      <w:r>
        <w:rPr>
          <w:rStyle w:val="CommentTok"/>
        </w:rPr>
        <w:t>中返回密码哈希</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'id'</w:t>
      </w:r>
      <w:r>
        <w:rPr>
          <w:rStyle w:val="NormalTok"/>
        </w:rPr>
        <w:t xml:space="preserve">: </w:t>
      </w:r>
      <w:r>
        <w:rPr>
          <w:rStyle w:val="VariableTok"/>
        </w:rPr>
        <w:t>self</w:t>
      </w:r>
      <w:r>
        <w:rPr>
          <w:rStyle w:val="NormalTok"/>
        </w:rPr>
        <w:t>.</w:t>
      </w:r>
      <w:r>
        <w:rPr>
          <w:rStyle w:val="BuiltInTok"/>
        </w:rPr>
        <w:t>id</w:t>
      </w:r>
      <w:r>
        <w:rPr>
          <w:rStyle w:val="NormalTok"/>
        </w:rPr>
        <w:t>,</w:t>
      </w:r>
      <w:r>
        <w:br/>
      </w:r>
      <w:r>
        <w:rPr>
          <w:rStyle w:val="NormalTok"/>
        </w:rPr>
        <w:t xml:space="preserve">            </w:t>
      </w:r>
      <w:r>
        <w:rPr>
          <w:rStyle w:val="StringTok"/>
        </w:rPr>
        <w:t>'username'</w:t>
      </w:r>
      <w:r>
        <w:rPr>
          <w:rStyle w:val="NormalTok"/>
        </w:rPr>
        <w:t xml:space="preserve">: </w:t>
      </w:r>
      <w:proofErr w:type="spellStart"/>
      <w:r>
        <w:rPr>
          <w:rStyle w:val="VariableTok"/>
        </w:rPr>
        <w:t>self</w:t>
      </w:r>
      <w:r>
        <w:rPr>
          <w:rStyle w:val="NormalTok"/>
        </w:rPr>
        <w:t>.username</w:t>
      </w:r>
      <w:proofErr w:type="spellEnd"/>
      <w:r>
        <w:rPr>
          <w:rStyle w:val="NormalTok"/>
        </w:rPr>
        <w:t>,</w:t>
      </w:r>
      <w:r>
        <w:br/>
      </w:r>
      <w:r>
        <w:rPr>
          <w:rStyle w:val="NormalTok"/>
        </w:rPr>
        <w:t xml:space="preserve">            </w:t>
      </w:r>
      <w:r>
        <w:rPr>
          <w:rStyle w:val="StringTok"/>
        </w:rPr>
        <w:t>'nickname'</w:t>
      </w:r>
      <w:r>
        <w:rPr>
          <w:rStyle w:val="NormalTok"/>
        </w:rPr>
        <w:t xml:space="preserve">: </w:t>
      </w:r>
      <w:proofErr w:type="spellStart"/>
      <w:r>
        <w:rPr>
          <w:rStyle w:val="VariableTok"/>
        </w:rPr>
        <w:t>self</w:t>
      </w:r>
      <w:r>
        <w:rPr>
          <w:rStyle w:val="NormalTok"/>
        </w:rPr>
        <w:t>.nickname</w:t>
      </w:r>
      <w:proofErr w:type="spellEnd"/>
      <w:r>
        <w:rPr>
          <w:rStyle w:val="NormalTok"/>
        </w:rPr>
        <w:t>,</w:t>
      </w:r>
      <w:r>
        <w:br/>
      </w:r>
      <w:r>
        <w:rPr>
          <w:rStyle w:val="NormalTok"/>
        </w:rPr>
        <w:t xml:space="preserve">            </w:t>
      </w:r>
      <w:r>
        <w:rPr>
          <w:rStyle w:val="StringTok"/>
        </w:rPr>
        <w:t>'phone'</w:t>
      </w:r>
      <w:r>
        <w:rPr>
          <w:rStyle w:val="NormalTok"/>
        </w:rPr>
        <w:t xml:space="preserve">: </w:t>
      </w:r>
      <w:proofErr w:type="spellStart"/>
      <w:r>
        <w:rPr>
          <w:rStyle w:val="VariableTok"/>
        </w:rPr>
        <w:t>self</w:t>
      </w:r>
      <w:r>
        <w:rPr>
          <w:rStyle w:val="NormalTok"/>
        </w:rPr>
        <w:t>.phone</w:t>
      </w:r>
      <w:proofErr w:type="spellEnd"/>
      <w:r>
        <w:rPr>
          <w:rStyle w:val="NormalTok"/>
        </w:rPr>
        <w:t>,</w:t>
      </w:r>
      <w:r>
        <w:br/>
      </w:r>
      <w:r>
        <w:rPr>
          <w:rStyle w:val="NormalTok"/>
        </w:rPr>
        <w:t xml:space="preserve">            </w:t>
      </w:r>
      <w:r>
        <w:rPr>
          <w:rStyle w:val="StringTok"/>
        </w:rPr>
        <w:t>'keyword'</w:t>
      </w:r>
      <w:r>
        <w:rPr>
          <w:rStyle w:val="NormalTok"/>
        </w:rPr>
        <w:t xml:space="preserve">: </w:t>
      </w:r>
      <w:proofErr w:type="spellStart"/>
      <w:r>
        <w:rPr>
          <w:rStyle w:val="VariableTok"/>
        </w:rPr>
        <w:t>self</w:t>
      </w:r>
      <w:r>
        <w:rPr>
          <w:rStyle w:val="NormalTok"/>
        </w:rPr>
        <w:t>.keyword</w:t>
      </w:r>
      <w:proofErr w:type="spellEnd"/>
      <w:r>
        <w:rPr>
          <w:rStyle w:val="NormalTok"/>
        </w:rPr>
        <w:t>,</w:t>
      </w:r>
      <w:r>
        <w:br/>
      </w:r>
      <w:r>
        <w:rPr>
          <w:rStyle w:val="NormalTok"/>
        </w:rPr>
        <w:t xml:space="preserve">            </w:t>
      </w:r>
      <w:r>
        <w:rPr>
          <w:rStyle w:val="StringTok"/>
        </w:rPr>
        <w:t>'Threshold'</w:t>
      </w:r>
      <w:r>
        <w:rPr>
          <w:rStyle w:val="NormalTok"/>
        </w:rPr>
        <w:t xml:space="preserve">: </w:t>
      </w:r>
      <w:proofErr w:type="spellStart"/>
      <w:r>
        <w:rPr>
          <w:rStyle w:val="VariableTok"/>
        </w:rPr>
        <w:t>self</w:t>
      </w:r>
      <w:r>
        <w:rPr>
          <w:rStyle w:val="NormalTok"/>
        </w:rPr>
        <w:t>.Threshold</w:t>
      </w:r>
      <w:proofErr w:type="spellEnd"/>
      <w:r>
        <w:rPr>
          <w:rStyle w:val="NormalTok"/>
        </w:rPr>
        <w:t>,</w:t>
      </w:r>
      <w:r>
        <w:br/>
      </w:r>
      <w:r>
        <w:rPr>
          <w:rStyle w:val="NormalTok"/>
        </w:rPr>
        <w:t xml:space="preserve">            </w:t>
      </w:r>
      <w:r>
        <w:rPr>
          <w:rStyle w:val="StringTok"/>
        </w:rPr>
        <w:t>'status'</w:t>
      </w:r>
      <w:r>
        <w:rPr>
          <w:rStyle w:val="NormalTok"/>
        </w:rPr>
        <w:t xml:space="preserve">: </w:t>
      </w:r>
      <w:proofErr w:type="spellStart"/>
      <w:r>
        <w:rPr>
          <w:rStyle w:val="VariableTok"/>
        </w:rPr>
        <w:t>self</w:t>
      </w:r>
      <w:r>
        <w:rPr>
          <w:rStyle w:val="NormalTok"/>
        </w:rPr>
        <w:t>.status</w:t>
      </w:r>
      <w:proofErr w:type="spellEnd"/>
      <w:r>
        <w:rPr>
          <w:rStyle w:val="NormalTok"/>
        </w:rPr>
        <w:t>,</w:t>
      </w:r>
      <w:r>
        <w:br/>
      </w:r>
      <w:r>
        <w:rPr>
          <w:rStyle w:val="NormalTok"/>
        </w:rPr>
        <w:t xml:space="preserve">            </w:t>
      </w:r>
      <w:r>
        <w:rPr>
          <w:rStyle w:val="StringTok"/>
        </w:rPr>
        <w:t>'</w:t>
      </w:r>
      <w:proofErr w:type="spellStart"/>
      <w:r>
        <w:rPr>
          <w:rStyle w:val="StringTok"/>
        </w:rPr>
        <w:t>create_at</w:t>
      </w:r>
      <w:proofErr w:type="spellEnd"/>
      <w:r>
        <w:rPr>
          <w:rStyle w:val="StringTok"/>
        </w:rPr>
        <w:t>'</w:t>
      </w:r>
      <w:r>
        <w:rPr>
          <w:rStyle w:val="NormalTok"/>
        </w:rPr>
        <w:t xml:space="preserve">: </w:t>
      </w:r>
      <w:proofErr w:type="spellStart"/>
      <w:r>
        <w:rPr>
          <w:rStyle w:val="VariableTok"/>
        </w:rPr>
        <w:t>self</w:t>
      </w:r>
      <w:r>
        <w:rPr>
          <w:rStyle w:val="NormalTok"/>
        </w:rPr>
        <w:t>.create_at.strftime</w:t>
      </w:r>
      <w:proofErr w:type="spellEnd"/>
      <w:r>
        <w:rPr>
          <w:rStyle w:val="NormalTok"/>
        </w:rPr>
        <w:t>(</w:t>
      </w:r>
      <w:r>
        <w:rPr>
          <w:rStyle w:val="StringTok"/>
        </w:rPr>
        <w:t>'%Y-%m-</w:t>
      </w:r>
      <w:r>
        <w:rPr>
          <w:rStyle w:val="SpecialCharTok"/>
        </w:rPr>
        <w:t>%d</w:t>
      </w:r>
      <w:r>
        <w:rPr>
          <w:rStyle w:val="StringTok"/>
        </w:rPr>
        <w:t xml:space="preserve"> %H:%M:%S'</w:t>
      </w:r>
      <w:r>
        <w:rPr>
          <w:rStyle w:val="NormalTok"/>
        </w:rPr>
        <w:t>),</w:t>
      </w:r>
      <w:r>
        <w:br/>
      </w:r>
      <w:r>
        <w:rPr>
          <w:rStyle w:val="NormalTok"/>
        </w:rPr>
        <w:t xml:space="preserve">            </w:t>
      </w:r>
      <w:r>
        <w:rPr>
          <w:rStyle w:val="StringTok"/>
        </w:rPr>
        <w:t>'</w:t>
      </w:r>
      <w:proofErr w:type="spellStart"/>
      <w:r>
        <w:rPr>
          <w:rStyle w:val="StringTok"/>
        </w:rPr>
        <w:t>update_at</w:t>
      </w:r>
      <w:proofErr w:type="spellEnd"/>
      <w:r>
        <w:rPr>
          <w:rStyle w:val="StringTok"/>
        </w:rPr>
        <w:t>'</w:t>
      </w:r>
      <w:r>
        <w:rPr>
          <w:rStyle w:val="NormalTok"/>
        </w:rPr>
        <w:t xml:space="preserve">: </w:t>
      </w:r>
      <w:proofErr w:type="spellStart"/>
      <w:r>
        <w:rPr>
          <w:rStyle w:val="VariableTok"/>
        </w:rPr>
        <w:t>self</w:t>
      </w:r>
      <w:r>
        <w:rPr>
          <w:rStyle w:val="NormalTok"/>
        </w:rPr>
        <w:t>.update_at.strftime</w:t>
      </w:r>
      <w:proofErr w:type="spellEnd"/>
      <w:r>
        <w:rPr>
          <w:rStyle w:val="NormalTok"/>
        </w:rPr>
        <w:t>(</w:t>
      </w:r>
      <w:r>
        <w:rPr>
          <w:rStyle w:val="StringTok"/>
        </w:rPr>
        <w:t>'%Y-%m-</w:t>
      </w:r>
      <w:r>
        <w:rPr>
          <w:rStyle w:val="SpecialCharTok"/>
        </w:rPr>
        <w:t>%d</w:t>
      </w:r>
      <w:r>
        <w:rPr>
          <w:rStyle w:val="StringTok"/>
        </w:rPr>
        <w:t xml:space="preserve"> %H:%M:%S'</w:t>
      </w:r>
      <w:r>
        <w:rPr>
          <w:rStyle w:val="NormalTok"/>
        </w:rPr>
        <w:t>)</w:t>
      </w:r>
      <w:r>
        <w:br/>
      </w:r>
      <w:r>
        <w:rPr>
          <w:rStyle w:val="NormalTok"/>
        </w:rPr>
        <w:t xml:space="preserve">        }</w:t>
      </w:r>
      <w:r>
        <w:br/>
      </w:r>
      <w:r>
        <w:br/>
      </w:r>
      <w:r>
        <w:rPr>
          <w:rStyle w:val="NormalTok"/>
        </w:rPr>
        <w:t xml:space="preserve">    </w:t>
      </w:r>
      <w:r>
        <w:rPr>
          <w:rStyle w:val="KeywordTok"/>
        </w:rPr>
        <w:t>class</w:t>
      </w:r>
      <w:r>
        <w:rPr>
          <w:rStyle w:val="NormalTok"/>
        </w:rPr>
        <w:t xml:space="preserve"> Meta:</w:t>
      </w:r>
      <w:r>
        <w:br/>
      </w:r>
      <w:r>
        <w:rPr>
          <w:rStyle w:val="NormalTok"/>
        </w:rPr>
        <w:t xml:space="preserve">        </w:t>
      </w:r>
      <w:proofErr w:type="spellStart"/>
      <w:r>
        <w:rPr>
          <w:rStyle w:val="NormalTok"/>
        </w:rPr>
        <w:t>db_table</w:t>
      </w:r>
      <w:proofErr w:type="spellEnd"/>
      <w:r>
        <w:rPr>
          <w:rStyle w:val="NormalTok"/>
        </w:rPr>
        <w:t xml:space="preserve"> </w:t>
      </w:r>
      <w:r>
        <w:rPr>
          <w:rStyle w:val="OperatorTok"/>
        </w:rPr>
        <w:t>=</w:t>
      </w:r>
      <w:r>
        <w:rPr>
          <w:rStyle w:val="NormalTok"/>
        </w:rPr>
        <w:t xml:space="preserve"> </w:t>
      </w:r>
      <w:r>
        <w:rPr>
          <w:rStyle w:val="StringTok"/>
        </w:rPr>
        <w:t>'user'</w:t>
      </w:r>
      <w:r>
        <w:br/>
      </w:r>
      <w:r>
        <w:rPr>
          <w:rStyle w:val="NormalTok"/>
        </w:rPr>
        <w:t xml:space="preserve">        </w:t>
      </w:r>
      <w:proofErr w:type="spellStart"/>
      <w:r>
        <w:rPr>
          <w:rStyle w:val="NormalTok"/>
        </w:rPr>
        <w:t>verbose_name</w:t>
      </w:r>
      <w:proofErr w:type="spellEnd"/>
      <w:r>
        <w:rPr>
          <w:rStyle w:val="NormalTok"/>
        </w:rPr>
        <w:t xml:space="preserve"> </w:t>
      </w:r>
      <w:r>
        <w:rPr>
          <w:rStyle w:val="OperatorTok"/>
        </w:rPr>
        <w:t>=</w:t>
      </w:r>
      <w:r>
        <w:rPr>
          <w:rStyle w:val="NormalTok"/>
        </w:rPr>
        <w:t xml:space="preserve"> </w:t>
      </w:r>
      <w:r>
        <w:rPr>
          <w:rStyle w:val="StringTok"/>
        </w:rPr>
        <w:t>'</w:t>
      </w:r>
      <w:r>
        <w:rPr>
          <w:rStyle w:val="StringTok"/>
        </w:rPr>
        <w:t>用户</w:t>
      </w:r>
      <w:r>
        <w:rPr>
          <w:rStyle w:val="StringTok"/>
        </w:rPr>
        <w:t>'</w:t>
      </w:r>
      <w:r>
        <w:br/>
      </w:r>
      <w:r>
        <w:rPr>
          <w:rStyle w:val="NormalTok"/>
        </w:rPr>
        <w:t xml:space="preserve">        </w:t>
      </w:r>
      <w:proofErr w:type="spellStart"/>
      <w:r>
        <w:rPr>
          <w:rStyle w:val="NormalTok"/>
        </w:rPr>
        <w:t>verbose_name_plural</w:t>
      </w:r>
      <w:proofErr w:type="spellEnd"/>
      <w:r>
        <w:rPr>
          <w:rStyle w:val="NormalTok"/>
        </w:rPr>
        <w:t xml:space="preserve"> </w:t>
      </w:r>
      <w:r>
        <w:rPr>
          <w:rStyle w:val="OperatorTok"/>
        </w:rPr>
        <w:t>=</w:t>
      </w:r>
      <w:r>
        <w:rPr>
          <w:rStyle w:val="NormalTok"/>
        </w:rPr>
        <w:t xml:space="preserve"> </w:t>
      </w:r>
      <w:r>
        <w:rPr>
          <w:rStyle w:val="StringTok"/>
        </w:rPr>
        <w:t>'</w:t>
      </w:r>
      <w:r>
        <w:rPr>
          <w:rStyle w:val="StringTok"/>
        </w:rPr>
        <w:t>用户</w:t>
      </w:r>
      <w:r>
        <w:rPr>
          <w:rStyle w:val="StringTok"/>
        </w:rPr>
        <w:t>'</w:t>
      </w:r>
      <w:r>
        <w:br/>
      </w:r>
      <w:r>
        <w:rPr>
          <w:rStyle w:val="NormalTok"/>
        </w:rPr>
        <w:t xml:space="preserve">        ordering </w:t>
      </w:r>
      <w:r>
        <w:rPr>
          <w:rStyle w:val="OperatorTok"/>
        </w:rPr>
        <w:t>=</w:t>
      </w:r>
      <w:r>
        <w:rPr>
          <w:rStyle w:val="NormalTok"/>
        </w:rPr>
        <w:t xml:space="preserve"> [</w:t>
      </w:r>
      <w:r>
        <w:rPr>
          <w:rStyle w:val="StringTok"/>
        </w:rPr>
        <w:t>'-</w:t>
      </w:r>
      <w:proofErr w:type="spellStart"/>
      <w:r>
        <w:rPr>
          <w:rStyle w:val="StringTok"/>
        </w:rPr>
        <w:t>create_at</w:t>
      </w:r>
      <w:proofErr w:type="spellEnd"/>
      <w:r>
        <w:rPr>
          <w:rStyle w:val="StringTok"/>
        </w:rPr>
        <w:t>'</w:t>
      </w:r>
      <w:r>
        <w:rPr>
          <w:rStyle w:val="NormalTok"/>
        </w:rPr>
        <w:t>]</w:t>
      </w:r>
      <w:r>
        <w:br/>
      </w:r>
      <w:r>
        <w:br/>
      </w:r>
      <w:r>
        <w:rPr>
          <w:rStyle w:val="CommentTok"/>
        </w:rPr>
        <w:t xml:space="preserve"># urls.py - </w:t>
      </w:r>
      <w:r>
        <w:rPr>
          <w:rStyle w:val="CommentTok"/>
        </w:rPr>
        <w:t>核心路由配置示例</w:t>
      </w:r>
      <w:r>
        <w:br/>
      </w:r>
      <w:r>
        <w:rPr>
          <w:rStyle w:val="ImportTok"/>
        </w:rPr>
        <w:t>from</w:t>
      </w:r>
      <w:r>
        <w:rPr>
          <w:rStyle w:val="NormalTok"/>
        </w:rPr>
        <w:t xml:space="preserve"> </w:t>
      </w:r>
      <w:proofErr w:type="spellStart"/>
      <w:r>
        <w:rPr>
          <w:rStyle w:val="NormalTok"/>
        </w:rPr>
        <w:t>django.urls</w:t>
      </w:r>
      <w:proofErr w:type="spellEnd"/>
      <w:r>
        <w:rPr>
          <w:rStyle w:val="NormalTok"/>
        </w:rPr>
        <w:t xml:space="preserve"> </w:t>
      </w:r>
      <w:r>
        <w:rPr>
          <w:rStyle w:val="ImportTok"/>
        </w:rPr>
        <w:t>import</w:t>
      </w:r>
      <w:r>
        <w:rPr>
          <w:rStyle w:val="NormalTok"/>
        </w:rPr>
        <w:t xml:space="preserve"> path</w:t>
      </w:r>
      <w:r>
        <w:br/>
      </w:r>
      <w:r>
        <w:rPr>
          <w:rStyle w:val="ImportTok"/>
        </w:rPr>
        <w:t>from</w:t>
      </w:r>
      <w:r>
        <w:rPr>
          <w:rStyle w:val="NormalTok"/>
        </w:rPr>
        <w:t xml:space="preserve"> </w:t>
      </w:r>
      <w:proofErr w:type="spellStart"/>
      <w:r>
        <w:rPr>
          <w:rStyle w:val="NormalTok"/>
        </w:rPr>
        <w:t>myadmin.views</w:t>
      </w:r>
      <w:proofErr w:type="spellEnd"/>
      <w:r>
        <w:rPr>
          <w:rStyle w:val="NormalTok"/>
        </w:rPr>
        <w:t xml:space="preserve"> </w:t>
      </w:r>
      <w:r>
        <w:rPr>
          <w:rStyle w:val="ImportTok"/>
        </w:rPr>
        <w:t>import</w:t>
      </w:r>
      <w:r>
        <w:rPr>
          <w:rStyle w:val="NormalTok"/>
        </w:rPr>
        <w:t xml:space="preserve"> views, </w:t>
      </w:r>
      <w:proofErr w:type="spellStart"/>
      <w:r>
        <w:rPr>
          <w:rStyle w:val="NormalTok"/>
        </w:rPr>
        <w:t>admin_user</w:t>
      </w:r>
      <w:proofErr w:type="spellEnd"/>
      <w:r>
        <w:rPr>
          <w:rStyle w:val="NormalTok"/>
        </w:rPr>
        <w:t>, user</w:t>
      </w:r>
      <w:r>
        <w:br/>
      </w:r>
      <w:r>
        <w:br/>
      </w:r>
      <w:proofErr w:type="spellStart"/>
      <w:r>
        <w:rPr>
          <w:rStyle w:val="NormalTok"/>
        </w:rPr>
        <w:t>urlpatterns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用户认证</w:t>
      </w:r>
      <w:r>
        <w:br/>
      </w:r>
      <w:r>
        <w:rPr>
          <w:rStyle w:val="NormalTok"/>
        </w:rPr>
        <w:t xml:space="preserve">    path(</w:t>
      </w:r>
      <w:r>
        <w:rPr>
          <w:rStyle w:val="StringTok"/>
        </w:rPr>
        <w:t>'login'</w:t>
      </w:r>
      <w:r>
        <w:rPr>
          <w:rStyle w:val="NormalTok"/>
        </w:rPr>
        <w:t xml:space="preserve">, </w:t>
      </w:r>
      <w:proofErr w:type="spellStart"/>
      <w:r>
        <w:rPr>
          <w:rStyle w:val="NormalTok"/>
        </w:rPr>
        <w:t>views.login</w:t>
      </w:r>
      <w:proofErr w:type="spellEnd"/>
      <w:r>
        <w:rPr>
          <w:rStyle w:val="NormalTok"/>
        </w:rPr>
        <w:t>, name</w:t>
      </w:r>
      <w:r>
        <w:rPr>
          <w:rStyle w:val="OperatorTok"/>
        </w:rPr>
        <w:t>=</w:t>
      </w:r>
      <w:r>
        <w:rPr>
          <w:rStyle w:val="StringTok"/>
        </w:rPr>
        <w:t>"</w:t>
      </w:r>
      <w:proofErr w:type="spellStart"/>
      <w:r>
        <w:rPr>
          <w:rStyle w:val="StringTok"/>
        </w:rPr>
        <w:t>myadmin_login</w:t>
      </w:r>
      <w:proofErr w:type="spellEnd"/>
      <w:r>
        <w:rPr>
          <w:rStyle w:val="StringTok"/>
        </w:rPr>
        <w:t>"</w:t>
      </w:r>
      <w:r>
        <w:rPr>
          <w:rStyle w:val="NormalTok"/>
        </w:rPr>
        <w:t>),</w:t>
      </w:r>
      <w:r>
        <w:br/>
      </w:r>
      <w:r>
        <w:rPr>
          <w:rStyle w:val="NormalTok"/>
        </w:rPr>
        <w:t xml:space="preserve">    path(</w:t>
      </w:r>
      <w:r>
        <w:rPr>
          <w:rStyle w:val="StringTok"/>
        </w:rPr>
        <w:t>'</w:t>
      </w:r>
      <w:proofErr w:type="spellStart"/>
      <w:r>
        <w:rPr>
          <w:rStyle w:val="StringTok"/>
        </w:rPr>
        <w:t>dologin</w:t>
      </w:r>
      <w:proofErr w:type="spellEnd"/>
      <w:r>
        <w:rPr>
          <w:rStyle w:val="StringTok"/>
        </w:rPr>
        <w:t>'</w:t>
      </w:r>
      <w:r>
        <w:rPr>
          <w:rStyle w:val="NormalTok"/>
        </w:rPr>
        <w:t xml:space="preserve">, </w:t>
      </w:r>
      <w:proofErr w:type="spellStart"/>
      <w:r>
        <w:rPr>
          <w:rStyle w:val="NormalTok"/>
        </w:rPr>
        <w:t>views.dologin</w:t>
      </w:r>
      <w:proofErr w:type="spellEnd"/>
      <w:r>
        <w:rPr>
          <w:rStyle w:val="NormalTok"/>
        </w:rPr>
        <w:t>, name</w:t>
      </w:r>
      <w:r>
        <w:rPr>
          <w:rStyle w:val="OperatorTok"/>
        </w:rPr>
        <w:t>=</w:t>
      </w:r>
      <w:r>
        <w:rPr>
          <w:rStyle w:val="StringTok"/>
        </w:rPr>
        <w:t>"</w:t>
      </w:r>
      <w:proofErr w:type="spellStart"/>
      <w:r>
        <w:rPr>
          <w:rStyle w:val="StringTok"/>
        </w:rPr>
        <w:t>myadmin_dologin</w:t>
      </w:r>
      <w:proofErr w:type="spellEnd"/>
      <w:r>
        <w:rPr>
          <w:rStyle w:val="StringTok"/>
        </w:rPr>
        <w:t>"</w:t>
      </w:r>
      <w:r>
        <w:rPr>
          <w:rStyle w:val="NormalTok"/>
        </w:rPr>
        <w:t>),</w:t>
      </w:r>
      <w:r>
        <w:br/>
      </w:r>
      <w:r>
        <w:rPr>
          <w:rStyle w:val="NormalTok"/>
        </w:rPr>
        <w:t xml:space="preserve">    path(</w:t>
      </w:r>
      <w:r>
        <w:rPr>
          <w:rStyle w:val="StringTok"/>
        </w:rPr>
        <w:t>'logout'</w:t>
      </w:r>
      <w:r>
        <w:rPr>
          <w:rStyle w:val="NormalTok"/>
        </w:rPr>
        <w:t xml:space="preserve">, </w:t>
      </w:r>
      <w:proofErr w:type="spellStart"/>
      <w:r>
        <w:rPr>
          <w:rStyle w:val="NormalTok"/>
        </w:rPr>
        <w:t>views.logout</w:t>
      </w:r>
      <w:proofErr w:type="spellEnd"/>
      <w:r>
        <w:rPr>
          <w:rStyle w:val="NormalTok"/>
        </w:rPr>
        <w:t>, name</w:t>
      </w:r>
      <w:r>
        <w:rPr>
          <w:rStyle w:val="OperatorTok"/>
        </w:rPr>
        <w:t>=</w:t>
      </w:r>
      <w:r>
        <w:rPr>
          <w:rStyle w:val="StringTok"/>
        </w:rPr>
        <w:t>"</w:t>
      </w:r>
      <w:proofErr w:type="spellStart"/>
      <w:r>
        <w:rPr>
          <w:rStyle w:val="StringTok"/>
        </w:rPr>
        <w:t>myadmin_logout</w:t>
      </w:r>
      <w:proofErr w:type="spellEnd"/>
      <w:r>
        <w:rPr>
          <w:rStyle w:val="StringTok"/>
        </w:rPr>
        <w:t>"</w:t>
      </w:r>
      <w:r>
        <w:rPr>
          <w:rStyle w:val="NormalTok"/>
        </w:rPr>
        <w:t>),</w:t>
      </w:r>
      <w:r>
        <w:br/>
      </w:r>
      <w:r>
        <w:rPr>
          <w:rStyle w:val="NormalTok"/>
        </w:rPr>
        <w:t xml:space="preserve">    path(</w:t>
      </w:r>
      <w:r>
        <w:rPr>
          <w:rStyle w:val="StringTok"/>
        </w:rPr>
        <w:t>'register'</w:t>
      </w:r>
      <w:r>
        <w:rPr>
          <w:rStyle w:val="NormalTok"/>
        </w:rPr>
        <w:t xml:space="preserve">, </w:t>
      </w:r>
      <w:proofErr w:type="spellStart"/>
      <w:r>
        <w:rPr>
          <w:rStyle w:val="NormalTok"/>
        </w:rPr>
        <w:t>views.register</w:t>
      </w:r>
      <w:proofErr w:type="spellEnd"/>
      <w:r>
        <w:rPr>
          <w:rStyle w:val="NormalTok"/>
        </w:rPr>
        <w:t>, name</w:t>
      </w:r>
      <w:r>
        <w:rPr>
          <w:rStyle w:val="OperatorTok"/>
        </w:rPr>
        <w:t>=</w:t>
      </w:r>
      <w:r>
        <w:rPr>
          <w:rStyle w:val="StringTok"/>
        </w:rPr>
        <w:t>"</w:t>
      </w:r>
      <w:proofErr w:type="spellStart"/>
      <w:r>
        <w:rPr>
          <w:rStyle w:val="StringTok"/>
        </w:rPr>
        <w:t>myadmin_register</w:t>
      </w:r>
      <w:proofErr w:type="spellEnd"/>
      <w:r>
        <w:rPr>
          <w:rStyle w:val="StringTok"/>
        </w:rPr>
        <w:t>"</w:t>
      </w:r>
      <w:r>
        <w:rPr>
          <w:rStyle w:val="NormalTok"/>
        </w:rPr>
        <w:t>),</w:t>
      </w:r>
      <w:r>
        <w:br/>
      </w:r>
      <w:r>
        <w:rPr>
          <w:rStyle w:val="NormalTok"/>
        </w:rPr>
        <w:t xml:space="preserve">    path(</w:t>
      </w:r>
      <w:r>
        <w:rPr>
          <w:rStyle w:val="StringTok"/>
        </w:rPr>
        <w:t>'</w:t>
      </w:r>
      <w:proofErr w:type="spellStart"/>
      <w:r>
        <w:rPr>
          <w:rStyle w:val="StringTok"/>
        </w:rPr>
        <w:t>doregister</w:t>
      </w:r>
      <w:proofErr w:type="spellEnd"/>
      <w:r>
        <w:rPr>
          <w:rStyle w:val="StringTok"/>
        </w:rPr>
        <w:t>'</w:t>
      </w:r>
      <w:r>
        <w:rPr>
          <w:rStyle w:val="NormalTok"/>
        </w:rPr>
        <w:t xml:space="preserve">, </w:t>
      </w:r>
      <w:proofErr w:type="spellStart"/>
      <w:r>
        <w:rPr>
          <w:rStyle w:val="NormalTok"/>
        </w:rPr>
        <w:t>views.doregister</w:t>
      </w:r>
      <w:proofErr w:type="spellEnd"/>
      <w:r>
        <w:rPr>
          <w:rStyle w:val="NormalTok"/>
        </w:rPr>
        <w:t>, name</w:t>
      </w:r>
      <w:r>
        <w:rPr>
          <w:rStyle w:val="OperatorTok"/>
        </w:rPr>
        <w:t>=</w:t>
      </w:r>
      <w:r>
        <w:rPr>
          <w:rStyle w:val="StringTok"/>
        </w:rPr>
        <w:t>"</w:t>
      </w:r>
      <w:proofErr w:type="spellStart"/>
      <w:r>
        <w:rPr>
          <w:rStyle w:val="StringTok"/>
        </w:rPr>
        <w:t>myadmin_doregister</w:t>
      </w:r>
      <w:proofErr w:type="spellEnd"/>
      <w:r>
        <w:rPr>
          <w:rStyle w:val="StringTok"/>
        </w:rPr>
        <w:t>"</w:t>
      </w:r>
      <w:r>
        <w:rPr>
          <w:rStyle w:val="NormalTok"/>
        </w:rPr>
        <w:t>),</w:t>
      </w:r>
      <w:r>
        <w:br/>
      </w:r>
      <w:r>
        <w:br/>
      </w:r>
      <w:r>
        <w:rPr>
          <w:rStyle w:val="NormalTok"/>
        </w:rPr>
        <w:t xml:space="preserve">    </w:t>
      </w:r>
      <w:r>
        <w:rPr>
          <w:rStyle w:val="CommentTok"/>
        </w:rPr>
        <w:t xml:space="preserve"># </w:t>
      </w:r>
      <w:r>
        <w:rPr>
          <w:rStyle w:val="CommentTok"/>
        </w:rPr>
        <w:t>用户管理</w:t>
      </w:r>
      <w:r>
        <w:rPr>
          <w:rStyle w:val="CommentTok"/>
        </w:rPr>
        <w:t xml:space="preserve"> (</w:t>
      </w:r>
      <w:r>
        <w:rPr>
          <w:rStyle w:val="CommentTok"/>
        </w:rPr>
        <w:t>管理员</w:t>
      </w:r>
      <w:r>
        <w:rPr>
          <w:rStyle w:val="CommentTok"/>
        </w:rPr>
        <w:t>)</w:t>
      </w:r>
      <w:r>
        <w:br/>
      </w:r>
      <w:r>
        <w:rPr>
          <w:rStyle w:val="NormalTok"/>
        </w:rPr>
        <w:t xml:space="preserve">    path(</w:t>
      </w:r>
      <w:r>
        <w:rPr>
          <w:rStyle w:val="StringTok"/>
        </w:rPr>
        <w:t>'admin/users/'</w:t>
      </w:r>
      <w:r>
        <w:rPr>
          <w:rStyle w:val="NormalTok"/>
        </w:rPr>
        <w:t xml:space="preserve">, </w:t>
      </w:r>
      <w:proofErr w:type="spellStart"/>
      <w:r>
        <w:rPr>
          <w:rStyle w:val="NormalTok"/>
        </w:rPr>
        <w:t>admin_user.index</w:t>
      </w:r>
      <w:proofErr w:type="spellEnd"/>
      <w:r>
        <w:rPr>
          <w:rStyle w:val="NormalTok"/>
        </w:rPr>
        <w:t>, name</w:t>
      </w:r>
      <w:r>
        <w:rPr>
          <w:rStyle w:val="OperatorTok"/>
        </w:rPr>
        <w:t>=</w:t>
      </w:r>
      <w:r>
        <w:rPr>
          <w:rStyle w:val="StringTok"/>
        </w:rPr>
        <w:t>"</w:t>
      </w:r>
      <w:proofErr w:type="spellStart"/>
      <w:r>
        <w:rPr>
          <w:rStyle w:val="StringTok"/>
        </w:rPr>
        <w:t>myadmin_user_index</w:t>
      </w:r>
      <w:proofErr w:type="spellEnd"/>
      <w:r>
        <w:rPr>
          <w:rStyle w:val="StringTok"/>
        </w:rPr>
        <w:t>"</w:t>
      </w:r>
      <w:r>
        <w:rPr>
          <w:rStyle w:val="NormalTok"/>
        </w:rPr>
        <w:t xml:space="preserve">), </w:t>
      </w:r>
      <w:r>
        <w:rPr>
          <w:rStyle w:val="CommentTok"/>
        </w:rPr>
        <w:t xml:space="preserve"># </w:t>
      </w:r>
      <w:r>
        <w:rPr>
          <w:rStyle w:val="CommentTok"/>
        </w:rPr>
        <w:t>示例分页路由</w:t>
      </w:r>
      <w:r>
        <w:br/>
      </w:r>
      <w:r>
        <w:rPr>
          <w:rStyle w:val="NormalTok"/>
        </w:rPr>
        <w:t xml:space="preserve">    path(</w:t>
      </w:r>
      <w:r>
        <w:rPr>
          <w:rStyle w:val="StringTok"/>
        </w:rPr>
        <w:t>'admin/users/add/'</w:t>
      </w:r>
      <w:r>
        <w:rPr>
          <w:rStyle w:val="NormalTok"/>
        </w:rPr>
        <w:t xml:space="preserve">, </w:t>
      </w:r>
      <w:proofErr w:type="spellStart"/>
      <w:r>
        <w:rPr>
          <w:rStyle w:val="NormalTok"/>
        </w:rPr>
        <w:t>admin_user.add</w:t>
      </w:r>
      <w:proofErr w:type="spellEnd"/>
      <w:r>
        <w:rPr>
          <w:rStyle w:val="NormalTok"/>
        </w:rPr>
        <w:t>, name</w:t>
      </w:r>
      <w:r>
        <w:rPr>
          <w:rStyle w:val="OperatorTok"/>
        </w:rPr>
        <w:t>=</w:t>
      </w:r>
      <w:r>
        <w:rPr>
          <w:rStyle w:val="StringTok"/>
        </w:rPr>
        <w:t>"</w:t>
      </w:r>
      <w:proofErr w:type="spellStart"/>
      <w:r>
        <w:rPr>
          <w:rStyle w:val="StringTok"/>
        </w:rPr>
        <w:t>myadmin_user_add</w:t>
      </w:r>
      <w:proofErr w:type="spellEnd"/>
      <w:r>
        <w:rPr>
          <w:rStyle w:val="StringTok"/>
        </w:rPr>
        <w:t>"</w:t>
      </w:r>
      <w:r>
        <w:rPr>
          <w:rStyle w:val="NormalTok"/>
        </w:rPr>
        <w:t>),</w:t>
      </w:r>
      <w:r>
        <w:br/>
      </w:r>
      <w:r>
        <w:rPr>
          <w:rStyle w:val="NormalTok"/>
        </w:rPr>
        <w:t xml:space="preserve">    path(</w:t>
      </w:r>
      <w:r>
        <w:rPr>
          <w:rStyle w:val="StringTok"/>
        </w:rPr>
        <w:t>'admin/users/insert/'</w:t>
      </w:r>
      <w:r>
        <w:rPr>
          <w:rStyle w:val="NormalTok"/>
        </w:rPr>
        <w:t xml:space="preserve">, </w:t>
      </w:r>
      <w:proofErr w:type="spellStart"/>
      <w:r>
        <w:rPr>
          <w:rStyle w:val="NormalTok"/>
        </w:rPr>
        <w:t>admin_user.insert</w:t>
      </w:r>
      <w:proofErr w:type="spellEnd"/>
      <w:r>
        <w:rPr>
          <w:rStyle w:val="NormalTok"/>
        </w:rPr>
        <w:t>, name</w:t>
      </w:r>
      <w:r>
        <w:rPr>
          <w:rStyle w:val="OperatorTok"/>
        </w:rPr>
        <w:t>=</w:t>
      </w:r>
      <w:r>
        <w:rPr>
          <w:rStyle w:val="StringTok"/>
        </w:rPr>
        <w:t>"</w:t>
      </w:r>
      <w:proofErr w:type="spellStart"/>
      <w:r>
        <w:rPr>
          <w:rStyle w:val="StringTok"/>
        </w:rPr>
        <w:t>myadmin_user_insert</w:t>
      </w:r>
      <w:proofErr w:type="spellEnd"/>
      <w:r>
        <w:rPr>
          <w:rStyle w:val="StringTok"/>
        </w:rPr>
        <w:t>"</w:t>
      </w:r>
      <w:r>
        <w:rPr>
          <w:rStyle w:val="NormalTok"/>
        </w:rPr>
        <w:t>),</w:t>
      </w:r>
      <w:r>
        <w:br/>
      </w:r>
      <w:r>
        <w:rPr>
          <w:rStyle w:val="NormalTok"/>
        </w:rPr>
        <w:lastRenderedPageBreak/>
        <w:t xml:space="preserve">    path(</w:t>
      </w:r>
      <w:r>
        <w:rPr>
          <w:rStyle w:val="StringTok"/>
        </w:rPr>
        <w:t>'admin/users/edit/&lt;</w:t>
      </w:r>
      <w:proofErr w:type="spellStart"/>
      <w:r>
        <w:rPr>
          <w:rStyle w:val="StringTok"/>
        </w:rPr>
        <w:t>int:uid</w:t>
      </w:r>
      <w:proofErr w:type="spellEnd"/>
      <w:r>
        <w:rPr>
          <w:rStyle w:val="StringTok"/>
        </w:rPr>
        <w:t>&gt;/'</w:t>
      </w:r>
      <w:r>
        <w:rPr>
          <w:rStyle w:val="NormalTok"/>
        </w:rPr>
        <w:t xml:space="preserve">, </w:t>
      </w:r>
      <w:proofErr w:type="spellStart"/>
      <w:r>
        <w:rPr>
          <w:rStyle w:val="NormalTok"/>
        </w:rPr>
        <w:t>admin_user.edit</w:t>
      </w:r>
      <w:proofErr w:type="spellEnd"/>
      <w:r>
        <w:rPr>
          <w:rStyle w:val="NormalTok"/>
        </w:rPr>
        <w:t>, name</w:t>
      </w:r>
      <w:r>
        <w:rPr>
          <w:rStyle w:val="OperatorTok"/>
        </w:rPr>
        <w:t>=</w:t>
      </w:r>
      <w:r>
        <w:rPr>
          <w:rStyle w:val="StringTok"/>
        </w:rPr>
        <w:t>"</w:t>
      </w:r>
      <w:proofErr w:type="spellStart"/>
      <w:r>
        <w:rPr>
          <w:rStyle w:val="StringTok"/>
        </w:rPr>
        <w:t>myadmin_user_edit</w:t>
      </w:r>
      <w:proofErr w:type="spellEnd"/>
      <w:r>
        <w:rPr>
          <w:rStyle w:val="StringTok"/>
        </w:rPr>
        <w:t>"</w:t>
      </w:r>
      <w:r>
        <w:rPr>
          <w:rStyle w:val="NormalTok"/>
        </w:rPr>
        <w:t>),</w:t>
      </w:r>
      <w:r>
        <w:br/>
      </w:r>
      <w:r>
        <w:rPr>
          <w:rStyle w:val="NormalTok"/>
        </w:rPr>
        <w:t xml:space="preserve">    path(</w:t>
      </w:r>
      <w:r>
        <w:rPr>
          <w:rStyle w:val="StringTok"/>
        </w:rPr>
        <w:t>'admin/users/update/&lt;</w:t>
      </w:r>
      <w:proofErr w:type="spellStart"/>
      <w:r>
        <w:rPr>
          <w:rStyle w:val="StringTok"/>
        </w:rPr>
        <w:t>int:uid</w:t>
      </w:r>
      <w:proofErr w:type="spellEnd"/>
      <w:r>
        <w:rPr>
          <w:rStyle w:val="StringTok"/>
        </w:rPr>
        <w:t>&gt;/'</w:t>
      </w:r>
      <w:r>
        <w:rPr>
          <w:rStyle w:val="NormalTok"/>
        </w:rPr>
        <w:t xml:space="preserve">, </w:t>
      </w:r>
      <w:proofErr w:type="spellStart"/>
      <w:r>
        <w:rPr>
          <w:rStyle w:val="NormalTok"/>
        </w:rPr>
        <w:t>admin_user.update</w:t>
      </w:r>
      <w:proofErr w:type="spellEnd"/>
      <w:r>
        <w:rPr>
          <w:rStyle w:val="NormalTok"/>
        </w:rPr>
        <w:t>, name</w:t>
      </w:r>
      <w:r>
        <w:rPr>
          <w:rStyle w:val="OperatorTok"/>
        </w:rPr>
        <w:t>=</w:t>
      </w:r>
      <w:r>
        <w:rPr>
          <w:rStyle w:val="StringTok"/>
        </w:rPr>
        <w:t>"</w:t>
      </w:r>
      <w:proofErr w:type="spellStart"/>
      <w:r>
        <w:rPr>
          <w:rStyle w:val="StringTok"/>
        </w:rPr>
        <w:t>myadmin_user_update</w:t>
      </w:r>
      <w:proofErr w:type="spellEnd"/>
      <w:r>
        <w:rPr>
          <w:rStyle w:val="StringTok"/>
        </w:rPr>
        <w:t>"</w:t>
      </w:r>
      <w:r>
        <w:rPr>
          <w:rStyle w:val="NormalTok"/>
        </w:rPr>
        <w:t>),</w:t>
      </w:r>
      <w:r>
        <w:br/>
      </w:r>
      <w:r>
        <w:br/>
      </w:r>
      <w:r>
        <w:rPr>
          <w:rStyle w:val="NormalTok"/>
        </w:rPr>
        <w:t xml:space="preserve">    </w:t>
      </w:r>
      <w:r>
        <w:rPr>
          <w:rStyle w:val="CommentTok"/>
        </w:rPr>
        <w:t xml:space="preserve"># </w:t>
      </w:r>
      <w:r>
        <w:rPr>
          <w:rStyle w:val="CommentTok"/>
        </w:rPr>
        <w:t>用户个人操作</w:t>
      </w:r>
      <w:r>
        <w:br/>
      </w:r>
      <w:r>
        <w:rPr>
          <w:rStyle w:val="NormalTok"/>
        </w:rPr>
        <w:t xml:space="preserve">    path(</w:t>
      </w:r>
      <w:r>
        <w:rPr>
          <w:rStyle w:val="StringTok"/>
        </w:rPr>
        <w:t>'profile/'</w:t>
      </w:r>
      <w:r>
        <w:rPr>
          <w:rStyle w:val="NormalTok"/>
        </w:rPr>
        <w:t xml:space="preserve">, </w:t>
      </w:r>
      <w:proofErr w:type="spellStart"/>
      <w:r>
        <w:rPr>
          <w:rStyle w:val="NormalTok"/>
        </w:rPr>
        <w:t>user.user_index</w:t>
      </w:r>
      <w:proofErr w:type="spellEnd"/>
      <w:r>
        <w:rPr>
          <w:rStyle w:val="NormalTok"/>
        </w:rPr>
        <w:t>, name</w:t>
      </w:r>
      <w:r>
        <w:rPr>
          <w:rStyle w:val="OperatorTok"/>
        </w:rPr>
        <w:t>=</w:t>
      </w:r>
      <w:r>
        <w:rPr>
          <w:rStyle w:val="StringTok"/>
        </w:rPr>
        <w:t>"</w:t>
      </w:r>
      <w:proofErr w:type="spellStart"/>
      <w:r>
        <w:rPr>
          <w:rStyle w:val="StringTok"/>
        </w:rPr>
        <w:t>user_index</w:t>
      </w:r>
      <w:proofErr w:type="spellEnd"/>
      <w:r>
        <w:rPr>
          <w:rStyle w:val="StringTok"/>
        </w:rPr>
        <w:t>"</w:t>
      </w:r>
      <w:r>
        <w:rPr>
          <w:rStyle w:val="NormalTok"/>
        </w:rPr>
        <w:t xml:space="preserve">), </w:t>
      </w:r>
      <w:r>
        <w:rPr>
          <w:rStyle w:val="CommentTok"/>
        </w:rPr>
        <w:t xml:space="preserve"># </w:t>
      </w:r>
      <w:r>
        <w:rPr>
          <w:rStyle w:val="CommentTok"/>
        </w:rPr>
        <w:t>使用更语义化的路径</w:t>
      </w:r>
      <w:r>
        <w:br/>
      </w:r>
      <w:r>
        <w:rPr>
          <w:rStyle w:val="NormalTok"/>
        </w:rPr>
        <w:t xml:space="preserve">    path(</w:t>
      </w:r>
      <w:r>
        <w:rPr>
          <w:rStyle w:val="StringTok"/>
        </w:rPr>
        <w:t>'profile/edit/'</w:t>
      </w:r>
      <w:r>
        <w:rPr>
          <w:rStyle w:val="NormalTok"/>
        </w:rPr>
        <w:t xml:space="preserve">, </w:t>
      </w:r>
      <w:proofErr w:type="spellStart"/>
      <w:r>
        <w:rPr>
          <w:rStyle w:val="NormalTok"/>
        </w:rPr>
        <w:t>user.user_edit</w:t>
      </w:r>
      <w:proofErr w:type="spellEnd"/>
      <w:r>
        <w:rPr>
          <w:rStyle w:val="NormalTok"/>
        </w:rPr>
        <w:t>, name</w:t>
      </w:r>
      <w:r>
        <w:rPr>
          <w:rStyle w:val="OperatorTok"/>
        </w:rPr>
        <w:t>=</w:t>
      </w:r>
      <w:r>
        <w:rPr>
          <w:rStyle w:val="StringTok"/>
        </w:rPr>
        <w:t>"</w:t>
      </w:r>
      <w:proofErr w:type="spellStart"/>
      <w:r>
        <w:rPr>
          <w:rStyle w:val="StringTok"/>
        </w:rPr>
        <w:t>user_edit</w:t>
      </w:r>
      <w:proofErr w:type="spellEnd"/>
      <w:r>
        <w:rPr>
          <w:rStyle w:val="StringTok"/>
        </w:rPr>
        <w:t>"</w:t>
      </w:r>
      <w:r>
        <w:rPr>
          <w:rStyle w:val="NormalTok"/>
        </w:rPr>
        <w:t>),</w:t>
      </w:r>
      <w:r>
        <w:br/>
      </w:r>
      <w:r>
        <w:rPr>
          <w:rStyle w:val="NormalTok"/>
        </w:rPr>
        <w:t xml:space="preserve">    path(</w:t>
      </w:r>
      <w:r>
        <w:rPr>
          <w:rStyle w:val="StringTok"/>
        </w:rPr>
        <w:t>'profile/update/'</w:t>
      </w:r>
      <w:r>
        <w:rPr>
          <w:rStyle w:val="NormalTok"/>
        </w:rPr>
        <w:t xml:space="preserve">, </w:t>
      </w:r>
      <w:proofErr w:type="spellStart"/>
      <w:r>
        <w:rPr>
          <w:rStyle w:val="NormalTok"/>
        </w:rPr>
        <w:t>user.user_update</w:t>
      </w:r>
      <w:proofErr w:type="spellEnd"/>
      <w:r>
        <w:rPr>
          <w:rStyle w:val="NormalTok"/>
        </w:rPr>
        <w:t>, name</w:t>
      </w:r>
      <w:r>
        <w:rPr>
          <w:rStyle w:val="OperatorTok"/>
        </w:rPr>
        <w:t>=</w:t>
      </w:r>
      <w:r>
        <w:rPr>
          <w:rStyle w:val="StringTok"/>
        </w:rPr>
        <w:t>"</w:t>
      </w:r>
      <w:proofErr w:type="spellStart"/>
      <w:r>
        <w:rPr>
          <w:rStyle w:val="StringTok"/>
        </w:rPr>
        <w:t>user_update</w:t>
      </w:r>
      <w:proofErr w:type="spellEnd"/>
      <w:r>
        <w:rPr>
          <w:rStyle w:val="StringTok"/>
        </w:rPr>
        <w:t>"</w:t>
      </w:r>
      <w:r>
        <w:rPr>
          <w:rStyle w:val="NormalTok"/>
        </w:rPr>
        <w:t>),</w:t>
      </w:r>
      <w:r>
        <w:br/>
      </w:r>
      <w:r>
        <w:rPr>
          <w:rStyle w:val="NormalTok"/>
        </w:rPr>
        <w:t xml:space="preserve">    path(</w:t>
      </w:r>
      <w:r>
        <w:rPr>
          <w:rStyle w:val="StringTok"/>
        </w:rPr>
        <w:t>'search/history/'</w:t>
      </w:r>
      <w:r>
        <w:rPr>
          <w:rStyle w:val="NormalTok"/>
        </w:rPr>
        <w:t xml:space="preserve">, </w:t>
      </w:r>
      <w:proofErr w:type="spellStart"/>
      <w:r>
        <w:rPr>
          <w:rStyle w:val="NormalTok"/>
        </w:rPr>
        <w:t>user.historyList</w:t>
      </w:r>
      <w:proofErr w:type="spellEnd"/>
      <w:r>
        <w:rPr>
          <w:rStyle w:val="NormalTok"/>
        </w:rPr>
        <w:t>, name</w:t>
      </w:r>
      <w:r>
        <w:rPr>
          <w:rStyle w:val="OperatorTok"/>
        </w:rPr>
        <w:t>=</w:t>
      </w:r>
      <w:r>
        <w:rPr>
          <w:rStyle w:val="StringTok"/>
        </w:rPr>
        <w:t>"</w:t>
      </w:r>
      <w:proofErr w:type="spellStart"/>
      <w:r>
        <w:rPr>
          <w:rStyle w:val="StringTok"/>
        </w:rPr>
        <w:t>user_showHistory</w:t>
      </w:r>
      <w:proofErr w:type="spellEnd"/>
      <w:r>
        <w:rPr>
          <w:rStyle w:val="StringTok"/>
        </w:rPr>
        <w:t>"</w:t>
      </w:r>
      <w:r>
        <w:rPr>
          <w:rStyle w:val="NormalTok"/>
        </w:rPr>
        <w:t>),</w:t>
      </w:r>
      <w:r>
        <w:br/>
      </w:r>
      <w:r>
        <w:rPr>
          <w:rStyle w:val="NormalTok"/>
        </w:rPr>
        <w:t xml:space="preserve">    path(</w:t>
      </w:r>
      <w:r>
        <w:rPr>
          <w:rStyle w:val="StringTok"/>
        </w:rPr>
        <w:t>'search/history/delete/&lt;</w:t>
      </w:r>
      <w:proofErr w:type="spellStart"/>
      <w:r>
        <w:rPr>
          <w:rStyle w:val="StringTok"/>
        </w:rPr>
        <w:t>int:hid</w:t>
      </w:r>
      <w:proofErr w:type="spellEnd"/>
      <w:r>
        <w:rPr>
          <w:rStyle w:val="StringTok"/>
        </w:rPr>
        <w:t>&gt;/'</w:t>
      </w:r>
      <w:r>
        <w:rPr>
          <w:rStyle w:val="NormalTok"/>
        </w:rPr>
        <w:t xml:space="preserve">, </w:t>
      </w:r>
      <w:proofErr w:type="spellStart"/>
      <w:r>
        <w:rPr>
          <w:rStyle w:val="NormalTok"/>
        </w:rPr>
        <w:t>user.delete_search_history</w:t>
      </w:r>
      <w:proofErr w:type="spellEnd"/>
      <w:r>
        <w:rPr>
          <w:rStyle w:val="NormalTok"/>
        </w:rPr>
        <w:t>, name</w:t>
      </w:r>
      <w:r>
        <w:rPr>
          <w:rStyle w:val="OperatorTok"/>
        </w:rPr>
        <w:t>=</w:t>
      </w:r>
      <w:r>
        <w:rPr>
          <w:rStyle w:val="StringTok"/>
        </w:rPr>
        <w:t>"</w:t>
      </w:r>
      <w:proofErr w:type="spellStart"/>
      <w:r>
        <w:rPr>
          <w:rStyle w:val="StringTok"/>
        </w:rPr>
        <w:t>user_delete_history</w:t>
      </w:r>
      <w:proofErr w:type="spellEnd"/>
      <w:r>
        <w:rPr>
          <w:rStyle w:val="StringTok"/>
        </w:rPr>
        <w:t>"</w:t>
      </w:r>
      <w:r>
        <w:rPr>
          <w:rStyle w:val="NormalTok"/>
        </w:rPr>
        <w:t xml:space="preserve">), </w:t>
      </w:r>
      <w:r>
        <w:rPr>
          <w:rStyle w:val="CommentTok"/>
        </w:rPr>
        <w:t xml:space="preserve"># </w:t>
      </w:r>
      <w:r>
        <w:rPr>
          <w:rStyle w:val="CommentTok"/>
        </w:rPr>
        <w:t>删除指定历史记录</w:t>
      </w:r>
      <w:r>
        <w:br/>
      </w:r>
      <w:r>
        <w:rPr>
          <w:rStyle w:val="NormalTok"/>
        </w:rPr>
        <w:t xml:space="preserve">    path(</w:t>
      </w:r>
      <w:r>
        <w:rPr>
          <w:rStyle w:val="StringTok"/>
        </w:rPr>
        <w:t>'search/'</w:t>
      </w:r>
      <w:r>
        <w:rPr>
          <w:rStyle w:val="NormalTok"/>
        </w:rPr>
        <w:t xml:space="preserve">, </w:t>
      </w:r>
      <w:proofErr w:type="spellStart"/>
      <w:r>
        <w:rPr>
          <w:rStyle w:val="NormalTok"/>
        </w:rPr>
        <w:t>user.search_index</w:t>
      </w:r>
      <w:proofErr w:type="spellEnd"/>
      <w:r>
        <w:rPr>
          <w:rStyle w:val="NormalTok"/>
        </w:rPr>
        <w:t>, name</w:t>
      </w:r>
      <w:r>
        <w:rPr>
          <w:rStyle w:val="OperatorTok"/>
        </w:rPr>
        <w:t>=</w:t>
      </w:r>
      <w:r>
        <w:rPr>
          <w:rStyle w:val="StringTok"/>
        </w:rPr>
        <w:t>"</w:t>
      </w:r>
      <w:proofErr w:type="spellStart"/>
      <w:r>
        <w:rPr>
          <w:rStyle w:val="StringTok"/>
        </w:rPr>
        <w:t>user_search_index</w:t>
      </w:r>
      <w:proofErr w:type="spellEnd"/>
      <w:r>
        <w:rPr>
          <w:rStyle w:val="StringTok"/>
        </w:rPr>
        <w:t>"</w:t>
      </w:r>
      <w:r>
        <w:rPr>
          <w:rStyle w:val="NormalTok"/>
        </w:rPr>
        <w:t>),</w:t>
      </w:r>
      <w:r>
        <w:br/>
      </w:r>
      <w:r>
        <w:rPr>
          <w:rStyle w:val="NormalTok"/>
        </w:rPr>
        <w:t xml:space="preserve">    path(</w:t>
      </w:r>
      <w:r>
        <w:rPr>
          <w:rStyle w:val="StringTok"/>
        </w:rPr>
        <w:t>'search/results/'</w:t>
      </w:r>
      <w:r>
        <w:rPr>
          <w:rStyle w:val="NormalTok"/>
        </w:rPr>
        <w:t xml:space="preserve">, </w:t>
      </w:r>
      <w:proofErr w:type="spellStart"/>
      <w:r>
        <w:rPr>
          <w:rStyle w:val="NormalTok"/>
        </w:rPr>
        <w:t>user.doSearch</w:t>
      </w:r>
      <w:proofErr w:type="spellEnd"/>
      <w:r>
        <w:rPr>
          <w:rStyle w:val="NormalTok"/>
        </w:rPr>
        <w:t>, name</w:t>
      </w:r>
      <w:r>
        <w:rPr>
          <w:rStyle w:val="OperatorTok"/>
        </w:rPr>
        <w:t>=</w:t>
      </w:r>
      <w:r>
        <w:rPr>
          <w:rStyle w:val="StringTok"/>
        </w:rPr>
        <w:t>"</w:t>
      </w:r>
      <w:proofErr w:type="spellStart"/>
      <w:r>
        <w:rPr>
          <w:rStyle w:val="StringTok"/>
        </w:rPr>
        <w:t>user_doSearch</w:t>
      </w:r>
      <w:proofErr w:type="spellEnd"/>
      <w:r>
        <w:rPr>
          <w:rStyle w:val="StringTok"/>
        </w:rPr>
        <w:t>"</w:t>
      </w:r>
      <w:r>
        <w:rPr>
          <w:rStyle w:val="NormalTok"/>
        </w:rPr>
        <w:t>),</w:t>
      </w:r>
      <w:r>
        <w:br/>
      </w:r>
      <w:r>
        <w:br/>
      </w:r>
      <w:r>
        <w:rPr>
          <w:rStyle w:val="NormalTok"/>
        </w:rPr>
        <w:t xml:space="preserve">    </w:t>
      </w:r>
      <w:r>
        <w:rPr>
          <w:rStyle w:val="CommentTok"/>
        </w:rPr>
        <w:t xml:space="preserve"># </w:t>
      </w:r>
      <w:r>
        <w:rPr>
          <w:rStyle w:val="CommentTok"/>
        </w:rPr>
        <w:t>数据分析与可视化</w:t>
      </w:r>
      <w:r>
        <w:br/>
      </w:r>
      <w:r>
        <w:rPr>
          <w:rStyle w:val="NormalTok"/>
        </w:rPr>
        <w:t xml:space="preserve">    path(</w:t>
      </w:r>
      <w:r>
        <w:rPr>
          <w:rStyle w:val="StringTok"/>
        </w:rPr>
        <w:t>'analysis/</w:t>
      </w:r>
      <w:proofErr w:type="spellStart"/>
      <w:r>
        <w:rPr>
          <w:rStyle w:val="StringTok"/>
        </w:rPr>
        <w:t>wordcloud</w:t>
      </w:r>
      <w:proofErr w:type="spellEnd"/>
      <w:r>
        <w:rPr>
          <w:rStyle w:val="StringTok"/>
        </w:rPr>
        <w:t>/'</w:t>
      </w:r>
      <w:r>
        <w:rPr>
          <w:rStyle w:val="NormalTok"/>
        </w:rPr>
        <w:t xml:space="preserve">, </w:t>
      </w:r>
      <w:proofErr w:type="spellStart"/>
      <w:r>
        <w:rPr>
          <w:rStyle w:val="NormalTok"/>
        </w:rPr>
        <w:t>views.wordCloud</w:t>
      </w:r>
      <w:proofErr w:type="spellEnd"/>
      <w:r>
        <w:rPr>
          <w:rStyle w:val="NormalTok"/>
        </w:rPr>
        <w:t>, name</w:t>
      </w:r>
      <w:r>
        <w:rPr>
          <w:rStyle w:val="OperatorTok"/>
        </w:rPr>
        <w:t>=</w:t>
      </w:r>
      <w:r>
        <w:rPr>
          <w:rStyle w:val="StringTok"/>
        </w:rPr>
        <w:t>"</w:t>
      </w:r>
      <w:proofErr w:type="spellStart"/>
      <w:r>
        <w:rPr>
          <w:rStyle w:val="StringTok"/>
        </w:rPr>
        <w:t>wordCloud</w:t>
      </w:r>
      <w:proofErr w:type="spellEnd"/>
      <w:r>
        <w:rPr>
          <w:rStyle w:val="StringTok"/>
        </w:rPr>
        <w:t>"</w:t>
      </w:r>
      <w:r>
        <w:rPr>
          <w:rStyle w:val="NormalTok"/>
        </w:rPr>
        <w:t>),</w:t>
      </w:r>
      <w:r>
        <w:br/>
      </w:r>
      <w:r>
        <w:rPr>
          <w:rStyle w:val="NormalTok"/>
        </w:rPr>
        <w:t xml:space="preserve">    path(</w:t>
      </w:r>
      <w:r>
        <w:rPr>
          <w:rStyle w:val="StringTok"/>
        </w:rPr>
        <w:t>'analysis/map/'</w:t>
      </w:r>
      <w:r>
        <w:rPr>
          <w:rStyle w:val="NormalTok"/>
        </w:rPr>
        <w:t xml:space="preserve">, </w:t>
      </w:r>
      <w:proofErr w:type="spellStart"/>
      <w:r>
        <w:rPr>
          <w:rStyle w:val="NormalTok"/>
        </w:rPr>
        <w:t>views.drawMap</w:t>
      </w:r>
      <w:proofErr w:type="spellEnd"/>
      <w:r>
        <w:rPr>
          <w:rStyle w:val="NormalTok"/>
        </w:rPr>
        <w:t>, name</w:t>
      </w:r>
      <w:r>
        <w:rPr>
          <w:rStyle w:val="OperatorTok"/>
        </w:rPr>
        <w:t>=</w:t>
      </w:r>
      <w:r>
        <w:rPr>
          <w:rStyle w:val="StringTok"/>
        </w:rPr>
        <w:t>"</w:t>
      </w:r>
      <w:proofErr w:type="spellStart"/>
      <w:r>
        <w:rPr>
          <w:rStyle w:val="StringTok"/>
        </w:rPr>
        <w:t>drawMap</w:t>
      </w:r>
      <w:proofErr w:type="spellEnd"/>
      <w:r>
        <w:rPr>
          <w:rStyle w:val="StringTok"/>
        </w:rPr>
        <w:t>"</w:t>
      </w:r>
      <w:r>
        <w:rPr>
          <w:rStyle w:val="NormalTok"/>
        </w:rPr>
        <w:t>),</w:t>
      </w:r>
      <w:r>
        <w:br/>
      </w:r>
      <w:r>
        <w:rPr>
          <w:rStyle w:val="NormalTok"/>
        </w:rPr>
        <w:t xml:space="preserve">    path(</w:t>
      </w:r>
      <w:r>
        <w:rPr>
          <w:rStyle w:val="StringTok"/>
        </w:rPr>
        <w:t>'analysis/map/data/'</w:t>
      </w:r>
      <w:r>
        <w:rPr>
          <w:rStyle w:val="NormalTok"/>
        </w:rPr>
        <w:t xml:space="preserve">, </w:t>
      </w:r>
      <w:proofErr w:type="spellStart"/>
      <w:r>
        <w:rPr>
          <w:rStyle w:val="NormalTok"/>
        </w:rPr>
        <w:t>views.getMapData</w:t>
      </w:r>
      <w:proofErr w:type="spellEnd"/>
      <w:r>
        <w:rPr>
          <w:rStyle w:val="NormalTok"/>
        </w:rPr>
        <w:t>, name</w:t>
      </w:r>
      <w:r>
        <w:rPr>
          <w:rStyle w:val="OperatorTok"/>
        </w:rPr>
        <w:t>=</w:t>
      </w:r>
      <w:r>
        <w:rPr>
          <w:rStyle w:val="StringTok"/>
        </w:rPr>
        <w:t>"</w:t>
      </w:r>
      <w:proofErr w:type="spellStart"/>
      <w:r>
        <w:rPr>
          <w:rStyle w:val="StringTok"/>
        </w:rPr>
        <w:t>getMapData</w:t>
      </w:r>
      <w:proofErr w:type="spellEnd"/>
      <w:r>
        <w:rPr>
          <w:rStyle w:val="StringTok"/>
        </w:rPr>
        <w:t>"</w:t>
      </w:r>
      <w:r>
        <w:rPr>
          <w:rStyle w:val="NormalTok"/>
        </w:rPr>
        <w:t>),</w:t>
      </w:r>
      <w:r>
        <w:br/>
      </w:r>
      <w:r>
        <w:rPr>
          <w:rStyle w:val="NormalTok"/>
        </w:rPr>
        <w:t xml:space="preserve">    path(</w:t>
      </w:r>
      <w:r>
        <w:rPr>
          <w:rStyle w:val="StringTok"/>
        </w:rPr>
        <w:t>'analysis/sentiment/'</w:t>
      </w:r>
      <w:r>
        <w:rPr>
          <w:rStyle w:val="NormalTok"/>
        </w:rPr>
        <w:t xml:space="preserve">, </w:t>
      </w:r>
      <w:proofErr w:type="spellStart"/>
      <w:r>
        <w:rPr>
          <w:rStyle w:val="NormalTok"/>
        </w:rPr>
        <w:t>views.drawSearchPie</w:t>
      </w:r>
      <w:proofErr w:type="spellEnd"/>
      <w:r>
        <w:rPr>
          <w:rStyle w:val="NormalTok"/>
        </w:rPr>
        <w:t>, name</w:t>
      </w:r>
      <w:r>
        <w:rPr>
          <w:rStyle w:val="OperatorTok"/>
        </w:rPr>
        <w:t>=</w:t>
      </w:r>
      <w:r>
        <w:rPr>
          <w:rStyle w:val="StringTok"/>
        </w:rPr>
        <w:t>"</w:t>
      </w:r>
      <w:proofErr w:type="spellStart"/>
      <w:r>
        <w:rPr>
          <w:rStyle w:val="StringTok"/>
        </w:rPr>
        <w:t>drawSearchPie</w:t>
      </w:r>
      <w:proofErr w:type="spellEnd"/>
      <w:r>
        <w:rPr>
          <w:rStyle w:val="StringTok"/>
        </w:rPr>
        <w:t>"</w:t>
      </w:r>
      <w:r>
        <w:rPr>
          <w:rStyle w:val="NormalTok"/>
        </w:rPr>
        <w:t>),</w:t>
      </w:r>
      <w:r>
        <w:br/>
      </w:r>
      <w:r>
        <w:rPr>
          <w:rStyle w:val="NormalTok"/>
        </w:rPr>
        <w:t xml:space="preserve">    path(</w:t>
      </w:r>
      <w:r>
        <w:rPr>
          <w:rStyle w:val="StringTok"/>
        </w:rPr>
        <w:t>'analysis/sentiment/data/'</w:t>
      </w:r>
      <w:r>
        <w:rPr>
          <w:rStyle w:val="NormalTok"/>
        </w:rPr>
        <w:t xml:space="preserve">, </w:t>
      </w:r>
      <w:proofErr w:type="spellStart"/>
      <w:r>
        <w:rPr>
          <w:rStyle w:val="NormalTok"/>
        </w:rPr>
        <w:t>views.getSearchPieData</w:t>
      </w:r>
      <w:proofErr w:type="spellEnd"/>
      <w:r>
        <w:rPr>
          <w:rStyle w:val="NormalTok"/>
        </w:rPr>
        <w:t>, name</w:t>
      </w:r>
      <w:r>
        <w:rPr>
          <w:rStyle w:val="OperatorTok"/>
        </w:rPr>
        <w:t>=</w:t>
      </w:r>
      <w:r>
        <w:rPr>
          <w:rStyle w:val="StringTok"/>
        </w:rPr>
        <w:t>"</w:t>
      </w:r>
      <w:proofErr w:type="spellStart"/>
      <w:r>
        <w:rPr>
          <w:rStyle w:val="StringTok"/>
        </w:rPr>
        <w:t>getSearchPieData</w:t>
      </w:r>
      <w:proofErr w:type="spellEnd"/>
      <w:r>
        <w:rPr>
          <w:rStyle w:val="StringTok"/>
        </w:rPr>
        <w:t>"</w:t>
      </w:r>
      <w:r>
        <w:rPr>
          <w:rStyle w:val="NormalTok"/>
        </w:rPr>
        <w:t>),</w:t>
      </w:r>
      <w:r>
        <w:br/>
      </w:r>
      <w:r>
        <w:rPr>
          <w:rStyle w:val="NormalTok"/>
        </w:rPr>
        <w:t xml:space="preserve">    path(</w:t>
      </w:r>
      <w:r>
        <w:rPr>
          <w:rStyle w:val="StringTok"/>
        </w:rPr>
        <w:t>'analysis/hot/posts/'</w:t>
      </w:r>
      <w:r>
        <w:rPr>
          <w:rStyle w:val="NormalTok"/>
        </w:rPr>
        <w:t xml:space="preserve">, </w:t>
      </w:r>
      <w:proofErr w:type="spellStart"/>
      <w:r>
        <w:rPr>
          <w:rStyle w:val="NormalTok"/>
        </w:rPr>
        <w:t>views.weiboTiezi</w:t>
      </w:r>
      <w:proofErr w:type="spellEnd"/>
      <w:r>
        <w:rPr>
          <w:rStyle w:val="NormalTok"/>
        </w:rPr>
        <w:t>, name</w:t>
      </w:r>
      <w:r>
        <w:rPr>
          <w:rStyle w:val="OperatorTok"/>
        </w:rPr>
        <w:t>=</w:t>
      </w:r>
      <w:r>
        <w:rPr>
          <w:rStyle w:val="StringTok"/>
        </w:rPr>
        <w:t>"</w:t>
      </w:r>
      <w:proofErr w:type="spellStart"/>
      <w:r>
        <w:rPr>
          <w:rStyle w:val="StringTok"/>
        </w:rPr>
        <w:t>weiboTiezi</w:t>
      </w:r>
      <w:proofErr w:type="spellEnd"/>
      <w:r>
        <w:rPr>
          <w:rStyle w:val="StringTok"/>
        </w:rPr>
        <w:t>"</w:t>
      </w:r>
      <w:r>
        <w:rPr>
          <w:rStyle w:val="NormalTok"/>
        </w:rPr>
        <w:t>),</w:t>
      </w:r>
      <w:r>
        <w:br/>
      </w:r>
      <w:r>
        <w:rPr>
          <w:rStyle w:val="NormalTok"/>
        </w:rPr>
        <w:t xml:space="preserve">    path(</w:t>
      </w:r>
      <w:r>
        <w:rPr>
          <w:rStyle w:val="StringTok"/>
        </w:rPr>
        <w:t>'analysis/hot/comments/'</w:t>
      </w:r>
      <w:r>
        <w:rPr>
          <w:rStyle w:val="NormalTok"/>
        </w:rPr>
        <w:t xml:space="preserve">, </w:t>
      </w:r>
      <w:proofErr w:type="spellStart"/>
      <w:r>
        <w:rPr>
          <w:rStyle w:val="NormalTok"/>
        </w:rPr>
        <w:t>views.weiboPinglun</w:t>
      </w:r>
      <w:proofErr w:type="spellEnd"/>
      <w:r>
        <w:rPr>
          <w:rStyle w:val="NormalTok"/>
        </w:rPr>
        <w:t>, name</w:t>
      </w:r>
      <w:r>
        <w:rPr>
          <w:rStyle w:val="OperatorTok"/>
        </w:rPr>
        <w:t>=</w:t>
      </w:r>
      <w:r>
        <w:rPr>
          <w:rStyle w:val="StringTok"/>
        </w:rPr>
        <w:t>"</w:t>
      </w:r>
      <w:proofErr w:type="spellStart"/>
      <w:r>
        <w:rPr>
          <w:rStyle w:val="StringTok"/>
        </w:rPr>
        <w:t>weiboPinglun</w:t>
      </w:r>
      <w:proofErr w:type="spellEnd"/>
      <w:r>
        <w:rPr>
          <w:rStyle w:val="StringTok"/>
        </w:rPr>
        <w:t>"</w:t>
      </w:r>
      <w:r>
        <w:rPr>
          <w:rStyle w:val="NormalTok"/>
        </w:rPr>
        <w:t>),</w:t>
      </w:r>
      <w:r>
        <w:br/>
      </w:r>
      <w:r>
        <w:br/>
      </w:r>
      <w:r>
        <w:rPr>
          <w:rStyle w:val="NormalTok"/>
        </w:rPr>
        <w:t xml:space="preserve">    </w:t>
      </w:r>
      <w:r>
        <w:rPr>
          <w:rStyle w:val="CommentTok"/>
        </w:rPr>
        <w:t xml:space="preserve"># </w:t>
      </w:r>
      <w:r>
        <w:rPr>
          <w:rStyle w:val="CommentTok"/>
        </w:rPr>
        <w:t>舆情预警与预测</w:t>
      </w:r>
      <w:r>
        <w:br/>
      </w:r>
      <w:r>
        <w:rPr>
          <w:rStyle w:val="NormalTok"/>
        </w:rPr>
        <w:t xml:space="preserve">    path(</w:t>
      </w:r>
      <w:r>
        <w:rPr>
          <w:rStyle w:val="StringTok"/>
        </w:rPr>
        <w:t>'alert/'</w:t>
      </w:r>
      <w:r>
        <w:rPr>
          <w:rStyle w:val="NormalTok"/>
        </w:rPr>
        <w:t xml:space="preserve">, </w:t>
      </w:r>
      <w:proofErr w:type="spellStart"/>
      <w:r>
        <w:rPr>
          <w:rStyle w:val="NormalTok"/>
        </w:rPr>
        <w:t>views.weiboYujing</w:t>
      </w:r>
      <w:proofErr w:type="spellEnd"/>
      <w:r>
        <w:rPr>
          <w:rStyle w:val="NormalTok"/>
        </w:rPr>
        <w:t>, name</w:t>
      </w:r>
      <w:r>
        <w:rPr>
          <w:rStyle w:val="OperatorTok"/>
        </w:rPr>
        <w:t>=</w:t>
      </w:r>
      <w:r>
        <w:rPr>
          <w:rStyle w:val="StringTok"/>
        </w:rPr>
        <w:t>"</w:t>
      </w:r>
      <w:proofErr w:type="spellStart"/>
      <w:r>
        <w:rPr>
          <w:rStyle w:val="StringTok"/>
        </w:rPr>
        <w:t>weiboYujing</w:t>
      </w:r>
      <w:proofErr w:type="spellEnd"/>
      <w:r>
        <w:rPr>
          <w:rStyle w:val="StringTok"/>
        </w:rPr>
        <w:t>"</w:t>
      </w:r>
      <w:r>
        <w:rPr>
          <w:rStyle w:val="NormalTok"/>
        </w:rPr>
        <w:t xml:space="preserve">), </w:t>
      </w:r>
      <w:r>
        <w:rPr>
          <w:rStyle w:val="CommentTok"/>
        </w:rPr>
        <w:t xml:space="preserve"># </w:t>
      </w:r>
      <w:r>
        <w:rPr>
          <w:rStyle w:val="CommentTok"/>
        </w:rPr>
        <w:t>预警需要用户</w:t>
      </w:r>
      <w:r>
        <w:rPr>
          <w:rStyle w:val="CommentTok"/>
        </w:rPr>
        <w:t>ID</w:t>
      </w:r>
      <w:r>
        <w:br/>
      </w:r>
      <w:r>
        <w:rPr>
          <w:rStyle w:val="NormalTok"/>
        </w:rPr>
        <w:t xml:space="preserve">    path(</w:t>
      </w:r>
      <w:r>
        <w:rPr>
          <w:rStyle w:val="StringTok"/>
        </w:rPr>
        <w:t>'predict/'</w:t>
      </w:r>
      <w:r>
        <w:rPr>
          <w:rStyle w:val="NormalTok"/>
        </w:rPr>
        <w:t xml:space="preserve">, </w:t>
      </w:r>
      <w:proofErr w:type="spellStart"/>
      <w:r>
        <w:rPr>
          <w:rStyle w:val="NormalTok"/>
        </w:rPr>
        <w:t>views.drawPredict</w:t>
      </w:r>
      <w:proofErr w:type="spellEnd"/>
      <w:r>
        <w:rPr>
          <w:rStyle w:val="NormalTok"/>
        </w:rPr>
        <w:t>, name</w:t>
      </w:r>
      <w:r>
        <w:rPr>
          <w:rStyle w:val="OperatorTok"/>
        </w:rPr>
        <w:t>=</w:t>
      </w:r>
      <w:r>
        <w:rPr>
          <w:rStyle w:val="StringTok"/>
        </w:rPr>
        <w:t>"</w:t>
      </w:r>
      <w:proofErr w:type="spellStart"/>
      <w:r>
        <w:rPr>
          <w:rStyle w:val="StringTok"/>
        </w:rPr>
        <w:t>drawPredict</w:t>
      </w:r>
      <w:proofErr w:type="spellEnd"/>
      <w:r>
        <w:rPr>
          <w:rStyle w:val="StringTok"/>
        </w:rPr>
        <w:t>"</w:t>
      </w:r>
      <w:r>
        <w:rPr>
          <w:rStyle w:val="NormalTok"/>
        </w:rPr>
        <w:t>),</w:t>
      </w:r>
      <w:r>
        <w:br/>
      </w:r>
      <w:r>
        <w:rPr>
          <w:rStyle w:val="NormalTok"/>
        </w:rPr>
        <w:t xml:space="preserve">    path(</w:t>
      </w:r>
      <w:r>
        <w:rPr>
          <w:rStyle w:val="StringTok"/>
        </w:rPr>
        <w:t>'predict/data/'</w:t>
      </w:r>
      <w:r>
        <w:rPr>
          <w:rStyle w:val="NormalTok"/>
        </w:rPr>
        <w:t xml:space="preserve">, </w:t>
      </w:r>
      <w:proofErr w:type="spellStart"/>
      <w:r>
        <w:rPr>
          <w:rStyle w:val="NormalTok"/>
        </w:rPr>
        <w:t>views.getPredictData</w:t>
      </w:r>
      <w:proofErr w:type="spellEnd"/>
      <w:r>
        <w:rPr>
          <w:rStyle w:val="NormalTok"/>
        </w:rPr>
        <w:t>, name</w:t>
      </w:r>
      <w:r>
        <w:rPr>
          <w:rStyle w:val="OperatorTok"/>
        </w:rPr>
        <w:t>=</w:t>
      </w:r>
      <w:r>
        <w:rPr>
          <w:rStyle w:val="StringTok"/>
        </w:rPr>
        <w:t>"</w:t>
      </w:r>
      <w:proofErr w:type="spellStart"/>
      <w:r>
        <w:rPr>
          <w:rStyle w:val="StringTok"/>
        </w:rPr>
        <w:t>getPredictData</w:t>
      </w:r>
      <w:proofErr w:type="spellEnd"/>
      <w:r>
        <w:rPr>
          <w:rStyle w:val="StringTok"/>
        </w:rPr>
        <w:t>"</w:t>
      </w:r>
      <w:r>
        <w:rPr>
          <w:rStyle w:val="NormalTok"/>
        </w:rPr>
        <w:t>),</w:t>
      </w:r>
      <w:r>
        <w:br/>
      </w:r>
      <w:r>
        <w:rPr>
          <w:rStyle w:val="NormalTok"/>
        </w:rPr>
        <w:t>]</w:t>
      </w:r>
    </w:p>
    <w:p w14:paraId="694A8FCE" w14:textId="77777777" w:rsidR="00EC2F88" w:rsidRDefault="00052F37">
      <w:pPr>
        <w:pStyle w:val="aff1"/>
        <w:keepNext/>
      </w:pPr>
      <w:r>
        <w:rPr>
          <w:noProof/>
        </w:rPr>
        <w:drawing>
          <wp:inline distT="0" distB="0" distL="0" distR="0" wp14:anchorId="155E9A91" wp14:editId="695C5835">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4"/>
                    <a:stretch>
                      <a:fillRect/>
                    </a:stretch>
                  </pic:blipFill>
                  <pic:spPr>
                    <a:xfrm>
                      <a:off x="0" y="0"/>
                      <a:ext cx="5940425" cy="2984500"/>
                    </a:xfrm>
                    <a:prstGeom prst="rect">
                      <a:avLst/>
                    </a:prstGeom>
                  </pic:spPr>
                </pic:pic>
              </a:graphicData>
            </a:graphic>
          </wp:inline>
        </w:drawing>
      </w:r>
    </w:p>
    <w:p w14:paraId="6C7BBE08"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管理员用户后台管理展示</w:t>
      </w:r>
    </w:p>
    <w:p w14:paraId="62361DD5" w14:textId="77777777" w:rsidR="00EC2F88" w:rsidRDefault="00052F37">
      <w:pPr>
        <w:pStyle w:val="a2"/>
      </w:pPr>
      <w:bookmarkStart w:id="85" w:name="_Toc195648734"/>
      <w:commentRangeStart w:id="86"/>
      <w:proofErr w:type="gramStart"/>
      <w:r>
        <w:rPr>
          <w:rFonts w:hint="eastAsia"/>
        </w:rPr>
        <w:lastRenderedPageBreak/>
        <w:t>微博数据</w:t>
      </w:r>
      <w:proofErr w:type="gramEnd"/>
      <w:r>
        <w:rPr>
          <w:rFonts w:hint="eastAsia"/>
        </w:rPr>
        <w:t>爬虫模块实现</w:t>
      </w:r>
      <w:bookmarkEnd w:id="85"/>
      <w:commentRangeEnd w:id="86"/>
      <w:r w:rsidR="00621248">
        <w:rPr>
          <w:rStyle w:val="afd"/>
          <w:rFonts w:ascii="Times New Roman" w:eastAsia="宋体" w:hAnsi="Times New Roman" w:cs="Times New Roman"/>
          <w:b w:val="0"/>
          <w:bCs w:val="0"/>
        </w:rPr>
        <w:commentReference w:id="86"/>
      </w:r>
    </w:p>
    <w:p w14:paraId="512367FE" w14:textId="77777777" w:rsidR="00EC2F88" w:rsidRDefault="00052F37">
      <w:pPr>
        <w:pStyle w:val="a7"/>
      </w:pPr>
      <w:proofErr w:type="gramStart"/>
      <w:r>
        <w:rPr>
          <w:rFonts w:hint="eastAsia"/>
        </w:rPr>
        <w:t>微博数据</w:t>
      </w:r>
      <w:proofErr w:type="gramEnd"/>
      <w:r>
        <w:rPr>
          <w:rFonts w:hint="eastAsia"/>
        </w:rPr>
        <w:t>的有效获取是整个系统的基石。本系统设计并实现了一个专门的</w:t>
      </w:r>
      <w:proofErr w:type="gramStart"/>
      <w:r>
        <w:rPr>
          <w:rFonts w:hint="eastAsia"/>
        </w:rPr>
        <w:t>数据爬取模块</w:t>
      </w:r>
      <w:proofErr w:type="gramEnd"/>
      <w:r>
        <w:rPr>
          <w:rFonts w:hint="eastAsia"/>
        </w:rPr>
        <w:t>，其核心逻辑封装于util/search.py脚本中。该模块采用Python的requests库模拟HTTP请求，辅以</w:t>
      </w:r>
      <w:proofErr w:type="spellStart"/>
      <w:r>
        <w:rPr>
          <w:rFonts w:hint="eastAsia"/>
        </w:rPr>
        <w:t>BeautifulSoup</w:t>
      </w:r>
      <w:proofErr w:type="spellEnd"/>
      <w:r>
        <w:rPr>
          <w:rFonts w:hint="eastAsia"/>
        </w:rPr>
        <w:t>或</w:t>
      </w:r>
      <w:proofErr w:type="spellStart"/>
      <w:r>
        <w:rPr>
          <w:rFonts w:hint="eastAsia"/>
        </w:rPr>
        <w:t>lxml</w:t>
      </w:r>
      <w:proofErr w:type="spellEnd"/>
      <w:proofErr w:type="gramStart"/>
      <w:r>
        <w:rPr>
          <w:rFonts w:hint="eastAsia"/>
        </w:rPr>
        <w:t>等库解析</w:t>
      </w:r>
      <w:proofErr w:type="gramEnd"/>
      <w:r>
        <w:rPr>
          <w:rFonts w:hint="eastAsia"/>
        </w:rPr>
        <w:t>HTML页面内容，以应对</w:t>
      </w:r>
      <w:proofErr w:type="gramStart"/>
      <w:r>
        <w:rPr>
          <w:rFonts w:hint="eastAsia"/>
        </w:rPr>
        <w:t>微博网页</w:t>
      </w:r>
      <w:proofErr w:type="gramEnd"/>
      <w:r>
        <w:rPr>
          <w:rFonts w:hint="eastAsia"/>
        </w:rPr>
        <w:t>版的数据抓取。考虑</w:t>
      </w:r>
      <w:proofErr w:type="gramStart"/>
      <w:r>
        <w:rPr>
          <w:rFonts w:hint="eastAsia"/>
        </w:rPr>
        <w:t>到微博平台</w:t>
      </w:r>
      <w:proofErr w:type="gramEnd"/>
      <w:r>
        <w:rPr>
          <w:rFonts w:hint="eastAsia"/>
        </w:rPr>
        <w:t>可能存在的反爬虫机制，爬虫设计中融入了多项策略以提高稳定性和成功率：首先，通过设置合理的User-Agent请求头模拟浏览器行为；其次，引入随机延时（</w:t>
      </w:r>
      <w:proofErr w:type="spellStart"/>
      <w:r>
        <w:rPr>
          <w:rFonts w:hint="eastAsia"/>
        </w:rPr>
        <w:t>time.sleep</w:t>
      </w:r>
      <w:proofErr w:type="spellEnd"/>
      <w:r>
        <w:rPr>
          <w:rFonts w:hint="eastAsia"/>
        </w:rPr>
        <w:t>）控制请求频率，避免因请求过快而被服务器识别为恶意行为；再次，构建并维护一个代理IP池，当直接访问受限时，可切换使用代理IP进行访问。此外，代码中包含了完善的异常处理机制（try-except块），能够捕获网络连接错误、请求超时、页面解析失败等常见异常，并根据情况进行重试或记录错误日志。</w:t>
      </w:r>
    </w:p>
    <w:p w14:paraId="56595F87" w14:textId="77777777" w:rsidR="00EC2F88" w:rsidRDefault="00052F37">
      <w:pPr>
        <w:pStyle w:val="a3"/>
        <w:spacing w:before="291"/>
      </w:pPr>
      <w:bookmarkStart w:id="87" w:name="_Toc195648735"/>
      <w:proofErr w:type="gramStart"/>
      <w:r>
        <w:rPr>
          <w:rFonts w:hint="eastAsia"/>
        </w:rPr>
        <w:t>微博数据</w:t>
      </w:r>
      <w:proofErr w:type="gramEnd"/>
      <w:r>
        <w:rPr>
          <w:rFonts w:hint="eastAsia"/>
        </w:rPr>
        <w:t>爬虫</w:t>
      </w:r>
      <w:bookmarkEnd w:id="87"/>
    </w:p>
    <w:p w14:paraId="3DB2993B" w14:textId="77777777" w:rsidR="00EC2F88" w:rsidRDefault="00052F37">
      <w:pPr>
        <w:pStyle w:val="a7"/>
      </w:pPr>
      <w:proofErr w:type="gramStart"/>
      <w:r>
        <w:rPr>
          <w:rFonts w:hint="eastAsia"/>
        </w:rPr>
        <w:t>数据爬取流程</w:t>
      </w:r>
      <w:proofErr w:type="gramEnd"/>
      <w:r>
        <w:rPr>
          <w:rFonts w:hint="eastAsia"/>
        </w:rPr>
        <w:t>大致如下：接收用户输入的搜索关键词后，构造相应</w:t>
      </w:r>
      <w:proofErr w:type="gramStart"/>
      <w:r>
        <w:rPr>
          <w:rFonts w:hint="eastAsia"/>
        </w:rPr>
        <w:t>的微博搜索</w:t>
      </w:r>
      <w:proofErr w:type="gramEnd"/>
      <w:r>
        <w:rPr>
          <w:rFonts w:hint="eastAsia"/>
        </w:rPr>
        <w:t>URL；发送HTTP GET请求获取搜索结果页面的HTML内容；使用解析库（如</w:t>
      </w:r>
      <w:proofErr w:type="spellStart"/>
      <w:r>
        <w:rPr>
          <w:rFonts w:hint="eastAsia"/>
        </w:rPr>
        <w:t>BeautifulSoup</w:t>
      </w:r>
      <w:proofErr w:type="spellEnd"/>
      <w:r>
        <w:rPr>
          <w:rFonts w:hint="eastAsia"/>
        </w:rPr>
        <w:t>）提取页面中包含</w:t>
      </w:r>
      <w:proofErr w:type="gramStart"/>
      <w:r>
        <w:rPr>
          <w:rFonts w:hint="eastAsia"/>
        </w:rPr>
        <w:t>微博信息</w:t>
      </w:r>
      <w:proofErr w:type="gramEnd"/>
      <w:r>
        <w:rPr>
          <w:rFonts w:hint="eastAsia"/>
        </w:rPr>
        <w:t>的结构化数据，</w:t>
      </w:r>
      <w:proofErr w:type="gramStart"/>
      <w:r>
        <w:rPr>
          <w:rFonts w:hint="eastAsia"/>
        </w:rPr>
        <w:t>如微</w:t>
      </w:r>
      <w:proofErr w:type="gramEnd"/>
      <w:r>
        <w:rPr>
          <w:rFonts w:hint="eastAsia"/>
        </w:rPr>
        <w:t>博ID（</w:t>
      </w:r>
      <w:proofErr w:type="spellStart"/>
      <w:r>
        <w:rPr>
          <w:rFonts w:hint="eastAsia"/>
        </w:rPr>
        <w:t>wid</w:t>
      </w:r>
      <w:proofErr w:type="spellEnd"/>
      <w:r>
        <w:rPr>
          <w:rFonts w:hint="eastAsia"/>
        </w:rPr>
        <w:t>）、用户ID（</w:t>
      </w:r>
      <w:proofErr w:type="spellStart"/>
      <w:r>
        <w:rPr>
          <w:rFonts w:hint="eastAsia"/>
        </w:rPr>
        <w:t>uid</w:t>
      </w:r>
      <w:proofErr w:type="spellEnd"/>
      <w:r>
        <w:rPr>
          <w:rFonts w:hint="eastAsia"/>
        </w:rPr>
        <w:t>）、用户昵称（</w:t>
      </w:r>
      <w:proofErr w:type="spellStart"/>
      <w:r>
        <w:rPr>
          <w:rFonts w:hint="eastAsia"/>
        </w:rPr>
        <w:t>screen_name</w:t>
      </w:r>
      <w:proofErr w:type="spellEnd"/>
      <w:r>
        <w:rPr>
          <w:rFonts w:hint="eastAsia"/>
        </w:rPr>
        <w:t>）、</w:t>
      </w:r>
      <w:proofErr w:type="gramStart"/>
      <w:r>
        <w:rPr>
          <w:rFonts w:hint="eastAsia"/>
        </w:rPr>
        <w:t>微博正</w:t>
      </w:r>
      <w:proofErr w:type="gramEnd"/>
      <w:r>
        <w:rPr>
          <w:rFonts w:hint="eastAsia"/>
        </w:rPr>
        <w:t>文（text）、转发数（</w:t>
      </w:r>
      <w:proofErr w:type="spellStart"/>
      <w:r>
        <w:rPr>
          <w:rFonts w:hint="eastAsia"/>
        </w:rPr>
        <w:t>reposts_count</w:t>
      </w:r>
      <w:proofErr w:type="spellEnd"/>
      <w:r>
        <w:rPr>
          <w:rFonts w:hint="eastAsia"/>
        </w:rPr>
        <w:t>）、评论数（</w:t>
      </w:r>
      <w:proofErr w:type="spellStart"/>
      <w:r>
        <w:rPr>
          <w:rFonts w:hint="eastAsia"/>
        </w:rPr>
        <w:t>comments_count</w:t>
      </w:r>
      <w:proofErr w:type="spellEnd"/>
      <w:r>
        <w:rPr>
          <w:rFonts w:hint="eastAsia"/>
        </w:rPr>
        <w:t>）、</w:t>
      </w:r>
      <w:proofErr w:type="gramStart"/>
      <w:r>
        <w:rPr>
          <w:rFonts w:hint="eastAsia"/>
        </w:rPr>
        <w:t>点赞</w:t>
      </w:r>
      <w:proofErr w:type="gramEnd"/>
      <w:r>
        <w:rPr>
          <w:rFonts w:hint="eastAsia"/>
        </w:rPr>
        <w:t>数（</w:t>
      </w:r>
      <w:proofErr w:type="spellStart"/>
      <w:r>
        <w:rPr>
          <w:rFonts w:hint="eastAsia"/>
        </w:rPr>
        <w:t>attitudes_count</w:t>
      </w:r>
      <w:proofErr w:type="spellEnd"/>
      <w:r>
        <w:rPr>
          <w:rFonts w:hint="eastAsia"/>
        </w:rPr>
        <w:t>）、发布时间（</w:t>
      </w:r>
      <w:proofErr w:type="spellStart"/>
      <w:r>
        <w:rPr>
          <w:rFonts w:hint="eastAsia"/>
        </w:rPr>
        <w:t>created_at</w:t>
      </w:r>
      <w:proofErr w:type="spellEnd"/>
      <w:r>
        <w:rPr>
          <w:rFonts w:hint="eastAsia"/>
        </w:rPr>
        <w:t>）以及可能的地理位置信息（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）等。</w:t>
      </w:r>
    </w:p>
    <w:p w14:paraId="07AD4873" w14:textId="77777777" w:rsidR="00EC2F88" w:rsidRDefault="00052F37">
      <w:pPr>
        <w:pStyle w:val="a7"/>
        <w:ind w:firstLine="402"/>
      </w:pPr>
      <w:r>
        <w:rPr>
          <w:rStyle w:val="CommentTok"/>
        </w:rPr>
        <w:t># util/search.py</w:t>
      </w:r>
      <w:r>
        <w:t xml:space="preserve"> </w:t>
      </w:r>
      <w:r>
        <w:br/>
      </w:r>
      <w:r>
        <w:rPr>
          <w:rStyle w:val="ImportTok"/>
        </w:rPr>
        <w:t>import</w:t>
      </w:r>
      <w:r>
        <w:rPr>
          <w:rStyle w:val="NormalTok"/>
        </w:rPr>
        <w:t xml:space="preserve"> requests</w:t>
      </w:r>
      <w:r>
        <w:br/>
      </w:r>
      <w:r>
        <w:rPr>
          <w:rStyle w:val="ImportTok"/>
        </w:rPr>
        <w:t>from</w:t>
      </w:r>
      <w:r>
        <w:rPr>
          <w:rStyle w:val="NormalTok"/>
        </w:rPr>
        <w:t xml:space="preserve"> bs4 </w:t>
      </w:r>
      <w:r>
        <w:rPr>
          <w:rStyle w:val="ImportTok"/>
        </w:rPr>
        <w:t>import</w:t>
      </w:r>
      <w:r>
        <w:rPr>
          <w:rStyle w:val="NormalTok"/>
        </w:rPr>
        <w:t xml:space="preserve"> </w:t>
      </w:r>
      <w:proofErr w:type="spellStart"/>
      <w:r>
        <w:rPr>
          <w:rStyle w:val="NormalTok"/>
        </w:rPr>
        <w:t>BeautifulSoup</w:t>
      </w:r>
      <w:proofErr w:type="spellEnd"/>
      <w:r>
        <w:br/>
      </w:r>
      <w:r>
        <w:rPr>
          <w:rStyle w:val="ImportTok"/>
        </w:rPr>
        <w:t>import</w:t>
      </w:r>
      <w:r>
        <w:rPr>
          <w:rStyle w:val="NormalTok"/>
        </w:rPr>
        <w:t xml:space="preserve"> time</w:t>
      </w:r>
      <w:r>
        <w:br/>
      </w:r>
      <w:r>
        <w:rPr>
          <w:rStyle w:val="ImportTok"/>
        </w:rPr>
        <w:t>import</w:t>
      </w:r>
      <w:r>
        <w:rPr>
          <w:rStyle w:val="NormalTok"/>
        </w:rPr>
        <w:t xml:space="preserve"> random</w:t>
      </w:r>
      <w:r>
        <w:br/>
      </w:r>
      <w:r>
        <w:rPr>
          <w:rStyle w:val="ImportTok"/>
        </w:rPr>
        <w:t>from</w:t>
      </w:r>
      <w:r>
        <w:rPr>
          <w:rStyle w:val="NormalTok"/>
        </w:rPr>
        <w:t xml:space="preserve"> </w:t>
      </w:r>
      <w:proofErr w:type="spellStart"/>
      <w:r>
        <w:rPr>
          <w:rStyle w:val="NormalTok"/>
        </w:rPr>
        <w:t>myadmin.models</w:t>
      </w:r>
      <w:proofErr w:type="spellEnd"/>
      <w:r>
        <w:rPr>
          <w:rStyle w:val="NormalTok"/>
        </w:rPr>
        <w:t xml:space="preserve"> </w:t>
      </w:r>
      <w:r>
        <w:rPr>
          <w:rStyle w:val="ImportTok"/>
        </w:rPr>
        <w:t>import</w:t>
      </w:r>
      <w:r>
        <w:rPr>
          <w:rStyle w:val="NormalTok"/>
        </w:rPr>
        <w:t xml:space="preserve"> Search</w:t>
      </w:r>
      <w:r>
        <w:br/>
      </w:r>
      <w:r>
        <w:br/>
      </w:r>
      <w:r>
        <w:rPr>
          <w:rStyle w:val="KeywordTok"/>
        </w:rPr>
        <w:t>def</w:t>
      </w:r>
      <w:r>
        <w:rPr>
          <w:rStyle w:val="NormalTok"/>
        </w:rPr>
        <w:t xml:space="preserve"> </w:t>
      </w:r>
      <w:proofErr w:type="spellStart"/>
      <w:r>
        <w:rPr>
          <w:rStyle w:val="NormalTok"/>
        </w:rPr>
        <w:t>get_weibo_data</w:t>
      </w:r>
      <w:proofErr w:type="spellEnd"/>
      <w:r>
        <w:rPr>
          <w:rStyle w:val="NormalTok"/>
        </w:rPr>
        <w:t>(keyword, pages</w:t>
      </w:r>
      <w:r>
        <w:rPr>
          <w:rStyle w:val="OperatorTok"/>
        </w:rPr>
        <w:t>=</w:t>
      </w:r>
      <w:r>
        <w:rPr>
          <w:rStyle w:val="DecValTok"/>
        </w:rPr>
        <w:t>1</w:t>
      </w:r>
      <w:r>
        <w:rPr>
          <w:rStyle w:val="NormalTok"/>
        </w:rPr>
        <w:t>):</w:t>
      </w:r>
      <w:r>
        <w:br/>
      </w:r>
      <w:r>
        <w:rPr>
          <w:rStyle w:val="NormalTok"/>
        </w:rPr>
        <w:t xml:space="preserve">    </w:t>
      </w:r>
      <w:r>
        <w:rPr>
          <w:rStyle w:val="CommentTok"/>
        </w:rPr>
        <w:t>"""</w:t>
      </w:r>
      <w:r>
        <w:rPr>
          <w:rStyle w:val="CommentTok"/>
        </w:rPr>
        <w:t>根据</w:t>
      </w:r>
      <w:proofErr w:type="gramStart"/>
      <w:r>
        <w:rPr>
          <w:rStyle w:val="CommentTok"/>
        </w:rPr>
        <w:t>关键词爬取指定</w:t>
      </w:r>
      <w:proofErr w:type="gramEnd"/>
      <w:r>
        <w:rPr>
          <w:rStyle w:val="CommentTok"/>
        </w:rPr>
        <w:t>页数的</w:t>
      </w:r>
      <w:proofErr w:type="gramStart"/>
      <w:r>
        <w:rPr>
          <w:rStyle w:val="CommentTok"/>
        </w:rPr>
        <w:t>微博数</w:t>
      </w:r>
      <w:proofErr w:type="gramEnd"/>
      <w:r>
        <w:rPr>
          <w:rStyle w:val="CommentTok"/>
        </w:rPr>
        <w:t>据</w:t>
      </w:r>
      <w:r>
        <w:rPr>
          <w:rStyle w:val="CommentTok"/>
        </w:rPr>
        <w:t>"""</w:t>
      </w:r>
      <w:r>
        <w:br/>
      </w:r>
      <w:r>
        <w:rPr>
          <w:rStyle w:val="NormalTok"/>
        </w:rPr>
        <w:t xml:space="preserve">    </w:t>
      </w:r>
      <w:proofErr w:type="spellStart"/>
      <w:r>
        <w:rPr>
          <w:rStyle w:val="NormalTok"/>
        </w:rPr>
        <w:t>base_url</w:t>
      </w:r>
      <w:proofErr w:type="spellEnd"/>
      <w:r>
        <w:rPr>
          <w:rStyle w:val="NormalTok"/>
        </w:rPr>
        <w:t xml:space="preserve"> </w:t>
      </w:r>
      <w:r>
        <w:rPr>
          <w:rStyle w:val="OperatorTok"/>
        </w:rPr>
        <w:t>=</w:t>
      </w:r>
      <w:r>
        <w:rPr>
          <w:rStyle w:val="NormalTok"/>
        </w:rPr>
        <w:t xml:space="preserve"> </w:t>
      </w:r>
      <w:r>
        <w:rPr>
          <w:rStyle w:val="StringTok"/>
        </w:rPr>
        <w:t>"https://s.weibo.com/</w:t>
      </w:r>
      <w:proofErr w:type="spellStart"/>
      <w:r>
        <w:rPr>
          <w:rStyle w:val="StringTok"/>
        </w:rPr>
        <w:t>weibo?q</w:t>
      </w:r>
      <w:proofErr w:type="spellEnd"/>
      <w:r>
        <w:rPr>
          <w:rStyle w:val="StringTok"/>
        </w:rPr>
        <w:t>=</w:t>
      </w:r>
      <w:r>
        <w:rPr>
          <w:rStyle w:val="SpecialCharTok"/>
        </w:rPr>
        <w:t>{}</w:t>
      </w:r>
      <w:r>
        <w:rPr>
          <w:rStyle w:val="StringTok"/>
        </w:rPr>
        <w:t>&amp;page=</w:t>
      </w:r>
      <w:r>
        <w:rPr>
          <w:rStyle w:val="SpecialCharTok"/>
        </w:rPr>
        <w:t>{}</w:t>
      </w:r>
      <w:r>
        <w:rPr>
          <w:rStyle w:val="StringTok"/>
        </w:rPr>
        <w:t>"</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t>
      </w:r>
      <w:r>
        <w:rPr>
          <w:rStyle w:val="NormalTok"/>
        </w:rPr>
        <w:t>,</w:t>
      </w:r>
      <w:r>
        <w:br/>
      </w:r>
      <w:r>
        <w:rPr>
          <w:rStyle w:val="NormalTok"/>
        </w:rPr>
        <w:t xml:space="preserve">        </w:t>
      </w:r>
      <w:r>
        <w:rPr>
          <w:rStyle w:val="StringTok"/>
        </w:rPr>
        <w:t>'Cookie'</w:t>
      </w:r>
      <w:r>
        <w:rPr>
          <w:rStyle w:val="NormalTok"/>
        </w:rPr>
        <w:t xml:space="preserve">: </w:t>
      </w:r>
      <w:r>
        <w:rPr>
          <w:rStyle w:val="StringTok"/>
        </w:rPr>
        <w:t>'YOUR_WEIBO_COOKIE'</w:t>
      </w:r>
      <w:r>
        <w:rPr>
          <w:rStyle w:val="NormalTok"/>
        </w:rPr>
        <w:t xml:space="preserve"> </w:t>
      </w:r>
      <w:r>
        <w:rPr>
          <w:rStyle w:val="CommentTok"/>
        </w:rPr>
        <w:t xml:space="preserve"># </w:t>
      </w:r>
      <w:r>
        <w:rPr>
          <w:rStyle w:val="CommentTok"/>
        </w:rPr>
        <w:t>重要：微博搜索通常需要登录</w:t>
      </w:r>
      <w:r>
        <w:rPr>
          <w:rStyle w:val="CommentTok"/>
        </w:rPr>
        <w:t>Cookie</w:t>
      </w:r>
      <w:r>
        <w:br/>
      </w:r>
      <w:r>
        <w:rPr>
          <w:rStyle w:val="NormalTok"/>
        </w:rPr>
        <w:t xml:space="preserve">    }</w:t>
      </w:r>
      <w:r>
        <w:br/>
      </w:r>
      <w:r>
        <w:rPr>
          <w:rStyle w:val="NormalTok"/>
        </w:rPr>
        <w:t xml:space="preserve">    </w:t>
      </w:r>
      <w:proofErr w:type="spellStart"/>
      <w:r>
        <w:rPr>
          <w:rStyle w:val="NormalTok"/>
        </w:rPr>
        <w:t>all_data</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NormalTok"/>
        </w:rPr>
        <w:t>base_url.</w:t>
      </w:r>
      <w:r>
        <w:rPr>
          <w:rStyle w:val="BuiltInTok"/>
        </w:rPr>
        <w:t>format</w:t>
      </w:r>
      <w:proofErr w:type="spellEnd"/>
      <w:r>
        <w:rPr>
          <w:rStyle w:val="NormalTok"/>
        </w:rPr>
        <w:t>(keyword, page)</w:t>
      </w:r>
      <w:r>
        <w:br/>
      </w:r>
      <w:r>
        <w:rPr>
          <w:rStyle w:val="NormalTok"/>
        </w:rPr>
        <w:lastRenderedPageBreak/>
        <w:t xml:space="preserve">        </w:t>
      </w:r>
      <w:r>
        <w:rPr>
          <w:rStyle w:val="ControlFlowTok"/>
        </w:rPr>
        <w:t>try</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正在爬取第</w:t>
      </w:r>
      <w:r>
        <w:rPr>
          <w:rStyle w:val="SpecialStringTok"/>
        </w:rPr>
        <w:t xml:space="preserve"> </w:t>
      </w:r>
      <w:r>
        <w:rPr>
          <w:rStyle w:val="SpecialCharTok"/>
        </w:rPr>
        <w:t>{</w:t>
      </w:r>
      <w:r>
        <w:rPr>
          <w:rStyle w:val="NormalTok"/>
        </w:rPr>
        <w:t>page</w:t>
      </w:r>
      <w:r>
        <w:rPr>
          <w:rStyle w:val="SpecialCharTok"/>
        </w:rPr>
        <w:t>}</w:t>
      </w:r>
      <w:r>
        <w:rPr>
          <w:rStyle w:val="SpecialStringTok"/>
        </w:rPr>
        <w:t xml:space="preserve"> </w:t>
      </w:r>
      <w:r>
        <w:rPr>
          <w:rStyle w:val="SpecialStringTok"/>
        </w:rPr>
        <w:t>页</w:t>
      </w:r>
      <w:r>
        <w:rPr>
          <w:rStyle w:val="SpecialStringTok"/>
        </w:rPr>
        <w:t xml:space="preserve">: </w:t>
      </w:r>
      <w:r>
        <w:rPr>
          <w:rStyle w:val="SpecialCharTok"/>
        </w:rPr>
        <w:t>{</w:t>
      </w:r>
      <w:proofErr w:type="spellStart"/>
      <w:r>
        <w:rPr>
          <w:rStyle w:val="NormalTok"/>
        </w:rPr>
        <w:t>url</w:t>
      </w:r>
      <w:proofErr w:type="spellEnd"/>
      <w:r>
        <w:rPr>
          <w:rStyle w:val="SpecialCharTok"/>
        </w:rPr>
        <w:t>}</w:t>
      </w:r>
      <w:r>
        <w:rPr>
          <w:rStyle w:val="SpecialStringTok"/>
        </w:rPr>
        <w:t>"</w:t>
      </w:r>
      <w:r>
        <w:rPr>
          <w:rStyle w:val="Normal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w:t>
      </w:r>
      <w:proofErr w:type="spellStart"/>
      <w:r>
        <w:rPr>
          <w:rStyle w:val="NormalTok"/>
        </w:rPr>
        <w:t>response.raise_for_status</w:t>
      </w:r>
      <w:proofErr w:type="spellEnd"/>
      <w:r>
        <w:rPr>
          <w:rStyle w:val="NormalTok"/>
        </w:rPr>
        <w:t xml:space="preserve">() </w:t>
      </w:r>
      <w:r>
        <w:rPr>
          <w:rStyle w:val="CommentTok"/>
        </w:rPr>
        <w:t xml:space="preserve"># </w:t>
      </w:r>
      <w:r>
        <w:rPr>
          <w:rStyle w:val="CommentTok"/>
        </w:rPr>
        <w:t>检查请求是否成功</w:t>
      </w:r>
      <w:r>
        <w:br/>
      </w:r>
      <w:r>
        <w:rPr>
          <w:rStyle w:val="NormalTok"/>
        </w:rPr>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w:t>
      </w:r>
      <w:proofErr w:type="spellStart"/>
      <w:r>
        <w:rPr>
          <w:rStyle w:val="NormalTok"/>
        </w:rPr>
        <w:t>response.text</w:t>
      </w:r>
      <w:proofErr w:type="spellEnd"/>
      <w:r>
        <w:rPr>
          <w:rStyle w:val="NormalTok"/>
        </w:rPr>
        <w:t xml:space="preserve">,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cards </w:t>
      </w:r>
      <w:r>
        <w:rPr>
          <w:rStyle w:val="OperatorTok"/>
        </w:rPr>
        <w:t>=</w:t>
      </w:r>
      <w:r>
        <w:rPr>
          <w:rStyle w:val="NormalTok"/>
        </w:rPr>
        <w:t xml:space="preserve"> </w:t>
      </w:r>
      <w:proofErr w:type="spellStart"/>
      <w:r>
        <w:rPr>
          <w:rStyle w:val="NormalTok"/>
        </w:rPr>
        <w:t>soup.find_all</w:t>
      </w:r>
      <w:proofErr w:type="spellEnd"/>
      <w:r>
        <w:rPr>
          <w:rStyle w:val="NormalTok"/>
        </w:rPr>
        <w:t>(</w:t>
      </w:r>
      <w:r>
        <w:rPr>
          <w:rStyle w:val="StringTok"/>
        </w:rPr>
        <w:t>'div'</w:t>
      </w:r>
      <w:r>
        <w:rPr>
          <w:rStyle w:val="NormalTok"/>
        </w:rPr>
        <w:t>, class_</w:t>
      </w:r>
      <w:r>
        <w:rPr>
          <w:rStyle w:val="OperatorTok"/>
        </w:rPr>
        <w:t>=</w:t>
      </w:r>
      <w:r>
        <w:rPr>
          <w:rStyle w:val="StringTok"/>
        </w:rPr>
        <w:t>'card-wrap'</w:t>
      </w:r>
      <w:r>
        <w:rPr>
          <w:rStyle w:val="NormalTok"/>
        </w:rPr>
        <w:t xml:space="preserve">) </w:t>
      </w:r>
      <w:r>
        <w:rPr>
          <w:rStyle w:val="CommentTok"/>
        </w:rPr>
        <w:t xml:space="preserve"># </w:t>
      </w:r>
      <w:r>
        <w:rPr>
          <w:rStyle w:val="CommentTok"/>
        </w:rPr>
        <w:t>定位包含微博内容的卡片</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cards:</w:t>
      </w:r>
      <w:r>
        <w:br/>
      </w:r>
      <w:r>
        <w:rPr>
          <w:rStyle w:val="NormalTok"/>
        </w:rPr>
        <w:t xml:space="preserve">                </w:t>
      </w:r>
      <w:r>
        <w:rPr>
          <w:rStyle w:val="BuiltInTok"/>
        </w:rPr>
        <w:t>print</w:t>
      </w:r>
      <w:r>
        <w:rPr>
          <w:rStyle w:val="NormalTok"/>
        </w:rPr>
        <w:t>(</w:t>
      </w:r>
      <w:r>
        <w:rPr>
          <w:rStyle w:val="StringTok"/>
        </w:rPr>
        <w:t>"</w:t>
      </w:r>
      <w:r>
        <w:rPr>
          <w:rStyle w:val="StringTok"/>
        </w:rPr>
        <w:t>未找到微博内容或需要验证。</w:t>
      </w:r>
      <w:r>
        <w:rPr>
          <w:rStyle w:val="StringTok"/>
        </w:rPr>
        <w:t>"</w:t>
      </w:r>
      <w:r>
        <w:rPr>
          <w:rStyle w:val="NormalTok"/>
        </w:rPr>
        <w:t>)</w:t>
      </w:r>
      <w:r>
        <w:br/>
      </w:r>
      <w:r>
        <w:rPr>
          <w:rStyle w:val="NormalTok"/>
        </w:rPr>
        <w:t xml:space="preserve">                </w:t>
      </w:r>
      <w:r>
        <w:rPr>
          <w:rStyle w:val="ControlFlowTok"/>
        </w:rPr>
        <w:t>break</w:t>
      </w:r>
      <w:r>
        <w:br/>
      </w:r>
      <w:r>
        <w:rPr>
          <w:rStyle w:val="NormalTok"/>
        </w:rPr>
        <w:t xml:space="preserve">            </w:t>
      </w:r>
      <w:r>
        <w:rPr>
          <w:rStyle w:val="ControlFlowTok"/>
        </w:rPr>
        <w:t>for</w:t>
      </w:r>
      <w:r>
        <w:rPr>
          <w:rStyle w:val="NormalTok"/>
        </w:rPr>
        <w:t xml:space="preserve"> card </w:t>
      </w:r>
      <w:r>
        <w:rPr>
          <w:rStyle w:val="KeywordTok"/>
        </w:rPr>
        <w:t>in</w:t>
      </w:r>
      <w:r>
        <w:rPr>
          <w:rStyle w:val="NormalTok"/>
        </w:rPr>
        <w:t xml:space="preserve"> cards:</w:t>
      </w:r>
      <w:r>
        <w:br/>
      </w:r>
      <w:r>
        <w:rPr>
          <w:rStyle w:val="NormalTok"/>
        </w:rPr>
        <w:t xml:space="preserve">                item </w:t>
      </w:r>
      <w:r>
        <w:rPr>
          <w:rStyle w:val="OperatorTok"/>
        </w:rPr>
        <w:t>=</w:t>
      </w:r>
      <w:r>
        <w:rPr>
          <w:rStyle w:val="NormalTok"/>
        </w:rPr>
        <w:t xml:space="preserve"> </w:t>
      </w:r>
      <w:proofErr w:type="spellStart"/>
      <w:r>
        <w:rPr>
          <w:rStyle w:val="NormalTok"/>
        </w:rPr>
        <w:t>parse_card</w:t>
      </w:r>
      <w:proofErr w:type="spellEnd"/>
      <w:r>
        <w:rPr>
          <w:rStyle w:val="NormalTok"/>
        </w:rPr>
        <w:t>(card, keyword)</w:t>
      </w:r>
      <w:r>
        <w:br/>
      </w:r>
      <w:r>
        <w:rPr>
          <w:rStyle w:val="NormalTok"/>
        </w:rPr>
        <w:t xml:space="preserve">                </w:t>
      </w:r>
      <w:r>
        <w:rPr>
          <w:rStyle w:val="ControlFlowTok"/>
        </w:rPr>
        <w:t>if</w:t>
      </w:r>
      <w:r>
        <w:rPr>
          <w:rStyle w:val="NormalTok"/>
        </w:rPr>
        <w:t xml:space="preserve"> item:</w:t>
      </w:r>
      <w:r>
        <w:br/>
      </w:r>
      <w:r>
        <w:rPr>
          <w:rStyle w:val="NormalTok"/>
        </w:rPr>
        <w:t xml:space="preserve">                    </w:t>
      </w:r>
      <w:proofErr w:type="spellStart"/>
      <w:r>
        <w:rPr>
          <w:rStyle w:val="NormalTok"/>
        </w:rPr>
        <w:t>all_data.append</w:t>
      </w:r>
      <w:proofErr w:type="spellEnd"/>
      <w:r>
        <w:rPr>
          <w:rStyle w:val="NormalTok"/>
        </w:rPr>
        <w:t>(item)</w:t>
      </w:r>
      <w:r>
        <w:br/>
      </w:r>
      <w:r>
        <w:rPr>
          <w:rStyle w:val="NormalTok"/>
        </w:rPr>
        <w:t xml:space="preserve">                    </w:t>
      </w:r>
      <w:proofErr w:type="spellStart"/>
      <w:r>
        <w:rPr>
          <w:rStyle w:val="NormalTok"/>
        </w:rPr>
        <w:t>save_to_database</w:t>
      </w:r>
      <w:proofErr w:type="spellEnd"/>
      <w:r>
        <w:rPr>
          <w:rStyle w:val="NormalTok"/>
        </w:rPr>
        <w:t xml:space="preserve">(item) </w:t>
      </w:r>
      <w:r>
        <w:rPr>
          <w:rStyle w:val="CommentTok"/>
        </w:rPr>
        <w:t xml:space="preserve"># </w:t>
      </w:r>
      <w:r>
        <w:rPr>
          <w:rStyle w:val="CommentTok"/>
        </w:rPr>
        <w:t>逐条保存</w:t>
      </w:r>
      <w:r>
        <w:br/>
      </w:r>
      <w:r>
        <w:rPr>
          <w:rStyle w:val="NormalTok"/>
        </w:rPr>
        <w:t xml:space="preserve">            </w:t>
      </w:r>
      <w:r>
        <w:rPr>
          <w:rStyle w:val="CommentTok"/>
        </w:rPr>
        <w:t xml:space="preserve"># </w:t>
      </w:r>
      <w:r>
        <w:rPr>
          <w:rStyle w:val="CommentTok"/>
        </w:rPr>
        <w:t>随机延时</w:t>
      </w:r>
      <w:r>
        <w:br/>
      </w:r>
      <w:r>
        <w:rPr>
          <w:rStyle w:val="NormalTok"/>
        </w:rPr>
        <w:t xml:space="preserve">            </w:t>
      </w:r>
      <w:proofErr w:type="spellStart"/>
      <w:r>
        <w:rPr>
          <w:rStyle w:val="NormalTok"/>
        </w:rPr>
        <w:t>time.sleep</w:t>
      </w:r>
      <w:proofErr w:type="spellEnd"/>
      <w:r>
        <w:rPr>
          <w:rStyle w:val="NormalTok"/>
        </w:rPr>
        <w:t>(</w:t>
      </w:r>
      <w:proofErr w:type="spellStart"/>
      <w:r>
        <w:rPr>
          <w:rStyle w:val="NormalTok"/>
        </w:rPr>
        <w:t>random.uniform</w:t>
      </w:r>
      <w:proofErr w:type="spellEnd"/>
      <w:r>
        <w:rPr>
          <w:rStyle w:val="NormalTok"/>
        </w:rPr>
        <w:t>(</w:t>
      </w:r>
      <w:r>
        <w:rPr>
          <w:rStyle w:val="DecValTok"/>
        </w:rPr>
        <w:t>2</w:t>
      </w:r>
      <w:r>
        <w:rPr>
          <w:rStyle w:val="NormalTok"/>
        </w:rPr>
        <w:t xml:space="preserve">, </w:t>
      </w:r>
      <w:r>
        <w:rPr>
          <w:rStyle w:val="DecValTok"/>
        </w:rPr>
        <w:t>5</w:t>
      </w:r>
      <w:r>
        <w:rPr>
          <w:rStyle w:val="NormalTok"/>
        </w:rPr>
        <w:t>))</w:t>
      </w:r>
      <w:r>
        <w:br/>
      </w:r>
      <w:r>
        <w:rPr>
          <w:rStyle w:val="NormalTok"/>
        </w:rPr>
        <w:t xml:space="preserve">        </w:t>
      </w:r>
      <w:r>
        <w:rPr>
          <w:rStyle w:val="ControlFlowTok"/>
        </w:rPr>
        <w:t>except</w:t>
      </w:r>
      <w:r>
        <w:rPr>
          <w:rStyle w:val="NormalTok"/>
        </w:rPr>
        <w:t xml:space="preserve"> </w:t>
      </w:r>
      <w:proofErr w:type="spellStart"/>
      <w:r>
        <w:rPr>
          <w:rStyle w:val="NormalTok"/>
        </w:rPr>
        <w:t>requests.exceptions.RequestException</w:t>
      </w:r>
      <w:proofErr w:type="spellEnd"/>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SpecialStringTok"/>
        </w:rPr>
        <w:t>请求错误</w:t>
      </w:r>
      <w:r>
        <w:rPr>
          <w:rStyle w:val="SpecialStringTok"/>
        </w:rPr>
        <w:t xml:space="preserve">: </w:t>
      </w:r>
      <w:r>
        <w:rPr>
          <w:rStyle w:val="SpecialCharTok"/>
        </w:rPr>
        <w:t>{e}</w:t>
      </w:r>
      <w:r>
        <w:rPr>
          <w:rStyle w:val="SpecialStringTok"/>
        </w:rPr>
        <w:t>"</w:t>
      </w:r>
      <w:r>
        <w:rPr>
          <w:rStyle w:val="NormalTok"/>
        </w:rPr>
        <w:t>)</w:t>
      </w:r>
      <w:r>
        <w:br/>
      </w:r>
      <w:r>
        <w:rPr>
          <w:rStyle w:val="NormalTok"/>
        </w:rPr>
        <w:t xml:space="preserve">            </w:t>
      </w:r>
      <w:r>
        <w:rPr>
          <w:rStyle w:val="CommentTok"/>
        </w:rPr>
        <w:t xml:space="preserve"># </w:t>
      </w:r>
      <w:r>
        <w:rPr>
          <w:rStyle w:val="CommentTok"/>
        </w:rPr>
        <w:t>可以加入重试逻辑或代理切换</w:t>
      </w:r>
      <w:r>
        <w:br/>
      </w:r>
      <w:r>
        <w:rPr>
          <w:rStyle w:val="NormalTok"/>
        </w:rPr>
        <w:t xml:space="preserve">            </w:t>
      </w:r>
      <w:r>
        <w:rPr>
          <w:rStyle w:val="ControlFlowTok"/>
        </w:rPr>
        <w:t>break</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SpecialStringTok"/>
        </w:rPr>
        <w:t>解析或处理错误</w:t>
      </w:r>
      <w:r>
        <w:rPr>
          <w:rStyle w:val="SpecialStringTok"/>
        </w:rPr>
        <w:t xml:space="preserve">: </w:t>
      </w:r>
      <w:r>
        <w:rPr>
          <w:rStyle w:val="SpecialCharTok"/>
        </w:rPr>
        <w:t>{e}</w:t>
      </w:r>
      <w:r>
        <w:rPr>
          <w:rStyle w:val="SpecialStringTok"/>
        </w:rPr>
        <w:t>"</w:t>
      </w:r>
      <w:r>
        <w:rPr>
          <w:rStyle w:val="NormalTok"/>
        </w:rPr>
        <w:t>)</w:t>
      </w:r>
      <w:r>
        <w:br/>
      </w:r>
      <w:r>
        <w:rPr>
          <w:rStyle w:val="NormalTok"/>
        </w:rPr>
        <w:t xml:space="preserve">            </w:t>
      </w:r>
      <w:r>
        <w:rPr>
          <w:rStyle w:val="ControlFlowTok"/>
        </w:rPr>
        <w:t>continue</w:t>
      </w:r>
      <w:r>
        <w:rPr>
          <w:rStyle w:val="NormalTok"/>
        </w:rPr>
        <w:t xml:space="preserve"> </w:t>
      </w:r>
      <w:r>
        <w:rPr>
          <w:rStyle w:val="CommentTok"/>
        </w:rPr>
        <w:t xml:space="preserve"># </w:t>
      </w:r>
      <w:r>
        <w:rPr>
          <w:rStyle w:val="CommentTok"/>
        </w:rPr>
        <w:t>继续下一页</w:t>
      </w:r>
      <w:r>
        <w:br/>
      </w:r>
      <w:r>
        <w:rPr>
          <w:rStyle w:val="NormalTok"/>
        </w:rPr>
        <w:t xml:space="preserve">    </w:t>
      </w:r>
      <w:r>
        <w:rPr>
          <w:rStyle w:val="ControlFlowTok"/>
        </w:rPr>
        <w:t>return</w:t>
      </w:r>
      <w:r>
        <w:rPr>
          <w:rStyle w:val="NormalTok"/>
        </w:rPr>
        <w:t xml:space="preserve"> </w:t>
      </w:r>
      <w:proofErr w:type="spellStart"/>
      <w:r>
        <w:rPr>
          <w:rStyle w:val="NormalTok"/>
        </w:rPr>
        <w:t>all_data</w:t>
      </w:r>
      <w:proofErr w:type="spellEnd"/>
    </w:p>
    <w:p w14:paraId="1DC1195A" w14:textId="77777777" w:rsidR="00EC2F88" w:rsidRDefault="00052F37">
      <w:pPr>
        <w:pStyle w:val="a3"/>
        <w:spacing w:before="291"/>
      </w:pPr>
      <w:bookmarkStart w:id="88" w:name="_Toc195648736"/>
      <w:r>
        <w:rPr>
          <w:rFonts w:hint="eastAsia"/>
        </w:rPr>
        <w:t>数据清洗及格式化</w:t>
      </w:r>
      <w:bookmarkEnd w:id="88"/>
    </w:p>
    <w:p w14:paraId="13F666AB" w14:textId="77777777" w:rsidR="00EC2F88" w:rsidRDefault="00052F37">
      <w:pPr>
        <w:pStyle w:val="a7"/>
      </w:pPr>
      <w:r>
        <w:rPr>
          <w:rFonts w:hint="eastAsia"/>
        </w:rPr>
        <w:t>爬取到原始数据后需要对数据进行清洗和格式化，例如转换时间格式、处理特殊字符等，将清洗后的结构化数据封装成Search模型对象，并调用Django ORM的save()方法将其持久化到MySQL数据库的search表中。</w:t>
      </w:r>
      <w:proofErr w:type="gramStart"/>
      <w:r>
        <w:rPr>
          <w:rFonts w:hint="eastAsia"/>
        </w:rPr>
        <w:t>对于微博评论</w:t>
      </w:r>
      <w:proofErr w:type="gramEnd"/>
      <w:r>
        <w:rPr>
          <w:rFonts w:hint="eastAsia"/>
        </w:rPr>
        <w:t>的爬取，则需要</w:t>
      </w:r>
      <w:proofErr w:type="gramStart"/>
      <w:r>
        <w:rPr>
          <w:rFonts w:hint="eastAsia"/>
        </w:rPr>
        <w:t>根据微</w:t>
      </w:r>
      <w:proofErr w:type="gramEnd"/>
      <w:r>
        <w:rPr>
          <w:rFonts w:hint="eastAsia"/>
        </w:rPr>
        <w:t>博ID进一步请求评论接口或解析评论页面，流程与</w:t>
      </w:r>
      <w:proofErr w:type="gramStart"/>
      <w:r>
        <w:rPr>
          <w:rFonts w:hint="eastAsia"/>
        </w:rPr>
        <w:t>主微博爬取类</w:t>
      </w:r>
      <w:proofErr w:type="gramEnd"/>
      <w:r>
        <w:rPr>
          <w:rFonts w:hint="eastAsia"/>
        </w:rPr>
        <w:t>似，数据存储于comment表。代码具体实现如下：</w:t>
      </w:r>
      <w:r>
        <w:br/>
      </w:r>
      <w:r>
        <w:rPr>
          <w:rStyle w:val="KeywordTok"/>
        </w:rPr>
        <w:t>def</w:t>
      </w:r>
      <w:r>
        <w:rPr>
          <w:rStyle w:val="NormalTok"/>
        </w:rPr>
        <w:t xml:space="preserve"> </w:t>
      </w:r>
      <w:proofErr w:type="spellStart"/>
      <w:r>
        <w:rPr>
          <w:rStyle w:val="NormalTok"/>
        </w:rPr>
        <w:t>parse_card</w:t>
      </w:r>
      <w:proofErr w:type="spellEnd"/>
      <w:r>
        <w:rPr>
          <w:rStyle w:val="NormalTok"/>
        </w:rPr>
        <w:t>(card, keyword):</w:t>
      </w:r>
      <w:r>
        <w:br/>
      </w:r>
      <w:r>
        <w:rPr>
          <w:rStyle w:val="NormalTok"/>
        </w:rPr>
        <w:t xml:space="preserve">    </w:t>
      </w:r>
      <w:r>
        <w:rPr>
          <w:rStyle w:val="CommentTok"/>
        </w:rPr>
        <w:t>"""</w:t>
      </w:r>
      <w:r>
        <w:rPr>
          <w:rStyle w:val="CommentTok"/>
        </w:rPr>
        <w:t>解析</w:t>
      </w:r>
      <w:proofErr w:type="gramStart"/>
      <w:r>
        <w:rPr>
          <w:rStyle w:val="CommentTok"/>
        </w:rPr>
        <w:t>单个微博卡片</w:t>
      </w:r>
      <w:proofErr w:type="gramEnd"/>
      <w:r>
        <w:rPr>
          <w:rStyle w:val="CommentTok"/>
        </w:rPr>
        <w:t>信息</w:t>
      </w:r>
      <w:r>
        <w:rPr>
          <w:rStyle w:val="CommentTok"/>
        </w:rPr>
        <w:t>"""</w:t>
      </w:r>
      <w:r>
        <w:br/>
      </w:r>
      <w:r>
        <w:rPr>
          <w:rStyle w:val="NormalTok"/>
        </w:rPr>
        <w:t xml:space="preserve">    </w:t>
      </w:r>
      <w:r>
        <w:rPr>
          <w:rStyle w:val="ControlFlowTok"/>
        </w:rPr>
        <w:t>try</w:t>
      </w:r>
      <w:r>
        <w:rPr>
          <w:rStyle w:val="NormalTok"/>
        </w:rPr>
        <w:t>:</w:t>
      </w:r>
      <w:r>
        <w:br/>
      </w:r>
      <w:r>
        <w:rPr>
          <w:rStyle w:val="NormalTok"/>
        </w:rPr>
        <w:t xml:space="preserve">        mid </w:t>
      </w:r>
      <w:r>
        <w:rPr>
          <w:rStyle w:val="OperatorTok"/>
        </w:rPr>
        <w:t>=</w:t>
      </w:r>
      <w:r>
        <w:rPr>
          <w:rStyle w:val="NormalTok"/>
        </w:rPr>
        <w:t xml:space="preserve"> </w:t>
      </w:r>
      <w:proofErr w:type="spellStart"/>
      <w:r>
        <w:rPr>
          <w:rStyle w:val="NormalTok"/>
        </w:rPr>
        <w:t>card.get</w:t>
      </w:r>
      <w:proofErr w:type="spellEnd"/>
      <w:r>
        <w:rPr>
          <w:rStyle w:val="NormalTok"/>
        </w:rPr>
        <w:t>(</w:t>
      </w:r>
      <w:r>
        <w:rPr>
          <w:rStyle w:val="StringTok"/>
        </w:rPr>
        <w:t>'mid'</w:t>
      </w:r>
      <w:r>
        <w:rPr>
          <w:rStyle w:val="NormalTok"/>
        </w:rPr>
        <w:t xml:space="preserve">) </w:t>
      </w:r>
      <w:r>
        <w:rPr>
          <w:rStyle w:val="CommentTok"/>
        </w:rPr>
        <w:t xml:space="preserve"># </w:t>
      </w:r>
      <w:proofErr w:type="gramStart"/>
      <w:r>
        <w:rPr>
          <w:rStyle w:val="CommentTok"/>
        </w:rPr>
        <w:t>获取微博</w:t>
      </w:r>
      <w:proofErr w:type="gramEnd"/>
      <w:r>
        <w:rPr>
          <w:rStyle w:val="CommentTok"/>
        </w:rPr>
        <w:t>ID</w:t>
      </w:r>
      <w:r>
        <w:br/>
      </w:r>
      <w:r>
        <w:rPr>
          <w:rStyle w:val="NormalTok"/>
        </w:rPr>
        <w:lastRenderedPageBreak/>
        <w:t xml:space="preserve">        </w:t>
      </w:r>
      <w:proofErr w:type="spellStart"/>
      <w:r>
        <w:rPr>
          <w:rStyle w:val="NormalTok"/>
        </w:rPr>
        <w:t>text_content</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'p'</w:t>
      </w:r>
      <w:r>
        <w:rPr>
          <w:rStyle w:val="NormalTok"/>
        </w:rPr>
        <w:t>, class_</w:t>
      </w:r>
      <w:r>
        <w:rPr>
          <w:rStyle w:val="OperatorTok"/>
        </w:rPr>
        <w:t>=</w:t>
      </w:r>
      <w:r>
        <w:rPr>
          <w:rStyle w:val="StringTok"/>
        </w:rPr>
        <w:t>'txt'</w:t>
      </w:r>
      <w:r>
        <w:rPr>
          <w:rStyle w:val="NormalTok"/>
        </w:rPr>
        <w:t>).</w:t>
      </w:r>
      <w:proofErr w:type="spellStart"/>
      <w:r>
        <w:rPr>
          <w:rStyle w:val="NormalTok"/>
        </w:rPr>
        <w:t>text.strip</w:t>
      </w:r>
      <w:proofErr w:type="spellEnd"/>
      <w:r>
        <w:rPr>
          <w:rStyle w:val="NormalTok"/>
        </w:rPr>
        <w:t xml:space="preserve">() </w:t>
      </w:r>
      <w:r>
        <w:rPr>
          <w:rStyle w:val="CommentTok"/>
        </w:rPr>
        <w:t xml:space="preserve"># </w:t>
      </w:r>
      <w:r>
        <w:rPr>
          <w:rStyle w:val="CommentTok"/>
        </w:rPr>
        <w:t>获取正文</w:t>
      </w:r>
      <w:r>
        <w:br/>
      </w:r>
      <w:r>
        <w:rPr>
          <w:rStyle w:val="NormalTok"/>
        </w:rPr>
        <w:t xml:space="preserve">        </w:t>
      </w:r>
      <w:proofErr w:type="spellStart"/>
      <w:r>
        <w:rPr>
          <w:rStyle w:val="NormalTok"/>
        </w:rPr>
        <w:t>user_info</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'a'</w:t>
      </w:r>
      <w:r>
        <w:rPr>
          <w:rStyle w:val="NormalTok"/>
        </w:rPr>
        <w:t>, class_</w:t>
      </w:r>
      <w:r>
        <w:rPr>
          <w:rStyle w:val="OperatorTok"/>
        </w:rPr>
        <w:t>=</w:t>
      </w:r>
      <w:r>
        <w:rPr>
          <w:rStyle w:val="StringTok"/>
        </w:rPr>
        <w:t>'name'</w:t>
      </w:r>
      <w:r>
        <w:rPr>
          <w:rStyle w:val="NormalTok"/>
        </w:rPr>
        <w:t>)</w:t>
      </w:r>
      <w:r>
        <w:br/>
      </w:r>
      <w:r>
        <w:rPr>
          <w:rStyle w:val="NormalTok"/>
        </w:rPr>
        <w:t xml:space="preserve">        </w:t>
      </w:r>
      <w:proofErr w:type="spellStart"/>
      <w:r>
        <w:rPr>
          <w:rStyle w:val="NormalTok"/>
        </w:rPr>
        <w:t>screen_name</w:t>
      </w:r>
      <w:proofErr w:type="spellEnd"/>
      <w:r>
        <w:rPr>
          <w:rStyle w:val="NormalTok"/>
        </w:rPr>
        <w:t xml:space="preserve"> </w:t>
      </w:r>
      <w:r>
        <w:rPr>
          <w:rStyle w:val="OperatorTok"/>
        </w:rPr>
        <w:t>=</w:t>
      </w:r>
      <w:r>
        <w:rPr>
          <w:rStyle w:val="NormalTok"/>
        </w:rPr>
        <w:t xml:space="preserve"> </w:t>
      </w:r>
      <w:proofErr w:type="spellStart"/>
      <w:r>
        <w:rPr>
          <w:rStyle w:val="NormalTok"/>
        </w:rPr>
        <w:t>user_info.text</w:t>
      </w:r>
      <w:proofErr w:type="spellEnd"/>
      <w:r>
        <w:rPr>
          <w:rStyle w:val="NormalTok"/>
        </w:rPr>
        <w:t xml:space="preserve"> </w:t>
      </w:r>
      <w:r>
        <w:rPr>
          <w:rStyle w:val="ControlFlowTok"/>
        </w:rPr>
        <w:t>if</w:t>
      </w:r>
      <w:r>
        <w:rPr>
          <w:rStyle w:val="NormalTok"/>
        </w:rPr>
        <w:t xml:space="preserve"> </w:t>
      </w:r>
      <w:proofErr w:type="spellStart"/>
      <w:r>
        <w:rPr>
          <w:rStyle w:val="NormalTok"/>
        </w:rPr>
        <w:t>user_info</w:t>
      </w:r>
      <w:proofErr w:type="spellEnd"/>
      <w:r>
        <w:rPr>
          <w:rStyle w:val="NormalTok"/>
        </w:rPr>
        <w:t xml:space="preserve"> </w:t>
      </w:r>
      <w:r>
        <w:rPr>
          <w:rStyle w:val="ControlFlowTok"/>
        </w:rPr>
        <w:t>else</w:t>
      </w:r>
      <w:r>
        <w:rPr>
          <w:rStyle w:val="NormalTok"/>
        </w:rPr>
        <w:t xml:space="preserve"> </w:t>
      </w:r>
      <w:r>
        <w:rPr>
          <w:rStyle w:val="StringTok"/>
        </w:rPr>
        <w:t>'</w:t>
      </w:r>
      <w:r>
        <w:rPr>
          <w:rStyle w:val="StringTok"/>
        </w:rPr>
        <w:t>未知用户</w:t>
      </w:r>
      <w:r>
        <w:rPr>
          <w:rStyle w:val="StringTok"/>
        </w:rPr>
        <w:t>'</w:t>
      </w:r>
      <w:r>
        <w:br/>
      </w:r>
      <w:r>
        <w:rPr>
          <w:rStyle w:val="NormalTok"/>
        </w:rPr>
        <w:t xml:space="preserve">        </w:t>
      </w:r>
      <w:proofErr w:type="spellStart"/>
      <w:r>
        <w:rPr>
          <w:rStyle w:val="NormalTok"/>
        </w:rPr>
        <w:t>uid_part</w:t>
      </w:r>
      <w:proofErr w:type="spellEnd"/>
      <w:r>
        <w:rPr>
          <w:rStyle w:val="NormalTok"/>
        </w:rPr>
        <w:t xml:space="preserve"> </w:t>
      </w:r>
      <w:r>
        <w:rPr>
          <w:rStyle w:val="OperatorTok"/>
        </w:rPr>
        <w:t>=</w:t>
      </w:r>
      <w:r>
        <w:rPr>
          <w:rStyle w:val="NormalTok"/>
        </w:rPr>
        <w:t xml:space="preserve"> </w:t>
      </w:r>
      <w:proofErr w:type="spellStart"/>
      <w:r>
        <w:rPr>
          <w:rStyle w:val="NormalTok"/>
        </w:rPr>
        <w:t>user_info</w:t>
      </w:r>
      <w:proofErr w:type="spellEnd"/>
      <w:r>
        <w:rPr>
          <w:rStyle w:val="NormalTok"/>
        </w:rPr>
        <w:t>[</w:t>
      </w:r>
      <w:r>
        <w:rPr>
          <w:rStyle w:val="StringTok"/>
        </w:rPr>
        <w:t>'</w:t>
      </w:r>
      <w:proofErr w:type="spellStart"/>
      <w:r>
        <w:rPr>
          <w:rStyle w:val="StringTok"/>
        </w:rPr>
        <w:t>href</w:t>
      </w:r>
      <w:proofErr w:type="spellEnd"/>
      <w:r>
        <w:rPr>
          <w:rStyle w:val="StringTok"/>
        </w:rPr>
        <w:t>'</w:t>
      </w:r>
      <w:r>
        <w:rPr>
          <w:rStyle w:val="NormalTok"/>
        </w:rPr>
        <w:t>].split(</w:t>
      </w:r>
      <w:r>
        <w:rPr>
          <w:rStyle w:val="StringTok"/>
        </w:rPr>
        <w:t>'/'</w:t>
      </w:r>
      <w:r>
        <w:rPr>
          <w:rStyle w:val="NormalTok"/>
        </w:rPr>
        <w:t>)[</w:t>
      </w:r>
      <w:r>
        <w:rPr>
          <w:rStyle w:val="OperatorTok"/>
        </w:rPr>
        <w:t>-</w:t>
      </w:r>
      <w:r>
        <w:rPr>
          <w:rStyle w:val="DecValTok"/>
        </w:rPr>
        <w:t>1</w:t>
      </w:r>
      <w:r>
        <w:rPr>
          <w:rStyle w:val="NormalTok"/>
        </w:rPr>
        <w:t>].split(</w:t>
      </w:r>
      <w:r>
        <w:rPr>
          <w:rStyle w:val="StringTok"/>
        </w:rPr>
        <w:t>'?'</w:t>
      </w:r>
      <w:r>
        <w:rPr>
          <w:rStyle w:val="NormalTok"/>
        </w:rPr>
        <w:t>)[</w:t>
      </w:r>
      <w:r>
        <w:rPr>
          <w:rStyle w:val="DecValTok"/>
        </w:rPr>
        <w:t>0</w:t>
      </w:r>
      <w:r>
        <w:rPr>
          <w:rStyle w:val="NormalTok"/>
        </w:rPr>
        <w:t xml:space="preserve">] </w:t>
      </w:r>
      <w:r>
        <w:rPr>
          <w:rStyle w:val="ControlFlowTok"/>
        </w:rPr>
        <w:t>if</w:t>
      </w:r>
      <w:r>
        <w:rPr>
          <w:rStyle w:val="NormalTok"/>
        </w:rPr>
        <w:t xml:space="preserve"> </w:t>
      </w:r>
      <w:proofErr w:type="spellStart"/>
      <w:r>
        <w:rPr>
          <w:rStyle w:val="NormalTok"/>
        </w:rPr>
        <w:t>user_info</w:t>
      </w:r>
      <w:proofErr w:type="spellEnd"/>
      <w:r>
        <w:rPr>
          <w:rStyle w:val="NormalTok"/>
        </w:rPr>
        <w:t xml:space="preserve"> </w:t>
      </w:r>
      <w:r>
        <w:rPr>
          <w:rStyle w:val="ControlFlowTok"/>
        </w:rPr>
        <w:t>else</w:t>
      </w:r>
      <w:r>
        <w:rPr>
          <w:rStyle w:val="NormalTok"/>
        </w:rPr>
        <w:t xml:space="preserve"> </w:t>
      </w:r>
      <w:r>
        <w:rPr>
          <w:rStyle w:val="VariableTok"/>
        </w:rPr>
        <w:t>None</w:t>
      </w:r>
      <w:r>
        <w:rPr>
          <w:rStyle w:val="NormalTok"/>
        </w:rPr>
        <w:t xml:space="preserve"> </w:t>
      </w:r>
      <w:r>
        <w:rPr>
          <w:rStyle w:val="CommentTok"/>
        </w:rPr>
        <w:t xml:space="preserve"># </w:t>
      </w:r>
      <w:r>
        <w:rPr>
          <w:rStyle w:val="CommentTok"/>
        </w:rPr>
        <w:t>尝试获取</w:t>
      </w:r>
      <w:r>
        <w:rPr>
          <w:rStyle w:val="CommentTok"/>
        </w:rPr>
        <w:t>UID</w:t>
      </w:r>
      <w:r>
        <w:br/>
      </w:r>
      <w:r>
        <w:rPr>
          <w:rStyle w:val="NormalTok"/>
        </w:rPr>
        <w:t xml:space="preserve">        </w:t>
      </w:r>
      <w:r>
        <w:rPr>
          <w:rStyle w:val="CommentTok"/>
        </w:rPr>
        <w:t xml:space="preserve"># ... </w:t>
      </w:r>
      <w:r>
        <w:rPr>
          <w:rStyle w:val="CommentTok"/>
        </w:rPr>
        <w:t>其他字段的解析</w:t>
      </w:r>
      <w:r>
        <w:rPr>
          <w:rStyle w:val="CommentTok"/>
        </w:rPr>
        <w:t xml:space="preserve"> ...</w:t>
      </w:r>
      <w:r>
        <w:br/>
      </w:r>
      <w:r>
        <w:rPr>
          <w:rStyle w:val="NormalTok"/>
        </w:rPr>
        <w:t xml:space="preserve">        reposts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'a'</w:t>
      </w:r>
      <w:r>
        <w:rPr>
          <w:rStyle w:val="NormalTok"/>
        </w:rPr>
        <w:t>, text</w:t>
      </w:r>
      <w:r>
        <w:rPr>
          <w:rStyle w:val="OperatorTok"/>
        </w:rPr>
        <w:t>=</w:t>
      </w:r>
      <w:r>
        <w:rPr>
          <w:rStyle w:val="StringTok"/>
        </w:rPr>
        <w:t>'</w:t>
      </w:r>
      <w:r>
        <w:rPr>
          <w:rStyle w:val="StringTok"/>
        </w:rPr>
        <w:t>转发</w:t>
      </w:r>
      <w:r>
        <w:rPr>
          <w:rStyle w:val="StringTok"/>
        </w:rPr>
        <w:t>'</w:t>
      </w:r>
      <w:r>
        <w:rPr>
          <w:rStyle w:val="NormalTok"/>
        </w:rPr>
        <w:t>).</w:t>
      </w:r>
      <w:proofErr w:type="spellStart"/>
      <w:r>
        <w:rPr>
          <w:rStyle w:val="NormalTok"/>
        </w:rPr>
        <w:t>parent.text</w:t>
      </w:r>
      <w:proofErr w:type="spellEnd"/>
      <w:r>
        <w:br/>
      </w:r>
      <w:r>
        <w:rPr>
          <w:rStyle w:val="NormalTok"/>
        </w:rPr>
        <w:t xml:space="preserve">        comments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'a'</w:t>
      </w:r>
      <w:r>
        <w:rPr>
          <w:rStyle w:val="NormalTok"/>
        </w:rPr>
        <w:t>, text</w:t>
      </w:r>
      <w:r>
        <w:rPr>
          <w:rStyle w:val="OperatorTok"/>
        </w:rPr>
        <w:t>=</w:t>
      </w:r>
      <w:r>
        <w:rPr>
          <w:rStyle w:val="StringTok"/>
        </w:rPr>
        <w:t>'</w:t>
      </w:r>
      <w:r>
        <w:rPr>
          <w:rStyle w:val="StringTok"/>
        </w:rPr>
        <w:t>评论</w:t>
      </w:r>
      <w:r>
        <w:rPr>
          <w:rStyle w:val="StringTok"/>
        </w:rPr>
        <w:t>'</w:t>
      </w:r>
      <w:r>
        <w:rPr>
          <w:rStyle w:val="NormalTok"/>
        </w:rPr>
        <w:t>).</w:t>
      </w:r>
      <w:proofErr w:type="spellStart"/>
      <w:r>
        <w:rPr>
          <w:rStyle w:val="NormalTok"/>
        </w:rPr>
        <w:t>parent.text</w:t>
      </w:r>
      <w:proofErr w:type="spellEnd"/>
      <w:r>
        <w:br/>
      </w:r>
      <w:r>
        <w:rPr>
          <w:rStyle w:val="NormalTok"/>
        </w:rPr>
        <w:t xml:space="preserve">        likes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'a'</w:t>
      </w:r>
      <w:r>
        <w:rPr>
          <w:rStyle w:val="NormalTok"/>
        </w:rPr>
        <w:t>, class_</w:t>
      </w:r>
      <w:r>
        <w:rPr>
          <w:rStyle w:val="OperatorTok"/>
        </w:rPr>
        <w:t>=</w:t>
      </w:r>
      <w:r>
        <w:rPr>
          <w:rStyle w:val="StringTok"/>
        </w:rPr>
        <w:t>'woo-like-count'</w:t>
      </w:r>
      <w:r>
        <w:rPr>
          <w:rStyle w:val="NormalTok"/>
        </w:rPr>
        <w:t>).text</w:t>
      </w:r>
      <w:r>
        <w:br/>
      </w:r>
      <w:r>
        <w:rPr>
          <w:rStyle w:val="NormalTok"/>
        </w:rPr>
        <w:t xml:space="preserve">        </w:t>
      </w:r>
      <w:proofErr w:type="spellStart"/>
      <w:r>
        <w:rPr>
          <w:rStyle w:val="NormalTok"/>
        </w:rPr>
        <w:t>created_time_str</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'p'</w:t>
      </w:r>
      <w:r>
        <w:rPr>
          <w:rStyle w:val="NormalTok"/>
        </w:rPr>
        <w:t>, class_</w:t>
      </w:r>
      <w:r>
        <w:rPr>
          <w:rStyle w:val="OperatorTok"/>
        </w:rPr>
        <w:t>=</w:t>
      </w:r>
      <w:r>
        <w:rPr>
          <w:rStyle w:val="StringTok"/>
        </w:rPr>
        <w:t>'from'</w:t>
      </w:r>
      <w:r>
        <w:rPr>
          <w:rStyle w:val="NormalTok"/>
        </w:rPr>
        <w:t>).</w:t>
      </w:r>
      <w:proofErr w:type="spellStart"/>
      <w:r>
        <w:rPr>
          <w:rStyle w:val="NormalTok"/>
        </w:rPr>
        <w:t>a.text.strip</w:t>
      </w:r>
      <w:proofErr w:type="spellEnd"/>
      <w:r>
        <w:rPr>
          <w:rStyle w:val="NormalTok"/>
        </w:rPr>
        <w:t xml:space="preserve">() </w:t>
      </w:r>
      <w:r>
        <w:rPr>
          <w:rStyle w:val="CommentTok"/>
        </w:rPr>
        <w:t xml:space="preserve"># </w:t>
      </w:r>
      <w:r>
        <w:rPr>
          <w:rStyle w:val="CommentTok"/>
        </w:rPr>
        <w:t>发布时间</w:t>
      </w:r>
      <w:r>
        <w:br/>
      </w:r>
      <w:r>
        <w:rPr>
          <w:rStyle w:val="NormalTok"/>
        </w:rPr>
        <w:t xml:space="preserve">        </w:t>
      </w:r>
      <w:r>
        <w:rPr>
          <w:rStyle w:val="CommentTok"/>
        </w:rPr>
        <w:t xml:space="preserve"># </w:t>
      </w:r>
      <w:r>
        <w:rPr>
          <w:rStyle w:val="CommentTok"/>
        </w:rPr>
        <w:t>数据清洗和格式化</w:t>
      </w:r>
      <w:r>
        <w:br/>
      </w:r>
      <w:r>
        <w:rPr>
          <w:rStyle w:val="NormalTok"/>
        </w:rPr>
        <w:t xml:space="preserve">        </w:t>
      </w:r>
      <w:proofErr w:type="spellStart"/>
      <w:r>
        <w:rPr>
          <w:rStyle w:val="NormalTok"/>
        </w:rPr>
        <w:t>reposts_count</w:t>
      </w:r>
      <w:proofErr w:type="spellEnd"/>
      <w:r>
        <w:rPr>
          <w:rStyle w:val="NormalTok"/>
        </w:rPr>
        <w:t xml:space="preserve"> </w:t>
      </w:r>
      <w:r>
        <w:rPr>
          <w:rStyle w:val="OperatorTok"/>
        </w:rPr>
        <w:t>=</w:t>
      </w:r>
      <w:r>
        <w:rPr>
          <w:rStyle w:val="NormalTok"/>
        </w:rPr>
        <w:t xml:space="preserve"> </w:t>
      </w:r>
      <w:proofErr w:type="spellStart"/>
      <w:r>
        <w:rPr>
          <w:rStyle w:val="NormalTok"/>
        </w:rPr>
        <w:t>extract_number</w:t>
      </w:r>
      <w:proofErr w:type="spellEnd"/>
      <w:r>
        <w:rPr>
          <w:rStyle w:val="NormalTok"/>
        </w:rPr>
        <w:t>(reposts)</w:t>
      </w:r>
      <w:r>
        <w:br/>
      </w:r>
      <w:r>
        <w:rPr>
          <w:rStyle w:val="NormalTok"/>
        </w:rPr>
        <w:t xml:space="preserve">        </w:t>
      </w:r>
      <w:proofErr w:type="spellStart"/>
      <w:r>
        <w:rPr>
          <w:rStyle w:val="NormalTok"/>
        </w:rPr>
        <w:t>comments_count</w:t>
      </w:r>
      <w:proofErr w:type="spellEnd"/>
      <w:r>
        <w:rPr>
          <w:rStyle w:val="NormalTok"/>
        </w:rPr>
        <w:t xml:space="preserve"> </w:t>
      </w:r>
      <w:r>
        <w:rPr>
          <w:rStyle w:val="OperatorTok"/>
        </w:rPr>
        <w:t>=</w:t>
      </w:r>
      <w:r>
        <w:rPr>
          <w:rStyle w:val="NormalTok"/>
        </w:rPr>
        <w:t xml:space="preserve"> </w:t>
      </w:r>
      <w:proofErr w:type="spellStart"/>
      <w:r>
        <w:rPr>
          <w:rStyle w:val="NormalTok"/>
        </w:rPr>
        <w:t>extract_number</w:t>
      </w:r>
      <w:proofErr w:type="spellEnd"/>
      <w:r>
        <w:rPr>
          <w:rStyle w:val="NormalTok"/>
        </w:rPr>
        <w:t>(comments)</w:t>
      </w:r>
      <w:r>
        <w:br/>
      </w:r>
      <w:r>
        <w:rPr>
          <w:rStyle w:val="NormalTok"/>
        </w:rPr>
        <w:t xml:space="preserve">        </w:t>
      </w:r>
      <w:proofErr w:type="spellStart"/>
      <w:r>
        <w:rPr>
          <w:rStyle w:val="NormalTok"/>
        </w:rPr>
        <w:t>attitudes_count</w:t>
      </w:r>
      <w:proofErr w:type="spellEnd"/>
      <w:r>
        <w:rPr>
          <w:rStyle w:val="NormalTok"/>
        </w:rPr>
        <w:t xml:space="preserve"> </w:t>
      </w:r>
      <w:r>
        <w:rPr>
          <w:rStyle w:val="OperatorTok"/>
        </w:rPr>
        <w:t>=</w:t>
      </w:r>
      <w:r>
        <w:rPr>
          <w:rStyle w:val="NormalTok"/>
        </w:rPr>
        <w:t xml:space="preserve"> </w:t>
      </w:r>
      <w:proofErr w:type="spellStart"/>
      <w:r>
        <w:rPr>
          <w:rStyle w:val="NormalTok"/>
        </w:rPr>
        <w:t>extract_number</w:t>
      </w:r>
      <w:proofErr w:type="spellEnd"/>
      <w:r>
        <w:rPr>
          <w:rStyle w:val="NormalTok"/>
        </w:rPr>
        <w:t>(likes)</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w:t>
      </w:r>
      <w:proofErr w:type="spellStart"/>
      <w:r>
        <w:rPr>
          <w:rStyle w:val="StringTok"/>
        </w:rPr>
        <w:t>wid</w:t>
      </w:r>
      <w:proofErr w:type="spellEnd"/>
      <w:r>
        <w:rPr>
          <w:rStyle w:val="StringTok"/>
        </w:rPr>
        <w:t>'</w:t>
      </w:r>
      <w:r>
        <w:rPr>
          <w:rStyle w:val="NormalTok"/>
        </w:rPr>
        <w:t>: mid,</w:t>
      </w:r>
      <w:r>
        <w:br/>
      </w:r>
      <w:r>
        <w:rPr>
          <w:rStyle w:val="NormalTok"/>
        </w:rPr>
        <w:t xml:space="preserve">            </w:t>
      </w:r>
      <w:r>
        <w:rPr>
          <w:rStyle w:val="StringTok"/>
        </w:rPr>
        <w:t>'</w:t>
      </w:r>
      <w:proofErr w:type="spellStart"/>
      <w:r>
        <w:rPr>
          <w:rStyle w:val="StringTok"/>
        </w:rPr>
        <w:t>uid</w:t>
      </w:r>
      <w:proofErr w:type="spellEnd"/>
      <w:r>
        <w:rPr>
          <w:rStyle w:val="StringTok"/>
        </w:rPr>
        <w:t>'</w:t>
      </w:r>
      <w:r>
        <w:rPr>
          <w:rStyle w:val="NormalTok"/>
        </w:rPr>
        <w:t xml:space="preserve">: </w:t>
      </w:r>
      <w:proofErr w:type="spellStart"/>
      <w:r>
        <w:rPr>
          <w:rStyle w:val="NormalTok"/>
        </w:rPr>
        <w:t>uid_part</w:t>
      </w:r>
      <w:proofErr w:type="spellEnd"/>
      <w:r>
        <w:rPr>
          <w:rStyle w:val="NormalTok"/>
        </w:rPr>
        <w:t>,</w:t>
      </w:r>
      <w:r>
        <w:br/>
      </w:r>
      <w:r>
        <w:rPr>
          <w:rStyle w:val="NormalTok"/>
        </w:rPr>
        <w:t xml:space="preserve">            </w:t>
      </w:r>
      <w:r>
        <w:rPr>
          <w:rStyle w:val="StringTok"/>
        </w:rPr>
        <w:t>'</w:t>
      </w:r>
      <w:proofErr w:type="spellStart"/>
      <w:r>
        <w:rPr>
          <w:rStyle w:val="StringTok"/>
        </w:rPr>
        <w:t>screen_name</w:t>
      </w:r>
      <w:proofErr w:type="spellEnd"/>
      <w:r>
        <w:rPr>
          <w:rStyle w:val="StringTok"/>
        </w:rPr>
        <w:t>'</w:t>
      </w:r>
      <w:r>
        <w:rPr>
          <w:rStyle w:val="NormalTok"/>
        </w:rPr>
        <w:t xml:space="preserve">: </w:t>
      </w:r>
      <w:proofErr w:type="spellStart"/>
      <w:r>
        <w:rPr>
          <w:rStyle w:val="NormalTok"/>
        </w:rPr>
        <w:t>screen_name</w:t>
      </w:r>
      <w:proofErr w:type="spellEnd"/>
      <w:r>
        <w:rPr>
          <w:rStyle w:val="NormalTok"/>
        </w:rPr>
        <w:t>,</w:t>
      </w:r>
      <w:r>
        <w:br/>
      </w:r>
      <w:r>
        <w:rPr>
          <w:rStyle w:val="NormalTok"/>
        </w:rPr>
        <w:t xml:space="preserve">            </w:t>
      </w:r>
      <w:r>
        <w:rPr>
          <w:rStyle w:val="StringTok"/>
        </w:rPr>
        <w:t>'text'</w:t>
      </w:r>
      <w:r>
        <w:rPr>
          <w:rStyle w:val="NormalTok"/>
        </w:rPr>
        <w:t xml:space="preserve">: </w:t>
      </w:r>
      <w:proofErr w:type="spellStart"/>
      <w:r>
        <w:rPr>
          <w:rStyle w:val="NormalTok"/>
        </w:rPr>
        <w:t>text_content</w:t>
      </w:r>
      <w:proofErr w:type="spellEnd"/>
      <w:r>
        <w:rPr>
          <w:rStyle w:val="NormalTok"/>
        </w:rPr>
        <w:t>,</w:t>
      </w:r>
      <w:r>
        <w:br/>
      </w:r>
      <w:r>
        <w:rPr>
          <w:rStyle w:val="NormalTok"/>
        </w:rPr>
        <w:t xml:space="preserve">            </w:t>
      </w:r>
      <w:r>
        <w:rPr>
          <w:rStyle w:val="StringTok"/>
        </w:rPr>
        <w:t>'</w:t>
      </w:r>
      <w:proofErr w:type="spellStart"/>
      <w:r>
        <w:rPr>
          <w:rStyle w:val="StringTok"/>
        </w:rPr>
        <w:t>reposts_count</w:t>
      </w:r>
      <w:proofErr w:type="spellEnd"/>
      <w:r>
        <w:rPr>
          <w:rStyle w:val="StringTok"/>
        </w:rPr>
        <w:t>'</w:t>
      </w:r>
      <w:r>
        <w:rPr>
          <w:rStyle w:val="NormalTok"/>
        </w:rPr>
        <w:t xml:space="preserve">: </w:t>
      </w:r>
      <w:r>
        <w:rPr>
          <w:rStyle w:val="BuiltInTok"/>
        </w:rPr>
        <w:t>str</w:t>
      </w:r>
      <w:r>
        <w:rPr>
          <w:rStyle w:val="NormalTok"/>
        </w:rPr>
        <w:t>(</w:t>
      </w:r>
      <w:proofErr w:type="spellStart"/>
      <w:r>
        <w:rPr>
          <w:rStyle w:val="NormalTok"/>
        </w:rPr>
        <w:t>reposts_count</w:t>
      </w:r>
      <w:proofErr w:type="spellEnd"/>
      <w:r>
        <w:rPr>
          <w:rStyle w:val="NormalTok"/>
        </w:rPr>
        <w:t xml:space="preserve">), </w:t>
      </w:r>
      <w:r>
        <w:rPr>
          <w:rStyle w:val="CommentTok"/>
        </w:rPr>
        <w:t xml:space="preserve"># </w:t>
      </w:r>
      <w:r>
        <w:rPr>
          <w:rStyle w:val="CommentTok"/>
        </w:rPr>
        <w:t>模型中是</w:t>
      </w:r>
      <w:proofErr w:type="spellStart"/>
      <w:r>
        <w:rPr>
          <w:rStyle w:val="CommentTok"/>
        </w:rPr>
        <w:t>CharField</w:t>
      </w:r>
      <w:proofErr w:type="spellEnd"/>
      <w:r>
        <w:br/>
      </w:r>
      <w:r>
        <w:rPr>
          <w:rStyle w:val="NormalTok"/>
        </w:rPr>
        <w:t xml:space="preserve">            </w:t>
      </w:r>
      <w:r>
        <w:rPr>
          <w:rStyle w:val="StringTok"/>
        </w:rPr>
        <w:t>'</w:t>
      </w:r>
      <w:proofErr w:type="spellStart"/>
      <w:r>
        <w:rPr>
          <w:rStyle w:val="StringTok"/>
        </w:rPr>
        <w:t>comments_count</w:t>
      </w:r>
      <w:proofErr w:type="spellEnd"/>
      <w:r>
        <w:rPr>
          <w:rStyle w:val="StringTok"/>
        </w:rPr>
        <w:t>'</w:t>
      </w:r>
      <w:r>
        <w:rPr>
          <w:rStyle w:val="NormalTok"/>
        </w:rPr>
        <w:t xml:space="preserve">: </w:t>
      </w:r>
      <w:r>
        <w:rPr>
          <w:rStyle w:val="BuiltInTok"/>
        </w:rPr>
        <w:t>str</w:t>
      </w:r>
      <w:r>
        <w:rPr>
          <w:rStyle w:val="NormalTok"/>
        </w:rPr>
        <w:t>(</w:t>
      </w:r>
      <w:proofErr w:type="spellStart"/>
      <w:r>
        <w:rPr>
          <w:rStyle w:val="NormalTok"/>
        </w:rPr>
        <w:t>comments_count</w:t>
      </w:r>
      <w:proofErr w:type="spellEnd"/>
      <w:r>
        <w:rPr>
          <w:rStyle w:val="NormalTok"/>
        </w:rPr>
        <w:t>),</w:t>
      </w:r>
      <w:r>
        <w:br/>
      </w:r>
      <w:r>
        <w:rPr>
          <w:rStyle w:val="NormalTok"/>
        </w:rPr>
        <w:t xml:space="preserve">            </w:t>
      </w:r>
      <w:r>
        <w:rPr>
          <w:rStyle w:val="StringTok"/>
        </w:rPr>
        <w:t>'</w:t>
      </w:r>
      <w:proofErr w:type="spellStart"/>
      <w:r>
        <w:rPr>
          <w:rStyle w:val="StringTok"/>
        </w:rPr>
        <w:t>attitudes_count</w:t>
      </w:r>
      <w:proofErr w:type="spellEnd"/>
      <w:r>
        <w:rPr>
          <w:rStyle w:val="StringTok"/>
        </w:rPr>
        <w:t>'</w:t>
      </w:r>
      <w:r>
        <w:rPr>
          <w:rStyle w:val="NormalTok"/>
        </w:rPr>
        <w:t xml:space="preserve">: </w:t>
      </w:r>
      <w:r>
        <w:rPr>
          <w:rStyle w:val="BuiltInTok"/>
        </w:rPr>
        <w:t>str</w:t>
      </w:r>
      <w:r>
        <w:rPr>
          <w:rStyle w:val="NormalTok"/>
        </w:rPr>
        <w:t>(</w:t>
      </w:r>
      <w:proofErr w:type="spellStart"/>
      <w:r>
        <w:rPr>
          <w:rStyle w:val="NormalTok"/>
        </w:rPr>
        <w:t>attitudes_count</w:t>
      </w:r>
      <w:proofErr w:type="spellEnd"/>
      <w:r>
        <w:rPr>
          <w:rStyle w:val="NormalTok"/>
        </w:rPr>
        <w:t>),</w:t>
      </w:r>
      <w:r>
        <w:br/>
      </w:r>
      <w:r>
        <w:rPr>
          <w:rStyle w:val="NormalTok"/>
        </w:rPr>
        <w:t xml:space="preserve">            </w:t>
      </w:r>
      <w:r>
        <w:rPr>
          <w:rStyle w:val="StringTok"/>
        </w:rPr>
        <w:t>'</w:t>
      </w:r>
      <w:proofErr w:type="spellStart"/>
      <w:r>
        <w:rPr>
          <w:rStyle w:val="StringTok"/>
        </w:rPr>
        <w:t>created_at</w:t>
      </w:r>
      <w:proofErr w:type="spellEnd"/>
      <w:r>
        <w:rPr>
          <w:rStyle w:val="StringTok"/>
        </w:rPr>
        <w:t>'</w:t>
      </w:r>
      <w:r>
        <w:rPr>
          <w:rStyle w:val="NormalTok"/>
        </w:rPr>
        <w:t xml:space="preserve">: </w:t>
      </w:r>
      <w:proofErr w:type="spellStart"/>
      <w:r>
        <w:rPr>
          <w:rStyle w:val="NormalTok"/>
        </w:rPr>
        <w:t>created_time_str</w:t>
      </w:r>
      <w:proofErr w:type="spellEnd"/>
      <w:r>
        <w:rPr>
          <w:rStyle w:val="NormalTok"/>
        </w:rPr>
        <w:t xml:space="preserve">, </w:t>
      </w:r>
      <w:r>
        <w:rPr>
          <w:rStyle w:val="CommentTok"/>
        </w:rPr>
        <w:t xml:space="preserve"># </w:t>
      </w:r>
      <w:r>
        <w:rPr>
          <w:rStyle w:val="CommentTok"/>
        </w:rPr>
        <w:t>需要进一步格式化</w:t>
      </w:r>
      <w:r>
        <w:br/>
      </w:r>
      <w:r>
        <w:rPr>
          <w:rStyle w:val="NormalTok"/>
        </w:rPr>
        <w:t xml:space="preserve">            </w:t>
      </w:r>
      <w:r>
        <w:rPr>
          <w:rStyle w:val="StringTok"/>
        </w:rPr>
        <w:t>'keyword'</w:t>
      </w:r>
      <w:r>
        <w:rPr>
          <w:rStyle w:val="NormalTok"/>
        </w:rPr>
        <w:t>: keyword,</w:t>
      </w:r>
      <w:r>
        <w:br/>
      </w:r>
      <w:r>
        <w:rPr>
          <w:rStyle w:val="NormalTok"/>
        </w:rPr>
        <w:t xml:space="preserve">            </w:t>
      </w:r>
      <w:r>
        <w:rPr>
          <w:rStyle w:val="CommentTok"/>
        </w:rPr>
        <w:t># '</w:t>
      </w:r>
      <w:proofErr w:type="spellStart"/>
      <w:r>
        <w:rPr>
          <w:rStyle w:val="CommentTok"/>
        </w:rPr>
        <w:t>status_city</w:t>
      </w:r>
      <w:proofErr w:type="spellEnd"/>
      <w:r>
        <w:rPr>
          <w:rStyle w:val="CommentTok"/>
        </w:rPr>
        <w:t>', '</w:t>
      </w:r>
      <w:proofErr w:type="spellStart"/>
      <w:r>
        <w:rPr>
          <w:rStyle w:val="CommentTok"/>
        </w:rPr>
        <w:t>status_province</w:t>
      </w:r>
      <w:proofErr w:type="spellEnd"/>
      <w:r>
        <w:rPr>
          <w:rStyle w:val="CommentTok"/>
        </w:rPr>
        <w:t xml:space="preserve">' </w:t>
      </w:r>
      <w:r>
        <w:rPr>
          <w:rStyle w:val="CommentTok"/>
        </w:rPr>
        <w:t>的获取通常更复杂</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SpecialStringTok"/>
        </w:rPr>
        <w:t>解析卡片失败</w:t>
      </w:r>
      <w:r>
        <w:rPr>
          <w:rStyle w:val="SpecialStringTok"/>
        </w:rPr>
        <w:t xml:space="preserve">: </w:t>
      </w:r>
      <w:r>
        <w:rPr>
          <w:rStyle w:val="SpecialCharTok"/>
        </w:rPr>
        <w:t>{e}</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KeywordTok"/>
        </w:rPr>
        <w:t>def</w:t>
      </w:r>
      <w:r>
        <w:rPr>
          <w:rStyle w:val="NormalTok"/>
        </w:rPr>
        <w:t xml:space="preserve"> </w:t>
      </w:r>
      <w:proofErr w:type="spellStart"/>
      <w:r>
        <w:rPr>
          <w:rStyle w:val="NormalTok"/>
        </w:rPr>
        <w:t>save_to_database</w:t>
      </w:r>
      <w:proofErr w:type="spellEnd"/>
      <w:r>
        <w:rPr>
          <w:rStyle w:val="NormalTok"/>
        </w:rPr>
        <w:t>(item):</w:t>
      </w:r>
      <w:r>
        <w:br/>
      </w:r>
      <w:r>
        <w:rPr>
          <w:rStyle w:val="NormalTok"/>
        </w:rPr>
        <w:t xml:space="preserve">    </w:t>
      </w:r>
      <w:r>
        <w:rPr>
          <w:rStyle w:val="CommentTok"/>
        </w:rPr>
        <w:t>"""</w:t>
      </w:r>
      <w:r>
        <w:rPr>
          <w:rStyle w:val="CommentTok"/>
        </w:rPr>
        <w:t>将解析后的数据保存到数据库</w:t>
      </w:r>
      <w:r>
        <w:rPr>
          <w:rStyle w:val="CommentTok"/>
        </w:rPr>
        <w:t>"""</w:t>
      </w:r>
      <w:r>
        <w:br/>
      </w:r>
      <w:r>
        <w:rPr>
          <w:rStyle w:val="NormalTok"/>
        </w:rPr>
        <w:t xml:space="preserve">    </w:t>
      </w:r>
      <w:r>
        <w:rPr>
          <w:rStyle w:val="ControlFlowTok"/>
        </w:rPr>
        <w:t>try</w:t>
      </w:r>
      <w:r>
        <w:rPr>
          <w:rStyle w:val="NormalTok"/>
        </w:rPr>
        <w:t>:</w:t>
      </w:r>
      <w:r>
        <w:br/>
      </w:r>
      <w:r>
        <w:rPr>
          <w:rStyle w:val="NormalTok"/>
        </w:rPr>
        <w:t xml:space="preserve">        </w:t>
      </w:r>
      <w:proofErr w:type="spellStart"/>
      <w:r>
        <w:rPr>
          <w:rStyle w:val="NormalTok"/>
        </w:rPr>
        <w:t>search_obj</w:t>
      </w:r>
      <w:proofErr w:type="spellEnd"/>
      <w:r>
        <w:rPr>
          <w:rStyle w:val="NormalTok"/>
        </w:rPr>
        <w:t xml:space="preserve"> </w:t>
      </w:r>
      <w:r>
        <w:rPr>
          <w:rStyle w:val="OperatorTok"/>
        </w:rPr>
        <w:t>=</w:t>
      </w:r>
      <w:r>
        <w:rPr>
          <w:rStyle w:val="NormalTok"/>
        </w:rPr>
        <w:t xml:space="preserve"> Search(</w:t>
      </w:r>
      <w:r>
        <w:rPr>
          <w:rStyle w:val="OperatorTok"/>
        </w:rPr>
        <w:t>**</w:t>
      </w:r>
      <w:r>
        <w:rPr>
          <w:rStyle w:val="NormalTok"/>
        </w:rPr>
        <w:t>item)</w:t>
      </w:r>
      <w:r>
        <w:br/>
      </w:r>
      <w:r>
        <w:rPr>
          <w:rStyle w:val="NormalTok"/>
        </w:rPr>
        <w:t xml:space="preserve">        </w:t>
      </w:r>
      <w:proofErr w:type="spellStart"/>
      <w:r>
        <w:rPr>
          <w:rStyle w:val="NormalTok"/>
        </w:rPr>
        <w:t>search_obj.save</w:t>
      </w:r>
      <w:proofErr w:type="spellEnd"/>
      <w:r>
        <w:rPr>
          <w:rStyle w:val="NormalTok"/>
        </w:rPr>
        <w:t>()</w:t>
      </w:r>
      <w:r>
        <w:br/>
      </w:r>
      <w:r>
        <w:rPr>
          <w:rStyle w:val="NormalTok"/>
        </w:rPr>
        <w:lastRenderedPageBreak/>
        <w:t xml:space="preserve">        </w:t>
      </w:r>
      <w:r>
        <w:rPr>
          <w:rStyle w:val="BuiltInTok"/>
        </w:rPr>
        <w:t>print</w:t>
      </w:r>
      <w:r>
        <w:rPr>
          <w:rStyle w:val="NormalTok"/>
        </w:rPr>
        <w:t>(</w:t>
      </w:r>
      <w:r>
        <w:rPr>
          <w:rStyle w:val="SpecialStringTok"/>
        </w:rPr>
        <w:t>f"</w:t>
      </w:r>
      <w:r>
        <w:rPr>
          <w:rStyle w:val="SpecialStringTok"/>
        </w:rPr>
        <w:t>保存成功</w:t>
      </w:r>
      <w:r>
        <w:rPr>
          <w:rStyle w:val="SpecialStringTok"/>
        </w:rPr>
        <w:t xml:space="preserve">: </w:t>
      </w:r>
      <w:r>
        <w:rPr>
          <w:rStyle w:val="SpecialCharTok"/>
        </w:rPr>
        <w:t>{</w:t>
      </w:r>
      <w:r>
        <w:rPr>
          <w:rStyle w:val="NormalTok"/>
        </w:rPr>
        <w:t>item[</w:t>
      </w:r>
      <w:r>
        <w:rPr>
          <w:rStyle w:val="StringTok"/>
        </w:rPr>
        <w:t>'</w:t>
      </w:r>
      <w:proofErr w:type="spellStart"/>
      <w:r>
        <w:rPr>
          <w:rStyle w:val="StringTok"/>
        </w:rPr>
        <w:t>wid</w:t>
      </w:r>
      <w:proofErr w:type="spellEnd"/>
      <w:r>
        <w:rPr>
          <w:rStyle w:val="StringTok"/>
        </w:rPr>
        <w:t>'</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SpecialStringTok"/>
        </w:rPr>
        <w:t>保存数据库失败</w:t>
      </w:r>
      <w:r>
        <w:rPr>
          <w:rStyle w:val="SpecialStringTok"/>
        </w:rPr>
        <w:t xml:space="preserve">: </w:t>
      </w:r>
      <w:r>
        <w:rPr>
          <w:rStyle w:val="SpecialCharTok"/>
        </w:rPr>
        <w:t>{</w:t>
      </w:r>
      <w:r>
        <w:rPr>
          <w:rStyle w:val="NormalTok"/>
        </w:rPr>
        <w:t>item[</w:t>
      </w:r>
      <w:r>
        <w:rPr>
          <w:rStyle w:val="StringTok"/>
        </w:rPr>
        <w:t>'</w:t>
      </w:r>
      <w:proofErr w:type="spellStart"/>
      <w:r>
        <w:rPr>
          <w:rStyle w:val="StringTok"/>
        </w:rPr>
        <w:t>wid</w:t>
      </w:r>
      <w:proofErr w:type="spellEnd"/>
      <w:r>
        <w:rPr>
          <w:rStyle w:val="StringTok"/>
        </w:rPr>
        <w:t>'</w:t>
      </w:r>
      <w:r>
        <w:rPr>
          <w:rStyle w:val="NormalTok"/>
        </w:rPr>
        <w:t>]</w:t>
      </w:r>
      <w:r>
        <w:rPr>
          <w:rStyle w:val="SpecialCharTok"/>
        </w:rPr>
        <w:t>}</w:t>
      </w:r>
      <w:r>
        <w:rPr>
          <w:rStyle w:val="SpecialStringTok"/>
        </w:rPr>
        <w:t xml:space="preserve">, Error: </w:t>
      </w:r>
      <w:r>
        <w:rPr>
          <w:rStyle w:val="SpecialCharTok"/>
        </w:rPr>
        <w:t>{e}</w:t>
      </w:r>
      <w:r>
        <w:rPr>
          <w:rStyle w:val="SpecialStringTok"/>
        </w:rPr>
        <w:t>"</w:t>
      </w:r>
      <w:r>
        <w:rPr>
          <w:rStyle w:val="NormalTok"/>
        </w:rPr>
        <w:t>)</w:t>
      </w:r>
      <w:r>
        <w:br/>
      </w:r>
      <w:r>
        <w:br/>
      </w:r>
      <w:r>
        <w:rPr>
          <w:rStyle w:val="KeywordTok"/>
        </w:rPr>
        <w:t>def</w:t>
      </w:r>
      <w:r>
        <w:rPr>
          <w:rStyle w:val="NormalTok"/>
        </w:rPr>
        <w:t xml:space="preserve"> </w:t>
      </w:r>
      <w:proofErr w:type="spellStart"/>
      <w:r>
        <w:rPr>
          <w:rStyle w:val="NormalTok"/>
        </w:rPr>
        <w:t>extract_number</w:t>
      </w:r>
      <w:proofErr w:type="spellEnd"/>
      <w:r>
        <w:rPr>
          <w:rStyle w:val="NormalTok"/>
        </w:rPr>
        <w:t>(text):</w:t>
      </w:r>
      <w:r>
        <w:br/>
      </w:r>
      <w:r>
        <w:rPr>
          <w:rStyle w:val="NormalTok"/>
        </w:rPr>
        <w:t xml:space="preserve">    </w:t>
      </w:r>
      <w:r>
        <w:rPr>
          <w:rStyle w:val="CommentTok"/>
        </w:rPr>
        <w:t>"""</w:t>
      </w:r>
      <w:r>
        <w:rPr>
          <w:rStyle w:val="CommentTok"/>
        </w:rPr>
        <w:t>从文本中提取数字</w:t>
      </w:r>
      <w:r>
        <w:rPr>
          <w:rStyle w:val="CommentTok"/>
        </w:rPr>
        <w:t>"""</w:t>
      </w:r>
      <w:r>
        <w:br/>
      </w:r>
      <w:r>
        <w:rPr>
          <w:rStyle w:val="NormalTok"/>
        </w:rPr>
        <w:t xml:space="preserve">    </w:t>
      </w:r>
      <w:r>
        <w:rPr>
          <w:rStyle w:val="ImportTok"/>
        </w:rPr>
        <w:t>import</w:t>
      </w:r>
      <w:r>
        <w:rPr>
          <w:rStyle w:val="NormalTok"/>
        </w:rPr>
        <w:t xml:space="preserve"> re</w:t>
      </w:r>
      <w:r>
        <w:br/>
      </w:r>
      <w:r>
        <w:rPr>
          <w:rStyle w:val="NormalTok"/>
        </w:rPr>
        <w:t xml:space="preserve">    match </w:t>
      </w:r>
      <w:r>
        <w:rPr>
          <w:rStyle w:val="OperatorTok"/>
        </w:rPr>
        <w:t>=</w:t>
      </w:r>
      <w:r>
        <w:rPr>
          <w:rStyle w:val="NormalTok"/>
        </w:rPr>
        <w:t xml:space="preserve"> </w:t>
      </w:r>
      <w:proofErr w:type="spellStart"/>
      <w:r>
        <w:rPr>
          <w:rStyle w:val="NormalTok"/>
        </w:rPr>
        <w:t>re.search</w:t>
      </w:r>
      <w:proofErr w:type="spellEnd"/>
      <w:r>
        <w:rPr>
          <w:rStyle w:val="NormalTok"/>
        </w:rPr>
        <w:t>(</w:t>
      </w:r>
      <w:r>
        <w:rPr>
          <w:rStyle w:val="VerbatimStringTok"/>
        </w:rPr>
        <w:t>r'\d+'</w:t>
      </w:r>
      <w:r>
        <w:rPr>
          <w:rStyle w:val="NormalTok"/>
        </w:rPr>
        <w:t>, text)</w:t>
      </w:r>
      <w:r>
        <w:br/>
      </w:r>
      <w:r>
        <w:rPr>
          <w:rStyle w:val="NormalTok"/>
        </w:rPr>
        <w:t xml:space="preserve">    </w:t>
      </w:r>
      <w:r>
        <w:rPr>
          <w:rStyle w:val="ControlFlowTok"/>
        </w:rPr>
        <w:t>return</w:t>
      </w:r>
      <w:r>
        <w:rPr>
          <w:rStyle w:val="NormalTok"/>
        </w:rPr>
        <w:t xml:space="preserve"> </w:t>
      </w:r>
      <w:r>
        <w:rPr>
          <w:rStyle w:val="BuiltInTok"/>
        </w:rPr>
        <w:t>int</w:t>
      </w:r>
      <w:r>
        <w:rPr>
          <w:rStyle w:val="NormalTok"/>
        </w:rPr>
        <w:t>(</w:t>
      </w:r>
      <w:proofErr w:type="spellStart"/>
      <w:r>
        <w:rPr>
          <w:rStyle w:val="NormalTok"/>
        </w:rPr>
        <w:t>match.group</w:t>
      </w:r>
      <w:proofErr w:type="spellEnd"/>
      <w:r>
        <w:rPr>
          <w:rStyle w:val="NormalTok"/>
        </w:rPr>
        <w:t>(</w:t>
      </w:r>
      <w:r>
        <w:rPr>
          <w:rStyle w:val="DecValTok"/>
        </w:rPr>
        <w:t>0</w:t>
      </w:r>
      <w:r>
        <w:rPr>
          <w:rStyle w:val="NormalTok"/>
        </w:rPr>
        <w:t xml:space="preserve">)) </w:t>
      </w:r>
      <w:r>
        <w:rPr>
          <w:rStyle w:val="ControlFlowTok"/>
        </w:rPr>
        <w:t>if</w:t>
      </w:r>
      <w:r>
        <w:rPr>
          <w:rStyle w:val="NormalTok"/>
        </w:rPr>
        <w:t xml:space="preserve"> match </w:t>
      </w:r>
      <w:r>
        <w:rPr>
          <w:rStyle w:val="ControlFlowTok"/>
        </w:rPr>
        <w:t>else</w:t>
      </w:r>
      <w:r>
        <w:rPr>
          <w:rStyle w:val="NormalTok"/>
        </w:rPr>
        <w:t xml:space="preserve"> </w:t>
      </w:r>
      <w:r>
        <w:rPr>
          <w:rStyle w:val="DecValTok"/>
        </w:rPr>
        <w:t>0</w:t>
      </w:r>
      <w:r>
        <w:br/>
      </w:r>
    </w:p>
    <w:p w14:paraId="6ECD60D8" w14:textId="77777777" w:rsidR="00EC2F88" w:rsidRDefault="00EC2F88">
      <w:pPr>
        <w:pStyle w:val="a7"/>
      </w:pPr>
    </w:p>
    <w:p w14:paraId="58093D8C" w14:textId="77777777" w:rsidR="00EC2F88" w:rsidRDefault="00052F37">
      <w:pPr>
        <w:pStyle w:val="a3"/>
        <w:spacing w:before="291"/>
      </w:pPr>
      <w:bookmarkStart w:id="89" w:name="_Toc195648737"/>
      <w:proofErr w:type="gramStart"/>
      <w:r>
        <w:rPr>
          <w:rFonts w:hint="eastAsia"/>
        </w:rPr>
        <w:t>微博实时</w:t>
      </w:r>
      <w:proofErr w:type="gramEnd"/>
      <w:r>
        <w:rPr>
          <w:rFonts w:hint="eastAsia"/>
        </w:rPr>
        <w:t>数据展示</w:t>
      </w:r>
      <w:bookmarkEnd w:id="89"/>
    </w:p>
    <w:p w14:paraId="758B0018" w14:textId="77777777" w:rsidR="00EC2F88" w:rsidRDefault="00052F37">
      <w:pPr>
        <w:pStyle w:val="a7"/>
      </w:pPr>
      <w:r>
        <w:rPr>
          <w:rFonts w:hint="eastAsia"/>
        </w:rPr>
        <w:t>通过爬虫获取到数据后，由前端item项遍历可获取到已爬取的</w:t>
      </w:r>
      <w:proofErr w:type="gramStart"/>
      <w:r>
        <w:rPr>
          <w:rFonts w:hint="eastAsia"/>
        </w:rPr>
        <w:t>微博热点</w:t>
      </w:r>
      <w:proofErr w:type="gramEnd"/>
      <w:r>
        <w:rPr>
          <w:rFonts w:hint="eastAsia"/>
        </w:rPr>
        <w:t>的实时数据，通过table样式进行可视化展现，具体效果如图5-2所示。</w:t>
      </w:r>
    </w:p>
    <w:p w14:paraId="708F898F" w14:textId="77777777" w:rsidR="00EC2F88" w:rsidRDefault="00052F37">
      <w:pPr>
        <w:pStyle w:val="aff1"/>
        <w:keepNext/>
      </w:pPr>
      <w:r>
        <w:rPr>
          <w:noProof/>
        </w:rPr>
        <w:drawing>
          <wp:inline distT="0" distB="0" distL="0" distR="0" wp14:anchorId="16B0D78D" wp14:editId="1949FE16">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4D9D2211"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rPr>
        <w:t>实时</w:t>
      </w:r>
      <w:proofErr w:type="gramStart"/>
      <w:r>
        <w:rPr>
          <w:rFonts w:hint="eastAsia"/>
        </w:rPr>
        <w:t>微博热点</w:t>
      </w:r>
      <w:proofErr w:type="gramEnd"/>
      <w:r>
        <w:rPr>
          <w:rFonts w:hint="eastAsia"/>
        </w:rPr>
        <w:t>爬虫效果展示</w:t>
      </w:r>
    </w:p>
    <w:p w14:paraId="2030CE67" w14:textId="77777777" w:rsidR="00EC2F88" w:rsidRDefault="00052F37">
      <w:pPr>
        <w:pStyle w:val="a2"/>
      </w:pPr>
      <w:bookmarkStart w:id="90" w:name="_Toc195648738"/>
      <w:commentRangeStart w:id="91"/>
      <w:r>
        <w:rPr>
          <w:rFonts w:hint="eastAsia"/>
        </w:rPr>
        <w:lastRenderedPageBreak/>
        <w:t>热度事件分析模块实现</w:t>
      </w:r>
      <w:bookmarkEnd w:id="90"/>
      <w:commentRangeEnd w:id="91"/>
      <w:r w:rsidR="00621248">
        <w:rPr>
          <w:rStyle w:val="afd"/>
          <w:rFonts w:ascii="Times New Roman" w:eastAsia="宋体" w:hAnsi="Times New Roman" w:cs="Times New Roman"/>
          <w:b w:val="0"/>
          <w:bCs w:val="0"/>
        </w:rPr>
        <w:commentReference w:id="91"/>
      </w:r>
    </w:p>
    <w:p w14:paraId="0B6B124C" w14:textId="77777777" w:rsidR="00EC2F88" w:rsidRDefault="00052F37">
      <w:pPr>
        <w:pStyle w:val="a3"/>
        <w:spacing w:before="291"/>
      </w:pPr>
      <w:bookmarkStart w:id="92" w:name="_Toc195648739"/>
      <w:r>
        <w:rPr>
          <w:rFonts w:hint="eastAsia"/>
        </w:rPr>
        <w:t>热度事件得分计算</w:t>
      </w:r>
      <w:bookmarkEnd w:id="92"/>
    </w:p>
    <w:p w14:paraId="25A9AF06" w14:textId="77777777" w:rsidR="00EC2F88" w:rsidRDefault="00052F37">
      <w:pPr>
        <w:pStyle w:val="a7"/>
      </w:pPr>
      <w:r>
        <w:rPr>
          <w:rFonts w:hint="eastAsia"/>
        </w:rPr>
        <w:t>热度事件分析旨在识别和追踪在特定时间段内引起广泛关注</w:t>
      </w:r>
      <w:proofErr w:type="gramStart"/>
      <w:r>
        <w:rPr>
          <w:rFonts w:hint="eastAsia"/>
        </w:rPr>
        <w:t>的微博话题</w:t>
      </w:r>
      <w:proofErr w:type="gramEnd"/>
      <w:r>
        <w:rPr>
          <w:rFonts w:hint="eastAsia"/>
        </w:rPr>
        <w:t>或事件。其实现逻辑主要依赖于对</w:t>
      </w:r>
      <w:proofErr w:type="gramStart"/>
      <w:r>
        <w:rPr>
          <w:rFonts w:hint="eastAsia"/>
        </w:rPr>
        <w:t>微博数据</w:t>
      </w:r>
      <w:proofErr w:type="gramEnd"/>
      <w:r>
        <w:rPr>
          <w:rFonts w:hint="eastAsia"/>
        </w:rPr>
        <w:t>中互动指标（转发数、评论数、</w:t>
      </w:r>
      <w:proofErr w:type="gramStart"/>
      <w:r>
        <w:rPr>
          <w:rFonts w:hint="eastAsia"/>
        </w:rPr>
        <w:t>点赞</w:t>
      </w:r>
      <w:proofErr w:type="gramEnd"/>
      <w:r>
        <w:rPr>
          <w:rFonts w:hint="eastAsia"/>
        </w:rPr>
        <w:t>数）的量化分析。系统首先从search表中检索特定关键词或时间范围内</w:t>
      </w:r>
      <w:proofErr w:type="gramStart"/>
      <w:r>
        <w:rPr>
          <w:rFonts w:hint="eastAsia"/>
        </w:rPr>
        <w:t>的微博数据</w:t>
      </w:r>
      <w:proofErr w:type="gramEnd"/>
      <w:r>
        <w:rPr>
          <w:rFonts w:hint="eastAsia"/>
        </w:rPr>
        <w:t>。随后，对</w:t>
      </w:r>
      <w:proofErr w:type="gramStart"/>
      <w:r>
        <w:rPr>
          <w:rFonts w:hint="eastAsia"/>
        </w:rPr>
        <w:t>每条微博的</w:t>
      </w:r>
      <w:proofErr w:type="spellStart"/>
      <w:proofErr w:type="gramEnd"/>
      <w:r>
        <w:rPr>
          <w:rFonts w:hint="eastAsia"/>
        </w:rPr>
        <w:t>reposts_count</w:t>
      </w:r>
      <w:proofErr w:type="spellEnd"/>
      <w:r>
        <w:rPr>
          <w:rFonts w:hint="eastAsia"/>
        </w:rPr>
        <w:t>、</w:t>
      </w:r>
      <w:proofErr w:type="spellStart"/>
      <w:r>
        <w:rPr>
          <w:rFonts w:hint="eastAsia"/>
        </w:rPr>
        <w:t>comments_count</w:t>
      </w:r>
      <w:proofErr w:type="spellEnd"/>
      <w:r>
        <w:rPr>
          <w:rFonts w:hint="eastAsia"/>
        </w:rPr>
        <w:t>和</w:t>
      </w:r>
      <w:proofErr w:type="spellStart"/>
      <w:r>
        <w:rPr>
          <w:rFonts w:hint="eastAsia"/>
        </w:rPr>
        <w:t>attitudes_count</w:t>
      </w:r>
      <w:proofErr w:type="spellEnd"/>
      <w:r>
        <w:rPr>
          <w:rFonts w:hint="eastAsia"/>
        </w:rPr>
        <w:t>字段进行加权求和，计算出一个综合热度得分。权重的设定可以根据业务需求进行调整，例如，评论和转发通常</w:t>
      </w:r>
      <w:proofErr w:type="gramStart"/>
      <w:r>
        <w:rPr>
          <w:rFonts w:hint="eastAsia"/>
        </w:rPr>
        <w:t>比点赞更能</w:t>
      </w:r>
      <w:proofErr w:type="gramEnd"/>
      <w:r>
        <w:rPr>
          <w:rFonts w:hint="eastAsia"/>
        </w:rPr>
        <w:t>反映用户的参与度和话题的传播力，因此可以赋予更高的权重。计算公式可简化为：</w:t>
      </w:r>
      <w:proofErr w:type="spellStart"/>
      <w:r>
        <w:rPr>
          <w:rFonts w:hint="eastAsia"/>
        </w:rPr>
        <w:t>HeatScore</w:t>
      </w:r>
      <w:proofErr w:type="spellEnd"/>
      <w:r>
        <w:rPr>
          <w:rFonts w:hint="eastAsia"/>
        </w:rPr>
        <w:t xml:space="preserve"> = w1 * </w:t>
      </w:r>
      <w:proofErr w:type="spellStart"/>
      <w:r>
        <w:rPr>
          <w:rFonts w:hint="eastAsia"/>
        </w:rPr>
        <w:t>reposts_count</w:t>
      </w:r>
      <w:proofErr w:type="spellEnd"/>
      <w:r>
        <w:rPr>
          <w:rFonts w:hint="eastAsia"/>
        </w:rPr>
        <w:t xml:space="preserve"> + w2 * </w:t>
      </w:r>
      <w:proofErr w:type="spellStart"/>
      <w:r>
        <w:rPr>
          <w:rFonts w:hint="eastAsia"/>
        </w:rPr>
        <w:t>comments_count</w:t>
      </w:r>
      <w:proofErr w:type="spellEnd"/>
      <w:r>
        <w:rPr>
          <w:rFonts w:hint="eastAsia"/>
        </w:rPr>
        <w:t xml:space="preserve"> + w3 * </w:t>
      </w:r>
      <w:proofErr w:type="spellStart"/>
      <w:r>
        <w:rPr>
          <w:rFonts w:hint="eastAsia"/>
        </w:rPr>
        <w:t>attitudes_count</w:t>
      </w:r>
      <w:proofErr w:type="spellEnd"/>
      <w:r>
        <w:rPr>
          <w:rFonts w:hint="eastAsia"/>
        </w:rPr>
        <w:t>。</w:t>
      </w:r>
    </w:p>
    <w:p w14:paraId="79AC429B" w14:textId="77777777" w:rsidR="00EC2F88" w:rsidRDefault="00052F37">
      <w:pPr>
        <w:pStyle w:val="a7"/>
      </w:pPr>
      <w:r>
        <w:rPr>
          <w:rFonts w:hint="eastAsia"/>
        </w:rPr>
        <w:t>得到热度得分后，系统对</w:t>
      </w:r>
      <w:proofErr w:type="gramStart"/>
      <w:r>
        <w:rPr>
          <w:rFonts w:hint="eastAsia"/>
        </w:rPr>
        <w:t>微博进行</w:t>
      </w:r>
      <w:proofErr w:type="gramEnd"/>
      <w:r>
        <w:rPr>
          <w:rFonts w:hint="eastAsia"/>
        </w:rPr>
        <w:t>排序，筛选出热度最高的Top N</w:t>
      </w:r>
      <w:proofErr w:type="gramStart"/>
      <w:r>
        <w:rPr>
          <w:rFonts w:hint="eastAsia"/>
        </w:rPr>
        <w:t>条微</w:t>
      </w:r>
      <w:proofErr w:type="gramEnd"/>
      <w:r>
        <w:rPr>
          <w:rFonts w:hint="eastAsia"/>
        </w:rPr>
        <w:t>博作为潜在的热点事件。前端页面（如user_search_index.html）负责展示这些热点事件列表，通常包含</w:t>
      </w:r>
      <w:proofErr w:type="gramStart"/>
      <w:r>
        <w:rPr>
          <w:rFonts w:hint="eastAsia"/>
        </w:rPr>
        <w:t>微博内容</w:t>
      </w:r>
      <w:proofErr w:type="gramEnd"/>
      <w:r>
        <w:rPr>
          <w:rFonts w:hint="eastAsia"/>
        </w:rPr>
        <w:t>摘要、发布者信息、各项互动指标以及计算出的热度得分。用户可以点击</w:t>
      </w:r>
      <w:proofErr w:type="gramStart"/>
      <w:r>
        <w:rPr>
          <w:rFonts w:hint="eastAsia"/>
        </w:rPr>
        <w:t>查看微博详情</w:t>
      </w:r>
      <w:proofErr w:type="gramEnd"/>
      <w:r>
        <w:rPr>
          <w:rFonts w:hint="eastAsia"/>
        </w:rPr>
        <w:t>。此外，系统还可以结合时间维度，绘制热度趋势图，展示特定事件或关键词的热度随时间的变化情况，帮助用户理解事件的发展脉络和舆情演变。</w:t>
      </w:r>
    </w:p>
    <w:p w14:paraId="608434CF" w14:textId="77777777" w:rsidR="00EC2F88" w:rsidRDefault="00052F37">
      <w:pPr>
        <w:pStyle w:val="a3"/>
        <w:spacing w:before="291"/>
      </w:pPr>
      <w:bookmarkStart w:id="93" w:name="_Toc195648740"/>
      <w:commentRangeStart w:id="94"/>
      <w:r>
        <w:rPr>
          <w:rFonts w:hint="eastAsia"/>
        </w:rPr>
        <w:t>舆情热度计算方法</w:t>
      </w:r>
      <w:bookmarkEnd w:id="93"/>
    </w:p>
    <w:p w14:paraId="4AEAD6D2" w14:textId="77777777" w:rsidR="00EC2F88" w:rsidRDefault="00052F37">
      <w:pPr>
        <w:pStyle w:val="a7"/>
      </w:pPr>
      <w:r>
        <w:rPr>
          <w:rFonts w:hint="eastAsia"/>
        </w:rPr>
        <w:t>舆情预警功能（对应weiboYujing.html和相关视图）是热度分析的延伸应用。用户可以在个人设置中（user_edit.html）设定关注的关键词（keyword）和热度阈值（Threshold）。系统后台会周期性地（例如通过Celery定时任务）执行热度计算逻辑</w:t>
      </w:r>
      <w:commentRangeEnd w:id="94"/>
      <w:r w:rsidR="00621248">
        <w:rPr>
          <w:rStyle w:val="afd"/>
          <w:rFonts w:ascii="Times New Roman" w:hAnsi="Times New Roman" w:cs="Times New Roman"/>
        </w:rPr>
        <w:commentReference w:id="94"/>
      </w:r>
      <w:r>
        <w:rPr>
          <w:rFonts w:hint="eastAsia"/>
        </w:rPr>
        <w:t>，一旦发现某个用户关注的关键词下出现了热度超过其设定阈值的微博，系统就会触发预警机制，例如通过站内信、邮件或短信等方式通知用户，以便用户及时关注和应对潜在的舆情风险。</w:t>
      </w:r>
    </w:p>
    <w:p w14:paraId="2E40062A" w14:textId="77777777" w:rsidR="00EC2F88" w:rsidRDefault="00052F37">
      <w:pPr>
        <w:pStyle w:val="aff1"/>
        <w:keepNext/>
      </w:pPr>
      <w:r>
        <w:rPr>
          <w:noProof/>
        </w:rPr>
        <w:drawing>
          <wp:inline distT="0" distB="0" distL="0" distR="0" wp14:anchorId="46A55EDE" wp14:editId="5135526C">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6"/>
                    <a:stretch>
                      <a:fillRect/>
                    </a:stretch>
                  </pic:blipFill>
                  <pic:spPr>
                    <a:xfrm>
                      <a:off x="0" y="0"/>
                      <a:ext cx="3617809" cy="2606524"/>
                    </a:xfrm>
                    <a:prstGeom prst="rect">
                      <a:avLst/>
                    </a:prstGeom>
                  </pic:spPr>
                </pic:pic>
              </a:graphicData>
            </a:graphic>
          </wp:inline>
        </w:drawing>
      </w:r>
    </w:p>
    <w:p w14:paraId="693944DC"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 xml:space="preserve"> </w:t>
      </w:r>
      <w:r>
        <w:rPr>
          <w:rFonts w:hint="eastAsia"/>
        </w:rPr>
        <w:t>预警阈值设定</w:t>
      </w:r>
    </w:p>
    <w:p w14:paraId="55139053" w14:textId="77777777" w:rsidR="00EC2F88" w:rsidRDefault="00052F37">
      <w:pPr>
        <w:pStyle w:val="a7"/>
      </w:pPr>
      <w:r>
        <w:rPr>
          <w:rFonts w:hint="eastAsia"/>
        </w:rPr>
        <w:lastRenderedPageBreak/>
        <w:t>修改阈值为50后，将触发负面阈值的预警。当前消极得分为88，超过了当前设定舆情热度阈值。</w:t>
      </w:r>
    </w:p>
    <w:p w14:paraId="6A94A946" w14:textId="77777777" w:rsidR="00EC2F88" w:rsidRDefault="00052F37">
      <w:pPr>
        <w:pStyle w:val="aff1"/>
        <w:keepNext/>
      </w:pPr>
      <w:r>
        <w:rPr>
          <w:noProof/>
        </w:rPr>
        <w:drawing>
          <wp:inline distT="0" distB="0" distL="0" distR="0" wp14:anchorId="05A7E908" wp14:editId="15A38BAF">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7"/>
                    <a:stretch>
                      <a:fillRect/>
                    </a:stretch>
                  </pic:blipFill>
                  <pic:spPr>
                    <a:xfrm>
                      <a:off x="0" y="0"/>
                      <a:ext cx="4067248" cy="2913376"/>
                    </a:xfrm>
                    <a:prstGeom prst="rect">
                      <a:avLst/>
                    </a:prstGeom>
                  </pic:spPr>
                </pic:pic>
              </a:graphicData>
            </a:graphic>
          </wp:inline>
        </w:drawing>
      </w:r>
    </w:p>
    <w:p w14:paraId="642EDC90"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 xml:space="preserve"> </w:t>
      </w:r>
      <w:r>
        <w:rPr>
          <w:rFonts w:hint="eastAsia"/>
        </w:rPr>
        <w:t>负面舆情预警警告</w:t>
      </w:r>
    </w:p>
    <w:p w14:paraId="74D05CFF" w14:textId="77777777" w:rsidR="00EC2F88" w:rsidRDefault="00052F37">
      <w:pPr>
        <w:pStyle w:val="a2"/>
      </w:pPr>
      <w:bookmarkStart w:id="95" w:name="_Toc195648741"/>
      <w:commentRangeStart w:id="96"/>
      <w:r>
        <w:rPr>
          <w:rFonts w:hint="eastAsia"/>
        </w:rPr>
        <w:t>帖子舆情分析模块实现</w:t>
      </w:r>
      <w:bookmarkEnd w:id="95"/>
      <w:commentRangeEnd w:id="96"/>
      <w:r w:rsidR="00621248">
        <w:rPr>
          <w:rStyle w:val="afd"/>
          <w:rFonts w:ascii="Times New Roman" w:eastAsia="宋体" w:hAnsi="Times New Roman" w:cs="Times New Roman"/>
          <w:b w:val="0"/>
          <w:bCs w:val="0"/>
        </w:rPr>
        <w:commentReference w:id="96"/>
      </w:r>
    </w:p>
    <w:p w14:paraId="788C96EC" w14:textId="77777777" w:rsidR="00EC2F88" w:rsidRDefault="00052F37">
      <w:pPr>
        <w:pStyle w:val="a7"/>
      </w:pPr>
      <w:r>
        <w:rPr>
          <w:rFonts w:hint="eastAsia"/>
        </w:rPr>
        <w:t>帖子舆情分析模块的核心在于深入理解单条</w:t>
      </w:r>
      <w:proofErr w:type="gramStart"/>
      <w:r>
        <w:rPr>
          <w:rFonts w:hint="eastAsia"/>
        </w:rPr>
        <w:t>微博或相关微博</w:t>
      </w:r>
      <w:proofErr w:type="gramEnd"/>
      <w:r>
        <w:rPr>
          <w:rFonts w:hint="eastAsia"/>
        </w:rPr>
        <w:t>集合所表达的情感倾向和主要讨论点。这主要通过情感分类和关键词提取技术来实现。</w:t>
      </w:r>
    </w:p>
    <w:p w14:paraId="4486D857" w14:textId="77777777" w:rsidR="00EC2F88" w:rsidRDefault="00052F37">
      <w:pPr>
        <w:pStyle w:val="a3"/>
        <w:spacing w:before="291"/>
      </w:pPr>
      <w:bookmarkStart w:id="97" w:name="_Toc195648742"/>
      <w:commentRangeStart w:id="98"/>
      <w:r>
        <w:rPr>
          <w:rFonts w:hint="eastAsia"/>
        </w:rPr>
        <w:t>情感分类实现</w:t>
      </w:r>
      <w:bookmarkEnd w:id="97"/>
      <w:commentRangeEnd w:id="98"/>
      <w:r w:rsidR="00621248">
        <w:rPr>
          <w:rStyle w:val="afd"/>
          <w:rFonts w:ascii="Times New Roman" w:eastAsia="宋体" w:hAnsi="Times New Roman"/>
          <w:bCs w:val="0"/>
        </w:rPr>
        <w:commentReference w:id="98"/>
      </w:r>
    </w:p>
    <w:p w14:paraId="04265E25" w14:textId="77777777" w:rsidR="00EC2F88" w:rsidRDefault="00052F37">
      <w:pPr>
        <w:pStyle w:val="a7"/>
      </w:pPr>
      <w:r>
        <w:rPr>
          <w:rFonts w:hint="eastAsia"/>
        </w:rPr>
        <w:t>情感分类的目标是</w:t>
      </w:r>
      <w:proofErr w:type="gramStart"/>
      <w:r>
        <w:rPr>
          <w:rFonts w:hint="eastAsia"/>
        </w:rPr>
        <w:t>判断微博文本</w:t>
      </w:r>
      <w:proofErr w:type="gramEnd"/>
      <w:r>
        <w:rPr>
          <w:rFonts w:hint="eastAsia"/>
        </w:rPr>
        <w:t>所表达的情绪是积极、消极还是中性。本系统的实现可以采用基于词典的方法或基于机器学习的方法。</w:t>
      </w:r>
    </w:p>
    <w:p w14:paraId="4EF6716E" w14:textId="77777777" w:rsidR="00EC2F88" w:rsidRDefault="00052F37">
      <w:pPr>
        <w:pStyle w:val="a7"/>
      </w:pPr>
      <w:r>
        <w:rPr>
          <w:rFonts w:hint="eastAsia"/>
        </w:rPr>
        <w:t>基于词典的方法相对简单直观。首先需要构建或引入一个情感词典，其中包含大量的积极词汇和消极词汇，并可能为每个词汇赋予情感强度分值。</w:t>
      </w:r>
      <w:proofErr w:type="gramStart"/>
      <w:r>
        <w:rPr>
          <w:rFonts w:hint="eastAsia"/>
        </w:rPr>
        <w:t>系统对微博文本</w:t>
      </w:r>
      <w:proofErr w:type="gramEnd"/>
      <w:r>
        <w:rPr>
          <w:rFonts w:hint="eastAsia"/>
        </w:rPr>
        <w:t>进行分词处理（可以使用</w:t>
      </w:r>
      <w:proofErr w:type="spellStart"/>
      <w:r>
        <w:rPr>
          <w:rFonts w:hint="eastAsia"/>
        </w:rPr>
        <w:t>jieba</w:t>
      </w:r>
      <w:proofErr w:type="spellEnd"/>
      <w:r>
        <w:rPr>
          <w:rFonts w:hint="eastAsia"/>
        </w:rPr>
        <w:t>等中文分词库），然后将分词结果与情感词典进行匹配。通过统计文本中积极词汇和消极词汇的数量或累加其情感强度得分，可以计算出文本的整体情感得分。根据得分的正负或区间，</w:t>
      </w:r>
      <w:proofErr w:type="gramStart"/>
      <w:r>
        <w:rPr>
          <w:rFonts w:hint="eastAsia"/>
        </w:rPr>
        <w:t>将微博划分</w:t>
      </w:r>
      <w:proofErr w:type="gramEnd"/>
      <w:r>
        <w:rPr>
          <w:rFonts w:hint="eastAsia"/>
        </w:rPr>
        <w:t>为积极、消极或中性。例如，</w:t>
      </w:r>
      <w:proofErr w:type="spellStart"/>
      <w:r>
        <w:rPr>
          <w:rFonts w:hint="eastAsia"/>
        </w:rPr>
        <w:t>getSearchPieData</w:t>
      </w:r>
      <w:proofErr w:type="spellEnd"/>
      <w:r>
        <w:rPr>
          <w:rFonts w:hint="eastAsia"/>
        </w:rPr>
        <w:t>视图函数负责处理后台逻辑，统计不同情感类别</w:t>
      </w:r>
      <w:proofErr w:type="gramStart"/>
      <w:r>
        <w:rPr>
          <w:rFonts w:hint="eastAsia"/>
        </w:rPr>
        <w:t>的微博数量</w:t>
      </w:r>
      <w:proofErr w:type="gramEnd"/>
      <w:r>
        <w:rPr>
          <w:rFonts w:hint="eastAsia"/>
        </w:rPr>
        <w:t>，并通过/analysis/sentiment/data/接口返回给前端。前端drawSearchPie.html页面利用</w:t>
      </w:r>
      <w:proofErr w:type="spellStart"/>
      <w:r>
        <w:rPr>
          <w:rFonts w:hint="eastAsia"/>
        </w:rPr>
        <w:t>ECharts</w:t>
      </w:r>
      <w:proofErr w:type="spellEnd"/>
      <w:proofErr w:type="gramStart"/>
      <w:r>
        <w:rPr>
          <w:rFonts w:hint="eastAsia"/>
        </w:rPr>
        <w:t>等库将</w:t>
      </w:r>
      <w:proofErr w:type="gramEnd"/>
      <w:r>
        <w:rPr>
          <w:rFonts w:hint="eastAsia"/>
        </w:rPr>
        <w:t>这些数据渲染成饼图，直观展示情感分布比例。</w:t>
      </w:r>
    </w:p>
    <w:p w14:paraId="5F6A6772" w14:textId="77777777" w:rsidR="00EC2F88" w:rsidRDefault="00052F37">
      <w:pPr>
        <w:pStyle w:val="a7"/>
      </w:pPr>
      <w:r>
        <w:rPr>
          <w:rFonts w:hint="eastAsia"/>
        </w:rPr>
        <w:t>基于机器学习的方法则更为复杂但通常效果更好。需要准备大量的已标注情感类别</w:t>
      </w:r>
      <w:proofErr w:type="gramStart"/>
      <w:r>
        <w:rPr>
          <w:rFonts w:hint="eastAsia"/>
        </w:rPr>
        <w:t>的微博语料库</w:t>
      </w:r>
      <w:proofErr w:type="gramEnd"/>
      <w:r>
        <w:rPr>
          <w:rFonts w:hint="eastAsia"/>
        </w:rPr>
        <w:t>，用于训练一个分类模型（如朴素贝叶斯、支持</w:t>
      </w:r>
      <w:proofErr w:type="gramStart"/>
      <w:r>
        <w:rPr>
          <w:rFonts w:hint="eastAsia"/>
        </w:rPr>
        <w:t>向量</w:t>
      </w:r>
      <w:proofErr w:type="gramEnd"/>
      <w:r>
        <w:rPr>
          <w:rFonts w:hint="eastAsia"/>
        </w:rPr>
        <w:t>机SVM、或基于深度学习的LSTM、BERT等）。对新</w:t>
      </w:r>
      <w:proofErr w:type="gramStart"/>
      <w:r>
        <w:rPr>
          <w:rFonts w:hint="eastAsia"/>
        </w:rPr>
        <w:t>的微博文本</w:t>
      </w:r>
      <w:proofErr w:type="gramEnd"/>
      <w:r>
        <w:rPr>
          <w:rFonts w:hint="eastAsia"/>
        </w:rPr>
        <w:t xml:space="preserve">，先进行分词、去除停用词、转换为词向量（如TF-IDF、Word2Vec、BERT </w:t>
      </w:r>
      <w:r>
        <w:rPr>
          <w:rFonts w:hint="eastAsia"/>
        </w:rPr>
        <w:lastRenderedPageBreak/>
        <w:t>embeddings）等预处理步骤，然后输入到训练好的模型中进行预测，得到其情感类别。这种方法能够更好地理解上下文和语义信息，但需要较多的计算资源和标注数据。</w:t>
      </w:r>
    </w:p>
    <w:p w14:paraId="100F5C21" w14:textId="77777777" w:rsidR="00EC2F88" w:rsidRDefault="00052F37">
      <w:pPr>
        <w:pStyle w:val="aff1"/>
        <w:keepNext/>
      </w:pPr>
      <w:r>
        <w:rPr>
          <w:noProof/>
        </w:rPr>
        <w:drawing>
          <wp:inline distT="0" distB="0" distL="0" distR="0" wp14:anchorId="3E327FC2" wp14:editId="325BFE62">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8"/>
                    <a:stretch>
                      <a:fillRect/>
                    </a:stretch>
                  </pic:blipFill>
                  <pic:spPr>
                    <a:xfrm>
                      <a:off x="0" y="0"/>
                      <a:ext cx="4996409" cy="3035231"/>
                    </a:xfrm>
                    <a:prstGeom prst="rect">
                      <a:avLst/>
                    </a:prstGeom>
                  </pic:spPr>
                </pic:pic>
              </a:graphicData>
            </a:graphic>
          </wp:inline>
        </w:drawing>
      </w:r>
    </w:p>
    <w:p w14:paraId="384E1E0E"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 xml:space="preserve"> </w:t>
      </w:r>
      <w:r>
        <w:rPr>
          <w:rFonts w:hint="eastAsia"/>
        </w:rPr>
        <w:t>舆情情感分析可视化</w:t>
      </w:r>
    </w:p>
    <w:p w14:paraId="27E3BE2D" w14:textId="77777777" w:rsidR="00EC2F88" w:rsidRDefault="00052F37">
      <w:pPr>
        <w:pStyle w:val="a3"/>
        <w:spacing w:before="291"/>
      </w:pPr>
      <w:bookmarkStart w:id="99" w:name="_Toc195648743"/>
      <w:r>
        <w:rPr>
          <w:rFonts w:hint="eastAsia"/>
        </w:rPr>
        <w:t>热门帖子分析与展示</w:t>
      </w:r>
      <w:bookmarkEnd w:id="99"/>
    </w:p>
    <w:p w14:paraId="67039BF0" w14:textId="77777777" w:rsidR="00EC2F88" w:rsidRDefault="00052F37">
      <w:pPr>
        <w:pStyle w:val="a7"/>
      </w:pPr>
      <w:r>
        <w:rPr>
          <w:rFonts w:hint="eastAsia"/>
        </w:rPr>
        <w:t>此部分与热度事件分析有重叠，但更侧重于对已识别出的高热度帖子的内容和传播进行深入分析。前端页面weiboTiezi.html展示了热度排名靠前的帖子列表。除了展示基本信息和热度指标外，还可以进一步分析其传播路径（例如，通过分析转发链条，但这通常需要更复杂的API权限</w:t>
      </w:r>
      <w:proofErr w:type="gramStart"/>
      <w:r>
        <w:rPr>
          <w:rFonts w:hint="eastAsia"/>
        </w:rPr>
        <w:t>或爬取策略</w:t>
      </w:r>
      <w:proofErr w:type="gramEnd"/>
      <w:r>
        <w:rPr>
          <w:rFonts w:hint="eastAsia"/>
        </w:rPr>
        <w:t>）、关键评论者、以及与帖子的互动模式等。展示方式除了列表，还可以结合网络图等可视化手段。</w:t>
      </w:r>
    </w:p>
    <w:p w14:paraId="10822CFE" w14:textId="77777777" w:rsidR="00EC2F88" w:rsidRDefault="00052F37">
      <w:pPr>
        <w:pStyle w:val="aff1"/>
        <w:keepNext/>
      </w:pPr>
      <w:r>
        <w:rPr>
          <w:noProof/>
        </w:rPr>
        <w:drawing>
          <wp:inline distT="0" distB="0" distL="0" distR="0" wp14:anchorId="0E3AC554" wp14:editId="7FB0E52E">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9"/>
                    <a:stretch>
                      <a:fillRect/>
                    </a:stretch>
                  </pic:blipFill>
                  <pic:spPr>
                    <a:xfrm>
                      <a:off x="0" y="0"/>
                      <a:ext cx="5376561" cy="2652360"/>
                    </a:xfrm>
                    <a:prstGeom prst="rect">
                      <a:avLst/>
                    </a:prstGeom>
                  </pic:spPr>
                </pic:pic>
              </a:graphicData>
            </a:graphic>
          </wp:inline>
        </w:drawing>
      </w:r>
    </w:p>
    <w:p w14:paraId="6D04C7D7"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 xml:space="preserve"> </w:t>
      </w:r>
      <w:r>
        <w:rPr>
          <w:rFonts w:hint="eastAsia"/>
        </w:rPr>
        <w:t>热门帖子列表展示</w:t>
      </w:r>
    </w:p>
    <w:p w14:paraId="6B736C74" w14:textId="77777777" w:rsidR="00EC2F88" w:rsidRDefault="00052F37">
      <w:pPr>
        <w:pStyle w:val="a2"/>
      </w:pPr>
      <w:bookmarkStart w:id="100" w:name="_Toc195648744"/>
      <w:r>
        <w:rPr>
          <w:rFonts w:hint="eastAsia"/>
        </w:rPr>
        <w:lastRenderedPageBreak/>
        <w:t>用户活跃</w:t>
      </w:r>
      <w:proofErr w:type="gramStart"/>
      <w:r>
        <w:rPr>
          <w:rFonts w:hint="eastAsia"/>
        </w:rPr>
        <w:t>度分析</w:t>
      </w:r>
      <w:proofErr w:type="gramEnd"/>
      <w:r>
        <w:rPr>
          <w:rFonts w:hint="eastAsia"/>
        </w:rPr>
        <w:t>模块实现</w:t>
      </w:r>
      <w:bookmarkEnd w:id="100"/>
    </w:p>
    <w:p w14:paraId="461486F7" w14:textId="77777777" w:rsidR="00EC2F88" w:rsidRDefault="00052F37">
      <w:pPr>
        <w:pStyle w:val="a7"/>
      </w:pPr>
      <w:r>
        <w:rPr>
          <w:rFonts w:hint="eastAsia"/>
        </w:rPr>
        <w:t>用户活跃</w:t>
      </w:r>
      <w:proofErr w:type="gramStart"/>
      <w:r>
        <w:rPr>
          <w:rFonts w:hint="eastAsia"/>
        </w:rPr>
        <w:t>度分析</w:t>
      </w:r>
      <w:proofErr w:type="gramEnd"/>
      <w:r>
        <w:rPr>
          <w:rFonts w:hint="eastAsia"/>
        </w:rPr>
        <w:t>旨在评估</w:t>
      </w:r>
      <w:proofErr w:type="gramStart"/>
      <w:r>
        <w:rPr>
          <w:rFonts w:hint="eastAsia"/>
        </w:rPr>
        <w:t>微博用</w:t>
      </w:r>
      <w:proofErr w:type="gramEnd"/>
      <w:r>
        <w:rPr>
          <w:rFonts w:hint="eastAsia"/>
        </w:rPr>
        <w:t>户的参与程度和影响力。其实现主要通过分析用户的行为数据。系统可以从search表和comment表中提取特定用户</w:t>
      </w:r>
      <w:proofErr w:type="gramStart"/>
      <w:r>
        <w:rPr>
          <w:rFonts w:hint="eastAsia"/>
        </w:rPr>
        <w:t>发布微博和</w:t>
      </w:r>
      <w:proofErr w:type="gramEnd"/>
      <w:r>
        <w:rPr>
          <w:rFonts w:hint="eastAsia"/>
        </w:rPr>
        <w:t>评论的数量及频率。例如，统计某用户在一段时间内的发帖总数、平均发帖间隔、评论总数、</w:t>
      </w:r>
      <w:proofErr w:type="gramStart"/>
      <w:r>
        <w:rPr>
          <w:rFonts w:hint="eastAsia"/>
        </w:rPr>
        <w:t>点赞总数</w:t>
      </w:r>
      <w:proofErr w:type="gramEnd"/>
      <w:r>
        <w:rPr>
          <w:rFonts w:hint="eastAsia"/>
        </w:rPr>
        <w:t>、被转发和被评论的总次数等。基于这些基础指标，可以构建一个综合的活跃度评分模型。</w:t>
      </w:r>
    </w:p>
    <w:p w14:paraId="1C8A9011" w14:textId="77777777" w:rsidR="00EC2F88" w:rsidRDefault="00052F37">
      <w:pPr>
        <w:pStyle w:val="a7"/>
      </w:pPr>
      <w:r>
        <w:rPr>
          <w:rFonts w:hint="eastAsia"/>
        </w:rPr>
        <w:t>地域分析（对应drawMap.html和</w:t>
      </w:r>
      <w:proofErr w:type="spellStart"/>
      <w:r>
        <w:rPr>
          <w:rFonts w:hint="eastAsia"/>
        </w:rPr>
        <w:t>getMapData</w:t>
      </w:r>
      <w:proofErr w:type="spellEnd"/>
      <w:r>
        <w:rPr>
          <w:rFonts w:hint="eastAsia"/>
        </w:rPr>
        <w:t>接口）是用户活跃</w:t>
      </w:r>
      <w:proofErr w:type="gramStart"/>
      <w:r>
        <w:rPr>
          <w:rFonts w:hint="eastAsia"/>
        </w:rPr>
        <w:t>度分析</w:t>
      </w:r>
      <w:proofErr w:type="gramEnd"/>
      <w:r>
        <w:rPr>
          <w:rFonts w:hint="eastAsia"/>
        </w:rPr>
        <w:t>的一个维度。通过汇总search表中带有地理位置信息（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）的微博，可以统计不同地区的发</w:t>
      </w:r>
      <w:proofErr w:type="gramStart"/>
      <w:r>
        <w:rPr>
          <w:rFonts w:hint="eastAsia"/>
        </w:rPr>
        <w:t>帖数量</w:t>
      </w:r>
      <w:proofErr w:type="gramEnd"/>
      <w:r>
        <w:rPr>
          <w:rFonts w:hint="eastAsia"/>
        </w:rPr>
        <w:t>或用户数量，从而识别出用户活跃度较高的地域。前端使用</w:t>
      </w:r>
      <w:proofErr w:type="spellStart"/>
      <w:r>
        <w:rPr>
          <w:rFonts w:hint="eastAsia"/>
        </w:rPr>
        <w:t>ECharts</w:t>
      </w:r>
      <w:proofErr w:type="spellEnd"/>
      <w:r>
        <w:rPr>
          <w:rFonts w:hint="eastAsia"/>
        </w:rPr>
        <w:t>的地图组件，将这些地域分布数据以热力图或散点图的形式可视化呈现，直观展示用户活跃度的地理空间分布特征。</w:t>
      </w:r>
    </w:p>
    <w:p w14:paraId="0AC5A9F4" w14:textId="77777777" w:rsidR="00EC2F88" w:rsidRDefault="00052F37">
      <w:pPr>
        <w:pStyle w:val="a7"/>
      </w:pPr>
      <w:r>
        <w:rPr>
          <w:rFonts w:hint="eastAsia"/>
        </w:rPr>
        <w:t>更进一步的用户画像分析可以结合用户在个人资料中公开的信息（如标签、简介等，需要</w:t>
      </w:r>
      <w:proofErr w:type="gramStart"/>
      <w:r>
        <w:rPr>
          <w:rFonts w:hint="eastAsia"/>
        </w:rPr>
        <w:t>额外爬取或</w:t>
      </w:r>
      <w:proofErr w:type="gramEnd"/>
      <w:r>
        <w:rPr>
          <w:rFonts w:hint="eastAsia"/>
        </w:rPr>
        <w:t>通过API获取）以及其发布内容的语义特征（通过主题模型、关键词提取等技术分析），来描绘用户的兴趣偏好、关注领域和影响力等级。</w:t>
      </w:r>
    </w:p>
    <w:p w14:paraId="5C15BDF2" w14:textId="77777777" w:rsidR="00EC2F88" w:rsidRDefault="00052F37">
      <w:pPr>
        <w:pStyle w:val="aff1"/>
        <w:keepNext/>
      </w:pPr>
      <w:commentRangeStart w:id="101"/>
      <w:r>
        <w:rPr>
          <w:noProof/>
        </w:rPr>
        <w:drawing>
          <wp:inline distT="0" distB="0" distL="0" distR="0" wp14:anchorId="4055025B" wp14:editId="18484596">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commentRangeEnd w:id="101"/>
      <w:r w:rsidR="00E900AA">
        <w:rPr>
          <w:rStyle w:val="afd"/>
        </w:rPr>
        <w:commentReference w:id="101"/>
      </w:r>
    </w:p>
    <w:p w14:paraId="4924D19E"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 xml:space="preserve"> </w:t>
      </w:r>
      <w:r>
        <w:rPr>
          <w:rFonts w:hint="eastAsia"/>
        </w:rPr>
        <w:t>地域热力图可视化展示</w:t>
      </w:r>
    </w:p>
    <w:p w14:paraId="248A7909" w14:textId="77777777" w:rsidR="00EC2F88" w:rsidRDefault="00052F37">
      <w:pPr>
        <w:pStyle w:val="a2"/>
      </w:pPr>
      <w:bookmarkStart w:id="102" w:name="_Toc195648745"/>
      <w:commentRangeStart w:id="103"/>
      <w:r>
        <w:rPr>
          <w:rFonts w:hint="eastAsia"/>
        </w:rPr>
        <w:t>评论舆情分析模块实现</w:t>
      </w:r>
      <w:bookmarkEnd w:id="102"/>
      <w:commentRangeEnd w:id="103"/>
      <w:r w:rsidR="00E900AA">
        <w:rPr>
          <w:rStyle w:val="afd"/>
          <w:rFonts w:ascii="Times New Roman" w:eastAsia="宋体" w:hAnsi="Times New Roman" w:cs="Times New Roman"/>
          <w:b w:val="0"/>
          <w:bCs w:val="0"/>
        </w:rPr>
        <w:commentReference w:id="103"/>
      </w:r>
    </w:p>
    <w:p w14:paraId="6F52118D" w14:textId="77777777" w:rsidR="00EC2F88" w:rsidRDefault="00052F37">
      <w:pPr>
        <w:pStyle w:val="a7"/>
      </w:pPr>
      <w:proofErr w:type="gramStart"/>
      <w:r>
        <w:rPr>
          <w:rFonts w:hint="eastAsia"/>
        </w:rPr>
        <w:t>评论区</w:t>
      </w:r>
      <w:proofErr w:type="gramEnd"/>
      <w:r>
        <w:rPr>
          <w:rFonts w:hint="eastAsia"/>
        </w:rPr>
        <w:t>往往是舆情发酵和观点碰撞的重要场所，因此评论舆情分析至关重要。本模块主要包括热门评论分析和关键词云图实现。</w:t>
      </w:r>
    </w:p>
    <w:p w14:paraId="3A7852C5" w14:textId="77777777" w:rsidR="00EC2F88" w:rsidRDefault="00052F37">
      <w:pPr>
        <w:pStyle w:val="a3"/>
        <w:spacing w:before="291"/>
      </w:pPr>
      <w:bookmarkStart w:id="104" w:name="_Toc195648746"/>
      <w:r>
        <w:rPr>
          <w:rFonts w:hint="eastAsia"/>
        </w:rPr>
        <w:lastRenderedPageBreak/>
        <w:t>热门评论分析与展示</w:t>
      </w:r>
      <w:bookmarkEnd w:id="104"/>
    </w:p>
    <w:p w14:paraId="350C35D8" w14:textId="77777777" w:rsidR="00EC2F88" w:rsidRDefault="00052F37">
      <w:pPr>
        <w:pStyle w:val="a7"/>
      </w:pPr>
      <w:r>
        <w:rPr>
          <w:rFonts w:hint="eastAsia"/>
        </w:rPr>
        <w:t>热门评论的识别主要依据评论的</w:t>
      </w:r>
      <w:proofErr w:type="gramStart"/>
      <w:r>
        <w:rPr>
          <w:rFonts w:hint="eastAsia"/>
        </w:rPr>
        <w:t>点赞数</w:t>
      </w:r>
      <w:proofErr w:type="gramEnd"/>
      <w:r>
        <w:rPr>
          <w:rFonts w:hint="eastAsia"/>
        </w:rPr>
        <w:t>（</w:t>
      </w:r>
      <w:proofErr w:type="spellStart"/>
      <w:r>
        <w:rPr>
          <w:rFonts w:hint="eastAsia"/>
        </w:rPr>
        <w:t>like_count</w:t>
      </w:r>
      <w:proofErr w:type="spellEnd"/>
      <w:r>
        <w:rPr>
          <w:rFonts w:hint="eastAsia"/>
        </w:rPr>
        <w:t>）。系统从comment表中检索特定微博（通过</w:t>
      </w:r>
      <w:proofErr w:type="spellStart"/>
      <w:r>
        <w:rPr>
          <w:rFonts w:hint="eastAsia"/>
        </w:rPr>
        <w:t>wid</w:t>
      </w:r>
      <w:proofErr w:type="spellEnd"/>
      <w:r>
        <w:rPr>
          <w:rFonts w:hint="eastAsia"/>
        </w:rPr>
        <w:t>关联）下的所有评论，并按照</w:t>
      </w:r>
      <w:proofErr w:type="spellStart"/>
      <w:r>
        <w:rPr>
          <w:rFonts w:hint="eastAsia"/>
        </w:rPr>
        <w:t>like_count</w:t>
      </w:r>
      <w:proofErr w:type="spellEnd"/>
      <w:r>
        <w:rPr>
          <w:rFonts w:hint="eastAsia"/>
        </w:rPr>
        <w:t>字段进行降序排序。前端页面weiboPinglun.html负责展示</w:t>
      </w:r>
      <w:proofErr w:type="gramStart"/>
      <w:r>
        <w:rPr>
          <w:rFonts w:hint="eastAsia"/>
        </w:rPr>
        <w:t>点赞数</w:t>
      </w:r>
      <w:proofErr w:type="gramEnd"/>
      <w:r>
        <w:rPr>
          <w:rFonts w:hint="eastAsia"/>
        </w:rPr>
        <w:t>最高的Top N条评论。除了展示评论内容和</w:t>
      </w:r>
      <w:proofErr w:type="gramStart"/>
      <w:r>
        <w:rPr>
          <w:rFonts w:hint="eastAsia"/>
        </w:rPr>
        <w:t>点赞数</w:t>
      </w:r>
      <w:proofErr w:type="gramEnd"/>
      <w:r>
        <w:rPr>
          <w:rFonts w:hint="eastAsia"/>
        </w:rPr>
        <w:t>，还可以对这些热门评论进行舆情分析，了解主流评论的情感倾向。进一步地，可以分析热门评论发布者的信息，识别意见领袖或关键传播节点。</w:t>
      </w:r>
    </w:p>
    <w:p w14:paraId="307A76FC" w14:textId="77777777" w:rsidR="00EC2F88" w:rsidRDefault="00052F37">
      <w:pPr>
        <w:pStyle w:val="aff1"/>
        <w:keepNext/>
      </w:pPr>
      <w:r>
        <w:rPr>
          <w:noProof/>
        </w:rPr>
        <w:drawing>
          <wp:inline distT="0" distB="0" distL="0" distR="0" wp14:anchorId="27A24DE1" wp14:editId="18928808">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65338161"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 xml:space="preserve"> </w:t>
      </w:r>
      <w:r>
        <w:rPr>
          <w:rFonts w:hint="eastAsia"/>
        </w:rPr>
        <w:t>热门评论排名展示</w:t>
      </w:r>
    </w:p>
    <w:p w14:paraId="03F74C4B" w14:textId="77777777" w:rsidR="00EC2F88" w:rsidRDefault="00052F37">
      <w:pPr>
        <w:pStyle w:val="a3"/>
        <w:spacing w:before="291"/>
      </w:pPr>
      <w:bookmarkStart w:id="105" w:name="_Toc195648747"/>
      <w:r>
        <w:rPr>
          <w:rFonts w:hint="eastAsia"/>
        </w:rPr>
        <w:t>关键词云图实现</w:t>
      </w:r>
      <w:bookmarkEnd w:id="105"/>
    </w:p>
    <w:p w14:paraId="41369BDC" w14:textId="77777777" w:rsidR="00EC2F88" w:rsidRDefault="00052F37">
      <w:pPr>
        <w:pStyle w:val="a7"/>
      </w:pPr>
      <w:r>
        <w:rPr>
          <w:rFonts w:hint="eastAsia"/>
        </w:rPr>
        <w:t>关键词云图能够直观地展示大量文本数据中的核心词汇及其频率。实现流程如下：首先，收集特定</w:t>
      </w:r>
      <w:proofErr w:type="gramStart"/>
      <w:r>
        <w:rPr>
          <w:rFonts w:hint="eastAsia"/>
        </w:rPr>
        <w:t>微博下</w:t>
      </w:r>
      <w:proofErr w:type="gramEnd"/>
      <w:r>
        <w:rPr>
          <w:rFonts w:hint="eastAsia"/>
        </w:rPr>
        <w:t>的所有评论文本（或特定关键词搜索结果</w:t>
      </w:r>
      <w:proofErr w:type="gramStart"/>
      <w:r>
        <w:rPr>
          <w:rFonts w:hint="eastAsia"/>
        </w:rPr>
        <w:t>的微博正</w:t>
      </w:r>
      <w:proofErr w:type="gramEnd"/>
      <w:r>
        <w:rPr>
          <w:rFonts w:hint="eastAsia"/>
        </w:rPr>
        <w:t>文）；然后，对这些文本进行合并和预处理，包括去除标点符号、特殊字符、URL链接、以及常见的停用词（如"的"、"了"、"在"等）；接着，使用中文分词工具（如</w:t>
      </w:r>
      <w:proofErr w:type="spellStart"/>
      <w:r>
        <w:rPr>
          <w:rFonts w:hint="eastAsia"/>
        </w:rPr>
        <w:t>jieba</w:t>
      </w:r>
      <w:proofErr w:type="spellEnd"/>
      <w:r>
        <w:rPr>
          <w:rFonts w:hint="eastAsia"/>
        </w:rPr>
        <w:t>）进行分词；之后，统计每个词语出现的频率（词频）；最后，根据词频将高频词汇渲染成大小不一的词云图。词语的字体大小通常与其词频成正比。前端页面couldWord.html（或作为其他分析页面的一部分）利用</w:t>
      </w:r>
      <w:proofErr w:type="spellStart"/>
      <w:r>
        <w:rPr>
          <w:rFonts w:hint="eastAsia"/>
        </w:rPr>
        <w:t>wordcloud</w:t>
      </w:r>
      <w:proofErr w:type="spellEnd"/>
      <w:r>
        <w:rPr>
          <w:rFonts w:hint="eastAsia"/>
        </w:rPr>
        <w:t>库（Python后端生成图片）或前端JavaScript库（如</w:t>
      </w:r>
      <w:proofErr w:type="spellStart"/>
      <w:r>
        <w:rPr>
          <w:rFonts w:hint="eastAsia"/>
        </w:rPr>
        <w:t>echarts-wordcloud</w:t>
      </w:r>
      <w:proofErr w:type="spellEnd"/>
      <w:r>
        <w:rPr>
          <w:rFonts w:hint="eastAsia"/>
        </w:rPr>
        <w:t>）来生成并展示词云图。这有助于快速把握</w:t>
      </w:r>
      <w:proofErr w:type="gramStart"/>
      <w:r>
        <w:rPr>
          <w:rFonts w:hint="eastAsia"/>
        </w:rPr>
        <w:t>评论区</w:t>
      </w:r>
      <w:proofErr w:type="gramEnd"/>
      <w:r>
        <w:rPr>
          <w:rFonts w:hint="eastAsia"/>
        </w:rPr>
        <w:t>或</w:t>
      </w:r>
      <w:proofErr w:type="gramStart"/>
      <w:r>
        <w:rPr>
          <w:rFonts w:hint="eastAsia"/>
        </w:rPr>
        <w:t>相关微博</w:t>
      </w:r>
      <w:proofErr w:type="gramEnd"/>
      <w:r>
        <w:rPr>
          <w:rFonts w:hint="eastAsia"/>
        </w:rPr>
        <w:t>的主要讨论焦点。</w:t>
      </w:r>
    </w:p>
    <w:p w14:paraId="67060CC1" w14:textId="77777777" w:rsidR="00EC2F88" w:rsidRDefault="00052F37">
      <w:pPr>
        <w:pStyle w:val="aff1"/>
        <w:keepNext/>
      </w:pPr>
      <w:commentRangeStart w:id="106"/>
      <w:r>
        <w:rPr>
          <w:noProof/>
        </w:rPr>
        <w:lastRenderedPageBreak/>
        <w:drawing>
          <wp:inline distT="0" distB="0" distL="0" distR="0" wp14:anchorId="487965D6" wp14:editId="74448ECB">
            <wp:extent cx="4895215" cy="2964180"/>
            <wp:effectExtent l="0" t="0" r="635" b="7620"/>
            <wp:docPr id="1352017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17969" name="图片 1"/>
                    <pic:cNvPicPr>
                      <a:picLocks noChangeAspect="1"/>
                    </pic:cNvPicPr>
                  </pic:nvPicPr>
                  <pic:blipFill>
                    <a:blip r:embed="rId32"/>
                    <a:stretch>
                      <a:fillRect/>
                    </a:stretch>
                  </pic:blipFill>
                  <pic:spPr>
                    <a:xfrm>
                      <a:off x="0" y="0"/>
                      <a:ext cx="4901701" cy="2968267"/>
                    </a:xfrm>
                    <a:prstGeom prst="rect">
                      <a:avLst/>
                    </a:prstGeom>
                  </pic:spPr>
                </pic:pic>
              </a:graphicData>
            </a:graphic>
          </wp:inline>
        </w:drawing>
      </w:r>
      <w:commentRangeEnd w:id="106"/>
      <w:r w:rsidR="00E900AA">
        <w:rPr>
          <w:rStyle w:val="afd"/>
        </w:rPr>
        <w:commentReference w:id="106"/>
      </w:r>
    </w:p>
    <w:p w14:paraId="6E242D0A"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 xml:space="preserve"> </w:t>
      </w:r>
      <w:r>
        <w:rPr>
          <w:rFonts w:hint="eastAsia"/>
        </w:rPr>
        <w:t>关键词云图可视化展示</w:t>
      </w:r>
    </w:p>
    <w:p w14:paraId="7CE0CC2B" w14:textId="77777777" w:rsidR="00EC2F88" w:rsidRDefault="00052F37">
      <w:pPr>
        <w:pStyle w:val="a2"/>
      </w:pPr>
      <w:bookmarkStart w:id="107" w:name="_Toc195648748"/>
      <w:r>
        <w:rPr>
          <w:rFonts w:hint="eastAsia"/>
        </w:rPr>
        <w:t>舆情预测模块实现</w:t>
      </w:r>
      <w:bookmarkEnd w:id="107"/>
    </w:p>
    <w:p w14:paraId="5705916B" w14:textId="77777777" w:rsidR="00EC2F88" w:rsidRDefault="00052F37">
      <w:pPr>
        <w:pStyle w:val="a7"/>
      </w:pPr>
      <w:r>
        <w:rPr>
          <w:rFonts w:hint="eastAsia"/>
        </w:rPr>
        <w:t>舆情预测模块旨在基于历</w:t>
      </w:r>
      <w:commentRangeStart w:id="108"/>
      <w:r>
        <w:rPr>
          <w:rFonts w:hint="eastAsia"/>
        </w:rPr>
        <w:t>史数据，对未来一段时间内特定话题的热度或情感趋势进行预测。其实现通常依赖于时间序列分析技术。系统首先需要整理出按时间排序的热度数据（例如，每日或每小时的总转发/评论/</w:t>
      </w:r>
      <w:proofErr w:type="gramStart"/>
      <w:r>
        <w:rPr>
          <w:rFonts w:hint="eastAsia"/>
        </w:rPr>
        <w:t>点赞数</w:t>
      </w:r>
      <w:proofErr w:type="gramEnd"/>
      <w:r>
        <w:rPr>
          <w:rFonts w:hint="eastAsia"/>
        </w:rPr>
        <w:t>，或情感得分的平均值）或情感数据。这些数据构成了时间序列。</w:t>
      </w:r>
    </w:p>
    <w:p w14:paraId="0BA8A332" w14:textId="77777777" w:rsidR="00EC2F88" w:rsidRDefault="00052F37">
      <w:pPr>
        <w:pStyle w:val="a3"/>
        <w:spacing w:before="291"/>
      </w:pPr>
      <w:bookmarkStart w:id="109" w:name="_Toc195648749"/>
      <w:r>
        <w:rPr>
          <w:rFonts w:hint="eastAsia"/>
        </w:rPr>
        <w:t>舆情预测数据预处理</w:t>
      </w:r>
      <w:bookmarkEnd w:id="109"/>
    </w:p>
    <w:p w14:paraId="5F89692A" w14:textId="77777777" w:rsidR="00EC2F88" w:rsidRDefault="00052F37">
      <w:pPr>
        <w:pStyle w:val="a7"/>
      </w:pPr>
      <w:r>
        <w:rPr>
          <w:rFonts w:hint="eastAsia"/>
        </w:rPr>
        <w:t>数据预处理是关键步骤，可能包括填充缺失值、平滑数据（如移动平均）以去除噪声、以及检查序列的平稳性。如果序列非平稳，可能需要进行差分等操作使其平稳。</w:t>
      </w:r>
    </w:p>
    <w:p w14:paraId="35944C58" w14:textId="77777777" w:rsidR="00EC2F88" w:rsidRDefault="00052F37">
      <w:pPr>
        <w:pStyle w:val="a3"/>
        <w:spacing w:before="291"/>
      </w:pPr>
      <w:bookmarkStart w:id="110" w:name="_Toc195648750"/>
      <w:r>
        <w:rPr>
          <w:rFonts w:hint="eastAsia"/>
        </w:rPr>
        <w:t>舆情预测模型构建</w:t>
      </w:r>
      <w:bookmarkEnd w:id="110"/>
    </w:p>
    <w:p w14:paraId="1541AEE1" w14:textId="77777777" w:rsidR="00EC2F88" w:rsidRDefault="00052F37">
      <w:pPr>
        <w:pStyle w:val="a7"/>
      </w:pPr>
      <w:r>
        <w:rPr>
          <w:rFonts w:hint="eastAsia"/>
        </w:rPr>
        <w:t>预测模型的选择多样。简单的方法如指数平滑（Exponential Smoothing）或ARIMA（Autoregressive Integrated Moving Average）模型，它们基于序列自身的历史值进行预测。更复杂的方法可以引入机器学习模型，如使用LSTM（Long Short-Term Memory）等循环神经网络，它们能够捕捉时间序列中更复杂的长期依赖关系。还可以考虑加入外部因素（如节假日、相关政策发布等）作为模型的额外特征，以提高预测精度。util/Predict.py或util/yuce.py可能封装了相关的预测算法逻辑。</w:t>
      </w:r>
      <w:commentRangeEnd w:id="108"/>
      <w:r w:rsidR="00E900AA">
        <w:rPr>
          <w:rStyle w:val="afd"/>
          <w:rFonts w:ascii="Times New Roman" w:hAnsi="Times New Roman" w:cs="Times New Roman"/>
        </w:rPr>
        <w:commentReference w:id="108"/>
      </w:r>
    </w:p>
    <w:p w14:paraId="13DE983A" w14:textId="77777777" w:rsidR="00EC2F88" w:rsidRDefault="00052F37">
      <w:pPr>
        <w:pStyle w:val="a3"/>
        <w:spacing w:before="291"/>
      </w:pPr>
      <w:bookmarkStart w:id="112" w:name="_Toc195648751"/>
      <w:r>
        <w:rPr>
          <w:rFonts w:hint="eastAsia"/>
        </w:rPr>
        <w:lastRenderedPageBreak/>
        <w:t>舆情预测结果可视化</w:t>
      </w:r>
      <w:bookmarkEnd w:id="112"/>
    </w:p>
    <w:p w14:paraId="5D829C2C" w14:textId="77777777" w:rsidR="00EC2F88" w:rsidRDefault="00052F37">
      <w:pPr>
        <w:pStyle w:val="a7"/>
      </w:pPr>
      <w:r>
        <w:rPr>
          <w:rFonts w:hint="eastAsia"/>
        </w:rPr>
        <w:t>模型训练完成后，可以对未来一段时间进行预测。</w:t>
      </w:r>
      <w:proofErr w:type="spellStart"/>
      <w:r>
        <w:rPr>
          <w:rFonts w:hint="eastAsia"/>
        </w:rPr>
        <w:t>getPredictData</w:t>
      </w:r>
      <w:proofErr w:type="spellEnd"/>
      <w:r>
        <w:rPr>
          <w:rFonts w:hint="eastAsia"/>
        </w:rPr>
        <w:t>视图函数负责调用预测模型，生成预测结果数据，并通过/predict/data/接口返回。前端页面drawPredict.html利用</w:t>
      </w:r>
      <w:proofErr w:type="spellStart"/>
      <w:r>
        <w:rPr>
          <w:rFonts w:hint="eastAsia"/>
        </w:rPr>
        <w:t>ECharts</w:t>
      </w:r>
      <w:proofErr w:type="spellEnd"/>
      <w:proofErr w:type="gramStart"/>
      <w:r>
        <w:rPr>
          <w:rFonts w:hint="eastAsia"/>
        </w:rPr>
        <w:t>等库将</w:t>
      </w:r>
      <w:proofErr w:type="gramEnd"/>
      <w:r>
        <w:rPr>
          <w:rFonts w:hint="eastAsia"/>
        </w:rPr>
        <w:t>历史数据和预测数据绘制成折线图，直观展示舆情的未来走向。预测结果的准确性需要通过与实际数据的对比进行评估，并根据评估结果不断调整模型参数或选择更合适的模型。</w:t>
      </w:r>
    </w:p>
    <w:p w14:paraId="76AE192D" w14:textId="77777777" w:rsidR="00EC2F88" w:rsidRDefault="00052F37">
      <w:pPr>
        <w:pStyle w:val="aff1"/>
        <w:keepNext/>
      </w:pPr>
      <w:r>
        <w:rPr>
          <w:noProof/>
        </w:rPr>
        <w:drawing>
          <wp:inline distT="0" distB="0" distL="0" distR="0" wp14:anchorId="0526E99A" wp14:editId="40DC6321">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1008C158"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10</w:t>
      </w:r>
      <w:r>
        <w:fldChar w:fldCharType="end"/>
      </w:r>
      <w:r>
        <w:rPr>
          <w:rFonts w:hint="eastAsia"/>
        </w:rPr>
        <w:t xml:space="preserve"> </w:t>
      </w:r>
      <w:r>
        <w:rPr>
          <w:rFonts w:hint="eastAsia"/>
        </w:rPr>
        <w:t>舆情结果预测折线图展示</w:t>
      </w:r>
    </w:p>
    <w:p w14:paraId="3AEE1952" w14:textId="77777777" w:rsidR="00EC2F88" w:rsidRDefault="00052F37">
      <w:pPr>
        <w:pStyle w:val="a2"/>
      </w:pPr>
      <w:bookmarkStart w:id="113" w:name="_Toc195648752"/>
      <w:r>
        <w:rPr>
          <w:rFonts w:hint="eastAsia"/>
        </w:rPr>
        <w:t>数据库存储实现</w:t>
      </w:r>
      <w:bookmarkEnd w:id="113"/>
    </w:p>
    <w:p w14:paraId="5B4E3C26" w14:textId="77777777" w:rsidR="00EC2F88" w:rsidRDefault="00052F37">
      <w:pPr>
        <w:pStyle w:val="a7"/>
      </w:pPr>
      <w:r>
        <w:rPr>
          <w:rFonts w:hint="eastAsia"/>
        </w:rPr>
        <w:t xml:space="preserve">数据的有效存储和管理是系统稳定运行的基础。如前所述，系统选用MySQL 8.0.12作为关系型数据库，利用Django ORM进行数据交互。models.py中定义的每个类对应数据库中的一张表，类的属性映射为表的字段。Django的migration机制（通过python manage.py </w:t>
      </w:r>
      <w:proofErr w:type="spellStart"/>
      <w:r>
        <w:rPr>
          <w:rFonts w:hint="eastAsia"/>
        </w:rPr>
        <w:t>makemigrations</w:t>
      </w:r>
      <w:proofErr w:type="spellEnd"/>
      <w:r>
        <w:rPr>
          <w:rFonts w:hint="eastAsia"/>
        </w:rPr>
        <w:t>和python manage.py migrate命令）负责根据模型定义自动生成和执行数据库表结构的创建和变更脚本，极大地简化了数据库模式管理。</w:t>
      </w:r>
    </w:p>
    <w:p w14:paraId="63666414" w14:textId="77777777" w:rsidR="00EC2F88" w:rsidRDefault="00052F37">
      <w:pPr>
        <w:pStyle w:val="a7"/>
      </w:pPr>
      <w:r>
        <w:rPr>
          <w:rFonts w:hint="eastAsia"/>
        </w:rPr>
        <w:t>为提升查询性能，在模型定义（models.py的Meta类或直接在字段上）中为经常用于查询条件的字段（如</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keyword, </w:t>
      </w:r>
      <w:proofErr w:type="spellStart"/>
      <w:r>
        <w:rPr>
          <w:rFonts w:hint="eastAsia"/>
        </w:rPr>
        <w:t>created_at</w:t>
      </w:r>
      <w:proofErr w:type="spellEnd"/>
      <w:r>
        <w:rPr>
          <w:rFonts w:hint="eastAsia"/>
        </w:rPr>
        <w:t xml:space="preserve">, </w:t>
      </w:r>
      <w:proofErr w:type="spellStart"/>
      <w:r>
        <w:rPr>
          <w:rFonts w:hint="eastAsia"/>
        </w:rPr>
        <w:t>like_count</w:t>
      </w:r>
      <w:proofErr w:type="spellEnd"/>
      <w:r>
        <w:rPr>
          <w:rFonts w:hint="eastAsia"/>
        </w:rPr>
        <w:t>）添加了数据库索引（</w:t>
      </w:r>
      <w:proofErr w:type="spellStart"/>
      <w:r>
        <w:rPr>
          <w:rFonts w:hint="eastAsia"/>
        </w:rPr>
        <w:t>db_index</w:t>
      </w:r>
      <w:proofErr w:type="spellEnd"/>
      <w:r>
        <w:rPr>
          <w:rFonts w:hint="eastAsia"/>
        </w:rPr>
        <w:t>=True或Index类）。对于文本内容的搜索，</w:t>
      </w:r>
      <w:proofErr w:type="gramStart"/>
      <w:r>
        <w:rPr>
          <w:rFonts w:hint="eastAsia"/>
        </w:rPr>
        <w:t>如微博正文</w:t>
      </w:r>
      <w:proofErr w:type="gramEnd"/>
      <w:r>
        <w:rPr>
          <w:rFonts w:hint="eastAsia"/>
        </w:rPr>
        <w:t>（text）和评论内容（comment），可以考虑使用MySQL的全文索引（Full-Text Index）来加速模糊匹配查询，但这在Django ORM中需要额外配置或使用原生SQL。</w:t>
      </w:r>
    </w:p>
    <w:p w14:paraId="6A1A5125" w14:textId="77777777" w:rsidR="00EC2F88" w:rsidRDefault="00052F37">
      <w:pPr>
        <w:pStyle w:val="a7"/>
      </w:pPr>
      <w:r>
        <w:rPr>
          <w:rFonts w:hint="eastAsia"/>
        </w:rPr>
        <w:t>数据的备份和恢复是保障数据安全的重要措施，这通常需要在数据库层面配置自动备份策略（如使用</w:t>
      </w:r>
      <w:proofErr w:type="spellStart"/>
      <w:r>
        <w:rPr>
          <w:rFonts w:hint="eastAsia"/>
        </w:rPr>
        <w:t>mysqldump</w:t>
      </w:r>
      <w:proofErr w:type="spellEnd"/>
      <w:r>
        <w:rPr>
          <w:rFonts w:hint="eastAsia"/>
        </w:rPr>
        <w:t>定时任务）或利用</w:t>
      </w:r>
      <w:proofErr w:type="gramStart"/>
      <w:r>
        <w:rPr>
          <w:rFonts w:hint="eastAsia"/>
        </w:rPr>
        <w:t>云服务</w:t>
      </w:r>
      <w:proofErr w:type="gramEnd"/>
      <w:r>
        <w:rPr>
          <w:rFonts w:hint="eastAsia"/>
        </w:rPr>
        <w:t>商提供的数据库备份服务。对于历史数据的管理，可以考虑定期将较旧</w:t>
      </w:r>
      <w:proofErr w:type="gramStart"/>
      <w:r>
        <w:rPr>
          <w:rFonts w:hint="eastAsia"/>
        </w:rPr>
        <w:t>且访问</w:t>
      </w:r>
      <w:proofErr w:type="gramEnd"/>
      <w:r>
        <w:rPr>
          <w:rFonts w:hint="eastAsia"/>
        </w:rPr>
        <w:t>频率低的数据归档到独立的归档表或外部存储中，以</w:t>
      </w:r>
      <w:proofErr w:type="gramStart"/>
      <w:r>
        <w:rPr>
          <w:rFonts w:hint="eastAsia"/>
        </w:rPr>
        <w:t>减小</w:t>
      </w:r>
      <w:proofErr w:type="gramEnd"/>
      <w:r>
        <w:rPr>
          <w:rFonts w:hint="eastAsia"/>
        </w:rPr>
        <w:t>主表的体积，保持查询性能。数据安全方面，除了密码加密存储外，还需要在应用层面和数据库层面做好权限控制，防止未授权访问和数据泄露。</w:t>
      </w:r>
    </w:p>
    <w:p w14:paraId="0EA7D847" w14:textId="77777777" w:rsidR="00EC2F88" w:rsidRDefault="00052F37">
      <w:pPr>
        <w:pStyle w:val="aff1"/>
        <w:keepNext/>
      </w:pPr>
      <w:r>
        <w:rPr>
          <w:noProof/>
        </w:rPr>
        <w:lastRenderedPageBreak/>
        <w:drawing>
          <wp:inline distT="0" distB="0" distL="0" distR="0" wp14:anchorId="61D3CCF1" wp14:editId="156A1F3B">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5820DB7B" w14:textId="77777777" w:rsidR="00EC2F88" w:rsidRDefault="00052F37">
      <w:pPr>
        <w:pStyle w:val="a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11</w:t>
      </w:r>
      <w:r>
        <w:fldChar w:fldCharType="end"/>
      </w:r>
      <w:r>
        <w:rPr>
          <w:rFonts w:hint="eastAsia"/>
        </w:rPr>
        <w:t xml:space="preserve"> </w:t>
      </w:r>
      <w:r>
        <w:rPr>
          <w:rFonts w:hint="eastAsia"/>
        </w:rPr>
        <w:t>数据库备份展示</w:t>
      </w:r>
    </w:p>
    <w:p w14:paraId="7F90E6A8" w14:textId="77777777" w:rsidR="00EC2F88" w:rsidRDefault="00052F37">
      <w:pPr>
        <w:pStyle w:val="a2"/>
      </w:pPr>
      <w:bookmarkStart w:id="114" w:name="_Toc195648753"/>
      <w:r>
        <w:rPr>
          <w:rFonts w:hint="eastAsia"/>
        </w:rPr>
        <w:t>本章小结</w:t>
      </w:r>
      <w:bookmarkEnd w:id="114"/>
    </w:p>
    <w:p w14:paraId="74EDA73A" w14:textId="77777777" w:rsidR="00EC2F88" w:rsidRDefault="00052F37">
      <w:pPr>
        <w:pStyle w:val="a7"/>
      </w:pPr>
      <w:r>
        <w:rPr>
          <w:rFonts w:hint="eastAsia"/>
        </w:rPr>
        <w:t>本章深入剖析</w:t>
      </w:r>
      <w:proofErr w:type="gramStart"/>
      <w:r>
        <w:rPr>
          <w:rFonts w:hint="eastAsia"/>
        </w:rPr>
        <w:t>了微博舆情</w:t>
      </w:r>
      <w:proofErr w:type="gramEnd"/>
      <w:r>
        <w:rPr>
          <w:rFonts w:hint="eastAsia"/>
        </w:rPr>
        <w:t>分析系统各个核心模块的实现细节。从基于Django的MTV架构控制，到复杂的</w:t>
      </w:r>
      <w:proofErr w:type="gramStart"/>
      <w:r>
        <w:rPr>
          <w:rFonts w:hint="eastAsia"/>
        </w:rPr>
        <w:t>微博数据爬取</w:t>
      </w:r>
      <w:proofErr w:type="gramEnd"/>
      <w:r>
        <w:rPr>
          <w:rFonts w:hint="eastAsia"/>
        </w:rPr>
        <w:t>与反爬虫策略；从多维度的热度、情感、地域分析，到基于时间序列的舆情预测；再到底层的数据存储与管理优化。每一个环节都紧密围绕系统需求，综合运用了Web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5C3540FF" w14:textId="77777777" w:rsidR="00EC2F88" w:rsidRDefault="00052F37">
      <w:pPr>
        <w:widowControl/>
        <w:jc w:val="left"/>
        <w:rPr>
          <w:rFonts w:ascii="宋体" w:hAnsi="宋体" w:cs="宋体"/>
          <w:sz w:val="24"/>
          <w:szCs w:val="20"/>
        </w:rPr>
      </w:pPr>
      <w:r>
        <w:br w:type="page"/>
      </w:r>
    </w:p>
    <w:p w14:paraId="020B6A41" w14:textId="77777777" w:rsidR="00EC2F88" w:rsidRDefault="00052F37">
      <w:pPr>
        <w:pStyle w:val="1"/>
      </w:pPr>
      <w:bookmarkStart w:id="115" w:name="_Toc195648754"/>
      <w:r>
        <w:rPr>
          <w:rFonts w:hint="eastAsia"/>
        </w:rPr>
        <w:lastRenderedPageBreak/>
        <w:t>系统测试</w:t>
      </w:r>
      <w:bookmarkEnd w:id="115"/>
    </w:p>
    <w:p w14:paraId="0AF7FD82" w14:textId="77777777" w:rsidR="00EC2F88" w:rsidRDefault="00052F37">
      <w:pPr>
        <w:pStyle w:val="a7"/>
      </w:pPr>
      <w:r>
        <w:rPr>
          <w:rFonts w:hint="eastAsia"/>
        </w:rPr>
        <w:t>系统测试是保障软件质量、验证系统功能是否满足设计要求、发现并修复潜在问题的关键环节。本章将详细</w:t>
      </w:r>
      <w:proofErr w:type="gramStart"/>
      <w:r>
        <w:rPr>
          <w:rFonts w:hint="eastAsia"/>
        </w:rPr>
        <w:t>阐述微博舆情</w:t>
      </w:r>
      <w:proofErr w:type="gramEnd"/>
      <w:r>
        <w:rPr>
          <w:rFonts w:hint="eastAsia"/>
        </w:rPr>
        <w:t>分析系统的测试环境配置、采用的主要测试方法、以及基于测试结果制定的系统改进方案。</w:t>
      </w:r>
    </w:p>
    <w:p w14:paraId="66C5190D" w14:textId="77777777" w:rsidR="00EC2F88" w:rsidRDefault="00052F37">
      <w:pPr>
        <w:pStyle w:val="a2"/>
      </w:pPr>
      <w:bookmarkStart w:id="116" w:name="_Toc195648755"/>
      <w:r>
        <w:rPr>
          <w:rFonts w:hint="eastAsia"/>
        </w:rPr>
        <w:t>测试环境</w:t>
      </w:r>
      <w:bookmarkEnd w:id="116"/>
    </w:p>
    <w:p w14:paraId="325EFABB" w14:textId="77777777" w:rsidR="00EC2F88" w:rsidRDefault="00052F37">
      <w:pPr>
        <w:pStyle w:val="a7"/>
      </w:pPr>
      <w:r>
        <w:rPr>
          <w:rFonts w:hint="eastAsia"/>
        </w:rPr>
        <w:t>为确保测试结果的准确性和</w:t>
      </w:r>
      <w:proofErr w:type="gramStart"/>
      <w:r>
        <w:rPr>
          <w:rFonts w:hint="eastAsia"/>
        </w:rPr>
        <w:t>可</w:t>
      </w:r>
      <w:proofErr w:type="gramEnd"/>
      <w:r>
        <w:rPr>
          <w:rFonts w:hint="eastAsia"/>
        </w:rPr>
        <w:t>复现性，系统测试在一套标准化的环境中进行。软件环境方面，后端运行于Python 3.8.10解释器之上，Web服务由Django 3.x版本框架提供支持，数据持久化依赖于MySQL 8.0.12数据库。前端测试主要在主流浏览器如最新版本的Google Chrome和Mozilla Firefox上进行。硬件环境方面，测试服务器或开发机器配置为多核CPU（至少4核）、8GB以上内存，并保证稳定的网络连接（至少100Mbps带宽）。操作系统环境涵盖了常见的Windows 10和Linux发行版，以验证系统的跨平台兼容性。统一且符合实际运行条件的测试环境，是后续各项测试活动有效开展的基础。</w:t>
      </w:r>
    </w:p>
    <w:p w14:paraId="00C59B86" w14:textId="77777777" w:rsidR="00EC2F88" w:rsidRDefault="00052F37">
      <w:pPr>
        <w:pStyle w:val="a2"/>
      </w:pPr>
      <w:bookmarkStart w:id="117" w:name="_Toc195648756"/>
      <w:r>
        <w:rPr>
          <w:rFonts w:hint="eastAsia"/>
        </w:rPr>
        <w:t>测试方法</w:t>
      </w:r>
      <w:bookmarkEnd w:id="117"/>
    </w:p>
    <w:p w14:paraId="37EC1103" w14:textId="77777777" w:rsidR="00EC2F88" w:rsidRDefault="00052F37">
      <w:pPr>
        <w:pStyle w:val="a7"/>
      </w:pPr>
      <w:r>
        <w:rPr>
          <w:rFonts w:hint="eastAsia"/>
        </w:rPr>
        <w:t>为全面评估系统质量，本次测试采用了多种互补的测试方法，覆盖了从代码单元到系统整体、从功能验证到性能安全的各个维度。首先，单元测试（Unit Testing）聚焦于对独立的函数、类或方法进行验证，确保每个最小可测试单元的功能逻辑正确无误，这是保证代码质量的基础。其次，集成测试（Integration Testing）关注于模块之间的接口和交互，验证不同模块（如</w:t>
      </w:r>
      <w:proofErr w:type="gramStart"/>
      <w:r>
        <w:rPr>
          <w:rFonts w:hint="eastAsia"/>
        </w:rPr>
        <w:t>数据爬取模块</w:t>
      </w:r>
      <w:proofErr w:type="gramEnd"/>
      <w:r>
        <w:rPr>
          <w:rFonts w:hint="eastAsia"/>
        </w:rPr>
        <w:t>与数据存储模块、分析模块与可视化模块）组合在一起时能否协同工作，数据能否正确流转。功能测试（Functional Testing）则从用户角度出发，依据需求规格说明，验证系统的各项功能（如用户注册登录、</w:t>
      </w:r>
      <w:proofErr w:type="gramStart"/>
      <w:r>
        <w:rPr>
          <w:rFonts w:hint="eastAsia"/>
        </w:rPr>
        <w:t>微博搜索</w:t>
      </w:r>
      <w:proofErr w:type="gramEnd"/>
      <w:r>
        <w:rPr>
          <w:rFonts w:hint="eastAsia"/>
        </w:rPr>
        <w:t>、舆情分析、图表展示等）是否按预期实现。</w:t>
      </w:r>
    </w:p>
    <w:p w14:paraId="765575CE" w14:textId="77777777" w:rsidR="00EC2F88" w:rsidRDefault="00052F37">
      <w:pPr>
        <w:pStyle w:val="a7"/>
      </w:pPr>
      <w:r>
        <w:rPr>
          <w:rFonts w:hint="eastAsia"/>
        </w:rPr>
        <w:t>在功能满足的基础上，非功能特性的测试同样重要。性能测试（Performance Testing）旨在评估系统在不同负载下的响应时间、吞吐量和资源利用率，识别性能瓶颈，确保系统在高并发场景下依然能够稳定高效运行。压力测试（Stress Testing）通过模拟远超预期的用户负载或数据量，探测系统的极限承载能力和稳定性边界。安全测试（Security Testing）着重于发现潜在的安全漏洞，如SQL注入、</w:t>
      </w:r>
      <w:proofErr w:type="gramStart"/>
      <w:r>
        <w:rPr>
          <w:rFonts w:hint="eastAsia"/>
        </w:rPr>
        <w:t>跨站脚本</w:t>
      </w:r>
      <w:proofErr w:type="gramEnd"/>
      <w:r>
        <w:rPr>
          <w:rFonts w:hint="eastAsia"/>
        </w:rPr>
        <w:t>（XSS）、权限控制缺陷等，保障用户数据和系统自身的安全。兼容性测试（Compatibility Testing）验证系统在不同浏览器、操作系统和设备上的表现是否一致。可用性测试（Usability Testing）则通过模拟用户操作或邀请真实用户试用，评估系统的易用性、用户体验和界面设计的合理性。最后，回归测试（Regression Testing）在每次代码修改或缺陷修复后进行，确保变更没有引入新的问题或导致原有功能失效。这些测试方法的综合运用，构成了系统质量保证的完整体系。</w:t>
      </w:r>
    </w:p>
    <w:p w14:paraId="479563B6" w14:textId="77777777" w:rsidR="00EC2F88" w:rsidRDefault="00EC2F88">
      <w:pPr>
        <w:pStyle w:val="a7"/>
      </w:pPr>
    </w:p>
    <w:p w14:paraId="491F0AF8" w14:textId="77777777" w:rsidR="00EC2F88" w:rsidRDefault="00052F37">
      <w:pPr>
        <w:pStyle w:val="a2"/>
      </w:pPr>
      <w:bookmarkStart w:id="118" w:name="_Toc195648757"/>
      <w:r>
        <w:rPr>
          <w:rFonts w:hint="eastAsia"/>
        </w:rPr>
        <w:lastRenderedPageBreak/>
        <w:t>改进方案</w:t>
      </w:r>
      <w:bookmarkEnd w:id="118"/>
    </w:p>
    <w:p w14:paraId="46F49B5E" w14:textId="77777777" w:rsidR="00EC2F88" w:rsidRDefault="00052F37">
      <w:pPr>
        <w:pStyle w:val="a7"/>
      </w:pPr>
      <w:r>
        <w:rPr>
          <w:rFonts w:hint="eastAsia"/>
        </w:rPr>
        <w:t>通过上述一系列严格的测试活动，识别出系统在多个方面存在的潜在问题和</w:t>
      </w:r>
      <w:proofErr w:type="gramStart"/>
      <w:r>
        <w:rPr>
          <w:rFonts w:hint="eastAsia"/>
        </w:rPr>
        <w:t>可</w:t>
      </w:r>
      <w:proofErr w:type="gramEnd"/>
      <w:r>
        <w:rPr>
          <w:rFonts w:hint="eastAsia"/>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Redis缓存热点数据和计算结果），减轻数据库压力；并对服务器配置进行调优。在功能方面，考虑扩展更多的舆情分析维度，如引入更高级的主题模型（LDA）进行内容聚类，或增加用户画像分析功能；同时优化现有算法的准确性，特别是舆情分析和趋势预测模块。</w:t>
      </w:r>
    </w:p>
    <w:p w14:paraId="30F945BB" w14:textId="77777777" w:rsidR="00EC2F88" w:rsidRDefault="00052F37">
      <w:pPr>
        <w:pStyle w:val="a7"/>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Pr>
          <w:rFonts w:hint="eastAsia"/>
        </w:rPr>
        <w:t>可</w:t>
      </w:r>
      <w:proofErr w:type="gramEnd"/>
      <w:r>
        <w:rPr>
          <w:rFonts w:hint="eastAsia"/>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Prometheus和Grafana）和自动化部署流程，提高系统的可运维性。</w:t>
      </w:r>
    </w:p>
    <w:p w14:paraId="65F4F5F1" w14:textId="77777777" w:rsidR="00EC2F88" w:rsidRDefault="00052F37">
      <w:pPr>
        <w:pStyle w:val="a2"/>
      </w:pPr>
      <w:bookmarkStart w:id="119" w:name="_Toc195648758"/>
      <w:r>
        <w:rPr>
          <w:rFonts w:hint="eastAsia"/>
        </w:rPr>
        <w:t>本章小结</w:t>
      </w:r>
      <w:bookmarkEnd w:id="119"/>
    </w:p>
    <w:p w14:paraId="018C04AF" w14:textId="77777777" w:rsidR="00EC2F88" w:rsidRDefault="00052F37">
      <w:pPr>
        <w:pStyle w:val="a7"/>
      </w:pPr>
      <w:r>
        <w:rPr>
          <w:rFonts w:hint="eastAsia"/>
        </w:rPr>
        <w:t>系统测试作为软件开发生命周期中的关键一环，通过系统化的环境配置和多样化的测试方法，</w:t>
      </w:r>
      <w:proofErr w:type="gramStart"/>
      <w:r>
        <w:rPr>
          <w:rFonts w:hint="eastAsia"/>
        </w:rPr>
        <w:t>对微博舆情</w:t>
      </w:r>
      <w:proofErr w:type="gramEnd"/>
      <w:r>
        <w:rPr>
          <w:rFonts w:hint="eastAsia"/>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739C50CA" w14:textId="77777777" w:rsidR="00EC2F88" w:rsidRDefault="00052F37">
      <w:pPr>
        <w:widowControl/>
        <w:jc w:val="left"/>
        <w:rPr>
          <w:rFonts w:ascii="宋体" w:hAnsi="宋体" w:cs="宋体"/>
          <w:sz w:val="24"/>
          <w:szCs w:val="20"/>
        </w:rPr>
      </w:pPr>
      <w:r>
        <w:br w:type="page"/>
      </w:r>
    </w:p>
    <w:p w14:paraId="4ED43D75" w14:textId="77777777" w:rsidR="00EC2F88" w:rsidRDefault="00052F37">
      <w:pPr>
        <w:pStyle w:val="1"/>
      </w:pPr>
      <w:bookmarkStart w:id="120" w:name="_Toc195648759"/>
      <w:r>
        <w:rPr>
          <w:rFonts w:hint="eastAsia"/>
        </w:rPr>
        <w:lastRenderedPageBreak/>
        <w:t>工作总结和心得体会</w:t>
      </w:r>
      <w:bookmarkEnd w:id="120"/>
    </w:p>
    <w:p w14:paraId="3F46A26C" w14:textId="77777777" w:rsidR="00EC2F88" w:rsidRDefault="00052F37">
      <w:pPr>
        <w:pStyle w:val="a7"/>
      </w:pPr>
      <w:r>
        <w:rPr>
          <w:rFonts w:hint="eastAsia"/>
        </w:rPr>
        <w:t>在完成基于Python</w:t>
      </w:r>
      <w:proofErr w:type="gramStart"/>
      <w:r>
        <w:rPr>
          <w:rFonts w:hint="eastAsia"/>
        </w:rPr>
        <w:t>的微博舆情</w:t>
      </w:r>
      <w:proofErr w:type="gramEnd"/>
      <w:r>
        <w:rPr>
          <w:rFonts w:hint="eastAsia"/>
        </w:rPr>
        <w:t>分析系统设计与实现的过程中，我积累了丰富的经验，并从中获得了许多宝贵的教训。本项目不仅实现了从数据采集到舆情预警的全流程自动化处理，还在多个方面取得了显著进展。首先，利用Python的强大爬虫能力结合Django框架和Celery分布式任务队列，我们有效提升了</w:t>
      </w:r>
      <w:proofErr w:type="gramStart"/>
      <w:r>
        <w:rPr>
          <w:rFonts w:hint="eastAsia"/>
        </w:rPr>
        <w:t>微博数据</w:t>
      </w:r>
      <w:proofErr w:type="gramEnd"/>
      <w:r>
        <w:rPr>
          <w:rFonts w:hint="eastAsia"/>
        </w:rPr>
        <w:t>的采集效率。</w:t>
      </w:r>
      <w:proofErr w:type="gramStart"/>
      <w:r>
        <w:rPr>
          <w:rFonts w:hint="eastAsia"/>
        </w:rPr>
        <w:t>面对微博平台</w:t>
      </w:r>
      <w:proofErr w:type="gramEnd"/>
      <w:r>
        <w:rPr>
          <w:rFonts w:hint="eastAsia"/>
        </w:rPr>
        <w:t>复杂</w:t>
      </w:r>
      <w:proofErr w:type="gramStart"/>
      <w:r>
        <w:rPr>
          <w:rFonts w:hint="eastAsia"/>
        </w:rPr>
        <w:t>的反爬机</w:t>
      </w:r>
      <w:proofErr w:type="gramEnd"/>
      <w:r>
        <w:rPr>
          <w:rFonts w:hint="eastAsia"/>
        </w:rPr>
        <w:t>制，通过引入代理IP</w:t>
      </w:r>
      <w:proofErr w:type="gramStart"/>
      <w:r>
        <w:rPr>
          <w:rFonts w:hint="eastAsia"/>
        </w:rPr>
        <w:t>池管</w:t>
      </w:r>
      <w:proofErr w:type="gramEnd"/>
      <w:r>
        <w:rPr>
          <w:rFonts w:hint="eastAsia"/>
        </w:rPr>
        <w:t>理和请求频率控制策略，成功突破了这些限制，确保了数据采集的稳定性和持续性。此外，在舆情分析模块中，采用混合模型（包括情感词典与机器学习）对中文文本进行情感判断，特别是结合BERT</w:t>
      </w:r>
      <w:proofErr w:type="gramStart"/>
      <w:r>
        <w:rPr>
          <w:rFonts w:hint="eastAsia"/>
        </w:rPr>
        <w:t>预训练</w:t>
      </w:r>
      <w:proofErr w:type="gramEnd"/>
      <w:r>
        <w:rPr>
          <w:rFonts w:hint="eastAsia"/>
        </w:rPr>
        <w:t>模型与注意力机制，大幅提高了舆情分析的准确性，尤其是在识别网络用语和讽刺性言论方面表现突出。</w:t>
      </w:r>
    </w:p>
    <w:p w14:paraId="13D1D8D0" w14:textId="77777777" w:rsidR="00EC2F88" w:rsidRDefault="00052F37">
      <w:pPr>
        <w:pStyle w:val="a7"/>
      </w:pPr>
      <w:r>
        <w:rPr>
          <w:rFonts w:hint="eastAsia"/>
        </w:rPr>
        <w:t>在整个开发过程中，我们也遇到了不少技术挑战。除了上述提到的数据采集问题外，如何处理大数据量下的系统性能优化也是关键之一。为了解决这一问题，我采用了MySQL分区表、Redis缓存以及Nginx负载均衡等技术，从而提高了系统的并发处理能力和响应速度。同时，前端使用</w:t>
      </w:r>
      <w:proofErr w:type="spellStart"/>
      <w:r>
        <w:rPr>
          <w:rFonts w:hint="eastAsia"/>
        </w:rPr>
        <w:t>ECharts</w:t>
      </w:r>
      <w:proofErr w:type="spellEnd"/>
      <w:proofErr w:type="gramStart"/>
      <w:r>
        <w:rPr>
          <w:rFonts w:hint="eastAsia"/>
        </w:rPr>
        <w:t>等库将</w:t>
      </w:r>
      <w:proofErr w:type="gramEnd"/>
      <w:r>
        <w:rPr>
          <w:rFonts w:hint="eastAsia"/>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7477534A" w14:textId="77777777" w:rsidR="00EC2F88" w:rsidRDefault="00052F37">
      <w:pPr>
        <w:pStyle w:val="a7"/>
      </w:pPr>
      <w:r>
        <w:rPr>
          <w:rFonts w:hint="eastAsia"/>
        </w:rPr>
        <w:t>这段经历让我深刻认识到跨学科知识融合对于解决复杂问题的重要性。该项目涉及自然语言处理、大数据分析、Web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20C332C6" w14:textId="77777777" w:rsidR="00EC2F88" w:rsidRDefault="00052F37">
      <w:pPr>
        <w:pStyle w:val="a7"/>
      </w:pPr>
      <w:r>
        <w:rPr>
          <w:rFonts w:hint="eastAsia"/>
        </w:rPr>
        <w:t>虽然本项目已经取得了一定的成绩，但仍有许多可以改进和完善的地方。未来的工作将着重于提高舆情分析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7B7F9730" w14:textId="77777777" w:rsidR="00EC2F88" w:rsidRDefault="00052F37">
      <w:pPr>
        <w:spacing w:line="360" w:lineRule="auto"/>
      </w:pPr>
      <w:r>
        <w:br w:type="page"/>
      </w:r>
    </w:p>
    <w:p w14:paraId="68D814A8" w14:textId="77777777" w:rsidR="00EC2F88" w:rsidRDefault="00052F37">
      <w:pPr>
        <w:pStyle w:val="a10"/>
        <w:numPr>
          <w:ilvl w:val="0"/>
          <w:numId w:val="0"/>
        </w:numPr>
        <w:ind w:left="440" w:hanging="440"/>
      </w:pPr>
      <w:bookmarkStart w:id="121" w:name="_Toc36193162"/>
      <w:bookmarkStart w:id="122" w:name="_Toc130202673"/>
      <w:bookmarkStart w:id="123" w:name="_Toc195648760"/>
      <w:bookmarkStart w:id="124" w:name="_Ref130208578"/>
      <w:r>
        <w:rPr>
          <w:rFonts w:hint="eastAsia"/>
        </w:rPr>
        <w:lastRenderedPageBreak/>
        <w:t>参考文献</w:t>
      </w:r>
      <w:bookmarkEnd w:id="121"/>
      <w:bookmarkEnd w:id="122"/>
      <w:bookmarkEnd w:id="123"/>
      <w:bookmarkEnd w:id="124"/>
    </w:p>
    <w:p w14:paraId="449D5390" w14:textId="77777777" w:rsidR="00EC2F88" w:rsidRDefault="00052F37">
      <w:pPr>
        <w:numPr>
          <w:ilvl w:val="0"/>
          <w:numId w:val="2"/>
        </w:numPr>
        <w:spacing w:line="400" w:lineRule="exact"/>
        <w:jc w:val="left"/>
      </w:pPr>
      <w:bookmarkStart w:id="125" w:name="_Ref195637652"/>
      <w:proofErr w:type="spellStart"/>
      <w:r>
        <w:rPr>
          <w:rFonts w:hint="eastAsia"/>
        </w:rPr>
        <w:t>Benkler</w:t>
      </w:r>
      <w:proofErr w:type="spellEnd"/>
      <w:r>
        <w:rPr>
          <w:rFonts w:hint="eastAsia"/>
        </w:rPr>
        <w:t xml:space="preserve"> Y, Faris R, Roberts H. Network Propaganda: Manipulation, Disinformation, and Radicalization in American Politics[J]. Oxford University Press, 2018.</w:t>
      </w:r>
      <w:bookmarkEnd w:id="125"/>
    </w:p>
    <w:p w14:paraId="629B8FAE" w14:textId="77777777" w:rsidR="00EC2F88" w:rsidRDefault="00052F37">
      <w:pPr>
        <w:numPr>
          <w:ilvl w:val="0"/>
          <w:numId w:val="2"/>
        </w:numPr>
        <w:spacing w:line="400" w:lineRule="exact"/>
        <w:jc w:val="left"/>
      </w:pPr>
      <w:bookmarkStart w:id="126" w:name="_Ref195637657"/>
      <w:r>
        <w:rPr>
          <w:rFonts w:hint="eastAsia"/>
        </w:rPr>
        <w:t>张磊</w:t>
      </w:r>
      <w:r>
        <w:rPr>
          <w:rFonts w:hint="eastAsia"/>
        </w:rPr>
        <w:t xml:space="preserve">. </w:t>
      </w:r>
      <w:r>
        <w:rPr>
          <w:rFonts w:hint="eastAsia"/>
        </w:rPr>
        <w:t>基于</w:t>
      </w:r>
      <w:r>
        <w:rPr>
          <w:rFonts w:hint="eastAsia"/>
        </w:rPr>
        <w:t>Django</w:t>
      </w:r>
      <w:r>
        <w:rPr>
          <w:rFonts w:hint="eastAsia"/>
        </w:rPr>
        <w:t>的</w:t>
      </w:r>
      <w:r>
        <w:rPr>
          <w:rFonts w:hint="eastAsia"/>
        </w:rPr>
        <w:t>Web</w:t>
      </w:r>
      <w:r>
        <w:rPr>
          <w:rFonts w:hint="eastAsia"/>
        </w:rPr>
        <w:t>应用开发实践</w:t>
      </w:r>
      <w:r>
        <w:rPr>
          <w:rFonts w:hint="eastAsia"/>
        </w:rPr>
        <w:t xml:space="preserve">[M]. </w:t>
      </w:r>
      <w:r>
        <w:rPr>
          <w:rFonts w:hint="eastAsia"/>
        </w:rPr>
        <w:t>北京</w:t>
      </w:r>
      <w:r>
        <w:rPr>
          <w:rFonts w:hint="eastAsia"/>
        </w:rPr>
        <w:t xml:space="preserve">: </w:t>
      </w:r>
      <w:r>
        <w:rPr>
          <w:rFonts w:hint="eastAsia"/>
        </w:rPr>
        <w:t>电子工业出版社</w:t>
      </w:r>
      <w:r>
        <w:rPr>
          <w:rFonts w:hint="eastAsia"/>
        </w:rPr>
        <w:t>, 2020.</w:t>
      </w:r>
      <w:bookmarkEnd w:id="126"/>
    </w:p>
    <w:p w14:paraId="04E3F449" w14:textId="77777777" w:rsidR="00EC2F88" w:rsidRDefault="00052F37">
      <w:pPr>
        <w:numPr>
          <w:ilvl w:val="0"/>
          <w:numId w:val="2"/>
        </w:numPr>
        <w:spacing w:line="400" w:lineRule="exact"/>
        <w:jc w:val="left"/>
      </w:pPr>
      <w:bookmarkStart w:id="127" w:name="_Ref195637662"/>
      <w:r>
        <w:rPr>
          <w:rFonts w:hint="eastAsia"/>
        </w:rPr>
        <w:t>Chen S, Liu Y. Hybrid Sentiment Analysis for Chinese S</w:t>
      </w:r>
      <w:r>
        <w:t>ocial Media: A Case Study of Weibo[C]// IEEE International Conference on Big Data, 2020: 145-152.</w:t>
      </w:r>
      <w:bookmarkEnd w:id="127"/>
    </w:p>
    <w:p w14:paraId="381F417A" w14:textId="77777777" w:rsidR="00EC2F88" w:rsidRDefault="00052F37">
      <w:pPr>
        <w:numPr>
          <w:ilvl w:val="0"/>
          <w:numId w:val="2"/>
        </w:numPr>
        <w:spacing w:line="400" w:lineRule="exact"/>
        <w:jc w:val="left"/>
      </w:pPr>
      <w:bookmarkStart w:id="128" w:name="_Ref195637667"/>
      <w:r>
        <w:t>Liu B. Sentiment Analysis and Opinion Mining[M]. Synthesis Lectures on Human Language Technologies, 2012.</w:t>
      </w:r>
      <w:bookmarkEnd w:id="128"/>
    </w:p>
    <w:p w14:paraId="221FBE90" w14:textId="77777777" w:rsidR="00EC2F88" w:rsidRDefault="00052F37">
      <w:pPr>
        <w:numPr>
          <w:ilvl w:val="0"/>
          <w:numId w:val="2"/>
        </w:numPr>
        <w:spacing w:line="400" w:lineRule="exact"/>
        <w:jc w:val="left"/>
      </w:pPr>
      <w:bookmarkStart w:id="129" w:name="_Ref195637708"/>
      <w:r>
        <w:t>Zhang Y, Wang L. Challenges and Opportunities of Open-Source Tools in Social Media Analytics[J]. Journal of Data Science, 2021, 19(3): 567-584.</w:t>
      </w:r>
      <w:bookmarkEnd w:id="129"/>
    </w:p>
    <w:p w14:paraId="36DE5A9A" w14:textId="77777777" w:rsidR="00EC2F88" w:rsidRDefault="00052F37">
      <w:pPr>
        <w:numPr>
          <w:ilvl w:val="0"/>
          <w:numId w:val="2"/>
        </w:numPr>
        <w:spacing w:line="400" w:lineRule="exact"/>
        <w:jc w:val="left"/>
      </w:pPr>
      <w:bookmarkStart w:id="130" w:name="_Ref195637715"/>
      <w:r>
        <w:t>Liu B. Sentiment Analysis and Opinion Mining[M]. Synthesis Lectures on Human Language Technologies. Morgan &amp; Claypool Publishers, 2012.</w:t>
      </w:r>
      <w:bookmarkEnd w:id="130"/>
    </w:p>
    <w:p w14:paraId="0B4699F2" w14:textId="77777777" w:rsidR="00EC2F88" w:rsidRDefault="00052F37">
      <w:pPr>
        <w:numPr>
          <w:ilvl w:val="0"/>
          <w:numId w:val="2"/>
        </w:numPr>
        <w:spacing w:line="400" w:lineRule="exact"/>
        <w:jc w:val="left"/>
      </w:pPr>
      <w:bookmarkStart w:id="131" w:name="_Ref195637718"/>
      <w:r>
        <w:t>Chen S, Liu Y. Hybrid Sentiment Analysis for Chinese Social Media: A Case Study of Weibo[C]. IEEE International Conference on Big Data, 2020:145-152.</w:t>
      </w:r>
      <w:bookmarkEnd w:id="131"/>
    </w:p>
    <w:p w14:paraId="2E8C7DC8" w14:textId="77777777" w:rsidR="00EC2F88" w:rsidRDefault="00052F37">
      <w:pPr>
        <w:numPr>
          <w:ilvl w:val="0"/>
          <w:numId w:val="2"/>
        </w:numPr>
        <w:spacing w:line="400" w:lineRule="exact"/>
        <w:jc w:val="left"/>
      </w:pPr>
      <w:bookmarkStart w:id="132" w:name="_Ref195637722"/>
      <w:r>
        <w:t>Zhang L. Django Web Development Best Practices: High-Performance Architecture Design[J]. Journal of Software Engineering, 2021, 15(3): 45-58.</w:t>
      </w:r>
      <w:bookmarkEnd w:id="132"/>
    </w:p>
    <w:p w14:paraId="5EC22338" w14:textId="77777777" w:rsidR="00EC2F88" w:rsidRDefault="00052F37">
      <w:pPr>
        <w:numPr>
          <w:ilvl w:val="0"/>
          <w:numId w:val="2"/>
        </w:numPr>
        <w:spacing w:line="400" w:lineRule="exact"/>
        <w:jc w:val="left"/>
      </w:pPr>
      <w:bookmarkStart w:id="133" w:name="_Ref195637729"/>
      <w:r>
        <w:t>Zhang Y, Wang L. Challenges and Opportunities of Open-Source Tools in Chinese Social Media Analytics[J]. Journal of Data Science, 2021, 19(3): 567-584.</w:t>
      </w:r>
      <w:bookmarkEnd w:id="133"/>
    </w:p>
    <w:p w14:paraId="58CDF2B5" w14:textId="77777777" w:rsidR="00EC2F88" w:rsidRDefault="00052F37">
      <w:pPr>
        <w:numPr>
          <w:ilvl w:val="0"/>
          <w:numId w:val="2"/>
        </w:numPr>
        <w:spacing w:line="400" w:lineRule="exact"/>
        <w:jc w:val="left"/>
      </w:pPr>
      <w:bookmarkStart w:id="134" w:name="_Ref195637735"/>
      <w:proofErr w:type="spellStart"/>
      <w:r>
        <w:t>Benkler</w:t>
      </w:r>
      <w:proofErr w:type="spellEnd"/>
      <w:r>
        <w:t xml:space="preserve"> Y, Faris R. Network Propaganda: Automation, Microtargeting, and the Disintegration of American Politics[J]. Oxford University Press, 2018.</w:t>
      </w:r>
      <w:bookmarkEnd w:id="134"/>
    </w:p>
    <w:p w14:paraId="6FE50203" w14:textId="77777777" w:rsidR="00EC2F88" w:rsidRDefault="00052F37">
      <w:pPr>
        <w:numPr>
          <w:ilvl w:val="0"/>
          <w:numId w:val="2"/>
        </w:numPr>
        <w:spacing w:line="400" w:lineRule="exact"/>
        <w:jc w:val="left"/>
      </w:pPr>
      <w:bookmarkStart w:id="135" w:name="_Ref195637738"/>
      <w:r>
        <w:t xml:space="preserve">Lin X F. Hierarchical Early Warning System for </w:t>
      </w:r>
      <w:proofErr w:type="spellStart"/>
      <w:r>
        <w:t>Sina</w:t>
      </w:r>
      <w:proofErr w:type="spellEnd"/>
      <w:r>
        <w:t xml:space="preserve"> Weibo Public Opinion[D]. Shanghai Jiao Tong University Master's Thesis, 2018.</w:t>
      </w:r>
      <w:bookmarkEnd w:id="135"/>
    </w:p>
    <w:p w14:paraId="3F8B1B62" w14:textId="77777777" w:rsidR="00EC2F88" w:rsidRDefault="00052F37">
      <w:pPr>
        <w:numPr>
          <w:ilvl w:val="0"/>
          <w:numId w:val="2"/>
        </w:numPr>
        <w:spacing w:line="400" w:lineRule="exact"/>
        <w:jc w:val="left"/>
      </w:pPr>
      <w:bookmarkStart w:id="136" w:name="_Ref195637752"/>
      <w:r>
        <w:rPr>
          <w:rFonts w:hint="eastAsia"/>
        </w:rPr>
        <w:t>张磊</w:t>
      </w:r>
      <w:r>
        <w:rPr>
          <w:rFonts w:hint="eastAsia"/>
        </w:rPr>
        <w:t xml:space="preserve">. </w:t>
      </w:r>
      <w:r>
        <w:rPr>
          <w:rFonts w:hint="eastAsia"/>
        </w:rPr>
        <w:t>基于</w:t>
      </w:r>
      <w:r>
        <w:rPr>
          <w:rFonts w:hint="eastAsia"/>
        </w:rPr>
        <w:t>Django</w:t>
      </w:r>
      <w:r>
        <w:rPr>
          <w:rFonts w:hint="eastAsia"/>
        </w:rPr>
        <w:t>的</w:t>
      </w:r>
      <w:r>
        <w:rPr>
          <w:rFonts w:hint="eastAsia"/>
        </w:rPr>
        <w:t>Web</w:t>
      </w:r>
      <w:r>
        <w:rPr>
          <w:rFonts w:hint="eastAsia"/>
        </w:rPr>
        <w:t>应用开发实践</w:t>
      </w:r>
      <w:r>
        <w:rPr>
          <w:rFonts w:hint="eastAsia"/>
        </w:rPr>
        <w:t xml:space="preserve">[M]. </w:t>
      </w:r>
      <w:r>
        <w:rPr>
          <w:rFonts w:hint="eastAsia"/>
        </w:rPr>
        <w:t>北京</w:t>
      </w:r>
      <w:r>
        <w:rPr>
          <w:rFonts w:hint="eastAsia"/>
        </w:rPr>
        <w:t xml:space="preserve">: </w:t>
      </w:r>
      <w:r>
        <w:rPr>
          <w:rFonts w:hint="eastAsia"/>
        </w:rPr>
        <w:t>电子工业出版社</w:t>
      </w:r>
      <w:r>
        <w:rPr>
          <w:rFonts w:hint="eastAsia"/>
        </w:rPr>
        <w:t>, 2020.</w:t>
      </w:r>
      <w:bookmarkEnd w:id="136"/>
    </w:p>
    <w:p w14:paraId="56A666D3" w14:textId="77777777" w:rsidR="00EC2F88" w:rsidRDefault="00052F37">
      <w:pPr>
        <w:numPr>
          <w:ilvl w:val="0"/>
          <w:numId w:val="2"/>
        </w:numPr>
        <w:spacing w:line="400" w:lineRule="exact"/>
        <w:jc w:val="left"/>
      </w:pPr>
      <w:bookmarkStart w:id="137" w:name="_Ref195637757"/>
      <w:r>
        <w:rPr>
          <w:rFonts w:hint="eastAsia"/>
        </w:rPr>
        <w:t>Django</w:t>
      </w:r>
      <w:r>
        <w:rPr>
          <w:rFonts w:hint="eastAsia"/>
        </w:rPr>
        <w:t>官方文档</w:t>
      </w:r>
      <w:r>
        <w:rPr>
          <w:rFonts w:hint="eastAsia"/>
        </w:rPr>
        <w:t>. Django Web Framework Documentation[M]. Django Software Foundation, 2023.</w:t>
      </w:r>
      <w:bookmarkEnd w:id="137"/>
    </w:p>
    <w:p w14:paraId="48C39FE4" w14:textId="77777777" w:rsidR="00EC2F88" w:rsidRDefault="00052F37">
      <w:pPr>
        <w:numPr>
          <w:ilvl w:val="0"/>
          <w:numId w:val="2"/>
        </w:numPr>
        <w:spacing w:line="400" w:lineRule="exact"/>
        <w:jc w:val="left"/>
      </w:pPr>
      <w:bookmarkStart w:id="138" w:name="_Ref195637767"/>
      <w:r>
        <w:rPr>
          <w:rFonts w:hint="eastAsia"/>
        </w:rPr>
        <w:t>Zhang L. Django Web Development Best Practices: High-Performance Architecture Design[J]. Journal of Software Engineering, 2021, 15(3):45-58.</w:t>
      </w:r>
      <w:bookmarkEnd w:id="138"/>
    </w:p>
    <w:p w14:paraId="13D9D59B" w14:textId="77777777" w:rsidR="00EC2F88" w:rsidRDefault="00052F37">
      <w:pPr>
        <w:numPr>
          <w:ilvl w:val="0"/>
          <w:numId w:val="2"/>
        </w:numPr>
        <w:spacing w:line="400" w:lineRule="exact"/>
        <w:jc w:val="left"/>
      </w:pPr>
      <w:bookmarkStart w:id="139" w:name="_Ref195637804"/>
      <w:r>
        <w:rPr>
          <w:rFonts w:hint="eastAsia"/>
        </w:rPr>
        <w:t>Django Channels</w:t>
      </w:r>
      <w:r>
        <w:rPr>
          <w:rFonts w:hint="eastAsia"/>
        </w:rPr>
        <w:t>官方文档</w:t>
      </w:r>
      <w:r>
        <w:rPr>
          <w:rFonts w:hint="eastAsia"/>
        </w:rPr>
        <w:t>. Asynchronous Web Framework for Django[M]. Channels Project, 2022.</w:t>
      </w:r>
      <w:bookmarkEnd w:id="139"/>
    </w:p>
    <w:p w14:paraId="26E464BD" w14:textId="77777777" w:rsidR="00EC2F88" w:rsidRDefault="00052F37">
      <w:pPr>
        <w:numPr>
          <w:ilvl w:val="0"/>
          <w:numId w:val="2"/>
        </w:numPr>
        <w:spacing w:line="400" w:lineRule="exact"/>
        <w:jc w:val="left"/>
      </w:pPr>
      <w:bookmarkStart w:id="140" w:name="_Ref195637809"/>
      <w:r>
        <w:rPr>
          <w:rFonts w:hint="eastAsia"/>
        </w:rPr>
        <w:t>Zhang Y, Wang L. Challenges and Opportunities of Open-Source Tools in Social Media Analytics[J]. Journal of Data Science, 2021, 19(3):567-584.</w:t>
      </w:r>
      <w:bookmarkEnd w:id="140"/>
    </w:p>
    <w:p w14:paraId="22F980CD" w14:textId="77777777" w:rsidR="00EC2F88" w:rsidRDefault="00052F37">
      <w:pPr>
        <w:numPr>
          <w:ilvl w:val="0"/>
          <w:numId w:val="2"/>
        </w:numPr>
        <w:spacing w:line="400" w:lineRule="exact"/>
        <w:jc w:val="left"/>
      </w:pPr>
      <w:bookmarkStart w:id="141" w:name="_Ref195637812"/>
      <w:proofErr w:type="spellStart"/>
      <w:r>
        <w:rPr>
          <w:rFonts w:hint="eastAsia"/>
        </w:rPr>
        <w:t>Scrapy</w:t>
      </w:r>
      <w:proofErr w:type="spellEnd"/>
      <w:r>
        <w:rPr>
          <w:rFonts w:hint="eastAsia"/>
        </w:rPr>
        <w:t>官方文档</w:t>
      </w:r>
      <w:r>
        <w:rPr>
          <w:rFonts w:hint="eastAsia"/>
        </w:rPr>
        <w:t xml:space="preserve">. </w:t>
      </w:r>
      <w:proofErr w:type="spellStart"/>
      <w:r>
        <w:rPr>
          <w:rFonts w:hint="eastAsia"/>
        </w:rPr>
        <w:t>Scrapy</w:t>
      </w:r>
      <w:proofErr w:type="spellEnd"/>
      <w:r>
        <w:rPr>
          <w:rFonts w:hint="eastAsia"/>
        </w:rPr>
        <w:t>: A Fast and High-Level Web Crawling Framework[M]. Scrapy.org, 2022.</w:t>
      </w:r>
      <w:bookmarkEnd w:id="141"/>
    </w:p>
    <w:p w14:paraId="58CEFFA7" w14:textId="77777777" w:rsidR="00EC2F88" w:rsidRDefault="00052F37">
      <w:pPr>
        <w:numPr>
          <w:ilvl w:val="0"/>
          <w:numId w:val="2"/>
        </w:numPr>
        <w:spacing w:line="400" w:lineRule="exact"/>
        <w:jc w:val="left"/>
      </w:pPr>
      <w:bookmarkStart w:id="142" w:name="_Ref195637822"/>
      <w:r>
        <w:rPr>
          <w:rFonts w:hint="eastAsia"/>
        </w:rPr>
        <w:t>Zhang Y, Chen S. Dynamic IP Rotation and Anti-Bot Strategies in Weibo Crawling[C]. IEEE International Conference on Big Data, 2020:145-152.</w:t>
      </w:r>
      <w:bookmarkEnd w:id="142"/>
    </w:p>
    <w:p w14:paraId="183298F0" w14:textId="77777777" w:rsidR="00EC2F88" w:rsidRDefault="00052F37">
      <w:pPr>
        <w:numPr>
          <w:ilvl w:val="0"/>
          <w:numId w:val="2"/>
        </w:numPr>
        <w:spacing w:line="400" w:lineRule="exact"/>
        <w:jc w:val="left"/>
      </w:pPr>
      <w:bookmarkStart w:id="143" w:name="_Ref195637825"/>
      <w:r>
        <w:rPr>
          <w:rFonts w:hint="eastAsia"/>
        </w:rPr>
        <w:t>MySQL</w:t>
      </w:r>
      <w:r>
        <w:rPr>
          <w:rFonts w:hint="eastAsia"/>
        </w:rPr>
        <w:t>官方文档</w:t>
      </w:r>
      <w:r>
        <w:rPr>
          <w:rFonts w:hint="eastAsia"/>
        </w:rPr>
        <w:t>. MySQL 8.0 Reference Manual[M</w:t>
      </w:r>
      <w:r>
        <w:t>]. Oracle Corporation, 2020.</w:t>
      </w:r>
      <w:bookmarkEnd w:id="143"/>
    </w:p>
    <w:p w14:paraId="6821FEE9" w14:textId="77777777" w:rsidR="00EC2F88" w:rsidRDefault="00052F37">
      <w:pPr>
        <w:numPr>
          <w:ilvl w:val="0"/>
          <w:numId w:val="2"/>
        </w:numPr>
        <w:spacing w:line="400" w:lineRule="exact"/>
        <w:jc w:val="left"/>
      </w:pPr>
      <w:bookmarkStart w:id="144" w:name="_Ref195637829"/>
      <w:r>
        <w:t>Chen S, Liu Y. Partitioning and Indexing Strategies for Large-Scale Social Media Data[J]. Journal of Database Management, 2022, 33(4): 21-35.</w:t>
      </w:r>
      <w:bookmarkEnd w:id="144"/>
    </w:p>
    <w:p w14:paraId="7B3D14AC" w14:textId="77777777" w:rsidR="00EC2F88" w:rsidRDefault="00052F37">
      <w:pPr>
        <w:numPr>
          <w:ilvl w:val="0"/>
          <w:numId w:val="2"/>
        </w:numPr>
        <w:spacing w:line="400" w:lineRule="exact"/>
        <w:jc w:val="left"/>
      </w:pPr>
      <w:bookmarkStart w:id="145" w:name="_Ref195637851"/>
      <w:r>
        <w:lastRenderedPageBreak/>
        <w:t>Wang J. Performance Optimization of Geographic Query in MySQL[J]. Journal of Database</w:t>
      </w:r>
      <w:r>
        <w:rPr>
          <w:rFonts w:hint="eastAsia"/>
        </w:rPr>
        <w:t xml:space="preserve"> Applications, 2021, 12(2): 45-52.</w:t>
      </w:r>
      <w:bookmarkEnd w:id="145"/>
    </w:p>
    <w:p w14:paraId="714EF721" w14:textId="77777777" w:rsidR="00EC2F88" w:rsidRDefault="00052F37">
      <w:pPr>
        <w:numPr>
          <w:ilvl w:val="0"/>
          <w:numId w:val="2"/>
        </w:numPr>
        <w:spacing w:line="400" w:lineRule="exact"/>
        <w:jc w:val="left"/>
      </w:pPr>
      <w:bookmarkStart w:id="146" w:name="_Ref195637856"/>
      <w:r>
        <w:rPr>
          <w:rFonts w:hint="eastAsia"/>
        </w:rPr>
        <w:t>MongoDB</w:t>
      </w:r>
      <w:r>
        <w:rPr>
          <w:rFonts w:hint="eastAsia"/>
        </w:rPr>
        <w:t>官方文档</w:t>
      </w:r>
      <w:r>
        <w:rPr>
          <w:rFonts w:hint="eastAsia"/>
        </w:rPr>
        <w:t>. MongoDB for Unstructured Social Media Data[M]. MongoDB Inc., 2023.</w:t>
      </w:r>
      <w:bookmarkEnd w:id="146"/>
    </w:p>
    <w:p w14:paraId="7D6B9583" w14:textId="77777777" w:rsidR="00EC2F88" w:rsidRDefault="00052F37">
      <w:pPr>
        <w:numPr>
          <w:ilvl w:val="0"/>
          <w:numId w:val="2"/>
        </w:numPr>
        <w:spacing w:line="400" w:lineRule="exact"/>
        <w:jc w:val="left"/>
      </w:pPr>
      <w:bookmarkStart w:id="147" w:name="_Ref195637860"/>
      <w:r>
        <w:rPr>
          <w:rFonts w:hint="eastAsia"/>
        </w:rPr>
        <w:t>Chen S, Liu Y. Hybrid Sentiment Analysis for Chinese Social Media[C]. IEEE International Conference on Big Data, 2020:145-152.</w:t>
      </w:r>
      <w:bookmarkEnd w:id="147"/>
    </w:p>
    <w:p w14:paraId="2353AB6B" w14:textId="77777777" w:rsidR="00EC2F88" w:rsidRDefault="00052F37">
      <w:pPr>
        <w:numPr>
          <w:ilvl w:val="0"/>
          <w:numId w:val="2"/>
        </w:numPr>
        <w:spacing w:line="400" w:lineRule="exact"/>
        <w:jc w:val="left"/>
      </w:pPr>
      <w:bookmarkStart w:id="148" w:name="_Ref195637865"/>
      <w:r>
        <w:rPr>
          <w:rFonts w:hint="eastAsia"/>
        </w:rPr>
        <w:t>Liu B. Sentime</w:t>
      </w:r>
      <w:r>
        <w:t>nt Analysis and Opinion Mining[M]. Synthesis Lectures on Human Language Technologies, 2012.</w:t>
      </w:r>
      <w:bookmarkEnd w:id="148"/>
    </w:p>
    <w:p w14:paraId="5BE3DFD7" w14:textId="77777777" w:rsidR="00EC2F88" w:rsidRDefault="00052F37">
      <w:pPr>
        <w:numPr>
          <w:ilvl w:val="0"/>
          <w:numId w:val="2"/>
        </w:numPr>
        <w:spacing w:line="400" w:lineRule="exact"/>
        <w:jc w:val="left"/>
      </w:pPr>
      <w:bookmarkStart w:id="149" w:name="_Ref195637870"/>
      <w:r>
        <w:t xml:space="preserve">Wang J, Zhang Z. Limitations of Traditional Methods in Trend Prediction: A Case Study of </w:t>
      </w:r>
      <w:proofErr w:type="spellStart"/>
      <w:r>
        <w:t>Sina</w:t>
      </w:r>
      <w:proofErr w:type="spellEnd"/>
      <w:r>
        <w:t xml:space="preserve"> Weibo[J]. International Journal of Information Management, 2023, 67:10</w:t>
      </w:r>
      <w:r>
        <w:rPr>
          <w:rFonts w:hint="eastAsia"/>
        </w:rPr>
        <w:t>2631.</w:t>
      </w:r>
      <w:bookmarkEnd w:id="149"/>
    </w:p>
    <w:p w14:paraId="500F2F3E" w14:textId="77777777" w:rsidR="00EC2F88" w:rsidRDefault="00052F37">
      <w:pPr>
        <w:numPr>
          <w:ilvl w:val="0"/>
          <w:numId w:val="2"/>
        </w:numPr>
        <w:spacing w:line="400" w:lineRule="exact"/>
        <w:jc w:val="left"/>
      </w:pPr>
      <w:bookmarkStart w:id="150" w:name="_Ref195637873"/>
      <w:r>
        <w:rPr>
          <w:rFonts w:hint="eastAsia"/>
        </w:rPr>
        <w:t>Wang J. Context-Aware Sentiment Analysis for Chinese Social Media[J]. IEEE Transactions on Knowledge and Data Engineering, 2022, 34(5):2345-2358.</w:t>
      </w:r>
      <w:bookmarkEnd w:id="150"/>
    </w:p>
    <w:p w14:paraId="71944C31" w14:textId="77777777" w:rsidR="00EC2F88" w:rsidRDefault="00052F37">
      <w:pPr>
        <w:numPr>
          <w:ilvl w:val="0"/>
          <w:numId w:val="2"/>
        </w:numPr>
        <w:spacing w:line="400" w:lineRule="exact"/>
        <w:jc w:val="left"/>
      </w:pPr>
      <w:bookmarkStart w:id="151" w:name="_Ref195637876"/>
      <w:proofErr w:type="spellStart"/>
      <w:r>
        <w:rPr>
          <w:rFonts w:hint="eastAsia"/>
        </w:rPr>
        <w:t>ECharts</w:t>
      </w:r>
      <w:proofErr w:type="spellEnd"/>
      <w:r>
        <w:rPr>
          <w:rFonts w:hint="eastAsia"/>
        </w:rPr>
        <w:t>官方文档</w:t>
      </w:r>
      <w:r>
        <w:rPr>
          <w:rFonts w:hint="eastAsia"/>
        </w:rPr>
        <w:t xml:space="preserve">. </w:t>
      </w:r>
      <w:proofErr w:type="spellStart"/>
      <w:r>
        <w:rPr>
          <w:rFonts w:hint="eastAsia"/>
        </w:rPr>
        <w:t>ECharts</w:t>
      </w:r>
      <w:proofErr w:type="spellEnd"/>
      <w:r>
        <w:rPr>
          <w:rFonts w:hint="eastAsia"/>
        </w:rPr>
        <w:t>: A JavaScript Library for Data Visualization[M]. Alibaba Group, 2023.</w:t>
      </w:r>
      <w:bookmarkEnd w:id="151"/>
    </w:p>
    <w:p w14:paraId="613BD881" w14:textId="77777777" w:rsidR="00EC2F88" w:rsidRDefault="00052F37">
      <w:pPr>
        <w:numPr>
          <w:ilvl w:val="0"/>
          <w:numId w:val="2"/>
        </w:numPr>
        <w:spacing w:line="400" w:lineRule="exact"/>
        <w:jc w:val="left"/>
      </w:pPr>
      <w:bookmarkStart w:id="152" w:name="_Ref195637878"/>
      <w:r>
        <w:rPr>
          <w:rFonts w:hint="eastAsia"/>
        </w:rPr>
        <w:t>Zhao M. Inter</w:t>
      </w:r>
      <w:r>
        <w:t>active Visualization for Multi-Dimensional Public Opinion Analysis[J]. Journal of Visual Languages and Computing, 2021, 65:101623.</w:t>
      </w:r>
      <w:bookmarkEnd w:id="152"/>
    </w:p>
    <w:p w14:paraId="4FEDAB7F" w14:textId="77777777" w:rsidR="00EC2F88" w:rsidRDefault="00052F37">
      <w:pPr>
        <w:numPr>
          <w:ilvl w:val="0"/>
          <w:numId w:val="2"/>
        </w:numPr>
        <w:spacing w:line="400" w:lineRule="exact"/>
        <w:jc w:val="left"/>
      </w:pPr>
      <w:bookmarkStart w:id="153" w:name="_Ref195637881"/>
      <w:r>
        <w:rPr>
          <w:rFonts w:hint="eastAsia"/>
        </w:rPr>
        <w:t>Django</w:t>
      </w:r>
      <w:r>
        <w:rPr>
          <w:rFonts w:hint="eastAsia"/>
        </w:rPr>
        <w:t>官方文档</w:t>
      </w:r>
      <w:r>
        <w:rPr>
          <w:rFonts w:hint="eastAsia"/>
        </w:rPr>
        <w:t>. Django Security Best Practices[M]. Django Software Foundation, 2023.</w:t>
      </w:r>
      <w:bookmarkEnd w:id="153"/>
    </w:p>
    <w:p w14:paraId="6BD910C9" w14:textId="77777777" w:rsidR="00EC2F88" w:rsidRDefault="00052F37">
      <w:pPr>
        <w:numPr>
          <w:ilvl w:val="0"/>
          <w:numId w:val="2"/>
        </w:numPr>
        <w:spacing w:line="400" w:lineRule="exact"/>
        <w:jc w:val="left"/>
      </w:pPr>
      <w:bookmarkStart w:id="154" w:name="_Ref195637883"/>
      <w:r>
        <w:rPr>
          <w:rFonts w:hint="eastAsia"/>
        </w:rPr>
        <w:t>OWASP</w:t>
      </w:r>
      <w:r>
        <w:rPr>
          <w:rFonts w:hint="eastAsia"/>
        </w:rPr>
        <w:t>基金会</w:t>
      </w:r>
      <w:r>
        <w:rPr>
          <w:rFonts w:hint="eastAsia"/>
        </w:rPr>
        <w:t>. OWASP Top Ten Project[M]. Open Web Application Security Project, 2023.</w:t>
      </w:r>
      <w:bookmarkEnd w:id="154"/>
    </w:p>
    <w:p w14:paraId="0165CD35" w14:textId="77777777" w:rsidR="00EC2F88" w:rsidRDefault="00052F37">
      <w:pPr>
        <w:numPr>
          <w:ilvl w:val="0"/>
          <w:numId w:val="2"/>
        </w:numPr>
        <w:spacing w:line="400" w:lineRule="exact"/>
        <w:jc w:val="left"/>
      </w:pPr>
      <w:bookmarkStart w:id="155" w:name="_Ref195637886"/>
      <w:r>
        <w:rPr>
          <w:rFonts w:hint="eastAsia"/>
        </w:rPr>
        <w:t>Liu T. Custom Middleware for Fine-Grained Permission Control in Django[J]. Journal of Web Engineering, 2022, 21(3): 234-251.</w:t>
      </w:r>
      <w:bookmarkEnd w:id="155"/>
    </w:p>
    <w:p w14:paraId="397E2A2B" w14:textId="77777777" w:rsidR="00EC2F88" w:rsidRDefault="00EC2F88">
      <w:pPr>
        <w:pStyle w:val="ae"/>
        <w:tabs>
          <w:tab w:val="left" w:pos="1245"/>
          <w:tab w:val="center" w:pos="2891"/>
        </w:tabs>
        <w:spacing w:line="400" w:lineRule="exact"/>
        <w:rPr>
          <w:rFonts w:hAnsi="宋体"/>
          <w:b/>
        </w:rPr>
      </w:pPr>
    </w:p>
    <w:p w14:paraId="38248B24" w14:textId="77777777" w:rsidR="00EC2F88" w:rsidRDefault="00052F37">
      <w:pPr>
        <w:pStyle w:val="ae"/>
        <w:tabs>
          <w:tab w:val="left" w:pos="1245"/>
          <w:tab w:val="center" w:pos="2891"/>
        </w:tabs>
        <w:spacing w:line="400" w:lineRule="exact"/>
        <w:jc w:val="center"/>
        <w:rPr>
          <w:sz w:val="24"/>
          <w:szCs w:val="24"/>
        </w:rPr>
      </w:pPr>
      <w:r>
        <w:rPr>
          <w:rFonts w:hAnsi="宋体"/>
          <w:b/>
        </w:rPr>
        <w:br w:type="page"/>
      </w:r>
      <w:bookmarkStart w:id="156" w:name="_Toc130202675"/>
      <w:bookmarkStart w:id="157" w:name="_Toc36193163"/>
      <w:bookmarkStart w:id="158" w:name="_Ref130208595"/>
    </w:p>
    <w:p w14:paraId="6CFAA902" w14:textId="77777777" w:rsidR="00EC2F88" w:rsidRDefault="00052F37">
      <w:pPr>
        <w:pStyle w:val="ae"/>
        <w:tabs>
          <w:tab w:val="left" w:pos="1245"/>
          <w:tab w:val="center" w:pos="2891"/>
        </w:tabs>
        <w:spacing w:line="400" w:lineRule="exact"/>
        <w:jc w:val="center"/>
        <w:rPr>
          <w:b/>
          <w:bCs/>
          <w:sz w:val="32"/>
          <w:szCs w:val="32"/>
        </w:rPr>
      </w:pPr>
      <w:r>
        <w:rPr>
          <w:rFonts w:hint="eastAsia"/>
          <w:b/>
          <w:bCs/>
          <w:sz w:val="32"/>
          <w:szCs w:val="32"/>
        </w:rPr>
        <w:lastRenderedPageBreak/>
        <w:t xml:space="preserve">声 </w:t>
      </w:r>
      <w:r>
        <w:rPr>
          <w:b/>
          <w:bCs/>
          <w:sz w:val="32"/>
          <w:szCs w:val="32"/>
        </w:rPr>
        <w:t xml:space="preserve">   </w:t>
      </w:r>
      <w:r>
        <w:rPr>
          <w:rFonts w:hint="eastAsia"/>
          <w:b/>
          <w:bCs/>
          <w:sz w:val="32"/>
          <w:szCs w:val="32"/>
        </w:rPr>
        <w:t>明</w:t>
      </w:r>
    </w:p>
    <w:p w14:paraId="6732B61F" w14:textId="77777777" w:rsidR="00EC2F88" w:rsidRDefault="00EC2F88">
      <w:pPr>
        <w:pStyle w:val="ae"/>
        <w:spacing w:line="400" w:lineRule="exact"/>
        <w:rPr>
          <w:sz w:val="24"/>
          <w:szCs w:val="24"/>
        </w:rPr>
      </w:pPr>
    </w:p>
    <w:p w14:paraId="1F81C1F8" w14:textId="77777777" w:rsidR="00EC2F88" w:rsidRDefault="00052F37">
      <w:pPr>
        <w:pStyle w:val="ae"/>
        <w:spacing w:line="400" w:lineRule="exact"/>
        <w:ind w:firstLineChars="200" w:firstLine="442"/>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4FFB007D" w14:textId="77777777" w:rsidR="00EC2F88" w:rsidRDefault="00052F37">
      <w:pPr>
        <w:pStyle w:val="ae"/>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6B4E9A7E" w14:textId="77777777" w:rsidR="00EC2F88" w:rsidRDefault="00EC2F88">
      <w:pPr>
        <w:pStyle w:val="ae"/>
        <w:spacing w:line="400" w:lineRule="exact"/>
        <w:ind w:firstLineChars="200" w:firstLine="442"/>
        <w:rPr>
          <w:sz w:val="24"/>
          <w:szCs w:val="24"/>
        </w:rPr>
      </w:pPr>
    </w:p>
    <w:p w14:paraId="4189C0DF" w14:textId="77777777" w:rsidR="00EC2F88" w:rsidRDefault="00052F37">
      <w:pPr>
        <w:pStyle w:val="ae"/>
        <w:spacing w:line="400" w:lineRule="exact"/>
        <w:ind w:firstLineChars="200" w:firstLine="442"/>
        <w:rPr>
          <w:sz w:val="24"/>
          <w:szCs w:val="24"/>
        </w:rPr>
      </w:pPr>
      <w:r>
        <w:rPr>
          <w:sz w:val="24"/>
          <w:szCs w:val="24"/>
        </w:rPr>
        <w:t>作者签名：                       导师签名：</w:t>
      </w:r>
    </w:p>
    <w:p w14:paraId="5CB8F078" w14:textId="77777777" w:rsidR="00EC2F88" w:rsidRDefault="00EC2F88">
      <w:pPr>
        <w:pStyle w:val="ae"/>
        <w:spacing w:line="400" w:lineRule="exact"/>
        <w:ind w:firstLineChars="200" w:firstLine="442"/>
        <w:rPr>
          <w:sz w:val="24"/>
          <w:szCs w:val="24"/>
        </w:rPr>
      </w:pPr>
    </w:p>
    <w:p w14:paraId="3DEE140B" w14:textId="77777777" w:rsidR="00EC2F88" w:rsidRDefault="00052F37">
      <w:pPr>
        <w:pStyle w:val="ae"/>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7183CBC6" w14:textId="77777777" w:rsidR="00EC2F88" w:rsidRDefault="00EC2F88">
      <w:pPr>
        <w:pStyle w:val="ae"/>
        <w:spacing w:line="400" w:lineRule="exact"/>
        <w:ind w:firstLineChars="200" w:firstLine="442"/>
        <w:rPr>
          <w:sz w:val="24"/>
          <w:szCs w:val="24"/>
        </w:rPr>
      </w:pPr>
    </w:p>
    <w:p w14:paraId="682D6CB4" w14:textId="77777777" w:rsidR="00EC2F88" w:rsidRDefault="00EC2F88">
      <w:pPr>
        <w:pStyle w:val="ae"/>
        <w:spacing w:line="400" w:lineRule="exact"/>
        <w:ind w:firstLineChars="200" w:firstLine="442"/>
        <w:rPr>
          <w:sz w:val="24"/>
          <w:szCs w:val="24"/>
        </w:rPr>
      </w:pPr>
    </w:p>
    <w:p w14:paraId="31B0264F" w14:textId="77777777" w:rsidR="00EC2F88" w:rsidRDefault="00EC2F88">
      <w:pPr>
        <w:pStyle w:val="ae"/>
        <w:spacing w:line="400" w:lineRule="exact"/>
        <w:ind w:firstLineChars="200" w:firstLine="442"/>
        <w:rPr>
          <w:sz w:val="24"/>
          <w:szCs w:val="24"/>
        </w:rPr>
      </w:pPr>
    </w:p>
    <w:p w14:paraId="4DBA7446" w14:textId="77777777" w:rsidR="00EC2F88" w:rsidRDefault="00052F37">
      <w:pPr>
        <w:pStyle w:val="ae"/>
        <w:tabs>
          <w:tab w:val="left" w:pos="1245"/>
          <w:tab w:val="center" w:pos="2891"/>
        </w:tabs>
        <w:spacing w:line="400" w:lineRule="exact"/>
        <w:jc w:val="center"/>
        <w:rPr>
          <w:b/>
          <w:bCs/>
          <w:sz w:val="32"/>
          <w:szCs w:val="32"/>
        </w:rPr>
      </w:pPr>
      <w:r>
        <w:rPr>
          <w:b/>
          <w:bCs/>
          <w:sz w:val="32"/>
          <w:szCs w:val="32"/>
        </w:rPr>
        <w:t>学位论文使用授权书</w:t>
      </w:r>
    </w:p>
    <w:p w14:paraId="050B7787" w14:textId="77777777" w:rsidR="00EC2F88" w:rsidRDefault="00EC2F88">
      <w:pPr>
        <w:pStyle w:val="ae"/>
        <w:spacing w:line="400" w:lineRule="exact"/>
        <w:ind w:firstLineChars="200" w:firstLine="442"/>
        <w:rPr>
          <w:sz w:val="24"/>
          <w:szCs w:val="24"/>
        </w:rPr>
      </w:pPr>
    </w:p>
    <w:p w14:paraId="23F51E35" w14:textId="77777777" w:rsidR="00EC2F88" w:rsidRDefault="00052F37">
      <w:pPr>
        <w:pStyle w:val="ae"/>
        <w:spacing w:line="400" w:lineRule="exact"/>
        <w:ind w:firstLineChars="200" w:firstLine="442"/>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D949885" w14:textId="77777777" w:rsidR="00EC2F88" w:rsidRDefault="00052F37">
      <w:pPr>
        <w:pStyle w:val="ae"/>
        <w:spacing w:line="400" w:lineRule="exact"/>
        <w:ind w:firstLineChars="200" w:firstLine="442"/>
        <w:rPr>
          <w:sz w:val="24"/>
          <w:szCs w:val="24"/>
        </w:rPr>
      </w:pPr>
      <w:r>
        <w:rPr>
          <w:sz w:val="24"/>
          <w:szCs w:val="24"/>
        </w:rPr>
        <w:t>（涉密学位论文在解密后适用于本授权书）</w:t>
      </w:r>
    </w:p>
    <w:p w14:paraId="18ABE1D0" w14:textId="77777777" w:rsidR="00EC2F88" w:rsidRDefault="00EC2F88">
      <w:pPr>
        <w:pStyle w:val="ae"/>
        <w:spacing w:line="400" w:lineRule="exact"/>
        <w:ind w:firstLineChars="200" w:firstLine="442"/>
        <w:rPr>
          <w:sz w:val="24"/>
          <w:szCs w:val="24"/>
        </w:rPr>
      </w:pPr>
    </w:p>
    <w:p w14:paraId="1502A495" w14:textId="77777777" w:rsidR="00EC2F88" w:rsidRDefault="00052F37">
      <w:pPr>
        <w:pStyle w:val="ae"/>
        <w:spacing w:line="400" w:lineRule="exact"/>
        <w:ind w:firstLineChars="200" w:firstLine="442"/>
        <w:rPr>
          <w:sz w:val="24"/>
          <w:szCs w:val="24"/>
        </w:rPr>
      </w:pPr>
      <w:r>
        <w:rPr>
          <w:sz w:val="24"/>
          <w:szCs w:val="24"/>
        </w:rPr>
        <w:t>作者签名：                      导师签名：</w:t>
      </w:r>
    </w:p>
    <w:p w14:paraId="2170AE90" w14:textId="77777777" w:rsidR="00EC2F88" w:rsidRDefault="00EC2F88">
      <w:pPr>
        <w:pStyle w:val="ae"/>
        <w:spacing w:line="400" w:lineRule="exact"/>
        <w:ind w:firstLineChars="200" w:firstLine="442"/>
        <w:rPr>
          <w:sz w:val="24"/>
          <w:szCs w:val="24"/>
        </w:rPr>
      </w:pPr>
    </w:p>
    <w:p w14:paraId="7AE59A42" w14:textId="77777777" w:rsidR="00EC2F88" w:rsidRDefault="00052F37">
      <w:pPr>
        <w:pStyle w:val="ae"/>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555BCEE9" w14:textId="77777777" w:rsidR="00EC2F88" w:rsidRDefault="00052F37">
      <w:pPr>
        <w:pStyle w:val="a10"/>
        <w:numPr>
          <w:ilvl w:val="0"/>
          <w:numId w:val="0"/>
        </w:numPr>
        <w:ind w:left="440" w:hanging="440"/>
      </w:pPr>
      <w:r>
        <w:br w:type="page"/>
      </w:r>
      <w:bookmarkStart w:id="159" w:name="_Toc195648761"/>
      <w:r>
        <w:rPr>
          <w:rFonts w:hint="eastAsia"/>
        </w:rPr>
        <w:lastRenderedPageBreak/>
        <w:t>致  谢</w:t>
      </w:r>
      <w:bookmarkEnd w:id="156"/>
      <w:bookmarkEnd w:id="157"/>
      <w:bookmarkEnd w:id="158"/>
      <w:bookmarkEnd w:id="159"/>
    </w:p>
    <w:p w14:paraId="3E1DA114" w14:textId="77777777" w:rsidR="00EC2F88" w:rsidRDefault="00EC2F88">
      <w:pPr>
        <w:spacing w:line="400" w:lineRule="exact"/>
        <w:ind w:firstLineChars="200" w:firstLine="442"/>
        <w:rPr>
          <w:sz w:val="24"/>
        </w:rPr>
      </w:pPr>
    </w:p>
    <w:p w14:paraId="11B94D57" w14:textId="77777777" w:rsidR="00EC2F88" w:rsidRDefault="00EC2F88">
      <w:pPr>
        <w:spacing w:before="120" w:after="120" w:line="400" w:lineRule="exact"/>
        <w:rPr>
          <w:rFonts w:ascii="宋体" w:hAnsi="宋体"/>
          <w:szCs w:val="21"/>
        </w:rPr>
      </w:pPr>
    </w:p>
    <w:sectPr w:rsidR="00EC2F88">
      <w:footerReference w:type="first" r:id="rId35"/>
      <w:pgSz w:w="11907" w:h="16840"/>
      <w:pgMar w:top="1418" w:right="1134" w:bottom="1418" w:left="1418" w:header="851" w:footer="851" w:gutter="0"/>
      <w:cols w:space="720"/>
      <w:titlePg/>
      <w:docGrid w:type="linesAndChars" w:linePitch="291" w:charSpace="-39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cu" w:date="2025-04-16T10:13:00Z" w:initials="C">
    <w:p w14:paraId="67E4FADD" w14:textId="77777777" w:rsidR="00052F37" w:rsidRDefault="00052F37">
      <w:pPr>
        <w:pStyle w:val="a9"/>
        <w:rPr>
          <w:rFonts w:hint="eastAsia"/>
        </w:rPr>
      </w:pPr>
      <w:r>
        <w:rPr>
          <w:rStyle w:val="afd"/>
        </w:rPr>
        <w:annotationRef/>
      </w:r>
      <w:r>
        <w:rPr>
          <w:rFonts w:hint="eastAsia"/>
        </w:rPr>
        <w:t>一般题目都不要取基于某个开发工具的，</w:t>
      </w:r>
      <w:r>
        <w:rPr>
          <w:rFonts w:hint="eastAsia"/>
        </w:rPr>
        <w:t>python</w:t>
      </w:r>
      <w:r>
        <w:rPr>
          <w:rFonts w:hint="eastAsia"/>
        </w:rPr>
        <w:t>仅仅是开发工具。只能基于电影评论的，评论的，新闻的什么东西的舆情分析系统设计与实现。</w:t>
      </w:r>
    </w:p>
  </w:comment>
  <w:comment w:id="1" w:author="scu" w:date="2025-04-16T10:16:00Z" w:initials="C">
    <w:p w14:paraId="5678D91C" w14:textId="77777777" w:rsidR="00052F37" w:rsidRDefault="00052F37">
      <w:pPr>
        <w:pStyle w:val="a9"/>
      </w:pPr>
      <w:r>
        <w:rPr>
          <w:rStyle w:val="afd"/>
        </w:rPr>
        <w:annotationRef/>
      </w:r>
      <w:r>
        <w:rPr>
          <w:rFonts w:hint="eastAsia"/>
        </w:rPr>
        <w:t>字数要</w:t>
      </w:r>
      <w:r>
        <w:rPr>
          <w:rFonts w:hint="eastAsia"/>
        </w:rPr>
        <w:t>4</w:t>
      </w:r>
      <w:r>
        <w:t>00</w:t>
      </w:r>
      <w:r>
        <w:rPr>
          <w:rFonts w:hint="eastAsia"/>
        </w:rPr>
        <w:t>字以上，分两段写</w:t>
      </w:r>
    </w:p>
    <w:p w14:paraId="752DE56E" w14:textId="77777777" w:rsidR="00052F37" w:rsidRDefault="00052F37" w:rsidP="00052F37">
      <w:pPr>
        <w:pStyle w:val="a9"/>
        <w:numPr>
          <w:ilvl w:val="0"/>
          <w:numId w:val="3"/>
        </w:numPr>
      </w:pPr>
      <w:r>
        <w:rPr>
          <w:rFonts w:hint="eastAsia"/>
        </w:rPr>
        <w:t>写这个任务是干什么做这个任务的意义是什么</w:t>
      </w:r>
    </w:p>
    <w:p w14:paraId="7CC79A21" w14:textId="77777777" w:rsidR="00052F37" w:rsidRDefault="00052F37" w:rsidP="00052F37">
      <w:pPr>
        <w:pStyle w:val="a9"/>
        <w:numPr>
          <w:ilvl w:val="0"/>
          <w:numId w:val="3"/>
        </w:numPr>
        <w:rPr>
          <w:rFonts w:hint="eastAsia"/>
        </w:rPr>
      </w:pPr>
      <w:r>
        <w:rPr>
          <w:rFonts w:hint="eastAsia"/>
        </w:rPr>
        <w:t>写你做了什么，这个包括了什么功能，。你都不是做实验，最后那个实验结果表明不能这样写。</w:t>
      </w:r>
    </w:p>
  </w:comment>
  <w:comment w:id="5" w:author="scu" w:date="2025-04-16T10:21:00Z" w:initials="C">
    <w:p w14:paraId="1070D6DB" w14:textId="77777777" w:rsidR="00052F37" w:rsidRDefault="00052F37">
      <w:pPr>
        <w:pStyle w:val="a9"/>
      </w:pPr>
      <w:r>
        <w:rPr>
          <w:rStyle w:val="afd"/>
        </w:rPr>
        <w:annotationRef/>
      </w:r>
      <w:r>
        <w:rPr>
          <w:rFonts w:hint="eastAsia"/>
        </w:rPr>
        <w:t>这里格式不对，</w:t>
      </w:r>
    </w:p>
    <w:p w14:paraId="53EF5491" w14:textId="77777777" w:rsidR="00052F37" w:rsidRDefault="00052F37">
      <w:pPr>
        <w:pStyle w:val="a9"/>
      </w:pPr>
      <w:r>
        <w:rPr>
          <w:rFonts w:hint="eastAsia"/>
        </w:rPr>
        <w:t>1</w:t>
      </w:r>
      <w:r>
        <w:rPr>
          <w:rFonts w:hint="eastAsia"/>
        </w:rPr>
        <w:t>，。间隔太大了</w:t>
      </w:r>
    </w:p>
    <w:p w14:paraId="1F8C23AE" w14:textId="77777777" w:rsidR="00052F37" w:rsidRDefault="00052F37">
      <w:pPr>
        <w:pStyle w:val="a9"/>
        <w:rPr>
          <w:rFonts w:hint="eastAsia"/>
        </w:rPr>
      </w:pPr>
      <w:r>
        <w:rPr>
          <w:rFonts w:hint="eastAsia"/>
        </w:rPr>
        <w:t>字体大小不一致</w:t>
      </w:r>
    </w:p>
  </w:comment>
  <w:comment w:id="12" w:author="scu" w:date="2025-04-16T10:16:00Z" w:initials="C">
    <w:p w14:paraId="5E419E5B" w14:textId="77777777" w:rsidR="00052F37" w:rsidRDefault="00052F37">
      <w:pPr>
        <w:pStyle w:val="a9"/>
      </w:pPr>
      <w:r>
        <w:rPr>
          <w:rStyle w:val="afd"/>
        </w:rPr>
        <w:annotationRef/>
      </w:r>
      <w:r>
        <w:rPr>
          <w:rFonts w:hint="eastAsia"/>
        </w:rPr>
        <w:t>研究背景是写你做这个的意义，为什么要做，不是做了什么，做了对现在的社会有什么意义和好处。</w:t>
      </w:r>
    </w:p>
    <w:p w14:paraId="1664E23A" w14:textId="77777777" w:rsidR="00052F37" w:rsidRDefault="00052F37">
      <w:pPr>
        <w:pStyle w:val="a9"/>
        <w:rPr>
          <w:rFonts w:hint="eastAsia"/>
        </w:rPr>
      </w:pPr>
      <w:r>
        <w:rPr>
          <w:rFonts w:hint="eastAsia"/>
        </w:rPr>
        <w:t>只需要最后一段说明，本文设计。。。。。</w:t>
      </w:r>
    </w:p>
  </w:comment>
  <w:comment w:id="15" w:author="scu" w:date="2025-04-16T10:22:00Z" w:initials="C">
    <w:p w14:paraId="37478464" w14:textId="1BCCCCAB" w:rsidR="00052F37" w:rsidRDefault="00052F37">
      <w:pPr>
        <w:pStyle w:val="a9"/>
        <w:rPr>
          <w:rFonts w:hint="eastAsia"/>
        </w:rPr>
      </w:pPr>
      <w:r>
        <w:rPr>
          <w:rStyle w:val="afd"/>
        </w:rPr>
        <w:annotationRef/>
      </w:r>
      <w:r>
        <w:rPr>
          <w:rFonts w:hint="eastAsia"/>
        </w:rPr>
        <w:t>这个不是或技术，要说舆情分析的理论研究发展情况，以及舆论系统的</w:t>
      </w:r>
      <w:r w:rsidR="00DB11DB">
        <w:rPr>
          <w:rFonts w:hint="eastAsia"/>
        </w:rPr>
        <w:t>发展情况</w:t>
      </w:r>
      <w:r w:rsidR="00564F8B">
        <w:rPr>
          <w:rFonts w:hint="eastAsia"/>
        </w:rPr>
        <w:t>，要参考文献的引用</w:t>
      </w:r>
    </w:p>
  </w:comment>
  <w:comment w:id="21" w:author="scu" w:date="2025-04-16T10:23:00Z" w:initials="C">
    <w:p w14:paraId="19A0F318" w14:textId="77777777" w:rsidR="00564F8B" w:rsidRDefault="00564F8B">
      <w:pPr>
        <w:pStyle w:val="a9"/>
      </w:pPr>
      <w:r>
        <w:rPr>
          <w:rStyle w:val="afd"/>
        </w:rPr>
        <w:annotationRef/>
      </w:r>
      <w:r>
        <w:rPr>
          <w:rFonts w:hint="eastAsia"/>
        </w:rPr>
        <w:t>不能说我，要说本文怎么也</w:t>
      </w:r>
    </w:p>
    <w:p w14:paraId="1AD47F56" w14:textId="4FDE66AF" w:rsidR="00564F8B" w:rsidRDefault="00564F8B">
      <w:pPr>
        <w:pStyle w:val="a9"/>
        <w:rPr>
          <w:rFonts w:hint="eastAsia"/>
        </w:rPr>
      </w:pPr>
      <w:r>
        <w:rPr>
          <w:rFonts w:hint="eastAsia"/>
        </w:rPr>
        <w:t>你实习了什么任务，有什么功能，做的这个系统有什么意义和价值</w:t>
      </w:r>
    </w:p>
  </w:comment>
  <w:comment w:id="26" w:author="scu" w:date="2025-04-16T10:25:00Z" w:initials="C">
    <w:p w14:paraId="221620AB" w14:textId="6A3F5BB5" w:rsidR="00564F8B" w:rsidRDefault="00564F8B">
      <w:pPr>
        <w:pStyle w:val="a9"/>
        <w:rPr>
          <w:rFonts w:hint="eastAsia"/>
        </w:rPr>
      </w:pPr>
      <w:r>
        <w:rPr>
          <w:rStyle w:val="afd"/>
        </w:rPr>
        <w:annotationRef/>
      </w:r>
      <w:r>
        <w:rPr>
          <w:rFonts w:hint="eastAsia"/>
        </w:rPr>
        <w:t>这里不管是</w:t>
      </w:r>
      <w:proofErr w:type="spellStart"/>
      <w:r>
        <w:rPr>
          <w:rFonts w:hint="eastAsia"/>
        </w:rPr>
        <w:t>djang</w:t>
      </w:r>
      <w:proofErr w:type="spellEnd"/>
      <w:r>
        <w:rPr>
          <w:rFonts w:hint="eastAsia"/>
        </w:rPr>
        <w:t>的框架要介绍，同时你的舆情中用的一些相关算法也要介绍。有的没有必要了</w:t>
      </w:r>
    </w:p>
  </w:comment>
  <w:comment w:id="27" w:author="scu" w:date="2025-04-16T10:27:00Z" w:initials="C">
    <w:p w14:paraId="4094C291" w14:textId="316672D5" w:rsidR="00564F8B" w:rsidRDefault="00564F8B">
      <w:pPr>
        <w:pStyle w:val="a9"/>
        <w:rPr>
          <w:rFonts w:hint="eastAsia"/>
        </w:rPr>
      </w:pPr>
      <w:r>
        <w:rPr>
          <w:rStyle w:val="afd"/>
        </w:rPr>
        <w:annotationRef/>
      </w:r>
      <w:r>
        <w:rPr>
          <w:rFonts w:hint="eastAsia"/>
        </w:rPr>
        <w:t>这部分，不是什么用了就要介绍，包括可视化技术这些，不是什么都要写的。而且起码要半页到一页，所以选重点来写，</w:t>
      </w:r>
    </w:p>
  </w:comment>
  <w:comment w:id="30" w:author="scu" w:date="2025-04-16T10:26:00Z" w:initials="C">
    <w:p w14:paraId="7E95752F" w14:textId="645A5A4E" w:rsidR="00564F8B" w:rsidRDefault="00564F8B">
      <w:pPr>
        <w:pStyle w:val="a9"/>
        <w:rPr>
          <w:rFonts w:hint="eastAsia"/>
        </w:rPr>
      </w:pPr>
      <w:r>
        <w:rPr>
          <w:rStyle w:val="afd"/>
        </w:rPr>
        <w:annotationRef/>
      </w:r>
      <w:r>
        <w:rPr>
          <w:rFonts w:hint="eastAsia"/>
        </w:rPr>
        <w:t>不要了</w:t>
      </w:r>
    </w:p>
  </w:comment>
  <w:comment w:id="33" w:author="scu" w:date="2025-04-16T10:27:00Z" w:initials="C">
    <w:p w14:paraId="79473D25" w14:textId="63215726" w:rsidR="00564F8B" w:rsidRDefault="00564F8B">
      <w:pPr>
        <w:pStyle w:val="a9"/>
        <w:rPr>
          <w:rFonts w:hint="eastAsia"/>
        </w:rPr>
      </w:pPr>
      <w:r>
        <w:rPr>
          <w:rStyle w:val="afd"/>
        </w:rPr>
        <w:annotationRef/>
      </w:r>
      <w:r>
        <w:rPr>
          <w:rFonts w:hint="eastAsia"/>
        </w:rPr>
        <w:t>你要说舆情分析的方法主要有哪些，别人怎么做的，起码要</w:t>
      </w:r>
      <w:r>
        <w:rPr>
          <w:rFonts w:hint="eastAsia"/>
        </w:rPr>
        <w:t>1</w:t>
      </w:r>
      <w:r>
        <w:rPr>
          <w:rFonts w:hint="eastAsia"/>
        </w:rPr>
        <w:t>页多</w:t>
      </w:r>
    </w:p>
  </w:comment>
  <w:comment w:id="35" w:author="scu" w:date="2025-04-16T10:32:00Z" w:initials="C">
    <w:p w14:paraId="11194691" w14:textId="4D573DE7" w:rsidR="00564F8B" w:rsidRDefault="00564F8B">
      <w:pPr>
        <w:pStyle w:val="a9"/>
      </w:pPr>
      <w:r>
        <w:rPr>
          <w:rStyle w:val="afd"/>
        </w:rPr>
        <w:annotationRef/>
      </w:r>
      <w:r>
        <w:rPr>
          <w:rFonts w:hint="eastAsia"/>
        </w:rPr>
        <w:t>不要了，没有意义</w:t>
      </w:r>
    </w:p>
  </w:comment>
  <w:comment w:id="56" w:author="scu" w:date="2025-04-16T10:34:00Z" w:initials="C">
    <w:p w14:paraId="5C769ADF" w14:textId="77777777" w:rsidR="00621248" w:rsidRDefault="00621248">
      <w:pPr>
        <w:pStyle w:val="a9"/>
      </w:pPr>
      <w:r>
        <w:rPr>
          <w:rStyle w:val="afd"/>
        </w:rPr>
        <w:annotationRef/>
      </w:r>
      <w:r>
        <w:rPr>
          <w:rFonts w:hint="eastAsia"/>
        </w:rPr>
        <w:t>需要画</w:t>
      </w:r>
      <w:proofErr w:type="spellStart"/>
      <w:r>
        <w:rPr>
          <w:rFonts w:hint="eastAsia"/>
        </w:rPr>
        <w:t>er</w:t>
      </w:r>
      <w:proofErr w:type="spellEnd"/>
      <w:r>
        <w:rPr>
          <w:rFonts w:hint="eastAsia"/>
        </w:rPr>
        <w:t>图</w:t>
      </w:r>
    </w:p>
    <w:p w14:paraId="0D6E1E7C" w14:textId="7B39E6A6" w:rsidR="00621248" w:rsidRDefault="00621248">
      <w:pPr>
        <w:pStyle w:val="a9"/>
        <w:rPr>
          <w:rFonts w:hint="eastAsia"/>
        </w:rPr>
      </w:pPr>
      <w:r>
        <w:rPr>
          <w:rFonts w:hint="eastAsia"/>
        </w:rPr>
        <w:t>以及数据表的结构，</w:t>
      </w:r>
      <w:proofErr w:type="gramStart"/>
      <w:r>
        <w:rPr>
          <w:rFonts w:hint="eastAsia"/>
        </w:rPr>
        <w:t>外键这些</w:t>
      </w:r>
      <w:proofErr w:type="gramEnd"/>
    </w:p>
  </w:comment>
  <w:comment w:id="62" w:author="scu" w:date="2025-04-16T10:35:00Z" w:initials="C">
    <w:p w14:paraId="77526390" w14:textId="74A68C92" w:rsidR="00621248" w:rsidRDefault="00621248">
      <w:pPr>
        <w:pStyle w:val="a9"/>
        <w:rPr>
          <w:rFonts w:hint="eastAsia"/>
        </w:rPr>
      </w:pPr>
      <w:r>
        <w:rPr>
          <w:rStyle w:val="afd"/>
        </w:rPr>
        <w:annotationRef/>
      </w:r>
      <w:r>
        <w:rPr>
          <w:rFonts w:hint="eastAsia"/>
        </w:rPr>
        <w:t>这个不是总体设计了</w:t>
      </w:r>
      <w:proofErr w:type="gramStart"/>
      <w:r>
        <w:rPr>
          <w:rFonts w:hint="eastAsia"/>
        </w:rPr>
        <w:t>吧已经</w:t>
      </w:r>
      <w:proofErr w:type="gramEnd"/>
      <w:r>
        <w:rPr>
          <w:rFonts w:hint="eastAsia"/>
        </w:rPr>
        <w:t>是详细设计了</w:t>
      </w:r>
    </w:p>
  </w:comment>
  <w:comment w:id="67" w:author="scu" w:date="2025-04-16T10:35:00Z" w:initials="C">
    <w:p w14:paraId="346BC46F" w14:textId="151EDB2C" w:rsidR="00621248" w:rsidRDefault="00621248">
      <w:pPr>
        <w:pStyle w:val="a9"/>
      </w:pPr>
      <w:r>
        <w:rPr>
          <w:rStyle w:val="afd"/>
        </w:rPr>
        <w:annotationRef/>
      </w:r>
      <w:r>
        <w:rPr>
          <w:rFonts w:hint="eastAsia"/>
        </w:rPr>
        <w:t>这部分没有必要</w:t>
      </w:r>
    </w:p>
  </w:comment>
  <w:comment w:id="71" w:author="scu" w:date="2025-04-16T10:36:00Z" w:initials="C">
    <w:p w14:paraId="5BCAD3F1" w14:textId="7C35C544" w:rsidR="00621248" w:rsidRDefault="00621248">
      <w:pPr>
        <w:pStyle w:val="a9"/>
      </w:pPr>
      <w:r>
        <w:rPr>
          <w:rStyle w:val="afd"/>
        </w:rPr>
        <w:annotationRef/>
      </w:r>
      <w:r>
        <w:rPr>
          <w:rFonts w:hint="eastAsia"/>
        </w:rPr>
        <w:t>这部分要写有什么功能，功能之间流程图怎么样数据流图这些</w:t>
      </w:r>
    </w:p>
  </w:comment>
  <w:comment w:id="81" w:author="scu" w:date="2025-04-16T10:39:00Z" w:initials="C">
    <w:p w14:paraId="35F8577B" w14:textId="02D2A84B" w:rsidR="00621248" w:rsidRDefault="00621248">
      <w:pPr>
        <w:pStyle w:val="a9"/>
        <w:rPr>
          <w:rFonts w:hint="eastAsia"/>
        </w:rPr>
      </w:pPr>
      <w:r>
        <w:rPr>
          <w:rStyle w:val="afd"/>
        </w:rPr>
        <w:annotationRef/>
      </w:r>
      <w:r>
        <w:rPr>
          <w:rFonts w:hint="eastAsia"/>
        </w:rPr>
        <w:t>这部分代码不能整个文件拷贝，最多只能部分函数，而且不是没有都有必要，去掉没有必要的代码</w:t>
      </w:r>
    </w:p>
  </w:comment>
  <w:comment w:id="86" w:author="scu" w:date="2025-04-16T10:41:00Z" w:initials="C">
    <w:p w14:paraId="4BFAD0F7" w14:textId="2FB0C931" w:rsidR="00621248" w:rsidRDefault="00621248">
      <w:pPr>
        <w:pStyle w:val="a9"/>
      </w:pPr>
      <w:r>
        <w:rPr>
          <w:rStyle w:val="afd"/>
        </w:rPr>
        <w:annotationRef/>
      </w:r>
      <w:r>
        <w:rPr>
          <w:rFonts w:hint="eastAsia"/>
        </w:rPr>
        <w:t>爬虫模块最后的</w:t>
      </w:r>
      <w:proofErr w:type="gramStart"/>
      <w:r>
        <w:rPr>
          <w:rFonts w:hint="eastAsia"/>
        </w:rPr>
        <w:t>界面图要附上</w:t>
      </w:r>
      <w:proofErr w:type="gramEnd"/>
      <w:r>
        <w:rPr>
          <w:rFonts w:hint="eastAsia"/>
        </w:rPr>
        <w:t>一个总的</w:t>
      </w:r>
    </w:p>
  </w:comment>
  <w:comment w:id="91" w:author="scu" w:date="2025-04-16T10:40:00Z" w:initials="C">
    <w:p w14:paraId="7F9CF8E2" w14:textId="77777777" w:rsidR="00621248" w:rsidRDefault="00621248">
      <w:pPr>
        <w:pStyle w:val="a9"/>
      </w:pPr>
      <w:r>
        <w:rPr>
          <w:rStyle w:val="afd"/>
        </w:rPr>
        <w:annotationRef/>
      </w:r>
      <w:r>
        <w:rPr>
          <w:rFonts w:hint="eastAsia"/>
        </w:rPr>
        <w:t>这个需要说明热度事件分析是干什么的，计算</w:t>
      </w:r>
      <w:proofErr w:type="gramStart"/>
      <w:r>
        <w:rPr>
          <w:rFonts w:hint="eastAsia"/>
        </w:rPr>
        <w:t>稿方法</w:t>
      </w:r>
      <w:proofErr w:type="gramEnd"/>
      <w:r>
        <w:rPr>
          <w:rFonts w:hint="eastAsia"/>
        </w:rPr>
        <w:t>怎么算，你都是文本怎么算热度，然后计算公式是哦什么，要用公式单独列出来，然后说明公式里面的变量</w:t>
      </w:r>
    </w:p>
    <w:p w14:paraId="668F03CF" w14:textId="5EC879F0" w:rsidR="00621248" w:rsidRDefault="00621248">
      <w:pPr>
        <w:pStyle w:val="a9"/>
        <w:rPr>
          <w:rFonts w:hint="eastAsia"/>
        </w:rPr>
      </w:pPr>
      <w:r>
        <w:rPr>
          <w:rFonts w:hint="eastAsia"/>
        </w:rPr>
        <w:t>然后给一个总的</w:t>
      </w:r>
      <w:r>
        <w:rPr>
          <w:rFonts w:hint="eastAsia"/>
        </w:rPr>
        <w:t xml:space="preserve"> </w:t>
      </w:r>
      <w:r>
        <w:rPr>
          <w:rFonts w:hint="eastAsia"/>
        </w:rPr>
        <w:t>界面的，你不能给局部图，那会怀疑你的系统是假的，</w:t>
      </w:r>
    </w:p>
  </w:comment>
  <w:comment w:id="94" w:author="scu" w:date="2025-04-16T10:41:00Z" w:initials="C">
    <w:p w14:paraId="71DFEFE6" w14:textId="77777777" w:rsidR="00621248" w:rsidRDefault="00621248">
      <w:pPr>
        <w:pStyle w:val="a9"/>
      </w:pPr>
      <w:r>
        <w:rPr>
          <w:rStyle w:val="afd"/>
        </w:rPr>
        <w:annotationRef/>
      </w:r>
      <w:r>
        <w:rPr>
          <w:rFonts w:hint="eastAsia"/>
        </w:rPr>
        <w:t>这里标题是热度计算，下面是预警。下面的界面图没有意义。</w:t>
      </w:r>
    </w:p>
    <w:p w14:paraId="2C233119" w14:textId="5476DBF4" w:rsidR="00621248" w:rsidRDefault="00621248">
      <w:pPr>
        <w:pStyle w:val="a9"/>
        <w:rPr>
          <w:rFonts w:hint="eastAsia"/>
        </w:rPr>
      </w:pPr>
      <w:r>
        <w:rPr>
          <w:rFonts w:hint="eastAsia"/>
        </w:rPr>
        <w:t>舆情是什么舆情的热度，为什么要给用户发，逻辑太乱了</w:t>
      </w:r>
    </w:p>
  </w:comment>
  <w:comment w:id="96" w:author="scu" w:date="2025-04-16T10:42:00Z" w:initials="C">
    <w:p w14:paraId="6EE0F714" w14:textId="5BCF1CC1" w:rsidR="00621248" w:rsidRDefault="00621248">
      <w:pPr>
        <w:pStyle w:val="a9"/>
        <w:rPr>
          <w:rFonts w:hint="eastAsia"/>
        </w:rPr>
      </w:pPr>
      <w:r>
        <w:rPr>
          <w:rStyle w:val="afd"/>
        </w:rPr>
        <w:annotationRef/>
      </w:r>
      <w:r>
        <w:rPr>
          <w:rFonts w:hint="eastAsia"/>
        </w:rPr>
        <w:t>不能叫帖子分析吧</w:t>
      </w:r>
    </w:p>
  </w:comment>
  <w:comment w:id="98" w:author="scu" w:date="2025-04-16T10:43:00Z" w:initials="C">
    <w:p w14:paraId="573C078A" w14:textId="77777777" w:rsidR="00621248" w:rsidRDefault="00621248">
      <w:pPr>
        <w:pStyle w:val="a9"/>
      </w:pPr>
      <w:r>
        <w:rPr>
          <w:rStyle w:val="afd"/>
        </w:rPr>
        <w:annotationRef/>
      </w:r>
      <w:r>
        <w:rPr>
          <w:rFonts w:hint="eastAsia"/>
        </w:rPr>
        <w:t>这个要写理论的，这部分也是论文的重点，你怎么进行情感分类的，不可能说调用个函数。</w:t>
      </w:r>
    </w:p>
    <w:p w14:paraId="62A879D4" w14:textId="77777777" w:rsidR="00621248" w:rsidRDefault="00621248">
      <w:pPr>
        <w:pStyle w:val="a9"/>
      </w:pPr>
      <w:r>
        <w:rPr>
          <w:rFonts w:hint="eastAsia"/>
        </w:rPr>
        <w:t>这里涉及到模型图怎么样的</w:t>
      </w:r>
    </w:p>
    <w:p w14:paraId="7812FC73" w14:textId="77777777" w:rsidR="00621248" w:rsidRDefault="00621248">
      <w:pPr>
        <w:pStyle w:val="a9"/>
      </w:pPr>
      <w:r>
        <w:rPr>
          <w:rFonts w:hint="eastAsia"/>
        </w:rPr>
        <w:t>模型里面的公式介绍</w:t>
      </w:r>
    </w:p>
    <w:p w14:paraId="3AFF4A60" w14:textId="77777777" w:rsidR="00621248" w:rsidRDefault="00621248">
      <w:pPr>
        <w:pStyle w:val="a9"/>
      </w:pPr>
      <w:r>
        <w:rPr>
          <w:rFonts w:hint="eastAsia"/>
        </w:rPr>
        <w:t>模型怎么训练的</w:t>
      </w:r>
    </w:p>
    <w:p w14:paraId="4E0AC0ED" w14:textId="77777777" w:rsidR="00621248" w:rsidRDefault="00E900AA">
      <w:pPr>
        <w:pStyle w:val="a9"/>
      </w:pPr>
      <w:r>
        <w:rPr>
          <w:rFonts w:hint="eastAsia"/>
        </w:rPr>
        <w:t>不是写一堆废话</w:t>
      </w:r>
    </w:p>
    <w:p w14:paraId="04479BEB" w14:textId="77777777" w:rsidR="00E900AA" w:rsidRDefault="00E900AA">
      <w:pPr>
        <w:pStyle w:val="a9"/>
      </w:pPr>
      <w:r>
        <w:rPr>
          <w:rFonts w:hint="eastAsia"/>
        </w:rPr>
        <w:t>你模型的参数怎么样</w:t>
      </w:r>
    </w:p>
    <w:p w14:paraId="338EFD44" w14:textId="645A5486" w:rsidR="00E900AA" w:rsidRDefault="00E900AA">
      <w:pPr>
        <w:pStyle w:val="a9"/>
        <w:rPr>
          <w:rFonts w:hint="eastAsia"/>
        </w:rPr>
      </w:pPr>
      <w:r>
        <w:rPr>
          <w:rFonts w:hint="eastAsia"/>
        </w:rPr>
        <w:t>你的预测模型的性能怎么样</w:t>
      </w:r>
    </w:p>
  </w:comment>
  <w:comment w:id="101" w:author="scu" w:date="2025-04-16T10:44:00Z" w:initials="C">
    <w:p w14:paraId="78697B36" w14:textId="46042795" w:rsidR="00E900AA" w:rsidRDefault="00E900AA">
      <w:pPr>
        <w:pStyle w:val="a9"/>
        <w:rPr>
          <w:rFonts w:hint="eastAsia"/>
        </w:rPr>
      </w:pPr>
      <w:r>
        <w:rPr>
          <w:rStyle w:val="afd"/>
        </w:rPr>
        <w:annotationRef/>
      </w:r>
      <w:r>
        <w:rPr>
          <w:rFonts w:hint="eastAsia"/>
        </w:rPr>
        <w:t>你这个热力</w:t>
      </w:r>
      <w:proofErr w:type="gramStart"/>
      <w:r>
        <w:rPr>
          <w:rFonts w:hint="eastAsia"/>
        </w:rPr>
        <w:t>图怎么</w:t>
      </w:r>
      <w:proofErr w:type="gramEnd"/>
      <w:r>
        <w:rPr>
          <w:rFonts w:hint="eastAsia"/>
        </w:rPr>
        <w:t>看出是用户的活跃程度，你用了主题模型，怎么用的，主题模型的公式是什么，不是一句话，要重点介绍，包括公式这些，怎么用到你的系统里面的，</w:t>
      </w:r>
    </w:p>
  </w:comment>
  <w:comment w:id="103" w:author="scu" w:date="2025-04-16T10:45:00Z" w:initials="C">
    <w:p w14:paraId="286F5719" w14:textId="023CB9A7" w:rsidR="00E900AA" w:rsidRDefault="00E900AA">
      <w:pPr>
        <w:pStyle w:val="a9"/>
        <w:rPr>
          <w:rFonts w:hint="eastAsia"/>
        </w:rPr>
      </w:pPr>
      <w:r>
        <w:rPr>
          <w:rStyle w:val="afd"/>
        </w:rPr>
        <w:annotationRef/>
      </w:r>
      <w:proofErr w:type="gramStart"/>
      <w:r>
        <w:rPr>
          <w:rFonts w:hint="eastAsia"/>
        </w:rPr>
        <w:t>微博的评论分</w:t>
      </w:r>
      <w:proofErr w:type="gramEnd"/>
      <w:r>
        <w:rPr>
          <w:rFonts w:hint="eastAsia"/>
        </w:rPr>
        <w:t>热门了吗？怎么判断评论的热门，这个</w:t>
      </w:r>
      <w:r>
        <w:rPr>
          <w:rFonts w:hint="eastAsia"/>
        </w:rPr>
        <w:t xml:space="preserve"> </w:t>
      </w:r>
      <w:r>
        <w:rPr>
          <w:rFonts w:hint="eastAsia"/>
        </w:rPr>
        <w:t>不是</w:t>
      </w:r>
      <w:proofErr w:type="spellStart"/>
      <w:r>
        <w:rPr>
          <w:rFonts w:hint="eastAsia"/>
        </w:rPr>
        <w:t>bbs</w:t>
      </w:r>
      <w:proofErr w:type="spellEnd"/>
      <w:r>
        <w:rPr>
          <w:rFonts w:hint="eastAsia"/>
        </w:rPr>
        <w:t>啊</w:t>
      </w:r>
      <w:r>
        <w:rPr>
          <w:rFonts w:hint="eastAsia"/>
        </w:rPr>
        <w:t xml:space="preserve"> </w:t>
      </w:r>
      <w:r>
        <w:rPr>
          <w:rFonts w:hint="eastAsia"/>
        </w:rPr>
        <w:t>，用了什么模型，模型图，模型公式</w:t>
      </w:r>
    </w:p>
  </w:comment>
  <w:comment w:id="106" w:author="scu" w:date="2025-04-16T10:46:00Z" w:initials="C">
    <w:p w14:paraId="6EAAEDA5" w14:textId="0129ECFF" w:rsidR="00E900AA" w:rsidRDefault="00E900AA">
      <w:pPr>
        <w:pStyle w:val="a9"/>
        <w:rPr>
          <w:rFonts w:hint="eastAsia"/>
        </w:rPr>
      </w:pPr>
      <w:r>
        <w:rPr>
          <w:rStyle w:val="afd"/>
        </w:rPr>
        <w:annotationRef/>
      </w:r>
      <w:r>
        <w:rPr>
          <w:rFonts w:hint="eastAsia"/>
        </w:rPr>
        <w:t>这里你既然分词了，还能出现，快点来看看，回家指路的结果吗？</w:t>
      </w:r>
    </w:p>
  </w:comment>
  <w:comment w:id="108" w:author="scu" w:date="2025-04-16T10:47:00Z" w:initials="C">
    <w:p w14:paraId="40759C4C" w14:textId="6A7CDE1C" w:rsidR="00E900AA" w:rsidRDefault="00E900AA">
      <w:pPr>
        <w:pStyle w:val="a9"/>
      </w:pPr>
      <w:r>
        <w:rPr>
          <w:rStyle w:val="afd"/>
        </w:rPr>
        <w:annotationRef/>
      </w:r>
      <w:r>
        <w:rPr>
          <w:rFonts w:hint="eastAsia"/>
        </w:rPr>
        <w:t>这些不是概要介绍哦，要具体介绍怎么做的，你到底用什么模型，咋么计算的。</w:t>
      </w:r>
      <w:bookmarkStart w:id="111" w:name="_GoBack"/>
      <w:bookmarkEnd w:id="11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E4FADD" w15:done="0"/>
  <w15:commentEx w15:paraId="7CC79A21" w15:done="0"/>
  <w15:commentEx w15:paraId="1F8C23AE" w15:done="0"/>
  <w15:commentEx w15:paraId="1664E23A" w15:done="0"/>
  <w15:commentEx w15:paraId="37478464" w15:done="0"/>
  <w15:commentEx w15:paraId="1AD47F56" w15:done="0"/>
  <w15:commentEx w15:paraId="221620AB" w15:done="0"/>
  <w15:commentEx w15:paraId="4094C291" w15:done="0"/>
  <w15:commentEx w15:paraId="7E95752F" w15:done="0"/>
  <w15:commentEx w15:paraId="79473D25" w15:done="0"/>
  <w15:commentEx w15:paraId="11194691" w15:done="0"/>
  <w15:commentEx w15:paraId="0D6E1E7C" w15:done="0"/>
  <w15:commentEx w15:paraId="77526390" w15:done="0"/>
  <w15:commentEx w15:paraId="346BC46F" w15:done="0"/>
  <w15:commentEx w15:paraId="5BCAD3F1" w15:done="0"/>
  <w15:commentEx w15:paraId="35F8577B" w15:done="0"/>
  <w15:commentEx w15:paraId="4BFAD0F7" w15:done="0"/>
  <w15:commentEx w15:paraId="668F03CF" w15:done="0"/>
  <w15:commentEx w15:paraId="2C233119" w15:done="0"/>
  <w15:commentEx w15:paraId="6EE0F714" w15:done="0"/>
  <w15:commentEx w15:paraId="338EFD44" w15:done="0"/>
  <w15:commentEx w15:paraId="78697B36" w15:done="0"/>
  <w15:commentEx w15:paraId="286F5719" w15:done="0"/>
  <w15:commentEx w15:paraId="6EAAEDA5" w15:done="0"/>
  <w15:commentEx w15:paraId="40759C4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E4FADD" w16cid:durableId="2BAA013A"/>
  <w16cid:commentId w16cid:paraId="7CC79A21" w16cid:durableId="2BAA01F9"/>
  <w16cid:commentId w16cid:paraId="1F8C23AE" w16cid:durableId="2BAA031E"/>
  <w16cid:commentId w16cid:paraId="1664E23A" w16cid:durableId="2BAA01EE"/>
  <w16cid:commentId w16cid:paraId="37478464" w16cid:durableId="2BAA0372"/>
  <w16cid:commentId w16cid:paraId="1AD47F56" w16cid:durableId="2BAA03BD"/>
  <w16cid:commentId w16cid:paraId="221620AB" w16cid:durableId="2BAA0435"/>
  <w16cid:commentId w16cid:paraId="4094C291" w16cid:durableId="2BAA04A5"/>
  <w16cid:commentId w16cid:paraId="7E95752F" w16cid:durableId="2BAA046B"/>
  <w16cid:commentId w16cid:paraId="79473D25" w16cid:durableId="2BAA0489"/>
  <w16cid:commentId w16cid:paraId="11194691" w16cid:durableId="2BAA05B7"/>
  <w16cid:commentId w16cid:paraId="0D6E1E7C" w16cid:durableId="2BAA063D"/>
  <w16cid:commentId w16cid:paraId="77526390" w16cid:durableId="2BAA066C"/>
  <w16cid:commentId w16cid:paraId="346BC46F" w16cid:durableId="2BAA0686"/>
  <w16cid:commentId w16cid:paraId="5BCAD3F1" w16cid:durableId="2BAA0691"/>
  <w16cid:commentId w16cid:paraId="35F8577B" w16cid:durableId="2BAA0747"/>
  <w16cid:commentId w16cid:paraId="4BFAD0F7" w16cid:durableId="2BAA07DC"/>
  <w16cid:commentId w16cid:paraId="668F03CF" w16cid:durableId="2BAA078F"/>
  <w16cid:commentId w16cid:paraId="2C233119" w16cid:durableId="2BAA07EC"/>
  <w16cid:commentId w16cid:paraId="6EE0F714" w16cid:durableId="2BAA082D"/>
  <w16cid:commentId w16cid:paraId="338EFD44" w16cid:durableId="2BAA0847"/>
  <w16cid:commentId w16cid:paraId="78697B36" w16cid:durableId="2BAA0898"/>
  <w16cid:commentId w16cid:paraId="286F5719" w16cid:durableId="2BAA08C5"/>
  <w16cid:commentId w16cid:paraId="6EAAEDA5" w16cid:durableId="2BAA0919"/>
  <w16cid:commentId w16cid:paraId="40759C4C" w16cid:durableId="2BAA09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976187" w14:textId="77777777" w:rsidR="00F23072" w:rsidRDefault="00F23072">
      <w:r>
        <w:separator/>
      </w:r>
    </w:p>
  </w:endnote>
  <w:endnote w:type="continuationSeparator" w:id="0">
    <w:p w14:paraId="386A78E9" w14:textId="77777777" w:rsidR="00F23072" w:rsidRDefault="00F2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楷体"/>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FAE84F" w14:textId="77777777" w:rsidR="00052F37" w:rsidRDefault="00052F37">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E96A2C" w14:textId="77777777" w:rsidR="00052F37" w:rsidRDefault="00052F37">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2D6980" w14:textId="77777777" w:rsidR="00052F37" w:rsidRDefault="00052F37">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1A589" w14:textId="77777777" w:rsidR="00052F37" w:rsidRDefault="00052F37">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08266" w14:textId="77777777" w:rsidR="00052F37" w:rsidRDefault="00052F37">
    <w:pPr>
      <w:pStyle w:val="af1"/>
      <w:jc w:val="center"/>
    </w:pPr>
    <w:r>
      <w:fldChar w:fldCharType="begin"/>
    </w:r>
    <w:r>
      <w:instrText>PAGE   \* MERGEFORMAT</w:instrText>
    </w:r>
    <w:r>
      <w:fldChar w:fldCharType="separate"/>
    </w:r>
    <w:r>
      <w:rPr>
        <w:lang w:val="zh-CN"/>
      </w:rPr>
      <w:t>2</w:t>
    </w:r>
    <w:r>
      <w:fldChar w:fldCharType="end"/>
    </w:r>
  </w:p>
  <w:p w14:paraId="56275BEB" w14:textId="77777777" w:rsidR="00052F37" w:rsidRDefault="00052F37">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92D19" w14:textId="77777777" w:rsidR="00052F37" w:rsidRDefault="00052F37">
    <w:pPr>
      <w:pStyle w:val="af1"/>
      <w:jc w:val="center"/>
    </w:pPr>
    <w:r>
      <w:fldChar w:fldCharType="begin"/>
    </w:r>
    <w:r>
      <w:instrText>PAGE   \* MERGEFORMAT</w:instrText>
    </w:r>
    <w:r>
      <w:fldChar w:fldCharType="separate"/>
    </w:r>
    <w:r>
      <w:rPr>
        <w:lang w:val="zh-CN"/>
      </w:rPr>
      <w:t>2</w:t>
    </w:r>
    <w:r>
      <w:fldChar w:fldCharType="end"/>
    </w:r>
  </w:p>
  <w:p w14:paraId="6763E16F" w14:textId="77777777" w:rsidR="00052F37" w:rsidRDefault="00052F37">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9BB3A" w14:textId="77777777" w:rsidR="00052F37" w:rsidRDefault="00052F37">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CBBD4B" w14:textId="77777777" w:rsidR="00F23072" w:rsidRDefault="00F23072">
      <w:r>
        <w:separator/>
      </w:r>
    </w:p>
  </w:footnote>
  <w:footnote w:type="continuationSeparator" w:id="0">
    <w:p w14:paraId="765F38D2" w14:textId="77777777" w:rsidR="00F23072" w:rsidRDefault="00F23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670884" w14:textId="77777777" w:rsidR="00052F37" w:rsidRDefault="00052F37">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C2D02" w14:textId="77777777" w:rsidR="00052F37" w:rsidRDefault="00052F37">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F04820" w14:textId="77777777" w:rsidR="00052F37" w:rsidRDefault="00052F37">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t>基于Python的舆情分析系统设计与实现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30BEC" w14:textId="77777777" w:rsidR="00052F37" w:rsidRDefault="00052F37">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                              基于Python的舆情分析系统设计与实现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EE21634"/>
    <w:multiLevelType w:val="hybridMultilevel"/>
    <w:tmpl w:val="64D47C4A"/>
    <w:lvl w:ilvl="0" w:tplc="4036ABC6">
      <w:start w:val="1"/>
      <w:numFmt w:val="japaneseCounting"/>
      <w:lvlText w:val="第%1段，"/>
      <w:lvlJc w:val="left"/>
      <w:pPr>
        <w:ind w:left="771" w:hanging="771"/>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cu">
    <w15:presenceInfo w15:providerId="None" w15:userId="sc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91"/>
  <w:drawingGridVerticalSpacing w:val="29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IxOWMwNTEyOGM5OTM5MTI2YTVlMGQwNDk2MWYwZTcifQ=="/>
  </w:docVars>
  <w:rsids>
    <w:rsidRoot w:val="003D3E96"/>
    <w:rsid w:val="000029A8"/>
    <w:rsid w:val="00011429"/>
    <w:rsid w:val="00011985"/>
    <w:rsid w:val="0003020F"/>
    <w:rsid w:val="00030FBC"/>
    <w:rsid w:val="00052F37"/>
    <w:rsid w:val="00062423"/>
    <w:rsid w:val="00070898"/>
    <w:rsid w:val="000B5292"/>
    <w:rsid w:val="000B74DA"/>
    <w:rsid w:val="000C061D"/>
    <w:rsid w:val="000C2FC5"/>
    <w:rsid w:val="000F3985"/>
    <w:rsid w:val="00120569"/>
    <w:rsid w:val="001279D7"/>
    <w:rsid w:val="00133185"/>
    <w:rsid w:val="001473F5"/>
    <w:rsid w:val="00155386"/>
    <w:rsid w:val="00172B7C"/>
    <w:rsid w:val="0017770D"/>
    <w:rsid w:val="001A2103"/>
    <w:rsid w:val="001C3476"/>
    <w:rsid w:val="001C3A60"/>
    <w:rsid w:val="001E78F7"/>
    <w:rsid w:val="002148C5"/>
    <w:rsid w:val="0022270E"/>
    <w:rsid w:val="00226B18"/>
    <w:rsid w:val="002330FC"/>
    <w:rsid w:val="00241E82"/>
    <w:rsid w:val="00243882"/>
    <w:rsid w:val="00262B8B"/>
    <w:rsid w:val="0029522B"/>
    <w:rsid w:val="002D190F"/>
    <w:rsid w:val="002E7832"/>
    <w:rsid w:val="003044EE"/>
    <w:rsid w:val="003044F4"/>
    <w:rsid w:val="003116B7"/>
    <w:rsid w:val="00331920"/>
    <w:rsid w:val="00384470"/>
    <w:rsid w:val="00384959"/>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81E5F"/>
    <w:rsid w:val="004C1F69"/>
    <w:rsid w:val="004C5B1B"/>
    <w:rsid w:val="004C7555"/>
    <w:rsid w:val="00506A18"/>
    <w:rsid w:val="005236A5"/>
    <w:rsid w:val="005364B2"/>
    <w:rsid w:val="005506B6"/>
    <w:rsid w:val="00553EA0"/>
    <w:rsid w:val="00564F8B"/>
    <w:rsid w:val="00567176"/>
    <w:rsid w:val="00571137"/>
    <w:rsid w:val="00585F59"/>
    <w:rsid w:val="005877A2"/>
    <w:rsid w:val="00597081"/>
    <w:rsid w:val="005A163C"/>
    <w:rsid w:val="005A6E46"/>
    <w:rsid w:val="00603E0E"/>
    <w:rsid w:val="00621248"/>
    <w:rsid w:val="00622C26"/>
    <w:rsid w:val="00627D74"/>
    <w:rsid w:val="00634EB0"/>
    <w:rsid w:val="00663205"/>
    <w:rsid w:val="0067281C"/>
    <w:rsid w:val="00680FAF"/>
    <w:rsid w:val="00694C4B"/>
    <w:rsid w:val="006A216B"/>
    <w:rsid w:val="006E0139"/>
    <w:rsid w:val="00704E82"/>
    <w:rsid w:val="007056E4"/>
    <w:rsid w:val="007059AC"/>
    <w:rsid w:val="007069D0"/>
    <w:rsid w:val="007114FB"/>
    <w:rsid w:val="00716205"/>
    <w:rsid w:val="007216AC"/>
    <w:rsid w:val="00747065"/>
    <w:rsid w:val="00751DDC"/>
    <w:rsid w:val="007544B5"/>
    <w:rsid w:val="007706EF"/>
    <w:rsid w:val="007B4E6B"/>
    <w:rsid w:val="007D69BB"/>
    <w:rsid w:val="007E272F"/>
    <w:rsid w:val="00837813"/>
    <w:rsid w:val="008555F7"/>
    <w:rsid w:val="00862EE0"/>
    <w:rsid w:val="008658AD"/>
    <w:rsid w:val="00872199"/>
    <w:rsid w:val="0088103D"/>
    <w:rsid w:val="008B1524"/>
    <w:rsid w:val="008C3117"/>
    <w:rsid w:val="008D2F78"/>
    <w:rsid w:val="008D3D19"/>
    <w:rsid w:val="008E66DE"/>
    <w:rsid w:val="00912506"/>
    <w:rsid w:val="009179AD"/>
    <w:rsid w:val="00924AE5"/>
    <w:rsid w:val="009303F6"/>
    <w:rsid w:val="00944D01"/>
    <w:rsid w:val="009668DB"/>
    <w:rsid w:val="00966D4A"/>
    <w:rsid w:val="00982593"/>
    <w:rsid w:val="009C2982"/>
    <w:rsid w:val="009C2CF2"/>
    <w:rsid w:val="009D0BF9"/>
    <w:rsid w:val="009D17C6"/>
    <w:rsid w:val="009E1228"/>
    <w:rsid w:val="009F75A6"/>
    <w:rsid w:val="00A14485"/>
    <w:rsid w:val="00A5747B"/>
    <w:rsid w:val="00A65D6E"/>
    <w:rsid w:val="00A83FAD"/>
    <w:rsid w:val="00A87856"/>
    <w:rsid w:val="00A9618D"/>
    <w:rsid w:val="00A974B9"/>
    <w:rsid w:val="00AA0AC8"/>
    <w:rsid w:val="00AA732B"/>
    <w:rsid w:val="00AB0560"/>
    <w:rsid w:val="00AB0DDC"/>
    <w:rsid w:val="00AC59A9"/>
    <w:rsid w:val="00AD05F6"/>
    <w:rsid w:val="00B054C4"/>
    <w:rsid w:val="00B161CE"/>
    <w:rsid w:val="00B26F13"/>
    <w:rsid w:val="00B27449"/>
    <w:rsid w:val="00B51412"/>
    <w:rsid w:val="00B671A5"/>
    <w:rsid w:val="00B71856"/>
    <w:rsid w:val="00B758C1"/>
    <w:rsid w:val="00B97E89"/>
    <w:rsid w:val="00BB22EA"/>
    <w:rsid w:val="00BB5A9E"/>
    <w:rsid w:val="00BC1C19"/>
    <w:rsid w:val="00BE0014"/>
    <w:rsid w:val="00C56714"/>
    <w:rsid w:val="00C75F7F"/>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621F"/>
    <w:rsid w:val="00D82597"/>
    <w:rsid w:val="00D91965"/>
    <w:rsid w:val="00DB11DB"/>
    <w:rsid w:val="00DC29BB"/>
    <w:rsid w:val="00DD2159"/>
    <w:rsid w:val="00DD5CE9"/>
    <w:rsid w:val="00DE1DB4"/>
    <w:rsid w:val="00DE4616"/>
    <w:rsid w:val="00E17D81"/>
    <w:rsid w:val="00E36677"/>
    <w:rsid w:val="00E417B3"/>
    <w:rsid w:val="00E616A4"/>
    <w:rsid w:val="00E811E7"/>
    <w:rsid w:val="00E900AA"/>
    <w:rsid w:val="00E90208"/>
    <w:rsid w:val="00E9199C"/>
    <w:rsid w:val="00E95D1C"/>
    <w:rsid w:val="00EA5723"/>
    <w:rsid w:val="00EC1444"/>
    <w:rsid w:val="00EC2F88"/>
    <w:rsid w:val="00EC7EDE"/>
    <w:rsid w:val="00EE2B88"/>
    <w:rsid w:val="00F10708"/>
    <w:rsid w:val="00F1242C"/>
    <w:rsid w:val="00F14514"/>
    <w:rsid w:val="00F17F24"/>
    <w:rsid w:val="00F23072"/>
    <w:rsid w:val="00F43449"/>
    <w:rsid w:val="00F53124"/>
    <w:rsid w:val="00F648BC"/>
    <w:rsid w:val="00F713B5"/>
    <w:rsid w:val="00F80806"/>
    <w:rsid w:val="00F92D35"/>
    <w:rsid w:val="00F95A77"/>
    <w:rsid w:val="00FA36BF"/>
    <w:rsid w:val="00FC6221"/>
    <w:rsid w:val="00FD39B3"/>
    <w:rsid w:val="00FE37ED"/>
    <w:rsid w:val="023D1F3B"/>
    <w:rsid w:val="0B12502C"/>
    <w:rsid w:val="1E6B7BDF"/>
    <w:rsid w:val="34CA70AF"/>
    <w:rsid w:val="35ED0270"/>
    <w:rsid w:val="3D9E325D"/>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389683"/>
  <w15:docId w15:val="{1572F01F-9D67-4E5B-B497-4D44C7AF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lsdException w:name="toc 8" w:semiHidden="1"/>
    <w:lsdException w:name="toc 9" w:semiHidden="1"/>
    <w:lsdException w:name="annotation text" w:uiPriority="99" w:qFormat="1"/>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uiPriority="99"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29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pPr>
      <w:ind w:left="1260"/>
      <w:jc w:val="left"/>
    </w:pPr>
    <w:rPr>
      <w:sz w:val="18"/>
      <w:szCs w:val="18"/>
    </w:rPr>
  </w:style>
  <w:style w:type="paragraph" w:styleId="a6">
    <w:name w:val="caption"/>
    <w:next w:val="a7"/>
    <w:autoRedefine/>
    <w:uiPriority w:val="35"/>
    <w:unhideWhenUsed/>
    <w:qFormat/>
    <w:pPr>
      <w:spacing w:line="300" w:lineRule="auto"/>
      <w:jc w:val="center"/>
    </w:pPr>
    <w:rPr>
      <w:rFonts w:ascii="宋体" w:eastAsia="黑体" w:hAnsi="宋体" w:cs="宋体"/>
      <w:kern w:val="2"/>
      <w:sz w:val="21"/>
    </w:rPr>
  </w:style>
  <w:style w:type="paragraph" w:customStyle="1" w:styleId="a7">
    <w:name w:val="a_正文文本"/>
    <w:autoRedefine/>
    <w:qFormat/>
    <w:pPr>
      <w:spacing w:line="400" w:lineRule="exact"/>
      <w:ind w:firstLineChars="200" w:firstLine="442"/>
      <w:jc w:val="both"/>
    </w:pPr>
    <w:rPr>
      <w:rFonts w:ascii="宋体" w:hAnsi="宋体" w:cs="宋体"/>
      <w:kern w:val="2"/>
      <w:sz w:val="24"/>
    </w:rPr>
  </w:style>
  <w:style w:type="paragraph" w:styleId="a8">
    <w:name w:val="Document Map"/>
    <w:basedOn w:val="a"/>
    <w:autoRedefine/>
    <w:semiHidden/>
    <w:pPr>
      <w:shd w:val="clear" w:color="auto" w:fill="000080"/>
    </w:pPr>
  </w:style>
  <w:style w:type="paragraph" w:styleId="a9">
    <w:name w:val="annotation text"/>
    <w:basedOn w:val="a"/>
    <w:link w:val="aa"/>
    <w:autoRedefine/>
    <w:uiPriority w:val="99"/>
    <w:qFormat/>
    <w:pPr>
      <w:jc w:val="left"/>
    </w:pPr>
  </w:style>
  <w:style w:type="paragraph" w:styleId="ab">
    <w:name w:val="Body Text"/>
    <w:basedOn w:val="a"/>
    <w:link w:val="ac"/>
    <w:autoRedefine/>
    <w:qFormat/>
    <w:pPr>
      <w:spacing w:after="120"/>
    </w:pPr>
  </w:style>
  <w:style w:type="paragraph" w:styleId="ad">
    <w:name w:val="Body Text Indent"/>
    <w:basedOn w:val="a"/>
    <w:autoRedefine/>
    <w:qFormat/>
    <w:pPr>
      <w:ind w:firstLineChars="200" w:firstLine="480"/>
    </w:pPr>
    <w:rPr>
      <w:sz w:val="24"/>
    </w:rPr>
  </w:style>
  <w:style w:type="paragraph" w:styleId="TOC5">
    <w:name w:val="toc 5"/>
    <w:basedOn w:val="a"/>
    <w:next w:val="a"/>
    <w:autoRedefine/>
    <w:semiHidden/>
    <w:qFormat/>
    <w:pPr>
      <w:ind w:left="840"/>
      <w:jc w:val="left"/>
    </w:pPr>
    <w:rPr>
      <w:sz w:val="18"/>
      <w:szCs w:val="18"/>
    </w:rPr>
  </w:style>
  <w:style w:type="paragraph" w:styleId="TOC3">
    <w:name w:val="toc 3"/>
    <w:basedOn w:val="a"/>
    <w:next w:val="a"/>
    <w:autoRedefine/>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rPr>
      <w:rFonts w:ascii="宋体" w:hAnsi="Courier New" w:cs="Courier New"/>
      <w:szCs w:val="21"/>
    </w:rPr>
  </w:style>
  <w:style w:type="paragraph" w:styleId="TOC8">
    <w:name w:val="toc 8"/>
    <w:basedOn w:val="a"/>
    <w:next w:val="a"/>
    <w:semiHidden/>
    <w:pPr>
      <w:ind w:left="1470"/>
      <w:jc w:val="left"/>
    </w:pPr>
    <w:rPr>
      <w:sz w:val="18"/>
      <w:szCs w:val="18"/>
    </w:rPr>
  </w:style>
  <w:style w:type="paragraph" w:styleId="af">
    <w:name w:val="Date"/>
    <w:basedOn w:val="a"/>
    <w:next w:val="a"/>
    <w:pPr>
      <w:ind w:leftChars="2500" w:left="100"/>
    </w:pPr>
  </w:style>
  <w:style w:type="paragraph" w:styleId="af0">
    <w:name w:val="Balloon Text"/>
    <w:basedOn w:val="a"/>
    <w:semiHidden/>
    <w:rPr>
      <w:sz w:val="18"/>
      <w:szCs w:val="18"/>
    </w:rPr>
  </w:style>
  <w:style w:type="paragraph" w:styleId="af1">
    <w:name w:val="footer"/>
    <w:basedOn w:val="a"/>
    <w:link w:val="af2"/>
    <w:autoRedefine/>
    <w:uiPriority w:val="99"/>
    <w:qFormat/>
    <w:pPr>
      <w:tabs>
        <w:tab w:val="center" w:pos="4153"/>
        <w:tab w:val="right" w:pos="8306"/>
      </w:tabs>
      <w:snapToGrid w:val="0"/>
      <w:jc w:val="left"/>
    </w:pPr>
    <w:rPr>
      <w:sz w:val="18"/>
      <w:szCs w:val="18"/>
    </w:rPr>
  </w:style>
  <w:style w:type="paragraph" w:styleId="af3">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autoRedefine/>
    <w:semiHidden/>
    <w:qFormat/>
    <w:pPr>
      <w:ind w:left="630"/>
      <w:jc w:val="left"/>
    </w:pPr>
    <w:rPr>
      <w:sz w:val="18"/>
      <w:szCs w:val="18"/>
    </w:rPr>
  </w:style>
  <w:style w:type="paragraph" w:styleId="TOC6">
    <w:name w:val="toc 6"/>
    <w:basedOn w:val="a"/>
    <w:next w:val="a"/>
    <w:autoRedefine/>
    <w:semiHidden/>
    <w:qFormat/>
    <w:pPr>
      <w:ind w:left="1050"/>
      <w:jc w:val="left"/>
    </w:pPr>
    <w:rPr>
      <w:sz w:val="18"/>
      <w:szCs w:val="18"/>
    </w:rPr>
  </w:style>
  <w:style w:type="paragraph" w:styleId="TOC2">
    <w:name w:val="toc 2"/>
    <w:basedOn w:val="a"/>
    <w:next w:val="a"/>
    <w:autoRedefine/>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rPr>
      <w:b/>
      <w:bCs/>
    </w:rPr>
  </w:style>
  <w:style w:type="paragraph" w:styleId="af6">
    <w:name w:val="Body Text First Indent"/>
    <w:basedOn w:val="a"/>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qFormat/>
    <w:rPr>
      <w:b/>
      <w:bCs/>
    </w:rPr>
  </w:style>
  <w:style w:type="character" w:styleId="af9">
    <w:name w:val="page number"/>
    <w:autoRedefine/>
  </w:style>
  <w:style w:type="character" w:styleId="afa">
    <w:name w:val="FollowedHyperlink"/>
    <w:rPr>
      <w:color w:val="800080"/>
      <w:u w:val="single"/>
    </w:rPr>
  </w:style>
  <w:style w:type="character" w:styleId="afb">
    <w:name w:val="line number"/>
    <w:autoRedefine/>
    <w:qFormat/>
  </w:style>
  <w:style w:type="character" w:styleId="afc">
    <w:name w:val="Hyperlink"/>
    <w:autoRedefine/>
    <w:uiPriority w:val="99"/>
    <w:qFormat/>
    <w:rPr>
      <w:rFonts w:ascii="宋体" w:eastAsia="宋体" w:hAnsi="宋体"/>
      <w:color w:val="0000FF"/>
      <w:sz w:val="24"/>
      <w:szCs w:val="24"/>
      <w:u w:val="single"/>
    </w:rPr>
  </w:style>
  <w:style w:type="character" w:styleId="afd">
    <w:name w:val="annotation reference"/>
    <w:autoRedefine/>
    <w:uiPriority w:val="99"/>
    <w:semiHidden/>
    <w:qFormat/>
    <w:rPr>
      <w:sz w:val="21"/>
      <w:szCs w:val="21"/>
    </w:rPr>
  </w:style>
  <w:style w:type="character" w:customStyle="1" w:styleId="aa">
    <w:name w:val="批注文字 字符"/>
    <w:link w:val="a9"/>
    <w:autoRedefine/>
    <w:semiHidden/>
    <w:rPr>
      <w:kern w:val="2"/>
      <w:sz w:val="21"/>
      <w:szCs w:val="24"/>
    </w:rPr>
  </w:style>
  <w:style w:type="character" w:customStyle="1" w:styleId="af2">
    <w:name w:val="页脚 字符"/>
    <w:link w:val="af1"/>
    <w:autoRedefine/>
    <w:uiPriority w:val="99"/>
    <w:qFormat/>
    <w:rPr>
      <w:kern w:val="2"/>
      <w:sz w:val="18"/>
      <w:szCs w:val="18"/>
    </w:rPr>
  </w:style>
  <w:style w:type="character" w:customStyle="1" w:styleId="h2Char">
    <w:name w:val="h2 Char"/>
    <w:autoRedefine/>
    <w:qFormat/>
    <w:rPr>
      <w:rFonts w:ascii="Arial" w:eastAsia="黑体" w:hAnsi="Arial"/>
      <w:b/>
      <w:bCs/>
      <w:kern w:val="2"/>
      <w:sz w:val="32"/>
      <w:szCs w:val="32"/>
      <w:lang w:val="en-US" w:eastAsia="zh-CN" w:bidi="ar-SA"/>
    </w:rPr>
  </w:style>
  <w:style w:type="character" w:customStyle="1" w:styleId="3CharChar">
    <w:name w:val="标题 3 Char Char"/>
    <w:autoRedefine/>
    <w:qFormat/>
    <w:rPr>
      <w:rFonts w:eastAsia="宋体"/>
      <w:b/>
      <w:bCs/>
      <w:kern w:val="2"/>
      <w:sz w:val="32"/>
      <w:szCs w:val="32"/>
      <w:lang w:val="en-US" w:eastAsia="zh-CN" w:bidi="ar-SA"/>
    </w:rPr>
  </w:style>
  <w:style w:type="character" w:customStyle="1" w:styleId="search1">
    <w:name w:val="search1"/>
    <w:autoRedefine/>
    <w:qFormat/>
    <w:rPr>
      <w:rFonts w:hint="default"/>
      <w:sz w:val="18"/>
      <w:szCs w:val="18"/>
    </w:rPr>
  </w:style>
  <w:style w:type="character" w:customStyle="1" w:styleId="search">
    <w:name w:val="search"/>
    <w:autoRedefine/>
    <w:qFormat/>
  </w:style>
  <w:style w:type="character" w:customStyle="1" w:styleId="body">
    <w:name w:val="body"/>
    <w:autoRedefine/>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autoRedefin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autoRedefine/>
    <w:qFormat/>
  </w:style>
  <w:style w:type="paragraph" w:customStyle="1" w:styleId="211">
    <w:name w:val="样式 样式 小四 + 首行缩进:  2 字符 段前: 1 行 段后: 1 行"/>
    <w:basedOn w:val="a"/>
    <w:autoRedefine/>
    <w:qFormat/>
    <w:pPr>
      <w:spacing w:afterLines="100" w:after="240" w:line="400" w:lineRule="exact"/>
      <w:jc w:val="center"/>
    </w:pPr>
    <w:rPr>
      <w:rFonts w:ascii="黑体" w:eastAsia="黑体" w:hAnsi="宋体"/>
      <w:b/>
      <w:szCs w:val="28"/>
    </w:rPr>
  </w:style>
  <w:style w:type="paragraph" w:customStyle="1" w:styleId="Style45">
    <w:name w:val="_Style 45"/>
    <w:basedOn w:val="a"/>
  </w:style>
  <w:style w:type="paragraph" w:customStyle="1" w:styleId="Style46">
    <w:name w:val="_Style 46"/>
    <w:basedOn w:val="a"/>
    <w:autoRedefine/>
    <w:qFormat/>
  </w:style>
  <w:style w:type="paragraph" w:customStyle="1" w:styleId="11">
    <w:name w:val="样式1"/>
    <w:basedOn w:val="af1"/>
    <w:autoRedefine/>
    <w:qFormat/>
    <w:pPr>
      <w:tabs>
        <w:tab w:val="clear" w:pos="4153"/>
        <w:tab w:val="clear" w:pos="8306"/>
      </w:tabs>
      <w:jc w:val="center"/>
    </w:pPr>
    <w:rPr>
      <w:kern w:val="0"/>
      <w:sz w:val="21"/>
      <w:szCs w:val="21"/>
    </w:rPr>
  </w:style>
  <w:style w:type="paragraph" w:customStyle="1" w:styleId="afe">
    <w:name w:val="关键词"/>
    <w:basedOn w:val="a"/>
    <w:autoRedefine/>
    <w:qFormat/>
    <w:pPr>
      <w:spacing w:beforeLines="100" w:before="312" w:afterLines="50" w:after="156" w:line="400" w:lineRule="exact"/>
      <w:jc w:val="left"/>
    </w:pPr>
    <w:rPr>
      <w:bCs/>
      <w:sz w:val="24"/>
    </w:rPr>
  </w:style>
  <w:style w:type="character" w:customStyle="1" w:styleId="Char">
    <w:name w:val="批注文字 Char"/>
    <w:autoRedefine/>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jc w:val="center"/>
    </w:pPr>
    <w:rPr>
      <w:rFonts w:ascii="宋体" w:hAnsi="宋体" w:cs="宋体"/>
      <w:sz w:val="28"/>
      <w:szCs w:val="20"/>
    </w:rPr>
  </w:style>
  <w:style w:type="paragraph" w:customStyle="1" w:styleId="a10">
    <w:name w:val="a_1级标题"/>
    <w:basedOn w:val="1"/>
    <w:next w:val="a7"/>
    <w:link w:val="a11"/>
    <w:autoRedefine/>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autoRedefine/>
    <w:qFormat/>
    <w:pPr>
      <w:numPr>
        <w:ilvl w:val="2"/>
        <w:numId w:val="1"/>
      </w:numPr>
      <w:spacing w:beforeLines="100" w:before="100" w:line="360" w:lineRule="auto"/>
      <w:jc w:val="center"/>
    </w:pPr>
    <w:rPr>
      <w:rFonts w:ascii="楷体" w:hAnsi="楷体"/>
      <w:b w:val="0"/>
      <w:szCs w:val="24"/>
    </w:rPr>
  </w:style>
  <w:style w:type="paragraph" w:customStyle="1" w:styleId="a4">
    <w:name w:val="a_4级标题"/>
    <w:next w:val="a7"/>
    <w:autoRedefine/>
    <w:qFormat/>
    <w:pPr>
      <w:numPr>
        <w:ilvl w:val="3"/>
        <w:numId w:val="1"/>
      </w:numPr>
      <w:spacing w:line="400" w:lineRule="exact"/>
    </w:pPr>
    <w:rPr>
      <w:rFonts w:ascii="宋体" w:hAnsi="宋体" w:cs="宋体"/>
      <w:kern w:val="2"/>
      <w:sz w:val="24"/>
    </w:rPr>
  </w:style>
  <w:style w:type="paragraph" w:customStyle="1" w:styleId="TOC10">
    <w:name w:val="TOC 标题1"/>
    <w:basedOn w:val="1"/>
    <w:next w:val="a"/>
    <w:autoRedefine/>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autoRedefine/>
    <w:qFormat/>
    <w:rPr>
      <w:rFonts w:ascii="Consolas" w:hAnsi="Consolas"/>
      <w:sz w:val="21"/>
    </w:rPr>
  </w:style>
  <w:style w:type="paragraph" w:customStyle="1" w:styleId="aSourceCode0">
    <w:name w:val="a_Source Code"/>
    <w:basedOn w:val="a"/>
    <w:link w:val="aSourceCode"/>
    <w:autoRedefin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autoRedefine/>
    <w:qFormat/>
    <w:rPr>
      <w:rFonts w:ascii="Consolas" w:hAnsi="Consolas"/>
      <w:b/>
      <w:color w:val="007020"/>
      <w:sz w:val="21"/>
    </w:rPr>
  </w:style>
  <w:style w:type="character" w:customStyle="1" w:styleId="BuiltInTok">
    <w:name w:val="BuiltInTok"/>
    <w:autoRedefine/>
    <w:qFormat/>
  </w:style>
  <w:style w:type="character" w:customStyle="1" w:styleId="NormalTok">
    <w:name w:val="NormalTok"/>
    <w:autoRedefine/>
    <w:qFormat/>
  </w:style>
  <w:style w:type="paragraph" w:customStyle="1" w:styleId="aff">
    <w:name w:val="图片"/>
    <w:basedOn w:val="a"/>
    <w:link w:val="aff0"/>
    <w:autoRedefine/>
    <w:qFormat/>
    <w:pPr>
      <w:spacing w:line="300" w:lineRule="auto"/>
      <w:jc w:val="center"/>
    </w:pPr>
    <w:rPr>
      <w:sz w:val="24"/>
    </w:rPr>
  </w:style>
  <w:style w:type="character" w:customStyle="1" w:styleId="aff0">
    <w:name w:val="图片 字符"/>
    <w:link w:val="aff"/>
    <w:autoRedefine/>
    <w:qFormat/>
    <w:rPr>
      <w:kern w:val="2"/>
      <w:sz w:val="24"/>
      <w:szCs w:val="24"/>
    </w:rPr>
  </w:style>
  <w:style w:type="character" w:customStyle="1" w:styleId="10">
    <w:name w:val="标题 1 字符"/>
    <w:basedOn w:val="a0"/>
    <w:link w:val="1"/>
    <w:autoRedefine/>
    <w:qFormat/>
    <w:rPr>
      <w:rFonts w:eastAsia="黑体"/>
      <w:b/>
      <w:bCs/>
      <w:kern w:val="44"/>
      <w:sz w:val="30"/>
      <w:szCs w:val="44"/>
    </w:rPr>
  </w:style>
  <w:style w:type="character" w:customStyle="1" w:styleId="a11">
    <w:name w:val="a_1级标题 字符"/>
    <w:basedOn w:val="10"/>
    <w:link w:val="a10"/>
    <w:autoRedefine/>
    <w:qFormat/>
    <w:rPr>
      <w:rFonts w:ascii="黑体" w:eastAsia="黑体" w:hAnsi="黑体" w:cs="宋体"/>
      <w:b/>
      <w:bCs/>
      <w:kern w:val="44"/>
      <w:sz w:val="30"/>
      <w:szCs w:val="44"/>
    </w:rPr>
  </w:style>
  <w:style w:type="character" w:customStyle="1" w:styleId="20">
    <w:name w:val="标题 2 字符"/>
    <w:basedOn w:val="a0"/>
    <w:link w:val="2"/>
    <w:autoRedefine/>
    <w:qFormat/>
    <w:rPr>
      <w:rFonts w:ascii="Arial" w:eastAsia="黑体" w:hAnsi="Arial"/>
      <w:b/>
      <w:bCs/>
      <w:kern w:val="2"/>
      <w:sz w:val="32"/>
      <w:szCs w:val="32"/>
    </w:rPr>
  </w:style>
  <w:style w:type="character" w:customStyle="1" w:styleId="a20">
    <w:name w:val="a_2级标题 字符"/>
    <w:basedOn w:val="20"/>
    <w:link w:val="a2"/>
    <w:autoRedefine/>
    <w:qFormat/>
    <w:rPr>
      <w:rFonts w:ascii="宋体" w:eastAsia="黑体" w:hAnsi="宋体" w:cs="宋体"/>
      <w:b/>
      <w:bCs/>
      <w:kern w:val="2"/>
      <w:sz w:val="28"/>
      <w:szCs w:val="32"/>
    </w:rPr>
  </w:style>
  <w:style w:type="character" w:customStyle="1" w:styleId="30">
    <w:name w:val="标题 3 字符"/>
    <w:basedOn w:val="a0"/>
    <w:link w:val="3"/>
    <w:autoRedefine/>
    <w:qFormat/>
    <w:rPr>
      <w:rFonts w:eastAsia="楷体"/>
      <w:b/>
      <w:bCs/>
      <w:kern w:val="2"/>
      <w:sz w:val="24"/>
      <w:szCs w:val="32"/>
    </w:rPr>
  </w:style>
  <w:style w:type="character" w:customStyle="1" w:styleId="a30">
    <w:name w:val="a_3级标题 字符"/>
    <w:basedOn w:val="30"/>
    <w:link w:val="a3"/>
    <w:autoRedefine/>
    <w:qFormat/>
    <w:rPr>
      <w:rFonts w:ascii="楷体" w:eastAsia="楷体" w:hAnsi="楷体"/>
      <w:b w:val="0"/>
      <w:bCs/>
      <w:kern w:val="2"/>
      <w:sz w:val="24"/>
      <w:szCs w:val="24"/>
    </w:rPr>
  </w:style>
  <w:style w:type="paragraph" w:customStyle="1" w:styleId="aff1">
    <w:name w:val="a_表格图注等五号字体"/>
    <w:next w:val="a7"/>
    <w:autoRedefine/>
    <w:qFormat/>
    <w:pPr>
      <w:spacing w:line="360" w:lineRule="auto"/>
      <w:jc w:val="center"/>
    </w:pPr>
    <w:rPr>
      <w:kern w:val="2"/>
      <w:sz w:val="21"/>
      <w:szCs w:val="22"/>
    </w:rPr>
  </w:style>
  <w:style w:type="character" w:customStyle="1" w:styleId="md-plain">
    <w:name w:val="md-plain"/>
    <w:basedOn w:val="a0"/>
    <w:autoRedefine/>
    <w:qFormat/>
  </w:style>
  <w:style w:type="character" w:customStyle="1" w:styleId="ac">
    <w:name w:val="正文文本 字符"/>
    <w:basedOn w:val="a0"/>
    <w:link w:val="ab"/>
    <w:autoRedefine/>
    <w:qFormat/>
    <w:rPr>
      <w:kern w:val="2"/>
      <w:sz w:val="21"/>
      <w:szCs w:val="24"/>
    </w:rPr>
  </w:style>
  <w:style w:type="character" w:customStyle="1" w:styleId="VerbatimChar">
    <w:name w:val="Verbatim Char"/>
    <w:basedOn w:val="a0"/>
    <w:link w:val="SourceCode"/>
    <w:autoRedefine/>
    <w:qFormat/>
    <w:rPr>
      <w:rFonts w:ascii="Consolas" w:hAnsi="Consolas"/>
      <w:sz w:val="22"/>
    </w:rPr>
  </w:style>
  <w:style w:type="paragraph" w:customStyle="1" w:styleId="SourceCode">
    <w:name w:val="Source Code"/>
    <w:basedOn w:val="a"/>
    <w:link w:val="VerbatimChar"/>
    <w:autoRedefine/>
    <w:qFormat/>
    <w:pPr>
      <w:widowControl/>
      <w:wordWrap w:val="0"/>
      <w:spacing w:after="200"/>
      <w:jc w:val="left"/>
    </w:pPr>
    <w:rPr>
      <w:rFonts w:ascii="Consolas" w:hAnsi="Consolas"/>
      <w:kern w:val="0"/>
      <w:sz w:val="22"/>
      <w:szCs w:val="20"/>
    </w:rPr>
  </w:style>
  <w:style w:type="character" w:customStyle="1" w:styleId="StringTok">
    <w:name w:val="StringTok"/>
    <w:basedOn w:val="VerbatimChar"/>
    <w:autoRedefine/>
    <w:qFormat/>
    <w:rPr>
      <w:rFonts w:ascii="Consolas" w:hAnsi="Consolas"/>
      <w:color w:val="4070A0"/>
      <w:sz w:val="22"/>
    </w:rPr>
  </w:style>
  <w:style w:type="character" w:customStyle="1" w:styleId="CommentTok">
    <w:name w:val="CommentTok"/>
    <w:basedOn w:val="VerbatimChar"/>
    <w:autoRedefine/>
    <w:qFormat/>
    <w:rPr>
      <w:rFonts w:ascii="Consolas" w:hAnsi="Consolas"/>
      <w:i/>
      <w:color w:val="60A0B0"/>
      <w:sz w:val="22"/>
    </w:rPr>
  </w:style>
  <w:style w:type="character" w:customStyle="1" w:styleId="OperatorTok">
    <w:name w:val="OperatorTok"/>
    <w:basedOn w:val="VerbatimChar"/>
    <w:autoRedefine/>
    <w:qFormat/>
    <w:rPr>
      <w:rFonts w:ascii="Consolas" w:hAnsi="Consolas"/>
      <w:color w:val="666666"/>
      <w:sz w:val="22"/>
    </w:rPr>
  </w:style>
  <w:style w:type="character" w:customStyle="1" w:styleId="OtherTok">
    <w:name w:val="OtherTok"/>
    <w:basedOn w:val="a0"/>
    <w:autoRedefine/>
    <w:qFormat/>
    <w:rPr>
      <w:rFonts w:ascii="Consolas" w:hAnsi="Consolas"/>
      <w:color w:val="007020"/>
      <w:sz w:val="22"/>
    </w:rPr>
  </w:style>
  <w:style w:type="character" w:customStyle="1" w:styleId="DecValTok">
    <w:name w:val="DecValTok"/>
    <w:basedOn w:val="VerbatimChar"/>
    <w:autoRedefine/>
    <w:qFormat/>
    <w:rPr>
      <w:rFonts w:ascii="Consolas" w:hAnsi="Consolas"/>
      <w:color w:val="40A070"/>
      <w:sz w:val="22"/>
    </w:rPr>
  </w:style>
  <w:style w:type="character" w:customStyle="1" w:styleId="SpecialCharTok">
    <w:name w:val="SpecialCharTok"/>
    <w:basedOn w:val="VerbatimChar"/>
    <w:autoRedefine/>
    <w:qFormat/>
    <w:rPr>
      <w:rFonts w:ascii="Consolas" w:hAnsi="Consolas"/>
      <w:color w:val="4070A0"/>
      <w:sz w:val="22"/>
    </w:rPr>
  </w:style>
  <w:style w:type="character" w:customStyle="1" w:styleId="ImportTok">
    <w:name w:val="ImportTok"/>
    <w:basedOn w:val="VerbatimChar"/>
    <w:autoRedefine/>
    <w:qFormat/>
    <w:rPr>
      <w:rFonts w:ascii="Consolas" w:hAnsi="Consolas"/>
      <w:sz w:val="22"/>
    </w:rPr>
  </w:style>
  <w:style w:type="character" w:customStyle="1" w:styleId="VariableTok">
    <w:name w:val="VariableTok"/>
    <w:basedOn w:val="VerbatimChar"/>
    <w:autoRedefine/>
    <w:qFormat/>
    <w:rPr>
      <w:rFonts w:ascii="Consolas" w:hAnsi="Consolas"/>
      <w:color w:val="19177C"/>
      <w:sz w:val="22"/>
    </w:rPr>
  </w:style>
  <w:style w:type="character" w:customStyle="1" w:styleId="ControlFlowTok">
    <w:name w:val="ControlFlowTok"/>
    <w:basedOn w:val="VerbatimChar"/>
    <w:autoRedefine/>
    <w:qFormat/>
    <w:rPr>
      <w:rFonts w:ascii="Consolas" w:hAnsi="Consolas"/>
      <w:b/>
      <w:color w:val="007020"/>
      <w:sz w:val="22"/>
    </w:rPr>
  </w:style>
  <w:style w:type="character" w:customStyle="1" w:styleId="VerbatimStringTok">
    <w:name w:val="VerbatimStringTok"/>
    <w:basedOn w:val="a0"/>
    <w:autoRedefine/>
    <w:qFormat/>
    <w:rPr>
      <w:rFonts w:ascii="Consolas" w:hAnsi="Consolas"/>
      <w:color w:val="4070A0"/>
      <w:sz w:val="22"/>
    </w:rPr>
  </w:style>
  <w:style w:type="character" w:customStyle="1" w:styleId="SpecialStringTok">
    <w:name w:val="SpecialStringTok"/>
    <w:basedOn w:val="a0"/>
    <w:autoRedefine/>
    <w:qFormat/>
    <w:rPr>
      <w:rFonts w:ascii="Consolas" w:hAnsi="Consolas"/>
      <w:color w:val="BB6688"/>
      <w:sz w:val="22"/>
    </w:rPr>
  </w:style>
  <w:style w:type="character" w:customStyle="1" w:styleId="PreprocessorTok">
    <w:name w:val="PreprocessorTok"/>
    <w:basedOn w:val="a0"/>
    <w:autoRedefine/>
    <w:qFormat/>
    <w:rPr>
      <w:rFonts w:ascii="Consolas" w:hAnsi="Consolas"/>
      <w:color w:val="BC7A00"/>
      <w:sz w:val="22"/>
    </w:rPr>
  </w:style>
  <w:style w:type="paragraph" w:customStyle="1" w:styleId="aff2">
    <w:name w:val="摘要正文"/>
    <w:basedOn w:val="a"/>
    <w:autoRedefine/>
    <w:qFormat/>
    <w:pPr>
      <w:spacing w:before="240"/>
      <w:ind w:firstLineChars="205" w:firstLine="4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6.png"/><Relationship Id="rId21" Type="http://schemas.openxmlformats.org/officeDocument/2006/relationships/footer" Target="footer5.xml"/><Relationship Id="rId34" Type="http://schemas.openxmlformats.org/officeDocument/2006/relationships/image" Target="media/image14.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4.png"/><Relationship Id="rId32" Type="http://schemas.openxmlformats.org/officeDocument/2006/relationships/image" Target="media/image12.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4.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2C3DC-EA7D-4A3F-8EB4-FA87BD6D7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40</Pages>
  <Words>6030</Words>
  <Characters>34377</Characters>
  <Application>Microsoft Office Word</Application>
  <DocSecurity>0</DocSecurity>
  <Lines>286</Lines>
  <Paragraphs>80</Paragraphs>
  <ScaleCrop>false</ScaleCrop>
  <Company>四川大学</Company>
  <LinksUpToDate>false</LinksUpToDate>
  <CharactersWithSpaces>40327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scu</cp:lastModifiedBy>
  <cp:revision>8</cp:revision>
  <dcterms:created xsi:type="dcterms:W3CDTF">2025-04-15T10:42:00Z</dcterms:created>
  <dcterms:modified xsi:type="dcterms:W3CDTF">2025-04-16T02:47:00Z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70C207D92A9B475295B35EB08E7EB1F7_13</vt:lpwstr>
  </property>
  <property fmtid="{D5CDD505-2E9C-101B-9397-08002B2CF9AE}" pid="4" name="KSOTemplateDocerSaveRecord">
    <vt:lpwstr>eyJoZGlkIjoiNGNkM2ZmNGY5NWQ2MWVhYjhlMDUxOGZkNzQ1ZjE2ZDgiLCJ1c2VySWQiOiI0MDMyMDI4NDQifQ==</vt:lpwstr>
  </property>
</Properties>
</file>