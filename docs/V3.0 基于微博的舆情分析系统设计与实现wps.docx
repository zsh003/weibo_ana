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media/image5.svg" ContentType="image/svg+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7F2D3C"/>
    <w:p w14:paraId="75F71C1A">
      <w:pPr>
        <w:jc w:val="center"/>
      </w:pPr>
      <w:r>
        <w:drawing>
          <wp:inline distT="0" distB="0" distL="0" distR="0">
            <wp:extent cx="3251200" cy="8826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3251200" cy="882650"/>
                    </a:xfrm>
                    <a:prstGeom prst="rect">
                      <a:avLst/>
                    </a:prstGeom>
                    <a:noFill/>
                    <a:ln>
                      <a:noFill/>
                    </a:ln>
                  </pic:spPr>
                </pic:pic>
              </a:graphicData>
            </a:graphic>
          </wp:inline>
        </w:drawing>
      </w:r>
    </w:p>
    <w:p w14:paraId="23FE1253">
      <w:pPr>
        <w:jc w:val="center"/>
      </w:pPr>
    </w:p>
    <w:p w14:paraId="6511BDD0">
      <w:pPr>
        <w:jc w:val="center"/>
      </w:pPr>
    </w:p>
    <w:p w14:paraId="74ABAF39">
      <w:pPr>
        <w:adjustRightInd w:val="0"/>
        <w:snapToGrid w:val="0"/>
        <w:spacing w:line="520" w:lineRule="exact"/>
        <w:jc w:val="center"/>
        <w:rPr>
          <w:rFonts w:ascii="华文中宋" w:hAnsi="华文中宋" w:eastAsia="华文中宋"/>
          <w:b/>
          <w:bCs/>
          <w:spacing w:val="40"/>
          <w:sz w:val="44"/>
          <w:szCs w:val="44"/>
        </w:rPr>
      </w:pPr>
      <w:r>
        <w:rPr>
          <w:rFonts w:hint="eastAsia" w:ascii="华文中宋" w:hAnsi="华文中宋" w:eastAsia="华文中宋"/>
          <w:b/>
          <w:bCs/>
          <w:spacing w:val="40"/>
          <w:sz w:val="44"/>
          <w:szCs w:val="44"/>
        </w:rPr>
        <w:t>本科生毕业论文（设计）</w:t>
      </w:r>
    </w:p>
    <w:p w14:paraId="796E15AA">
      <w:pPr>
        <w:jc w:val="center"/>
      </w:pPr>
    </w:p>
    <w:p w14:paraId="0F42139F">
      <w:pPr>
        <w:jc w:val="center"/>
        <w:rPr>
          <w:sz w:val="20"/>
        </w:rPr>
      </w:pPr>
      <w:r>
        <w:drawing>
          <wp:inline distT="0" distB="0" distL="0" distR="0">
            <wp:extent cx="1257300" cy="1231900"/>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1257300" cy="1231900"/>
                    </a:xfrm>
                    <a:prstGeom prst="rect">
                      <a:avLst/>
                    </a:prstGeom>
                    <a:noFill/>
                    <a:ln>
                      <a:noFill/>
                    </a:ln>
                  </pic:spPr>
                </pic:pic>
              </a:graphicData>
            </a:graphic>
          </wp:inline>
        </w:drawing>
      </w:r>
    </w:p>
    <w:p w14:paraId="74F76DC9">
      <w:pPr>
        <w:rPr>
          <w:sz w:val="20"/>
        </w:rPr>
      </w:pPr>
    </w:p>
    <w:p w14:paraId="533BAC9B">
      <w:pPr>
        <w:rPr>
          <w:sz w:val="20"/>
        </w:rPr>
      </w:pPr>
    </w:p>
    <w:p w14:paraId="3359A86D">
      <w:pPr>
        <w:tabs>
          <w:tab w:val="right" w:pos="7380"/>
        </w:tabs>
        <w:spacing w:line="720" w:lineRule="auto"/>
        <w:ind w:left="2483" w:leftChars="685" w:right="1795" w:rightChars="940" w:hanging="1175" w:hangingChars="450"/>
        <w:rPr>
          <w:rFonts w:ascii="楷体_GB2312" w:hAnsi="宋体" w:eastAsia="楷体_GB2312"/>
          <w:b/>
          <w:sz w:val="28"/>
          <w:szCs w:val="32"/>
          <w:u w:val="single"/>
        </w:rPr>
      </w:pPr>
      <w:r>
        <w:rPr>
          <w:rFonts w:hint="eastAsia" w:ascii="宋体" w:hAnsi="宋体"/>
          <w:b/>
          <w:bCs/>
          <w:sz w:val="28"/>
          <w:szCs w:val="32"/>
        </w:rPr>
        <w:t xml:space="preserve">题    目 </w:t>
      </w:r>
      <w:r>
        <w:rPr>
          <w:rFonts w:hint="eastAsia" w:ascii="楷体_GB2312" w:hAnsi="宋体" w:eastAsia="楷体_GB2312"/>
          <w:b/>
          <w:sz w:val="28"/>
          <w:szCs w:val="32"/>
          <w:u w:val="single"/>
        </w:rPr>
        <w:t xml:space="preserve"> </w:t>
      </w:r>
      <w:commentRangeStart w:id="0"/>
      <w:r>
        <w:rPr>
          <w:rFonts w:hint="eastAsia" w:ascii="楷体_GB2312" w:hAnsi="宋体" w:eastAsia="楷体_GB2312"/>
          <w:b/>
          <w:sz w:val="28"/>
          <w:szCs w:val="32"/>
          <w:u w:val="single"/>
        </w:rPr>
        <w:t>基于微博的舆情分析系统设计与实现</w:t>
      </w:r>
      <w:r>
        <w:rPr>
          <w:rFonts w:hint="eastAsia" w:ascii="楷体_GB2312" w:hAnsi="宋体" w:eastAsia="楷体_GB2312"/>
          <w:b/>
          <w:sz w:val="28"/>
          <w:szCs w:val="32"/>
          <w:u w:val="single"/>
        </w:rPr>
        <w:tab/>
      </w:r>
    </w:p>
    <w:p w14:paraId="119F2994">
      <w:pPr>
        <w:tabs>
          <w:tab w:val="right" w:pos="7380"/>
        </w:tabs>
        <w:spacing w:line="720" w:lineRule="auto"/>
        <w:ind w:left="2483" w:leftChars="685" w:right="1795" w:rightChars="940" w:hanging="1175" w:hangingChars="450"/>
        <w:rPr>
          <w:rFonts w:ascii="宋体" w:hAnsi="宋体"/>
          <w:sz w:val="28"/>
          <w:szCs w:val="32"/>
          <w:u w:val="single"/>
        </w:rPr>
      </w:pPr>
      <w:r>
        <w:rPr>
          <w:rFonts w:hint="eastAsia" w:ascii="宋体" w:hAnsi="宋体"/>
          <w:b/>
          <w:bCs/>
          <w:sz w:val="28"/>
          <w:szCs w:val="32"/>
        </w:rPr>
        <w:t>学    院</w:t>
      </w:r>
      <w:r>
        <w:rPr>
          <w:rFonts w:hint="eastAsia" w:ascii="宋体" w:hAnsi="宋体"/>
          <w:sz w:val="28"/>
          <w:szCs w:val="32"/>
        </w:rPr>
        <w:t xml:space="preserve"> </w:t>
      </w:r>
      <w:r>
        <w:rPr>
          <w:rFonts w:hint="eastAsia" w:ascii="楷体_GB2312" w:hAnsi="宋体" w:eastAsia="楷体_GB2312"/>
          <w:b/>
          <w:sz w:val="28"/>
          <w:szCs w:val="32"/>
          <w:u w:val="single"/>
        </w:rPr>
        <w:t xml:space="preserve">        </w:t>
      </w:r>
      <w:r>
        <w:rPr>
          <w:rFonts w:ascii="楷体_GB2312" w:hAnsi="宋体" w:eastAsia="楷体_GB2312"/>
          <w:b/>
          <w:sz w:val="28"/>
          <w:szCs w:val="32"/>
          <w:u w:val="single"/>
        </w:rPr>
        <w:t xml:space="preserve"> </w:t>
      </w:r>
      <w:r>
        <w:rPr>
          <w:rFonts w:hint="eastAsia" w:ascii="楷体_GB2312" w:hAnsi="宋体" w:eastAsia="楷体_GB2312"/>
          <w:b/>
          <w:sz w:val="28"/>
          <w:szCs w:val="32"/>
          <w:u w:val="single"/>
        </w:rPr>
        <w:tab/>
      </w:r>
    </w:p>
    <w:p w14:paraId="220ACD49">
      <w:pPr>
        <w:tabs>
          <w:tab w:val="right" w:pos="7380"/>
        </w:tabs>
        <w:spacing w:line="720" w:lineRule="auto"/>
        <w:ind w:left="2483" w:leftChars="685" w:right="1795" w:rightChars="940" w:hanging="1175" w:hangingChars="450"/>
        <w:rPr>
          <w:rFonts w:ascii="宋体" w:hAnsi="宋体"/>
          <w:sz w:val="28"/>
          <w:szCs w:val="32"/>
        </w:rPr>
      </w:pPr>
      <w:r>
        <w:rPr>
          <w:rFonts w:hint="eastAsia" w:ascii="宋体" w:hAnsi="宋体"/>
          <w:b/>
          <w:bCs/>
          <w:sz w:val="28"/>
          <w:szCs w:val="32"/>
        </w:rPr>
        <w:t>专    业</w:t>
      </w:r>
      <w:r>
        <w:rPr>
          <w:rFonts w:hint="eastAsia" w:ascii="宋体" w:hAnsi="宋体"/>
          <w:sz w:val="28"/>
          <w:szCs w:val="32"/>
        </w:rPr>
        <w:t xml:space="preserve"> </w:t>
      </w:r>
      <w:r>
        <w:rPr>
          <w:rFonts w:hint="eastAsia" w:ascii="楷体_GB2312" w:hAnsi="宋体" w:eastAsia="楷体_GB2312"/>
          <w:b/>
          <w:sz w:val="28"/>
          <w:szCs w:val="32"/>
          <w:u w:val="single"/>
        </w:rPr>
        <w:t xml:space="preserve">        </w:t>
      </w:r>
      <w:r>
        <w:rPr>
          <w:rFonts w:ascii="楷体_GB2312" w:hAnsi="宋体" w:eastAsia="楷体_GB2312"/>
          <w:b/>
          <w:sz w:val="28"/>
          <w:szCs w:val="32"/>
          <w:u w:val="single"/>
        </w:rPr>
        <w:t xml:space="preserve">   </w:t>
      </w:r>
      <w:r>
        <w:rPr>
          <w:rFonts w:hint="eastAsia" w:ascii="楷体_GB2312" w:hAnsi="宋体" w:eastAsia="楷体_GB2312"/>
          <w:b/>
          <w:sz w:val="28"/>
          <w:szCs w:val="32"/>
          <w:u w:val="single"/>
        </w:rPr>
        <w:tab/>
      </w:r>
    </w:p>
    <w:p w14:paraId="13723E0B">
      <w:pPr>
        <w:tabs>
          <w:tab w:val="right" w:pos="7380"/>
        </w:tabs>
        <w:spacing w:line="720" w:lineRule="auto"/>
        <w:ind w:left="2483" w:leftChars="685" w:right="1795" w:rightChars="940" w:hanging="1175" w:hangingChars="450"/>
        <w:rPr>
          <w:rFonts w:ascii="宋体" w:hAnsi="宋体"/>
          <w:sz w:val="28"/>
          <w:szCs w:val="32"/>
        </w:rPr>
      </w:pPr>
      <w:r>
        <w:rPr>
          <w:rFonts w:hint="eastAsia" w:ascii="宋体" w:hAnsi="宋体"/>
          <w:b/>
          <w:bCs/>
          <w:sz w:val="28"/>
          <w:szCs w:val="32"/>
        </w:rPr>
        <w:t>学生姓名</w:t>
      </w:r>
      <w:r>
        <w:rPr>
          <w:rFonts w:hint="eastAsia" w:ascii="宋体" w:hAnsi="宋体"/>
          <w:sz w:val="28"/>
          <w:szCs w:val="32"/>
        </w:rPr>
        <w:t xml:space="preserve"> </w:t>
      </w:r>
      <w:r>
        <w:rPr>
          <w:rFonts w:hint="eastAsia" w:ascii="楷体_GB2312" w:hAnsi="宋体" w:eastAsia="楷体_GB2312"/>
          <w:b/>
          <w:sz w:val="28"/>
          <w:szCs w:val="32"/>
          <w:u w:val="single"/>
        </w:rPr>
        <w:t xml:space="preserve">        </w:t>
      </w:r>
      <w:r>
        <w:rPr>
          <w:rFonts w:ascii="楷体_GB2312" w:hAnsi="宋体" w:eastAsia="楷体_GB2312"/>
          <w:b/>
          <w:sz w:val="28"/>
          <w:szCs w:val="32"/>
          <w:u w:val="single"/>
        </w:rPr>
        <w:fldChar w:fldCharType="begin"/>
      </w:r>
      <w:r>
        <w:rPr>
          <w:rFonts w:ascii="楷体_GB2312" w:hAnsi="宋体" w:eastAsia="楷体_GB2312"/>
          <w:b/>
          <w:sz w:val="28"/>
          <w:szCs w:val="32"/>
          <w:u w:val="single"/>
        </w:rPr>
        <w:instrText xml:space="preserve"> </w:instrText>
      </w:r>
      <w:r>
        <w:rPr>
          <w:rFonts w:hint="eastAsia" w:ascii="楷体_GB2312" w:hAnsi="宋体" w:eastAsia="楷体_GB2312"/>
          <w:b/>
          <w:sz w:val="28"/>
          <w:szCs w:val="32"/>
          <w:u w:val="single"/>
        </w:rPr>
        <w:instrText xml:space="preserve">USERNAME  此处填写学生姓名  \* MERGEFORMAT</w:instrText>
      </w:r>
      <w:r>
        <w:rPr>
          <w:rFonts w:ascii="楷体_GB2312" w:hAnsi="宋体" w:eastAsia="楷体_GB2312"/>
          <w:b/>
          <w:sz w:val="28"/>
          <w:szCs w:val="32"/>
          <w:u w:val="single"/>
        </w:rPr>
        <w:instrText xml:space="preserve"> </w:instrText>
      </w:r>
      <w:r>
        <w:rPr>
          <w:rFonts w:ascii="楷体_GB2312" w:hAnsi="宋体" w:eastAsia="楷体_GB2312"/>
          <w:b/>
          <w:sz w:val="28"/>
          <w:szCs w:val="32"/>
          <w:u w:val="single"/>
        </w:rPr>
        <w:fldChar w:fldCharType="separate"/>
      </w:r>
      <w:r>
        <w:rPr>
          <w:rFonts w:hint="eastAsia" w:ascii="楷体_GB2312" w:hAnsi="宋体" w:eastAsia="楷体_GB2312"/>
          <w:b/>
          <w:sz w:val="28"/>
          <w:szCs w:val="32"/>
          <w:u w:val="single"/>
        </w:rPr>
        <w:t>此处填写学生姓名</w:t>
      </w:r>
      <w:r>
        <w:rPr>
          <w:rFonts w:ascii="楷体_GB2312" w:hAnsi="宋体" w:eastAsia="楷体_GB2312"/>
          <w:b/>
          <w:sz w:val="28"/>
          <w:szCs w:val="32"/>
          <w:u w:val="single"/>
        </w:rPr>
        <w:fldChar w:fldCharType="end"/>
      </w:r>
      <w:r>
        <w:rPr>
          <w:rFonts w:hint="eastAsia" w:ascii="楷体_GB2312" w:hAnsi="宋体" w:eastAsia="楷体_GB2312"/>
          <w:b/>
          <w:sz w:val="28"/>
          <w:szCs w:val="32"/>
          <w:u w:val="single"/>
        </w:rPr>
        <w:tab/>
      </w:r>
    </w:p>
    <w:p w14:paraId="20C2DB47">
      <w:pPr>
        <w:tabs>
          <w:tab w:val="center" w:pos="5760"/>
          <w:tab w:val="right" w:pos="7380"/>
        </w:tabs>
        <w:spacing w:line="720" w:lineRule="auto"/>
        <w:ind w:left="2483" w:leftChars="685" w:right="1795" w:rightChars="940" w:hanging="1175" w:hangingChars="450"/>
        <w:rPr>
          <w:rFonts w:ascii="宋体" w:hAnsi="宋体"/>
          <w:sz w:val="28"/>
          <w:szCs w:val="32"/>
          <w:u w:val="single"/>
        </w:rPr>
      </w:pPr>
      <w:r>
        <w:rPr>
          <w:rFonts w:hint="eastAsia" w:ascii="宋体" w:hAnsi="宋体"/>
          <w:b/>
          <w:bCs/>
          <w:sz w:val="28"/>
          <w:szCs w:val="32"/>
        </w:rPr>
        <w:t>学    号</w:t>
      </w:r>
      <w:r>
        <w:rPr>
          <w:rFonts w:hint="eastAsia" w:ascii="宋体" w:hAnsi="宋体"/>
          <w:sz w:val="28"/>
          <w:szCs w:val="32"/>
        </w:rPr>
        <w:t xml:space="preserve"> </w:t>
      </w:r>
      <w:r>
        <w:rPr>
          <w:rFonts w:hint="eastAsia" w:ascii="楷体_GB2312" w:hAnsi="宋体" w:eastAsia="楷体_GB2312"/>
          <w:b/>
          <w:sz w:val="28"/>
          <w:szCs w:val="32"/>
          <w:u w:val="single"/>
        </w:rPr>
        <w:t xml:space="preserve">  </w:t>
      </w:r>
      <w:r>
        <w:rPr>
          <w:rFonts w:ascii="楷体_GB2312" w:hAnsi="宋体" w:eastAsia="楷体_GB2312"/>
          <w:b/>
          <w:sz w:val="28"/>
          <w:szCs w:val="32"/>
          <w:u w:val="single"/>
        </w:rPr>
        <w:t xml:space="preserve">    </w:t>
      </w:r>
      <w:r>
        <w:rPr>
          <w:rFonts w:hint="eastAsia" w:ascii="楷体_GB2312" w:hAnsi="宋体" w:eastAsia="楷体_GB2312"/>
          <w:b/>
          <w:sz w:val="28"/>
          <w:szCs w:val="32"/>
          <w:u w:val="single"/>
        </w:rPr>
        <w:t xml:space="preserve">******  </w:t>
      </w:r>
      <w:r>
        <w:rPr>
          <w:rFonts w:hint="eastAsia" w:ascii="楷体_GB2312" w:hAnsi="宋体" w:eastAsia="楷体_GB2312"/>
          <w:b/>
          <w:sz w:val="28"/>
          <w:szCs w:val="32"/>
          <w:u w:val="single"/>
        </w:rPr>
        <w:tab/>
      </w:r>
      <w:r>
        <w:rPr>
          <w:rFonts w:hint="eastAsia" w:ascii="宋体" w:hAnsi="宋体"/>
          <w:b/>
          <w:bCs/>
          <w:sz w:val="28"/>
          <w:szCs w:val="32"/>
        </w:rPr>
        <w:t>年级</w:t>
      </w:r>
      <w:r>
        <w:rPr>
          <w:rFonts w:hint="eastAsia" w:ascii="楷体_GB2312" w:hAnsi="宋体" w:eastAsia="楷体_GB2312"/>
          <w:b/>
          <w:sz w:val="28"/>
          <w:szCs w:val="32"/>
          <w:u w:val="single"/>
        </w:rPr>
        <w:t xml:space="preserve">     20</w:t>
      </w:r>
      <w:r>
        <w:rPr>
          <w:rFonts w:ascii="楷体_GB2312" w:hAnsi="宋体" w:eastAsia="楷体_GB2312"/>
          <w:b/>
          <w:sz w:val="28"/>
          <w:szCs w:val="32"/>
          <w:u w:val="single"/>
        </w:rPr>
        <w:t>2</w:t>
      </w:r>
      <w:r>
        <w:rPr>
          <w:rFonts w:hint="eastAsia" w:ascii="楷体_GB2312" w:hAnsi="宋体" w:eastAsia="楷体_GB2312"/>
          <w:b/>
          <w:sz w:val="28"/>
          <w:szCs w:val="32"/>
          <w:u w:val="single"/>
        </w:rPr>
        <w:t>1</w:t>
      </w:r>
      <w:r>
        <w:rPr>
          <w:rFonts w:hint="eastAsia" w:ascii="楷体_GB2312" w:hAnsi="宋体" w:eastAsia="楷体_GB2312"/>
          <w:b/>
          <w:sz w:val="28"/>
          <w:szCs w:val="32"/>
          <w:u w:val="single"/>
        </w:rPr>
        <w:tab/>
      </w:r>
    </w:p>
    <w:p w14:paraId="6E62FDDE">
      <w:pPr>
        <w:tabs>
          <w:tab w:val="left" w:pos="7380"/>
        </w:tabs>
        <w:spacing w:line="720" w:lineRule="auto"/>
        <w:ind w:left="2483" w:leftChars="685" w:right="1995" w:rightChars="1045" w:hanging="1175" w:hangingChars="450"/>
        <w:rPr>
          <w:rFonts w:ascii="宋体" w:hAnsi="宋体"/>
          <w:sz w:val="28"/>
          <w:szCs w:val="32"/>
          <w:u w:val="single"/>
        </w:rPr>
      </w:pPr>
      <w:r>
        <w:rPr>
          <w:rFonts w:hint="eastAsia" w:ascii="宋体" w:hAnsi="宋体"/>
          <w:b/>
          <w:bCs/>
          <w:sz w:val="28"/>
          <w:szCs w:val="32"/>
        </w:rPr>
        <w:t>指导教师</w:t>
      </w:r>
      <w:r>
        <w:rPr>
          <w:rFonts w:hint="eastAsia" w:ascii="宋体" w:hAnsi="宋体"/>
          <w:sz w:val="28"/>
          <w:szCs w:val="32"/>
        </w:rPr>
        <w:t xml:space="preserve"> </w:t>
      </w:r>
      <w:r>
        <w:rPr>
          <w:rFonts w:hint="eastAsia" w:ascii="楷体_GB2312" w:hAnsi="宋体" w:eastAsia="楷体_GB2312"/>
          <w:b/>
          <w:sz w:val="28"/>
          <w:szCs w:val="32"/>
          <w:u w:val="single"/>
        </w:rPr>
        <w:t xml:space="preserve">      </w:t>
      </w:r>
      <w:r>
        <w:rPr>
          <w:rFonts w:ascii="楷体_GB2312" w:hAnsi="宋体" w:eastAsia="楷体_GB2312"/>
          <w:b/>
          <w:sz w:val="28"/>
          <w:szCs w:val="32"/>
          <w:u w:val="single"/>
        </w:rPr>
        <w:fldChar w:fldCharType="begin"/>
      </w:r>
      <w:r>
        <w:rPr>
          <w:rFonts w:ascii="楷体_GB2312" w:hAnsi="宋体" w:eastAsia="楷体_GB2312"/>
          <w:b/>
          <w:sz w:val="28"/>
          <w:szCs w:val="32"/>
          <w:u w:val="single"/>
        </w:rPr>
        <w:instrText xml:space="preserve"> </w:instrText>
      </w:r>
      <w:r>
        <w:rPr>
          <w:rFonts w:hint="eastAsia" w:ascii="楷体_GB2312" w:hAnsi="宋体" w:eastAsia="楷体_GB2312"/>
          <w:b/>
          <w:sz w:val="28"/>
          <w:szCs w:val="32"/>
          <w:u w:val="single"/>
        </w:rPr>
        <w:instrText xml:space="preserve">USERNAME  此处填写学校指导教师姓名  \* MERGEFORMAT</w:instrText>
      </w:r>
      <w:r>
        <w:rPr>
          <w:rFonts w:ascii="楷体_GB2312" w:hAnsi="宋体" w:eastAsia="楷体_GB2312"/>
          <w:b/>
          <w:sz w:val="28"/>
          <w:szCs w:val="32"/>
          <w:u w:val="single"/>
        </w:rPr>
        <w:instrText xml:space="preserve"> </w:instrText>
      </w:r>
      <w:r>
        <w:rPr>
          <w:rFonts w:ascii="楷体_GB2312" w:hAnsi="宋体" w:eastAsia="楷体_GB2312"/>
          <w:b/>
          <w:sz w:val="28"/>
          <w:szCs w:val="32"/>
          <w:u w:val="single"/>
        </w:rPr>
        <w:fldChar w:fldCharType="separate"/>
      </w:r>
      <w:r>
        <w:rPr>
          <w:rFonts w:hint="eastAsia" w:ascii="楷体_GB2312" w:hAnsi="宋体" w:eastAsia="楷体_GB2312"/>
          <w:b/>
          <w:sz w:val="28"/>
          <w:szCs w:val="32"/>
          <w:u w:val="single"/>
        </w:rPr>
        <w:t>此处填写指导教师姓名</w:t>
      </w:r>
      <w:r>
        <w:rPr>
          <w:rFonts w:ascii="楷体_GB2312" w:hAnsi="宋体" w:eastAsia="楷体_GB2312"/>
          <w:b/>
          <w:sz w:val="28"/>
          <w:szCs w:val="32"/>
          <w:u w:val="single"/>
        </w:rPr>
        <w:fldChar w:fldCharType="end"/>
      </w:r>
      <w:r>
        <w:rPr>
          <w:rFonts w:hint="eastAsia" w:ascii="楷体_GB2312" w:hAnsi="宋体" w:eastAsia="楷体_GB2312"/>
          <w:b/>
          <w:sz w:val="28"/>
          <w:szCs w:val="32"/>
          <w:u w:val="single"/>
        </w:rPr>
        <w:tab/>
      </w:r>
      <w:commentRangeEnd w:id="0"/>
      <w:r>
        <w:commentReference w:id="0"/>
      </w:r>
    </w:p>
    <w:p w14:paraId="66B22E00">
      <w:pPr>
        <w:rPr>
          <w:rFonts w:ascii="宋体" w:hAnsi="宋体"/>
        </w:rPr>
      </w:pPr>
    </w:p>
    <w:p w14:paraId="5C9B95AF">
      <w:pPr>
        <w:spacing w:line="440" w:lineRule="exact"/>
        <w:jc w:val="center"/>
        <w:rPr>
          <w:rFonts w:ascii="宋体" w:hAnsi="宋体"/>
          <w:b/>
          <w:sz w:val="32"/>
          <w:szCs w:val="32"/>
        </w:rPr>
      </w:pPr>
      <w:r>
        <w:rPr>
          <w:rFonts w:hint="eastAsia" w:ascii="宋体" w:hAnsi="宋体"/>
          <w:b/>
          <w:sz w:val="32"/>
          <w:szCs w:val="32"/>
        </w:rPr>
        <w:t>教务处制表</w:t>
      </w:r>
    </w:p>
    <w:p w14:paraId="57CA32B0">
      <w:pPr>
        <w:spacing w:line="440" w:lineRule="exact"/>
        <w:jc w:val="center"/>
        <w:rPr>
          <w:b/>
        </w:rPr>
      </w:pPr>
      <w:r>
        <w:rPr>
          <w:rFonts w:hint="eastAsia" w:ascii="宋体" w:hAnsi="宋体"/>
          <w:b/>
          <w:sz w:val="30"/>
        </w:rPr>
        <w:t>二〇二五 年 五 月 二十 日</w:t>
      </w:r>
    </w:p>
    <w:p w14:paraId="03077B28">
      <w:pPr>
        <w:jc w:val="center"/>
        <w:rPr>
          <w:sz w:val="36"/>
        </w:rPr>
        <w:sectPr>
          <w:footerReference r:id="rId9" w:type="first"/>
          <w:headerReference r:id="rId5" w:type="default"/>
          <w:footerReference r:id="rId7" w:type="default"/>
          <w:headerReference r:id="rId6" w:type="even"/>
          <w:footerReference r:id="rId8" w:type="even"/>
          <w:pgSz w:w="11907" w:h="16840"/>
          <w:pgMar w:top="1418" w:right="1134" w:bottom="1418" w:left="1418" w:header="851" w:footer="851" w:gutter="0"/>
          <w:pgNumType w:start="1"/>
          <w:cols w:space="720" w:num="1"/>
          <w:titlePg/>
          <w:docGrid w:type="linesAndChars" w:linePitch="291" w:charSpace="-3908"/>
        </w:sectPr>
      </w:pPr>
    </w:p>
    <w:p w14:paraId="510C729D">
      <w:pPr>
        <w:jc w:val="center"/>
        <w:rPr>
          <w:sz w:val="36"/>
        </w:rPr>
      </w:pPr>
    </w:p>
    <w:p w14:paraId="6595DD02">
      <w:pPr>
        <w:pStyle w:val="48"/>
        <w:tabs>
          <w:tab w:val="clear" w:pos="425"/>
        </w:tabs>
        <w:spacing w:line="400" w:lineRule="exact"/>
        <w:ind w:firstLine="0"/>
        <w:jc w:val="center"/>
        <w:rPr>
          <w:sz w:val="36"/>
        </w:rPr>
      </w:pPr>
    </w:p>
    <w:p w14:paraId="414C7CC1">
      <w:pPr>
        <w:spacing w:line="360" w:lineRule="auto"/>
        <w:jc w:val="center"/>
        <w:rPr>
          <w:rFonts w:ascii="黑体" w:hAnsi="黑体" w:eastAsia="黑体"/>
          <w:b/>
          <w:color w:val="000000"/>
          <w:sz w:val="36"/>
        </w:rPr>
      </w:pPr>
      <w:r>
        <w:rPr>
          <w:rFonts w:ascii="黑体" w:hAnsi="黑体" w:eastAsia="黑体"/>
          <w:b/>
          <w:color w:val="000000"/>
          <w:sz w:val="36"/>
        </w:rPr>
        <w:fldChar w:fldCharType="begin"/>
      </w:r>
      <w:r>
        <w:rPr>
          <w:rFonts w:ascii="黑体" w:hAnsi="黑体" w:eastAsia="黑体"/>
          <w:b/>
          <w:color w:val="000000"/>
          <w:sz w:val="36"/>
        </w:rPr>
        <w:instrText xml:space="preserve"> </w:instrText>
      </w:r>
      <w:r>
        <w:rPr>
          <w:rFonts w:hint="eastAsia" w:ascii="黑体" w:hAnsi="黑体" w:eastAsia="黑体"/>
          <w:b/>
          <w:color w:val="000000"/>
          <w:sz w:val="36"/>
        </w:rPr>
        <w:instrText xml:space="preserve">TITLE  此处填写论文题目  \* MERGEFORMAT</w:instrText>
      </w:r>
      <w:r>
        <w:rPr>
          <w:rFonts w:ascii="黑体" w:hAnsi="黑体" w:eastAsia="黑体"/>
          <w:b/>
          <w:color w:val="000000"/>
          <w:sz w:val="36"/>
        </w:rPr>
        <w:instrText xml:space="preserve"> </w:instrText>
      </w:r>
      <w:r>
        <w:rPr>
          <w:rFonts w:ascii="黑体" w:hAnsi="黑体" w:eastAsia="黑体"/>
          <w:b/>
          <w:color w:val="000000"/>
          <w:sz w:val="36"/>
        </w:rPr>
        <w:fldChar w:fldCharType="separate"/>
      </w:r>
      <w:r>
        <w:rPr>
          <w:rFonts w:hint="eastAsia" w:ascii="黑体" w:hAnsi="黑体" w:eastAsia="黑体"/>
          <w:b/>
          <w:color w:val="000000"/>
          <w:sz w:val="36"/>
        </w:rPr>
        <w:t>基于微博的舆情分析系统设计与实现</w:t>
      </w:r>
    </w:p>
    <w:p w14:paraId="2E5AC896">
      <w:pPr>
        <w:spacing w:line="360" w:lineRule="auto"/>
        <w:jc w:val="right"/>
        <w:rPr>
          <w:rFonts w:ascii="黑体" w:hAnsi="黑体" w:eastAsia="黑体"/>
          <w:b/>
          <w:color w:val="000000"/>
          <w:sz w:val="30"/>
          <w:szCs w:val="30"/>
        </w:rPr>
      </w:pPr>
      <w:r>
        <w:rPr>
          <w:rFonts w:ascii="黑体" w:hAnsi="黑体" w:eastAsia="黑体"/>
          <w:b/>
          <w:color w:val="000000"/>
          <w:sz w:val="30"/>
          <w:szCs w:val="30"/>
        </w:rPr>
        <w:fldChar w:fldCharType="end"/>
      </w:r>
    </w:p>
    <w:p w14:paraId="6BCDFF7A">
      <w:pPr>
        <w:spacing w:line="400" w:lineRule="exact"/>
        <w:jc w:val="center"/>
        <w:rPr>
          <w:sz w:val="36"/>
        </w:rPr>
      </w:pPr>
    </w:p>
    <w:p w14:paraId="58CED51E">
      <w:pPr>
        <w:spacing w:line="400" w:lineRule="exact"/>
        <w:jc w:val="center"/>
        <w:rPr>
          <w:rFonts w:ascii="楷体_GB2312" w:eastAsia="楷体_GB2312"/>
          <w:sz w:val="28"/>
          <w:szCs w:val="28"/>
        </w:rPr>
      </w:pPr>
    </w:p>
    <w:p w14:paraId="11D2CC06">
      <w:pPr>
        <w:spacing w:line="400" w:lineRule="exact"/>
        <w:jc w:val="center"/>
        <w:rPr>
          <w:rFonts w:eastAsia="黑体"/>
          <w:sz w:val="24"/>
        </w:rPr>
      </w:pPr>
    </w:p>
    <w:p w14:paraId="5EE9B9C6">
      <w:pPr>
        <w:spacing w:line="400" w:lineRule="exact"/>
        <w:jc w:val="center"/>
        <w:rPr>
          <w:rFonts w:ascii="楷体_GB2312" w:eastAsia="楷体_GB2312"/>
          <w:sz w:val="28"/>
          <w:szCs w:val="28"/>
        </w:rPr>
      </w:pPr>
      <w:r>
        <w:rPr>
          <w:rFonts w:hint="eastAsia" w:ascii="楷体_GB2312" w:eastAsia="楷体_GB2312"/>
          <w:sz w:val="28"/>
          <w:szCs w:val="28"/>
        </w:rPr>
        <w:t>学生  □□□   指导老师  □□□，□□□</w:t>
      </w:r>
    </w:p>
    <w:p w14:paraId="4788D897">
      <w:pPr>
        <w:spacing w:line="400" w:lineRule="exact"/>
        <w:jc w:val="center"/>
        <w:rPr>
          <w:rFonts w:eastAsia="楷体_GB2312"/>
          <w:sz w:val="24"/>
        </w:rPr>
      </w:pPr>
    </w:p>
    <w:p w14:paraId="67E9F5C4">
      <w:pPr>
        <w:spacing w:line="400" w:lineRule="exact"/>
        <w:jc w:val="center"/>
        <w:rPr>
          <w:rFonts w:eastAsia="楷体_GB2312"/>
          <w:sz w:val="24"/>
        </w:rPr>
      </w:pPr>
    </w:p>
    <w:p w14:paraId="35D472D2">
      <w:pPr>
        <w:ind w:left="382" w:leftChars="200" w:right="382" w:rightChars="200" w:firstLine="382" w:firstLineChars="200"/>
        <w:rPr>
          <w:rFonts w:ascii="楷体" w:hAnsi="楷体" w:eastAsia="楷体"/>
        </w:rPr>
      </w:pPr>
      <w:r>
        <w:rPr>
          <w:rFonts w:hint="eastAsia" w:ascii="楷体" w:hAnsi="楷体" w:eastAsia="楷体"/>
          <w:b/>
        </w:rPr>
        <w:t>摘要：</w:t>
      </w:r>
      <w:r>
        <w:rPr>
          <w:rFonts w:hint="eastAsia" w:ascii="楷体" w:hAnsi="楷体" w:eastAsia="楷体"/>
        </w:rPr>
        <w:t>微博作为中国用户规模最大的社交平台，日均产生超5亿条文本数据，其海量用户生成内容不仅映射社会情绪与群体认知，更蕴含着公共政策反馈、市场趋势预判及社会风险识别的关键信息。当前社交媒体舆情分析普遍面临非结构化数据处理效率低、情感语义理解偏差大、动态热点追踪滞后等瓶颈，难以适应信息传播的实时性与复杂性需求。</w:t>
      </w:r>
    </w:p>
    <w:p w14:paraId="15864309">
      <w:pPr>
        <w:ind w:left="382" w:leftChars="200" w:right="382" w:rightChars="200" w:firstLine="382" w:firstLineChars="200"/>
        <w:rPr>
          <w:rFonts w:ascii="楷体" w:hAnsi="楷体" w:eastAsia="楷体"/>
        </w:rPr>
      </w:pPr>
      <w:r>
        <w:rPr>
          <w:rFonts w:hint="eastAsia" w:ascii="楷体" w:hAnsi="楷体" w:eastAsia="楷体"/>
        </w:rPr>
        <w:t>本研究设计并实现的微博舆情分析系统涵盖七大核心模块。数据采集部分基于Scrapy框架与动态代理IP池突破了微博反爬机制；舆情分析部分采用BERT和朴素贝叶斯混合模型，在本系统中准确率达95.7%，较传统方法提升5.5%；热度计算部分通过熵权法动态分配转发、评论、点赞等指标的权重综合构建评分模型；可视化部分集成ECharts库，以热力图、词云、折线图等形式多维展示舆情情感分布、地域活跃度及舆情趋势，辅助用户直观理解数据。通过采用Django RESTful API综合管理系统，在功能完整性、分析精度与用户体验方面均达到预期目标，为社交媒体舆情分析提供了高效、可扩展的技术解决方案。</w:t>
      </w:r>
    </w:p>
    <w:p w14:paraId="5AC67A26">
      <w:pPr>
        <w:spacing w:before="291" w:beforeLines="100" w:line="400" w:lineRule="exact"/>
        <w:ind w:left="382" w:leftChars="200" w:right="382" w:rightChars="200" w:firstLine="382" w:firstLineChars="200"/>
        <w:rPr>
          <w:rFonts w:ascii="楷体_GB2312" w:eastAsia="楷体_GB2312"/>
          <w:szCs w:val="21"/>
        </w:rPr>
      </w:pPr>
      <w:bookmarkStart w:id="0" w:name="_Toc106535976"/>
      <w:bookmarkStart w:id="1" w:name="_Toc106530925"/>
      <w:bookmarkStart w:id="2" w:name="_Toc106536430"/>
      <w:r>
        <w:rPr>
          <w:rFonts w:hint="eastAsia" w:ascii="楷体_GB2312" w:eastAsia="楷体_GB2312"/>
          <w:b/>
          <w:szCs w:val="21"/>
        </w:rPr>
        <w:t>主题词：</w:t>
      </w:r>
      <w:r>
        <w:rPr>
          <w:rFonts w:hint="eastAsia" w:ascii="楷体_GB2312" w:eastAsia="楷体_GB2312"/>
          <w:szCs w:val="21"/>
        </w:rPr>
        <w:t>舆情分析；网络爬虫；朴素贝叶斯；BERT</w:t>
      </w:r>
    </w:p>
    <w:bookmarkEnd w:id="0"/>
    <w:bookmarkEnd w:id="1"/>
    <w:bookmarkEnd w:id="2"/>
    <w:p w14:paraId="0B48E165">
      <w:pPr>
        <w:pStyle w:val="49"/>
        <w:tabs>
          <w:tab w:val="clear" w:pos="425"/>
        </w:tabs>
        <w:spacing w:line="400" w:lineRule="exact"/>
        <w:ind w:firstLine="0"/>
        <w:jc w:val="center"/>
        <w:rPr>
          <w:sz w:val="36"/>
        </w:rPr>
      </w:pPr>
    </w:p>
    <w:p w14:paraId="05FB8E27">
      <w:pPr>
        <w:pStyle w:val="17"/>
      </w:pPr>
    </w:p>
    <w:p w14:paraId="1E8912F6">
      <w:pPr>
        <w:pStyle w:val="17"/>
      </w:pPr>
    </w:p>
    <w:p w14:paraId="0BA921F7">
      <w:pPr>
        <w:pStyle w:val="17"/>
        <w:jc w:val="center"/>
      </w:pPr>
      <w:r>
        <w:br w:type="page"/>
      </w:r>
    </w:p>
    <w:p w14:paraId="7288B5DA">
      <w:pPr>
        <w:pStyle w:val="49"/>
        <w:tabs>
          <w:tab w:val="clear" w:pos="425"/>
        </w:tabs>
        <w:spacing w:line="400" w:lineRule="exact"/>
        <w:ind w:firstLine="0"/>
        <w:jc w:val="center"/>
        <w:rPr>
          <w:sz w:val="36"/>
        </w:rPr>
      </w:pPr>
    </w:p>
    <w:p w14:paraId="019116A3">
      <w:pPr>
        <w:spacing w:line="360" w:lineRule="auto"/>
        <w:jc w:val="center"/>
        <w:rPr>
          <w:b/>
          <w:bCs/>
          <w:sz w:val="32"/>
          <w:szCs w:val="32"/>
        </w:rPr>
      </w:pPr>
      <w:r>
        <w:rPr>
          <w:rFonts w:hint="eastAsia"/>
          <w:b/>
          <w:bCs/>
          <w:sz w:val="32"/>
          <w:szCs w:val="32"/>
        </w:rPr>
        <w:t>Title</w:t>
      </w:r>
    </w:p>
    <w:p w14:paraId="361E0BA9">
      <w:pPr>
        <w:jc w:val="center"/>
      </w:pPr>
    </w:p>
    <w:p w14:paraId="39B21ED3">
      <w:pPr>
        <w:jc w:val="center"/>
        <w:rPr>
          <w:rFonts w:eastAsia="楷体_GB2312"/>
          <w:sz w:val="28"/>
          <w:szCs w:val="28"/>
        </w:rPr>
      </w:pPr>
      <w:r>
        <w:rPr>
          <w:rFonts w:hint="eastAsia" w:eastAsia="楷体_GB2312"/>
          <w:sz w:val="28"/>
          <w:szCs w:val="28"/>
        </w:rPr>
        <w:t>Major</w:t>
      </w:r>
    </w:p>
    <w:p w14:paraId="01554E16">
      <w:pPr>
        <w:jc w:val="center"/>
      </w:pPr>
    </w:p>
    <w:p w14:paraId="40A155C5">
      <w:pPr>
        <w:jc w:val="center"/>
        <w:rPr>
          <w:rFonts w:eastAsia="楷体_GB2312"/>
          <w:sz w:val="28"/>
          <w:szCs w:val="28"/>
        </w:rPr>
      </w:pPr>
      <w:r>
        <w:rPr>
          <w:rFonts w:eastAsia="楷体_GB2312"/>
          <w:b/>
          <w:bCs/>
          <w:sz w:val="28"/>
          <w:szCs w:val="28"/>
        </w:rPr>
        <w:t>Student:</w:t>
      </w:r>
      <w:r>
        <w:rPr>
          <w:rFonts w:eastAsia="楷体_GB2312"/>
          <w:sz w:val="28"/>
          <w:szCs w:val="28"/>
        </w:rPr>
        <w:t xml:space="preserve"> </w:t>
      </w:r>
      <w:r>
        <w:rPr>
          <w:rFonts w:hint="eastAsia" w:eastAsia="楷体_GB2312"/>
          <w:sz w:val="28"/>
          <w:szCs w:val="28"/>
        </w:rPr>
        <w:t>XXX</w:t>
      </w:r>
      <w:r>
        <w:rPr>
          <w:rFonts w:eastAsia="楷体_GB2312"/>
          <w:sz w:val="28"/>
          <w:szCs w:val="28"/>
        </w:rPr>
        <w:t xml:space="preserve">   </w:t>
      </w:r>
      <w:r>
        <w:rPr>
          <w:b/>
          <w:bCs/>
          <w:sz w:val="28"/>
          <w:szCs w:val="28"/>
        </w:rPr>
        <w:t>Adviser:</w:t>
      </w:r>
      <w:r>
        <w:rPr>
          <w:rFonts w:hint="eastAsia"/>
          <w:b/>
          <w:bCs/>
          <w:sz w:val="28"/>
          <w:szCs w:val="28"/>
        </w:rPr>
        <w:t xml:space="preserve"> </w:t>
      </w:r>
      <w:r>
        <w:rPr>
          <w:rFonts w:hint="eastAsia"/>
          <w:sz w:val="28"/>
          <w:szCs w:val="28"/>
        </w:rPr>
        <w:t>XXX</w:t>
      </w:r>
    </w:p>
    <w:p w14:paraId="08642DC1">
      <w:pPr>
        <w:jc w:val="center"/>
      </w:pPr>
    </w:p>
    <w:p w14:paraId="063BF320">
      <w:pPr>
        <w:jc w:val="center"/>
      </w:pPr>
    </w:p>
    <w:p w14:paraId="44EAB3F8">
      <w:pPr>
        <w:pStyle w:val="100"/>
        <w:spacing w:before="0"/>
        <w:ind w:firstLine="390" w:firstLineChars="204"/>
      </w:pPr>
      <w:r>
        <w:rPr>
          <w:rFonts w:eastAsia="楷体"/>
          <w:b/>
          <w:color w:val="000000"/>
          <w:kern w:val="0"/>
          <w:szCs w:val="21"/>
        </w:rPr>
        <w:t xml:space="preserve">[Abstract] </w:t>
      </w:r>
      <w:r>
        <w:rPr>
          <w:rFonts w:hint="eastAsia"/>
        </w:rPr>
        <w:t>XXXX</w:t>
      </w:r>
    </w:p>
    <w:p w14:paraId="7B070469">
      <w:pPr>
        <w:pStyle w:val="100"/>
        <w:spacing w:before="0"/>
        <w:ind w:firstLine="390" w:firstLineChars="204"/>
      </w:pPr>
      <w:r>
        <w:rPr>
          <w:rFonts w:eastAsia="楷体"/>
          <w:b/>
          <w:color w:val="000000"/>
          <w:kern w:val="0"/>
          <w:szCs w:val="21"/>
        </w:rPr>
        <w:t xml:space="preserve">[Key Words] </w:t>
      </w:r>
      <w:r>
        <w:rPr>
          <w:rFonts w:hint="eastAsia" w:eastAsia="楷体"/>
          <w:szCs w:val="21"/>
        </w:rPr>
        <w:t>XXXX</w:t>
      </w:r>
    </w:p>
    <w:p w14:paraId="283FBA01">
      <w:pPr>
        <w:spacing w:before="582" w:beforeLines="200" w:after="291" w:afterLines="100" w:line="400" w:lineRule="exact"/>
        <w:rPr>
          <w:rFonts w:ascii="楷体_GB2312" w:eastAsia="楷体_GB2312"/>
          <w:i/>
          <w:color w:val="FF0000"/>
          <w:szCs w:val="21"/>
        </w:rPr>
      </w:pPr>
    </w:p>
    <w:p w14:paraId="489BDB8A">
      <w:pPr>
        <w:spacing w:before="582" w:beforeLines="200" w:after="291" w:afterLines="100" w:line="400" w:lineRule="exact"/>
        <w:rPr>
          <w:rFonts w:eastAsia="黑体"/>
          <w:b/>
          <w:sz w:val="36"/>
          <w:szCs w:val="36"/>
        </w:rPr>
        <w:sectPr>
          <w:headerReference r:id="rId11" w:type="first"/>
          <w:footerReference r:id="rId13" w:type="first"/>
          <w:headerReference r:id="rId10" w:type="default"/>
          <w:footerReference r:id="rId12" w:type="default"/>
          <w:pgSz w:w="11907" w:h="16840"/>
          <w:pgMar w:top="1418" w:right="1134" w:bottom="1418" w:left="1418" w:header="851" w:footer="851" w:gutter="0"/>
          <w:pgNumType w:fmt="upperRoman" w:start="1"/>
          <w:cols w:space="720" w:num="1"/>
          <w:titlePg/>
          <w:docGrid w:type="linesAndChars" w:linePitch="291" w:charSpace="-3908"/>
        </w:sectPr>
      </w:pPr>
    </w:p>
    <w:p w14:paraId="734DC270">
      <w:pPr>
        <w:spacing w:before="580" w:beforeLines="200" w:after="290" w:afterLines="100" w:line="400" w:lineRule="exact"/>
        <w:jc w:val="center"/>
        <w:rPr>
          <w:rFonts w:eastAsia="黑体"/>
          <w:b/>
          <w:sz w:val="30"/>
          <w:szCs w:val="30"/>
        </w:rPr>
      </w:pPr>
      <w:r>
        <w:rPr>
          <w:rFonts w:hint="eastAsia" w:eastAsia="黑体"/>
          <w:b/>
          <w:sz w:val="30"/>
          <w:szCs w:val="30"/>
        </w:rPr>
        <w:t>目 录</w:t>
      </w:r>
    </w:p>
    <w:p w14:paraId="58FC95C1">
      <w:pPr>
        <w:pStyle w:val="23"/>
        <w:spacing w:before="0" w:after="0"/>
        <w:rPr>
          <w:rFonts w:hint="eastAsia" w:ascii="宋体" w:hAnsi="宋体" w:eastAsia="宋体" w:cs="宋体"/>
          <w:b w:val="0"/>
          <w:bCs/>
          <w:caps w:val="0"/>
          <w:sz w:val="24"/>
          <w:szCs w:val="24"/>
          <w:rPrChange w:id="0" w:author="陈黎" w:date="2025-04-25T08:48:01Z">
            <w:rPr>
              <w:rFonts w:asciiTheme="minorHAnsi" w:hAnsiTheme="minorHAnsi" w:eastAsiaTheme="minorEastAsia" w:cstheme="minorBidi"/>
              <w:b w:val="0"/>
              <w:caps w:val="0"/>
              <w:sz w:val="22"/>
              <w:szCs w:val="24"/>
              <w14:ligatures w14:val="standardContextual"/>
            </w:rPr>
          </w:rPrChange>
          <w14:ligatures w14:val="standardContextual"/>
        </w:rPr>
      </w:pPr>
      <w:r>
        <w:fldChar w:fldCharType="begin"/>
      </w:r>
      <w:r>
        <w:instrText xml:space="preserve"> TOC \o "1-3" \h \z \u </w:instrText>
      </w:r>
      <w:r>
        <w:fldChar w:fldCharType="separate"/>
      </w:r>
      <w:r>
        <w:rPr>
          <w:rFonts w:hint="eastAsia" w:cs="宋体"/>
          <w:b w:val="0"/>
          <w:bCs/>
          <w:sz w:val="24"/>
          <w:szCs w:val="24"/>
          <w:rPrChange w:id="1" w:author="陈黎" w:date="2025-04-25T08:48:01Z">
            <w:rPr/>
          </w:rPrChange>
        </w:rPr>
        <w:fldChar w:fldCharType="begin"/>
      </w:r>
      <w:r>
        <w:rPr>
          <w:rFonts w:hint="eastAsia" w:cs="宋体"/>
          <w:b w:val="0"/>
          <w:bCs/>
          <w:sz w:val="24"/>
          <w:szCs w:val="24"/>
          <w:rPrChange w:id="2" w:author="陈黎" w:date="2025-04-25T08:48:01Z">
            <w:rPr/>
          </w:rPrChange>
        </w:rPr>
        <w:instrText xml:space="preserve"> HYPERLINK \l "_Toc196418434" </w:instrText>
      </w:r>
      <w:r>
        <w:rPr>
          <w:rFonts w:hint="eastAsia" w:cs="宋体"/>
          <w:b w:val="0"/>
          <w:bCs/>
          <w:sz w:val="24"/>
          <w:szCs w:val="24"/>
          <w:rPrChange w:id="3" w:author="陈黎" w:date="2025-04-25T08:48:01Z">
            <w:rPr/>
          </w:rPrChange>
        </w:rPr>
        <w:fldChar w:fldCharType="separate"/>
      </w:r>
      <w:r>
        <w:rPr>
          <w:rStyle w:val="38"/>
          <w:rFonts w:hint="eastAsia" w:ascii="宋体" w:hAnsi="宋体" w:cs="宋体"/>
          <w:b w:val="0"/>
          <w:bCs/>
          <w:rPrChange w:id="4" w:author="陈黎" w:date="2025-04-25T08:48:01Z">
            <w:rPr>
              <w:rStyle w:val="38"/>
              <w:rFonts w:ascii="黑体" w:hAnsi="黑体"/>
            </w:rPr>
          </w:rPrChange>
        </w:rPr>
        <w:t>1</w:t>
      </w:r>
      <w:r>
        <w:rPr>
          <w:rStyle w:val="38"/>
          <w:rFonts w:hint="eastAsia" w:cs="宋体"/>
          <w:b w:val="0"/>
          <w:bCs/>
          <w:rPrChange w:id="5" w:author="陈黎" w:date="2025-04-25T08:48:01Z">
            <w:rPr>
              <w:rStyle w:val="38"/>
            </w:rPr>
          </w:rPrChange>
        </w:rPr>
        <w:t xml:space="preserve"> 绪论</w:t>
      </w:r>
      <w:r>
        <w:rPr>
          <w:rFonts w:hint="eastAsia" w:cs="宋体"/>
          <w:b w:val="0"/>
          <w:bCs/>
          <w:sz w:val="24"/>
          <w:szCs w:val="24"/>
          <w:rPrChange w:id="6" w:author="陈黎" w:date="2025-04-25T08:48:01Z">
            <w:rPr/>
          </w:rPrChange>
        </w:rPr>
        <w:tab/>
      </w:r>
      <w:r>
        <w:rPr>
          <w:rFonts w:hint="eastAsia" w:cs="宋体"/>
          <w:b w:val="0"/>
          <w:bCs/>
          <w:sz w:val="24"/>
          <w:szCs w:val="24"/>
          <w:rPrChange w:id="7" w:author="陈黎" w:date="2025-04-25T08:48:01Z">
            <w:rPr/>
          </w:rPrChange>
        </w:rPr>
        <w:fldChar w:fldCharType="begin"/>
      </w:r>
      <w:r>
        <w:rPr>
          <w:rFonts w:hint="eastAsia" w:cs="宋体"/>
          <w:b w:val="0"/>
          <w:bCs/>
          <w:sz w:val="24"/>
          <w:szCs w:val="24"/>
          <w:rPrChange w:id="8" w:author="陈黎" w:date="2025-04-25T08:48:01Z">
            <w:rPr/>
          </w:rPrChange>
        </w:rPr>
        <w:instrText xml:space="preserve"> PAGEREF _Toc196418434 \h </w:instrText>
      </w:r>
      <w:r>
        <w:rPr>
          <w:rFonts w:hint="eastAsia" w:cs="宋体"/>
          <w:b w:val="0"/>
          <w:bCs/>
          <w:sz w:val="24"/>
          <w:szCs w:val="24"/>
          <w:rPrChange w:id="9" w:author="陈黎" w:date="2025-04-25T08:48:01Z">
            <w:rPr/>
          </w:rPrChange>
        </w:rPr>
        <w:fldChar w:fldCharType="separate"/>
      </w:r>
      <w:r>
        <w:rPr>
          <w:rFonts w:hint="eastAsia" w:cs="宋体"/>
          <w:b w:val="0"/>
          <w:bCs/>
          <w:sz w:val="24"/>
          <w:szCs w:val="24"/>
          <w:rPrChange w:id="10" w:author="陈黎" w:date="2025-04-25T08:48:01Z">
            <w:rPr/>
          </w:rPrChange>
        </w:rPr>
        <w:t>1</w:t>
      </w:r>
      <w:r>
        <w:rPr>
          <w:rFonts w:hint="eastAsia" w:cs="宋体"/>
          <w:b w:val="0"/>
          <w:bCs/>
          <w:sz w:val="24"/>
          <w:szCs w:val="24"/>
          <w:rPrChange w:id="11" w:author="陈黎" w:date="2025-04-25T08:48:01Z">
            <w:rPr/>
          </w:rPrChange>
        </w:rPr>
        <w:fldChar w:fldCharType="end"/>
      </w:r>
      <w:r>
        <w:rPr>
          <w:rFonts w:hint="eastAsia" w:cs="宋体"/>
          <w:b w:val="0"/>
          <w:bCs/>
          <w:sz w:val="24"/>
          <w:szCs w:val="24"/>
          <w:rPrChange w:id="12" w:author="陈黎" w:date="2025-04-25T08:48:01Z">
            <w:rPr/>
          </w:rPrChange>
        </w:rPr>
        <w:fldChar w:fldCharType="end"/>
      </w:r>
    </w:p>
    <w:p w14:paraId="6D09E0E1">
      <w:pPr>
        <w:pStyle w:val="26"/>
        <w:spacing w:before="0" w:after="0" w:line="400" w:lineRule="exact"/>
        <w:rPr>
          <w:rFonts w:hint="eastAsia" w:ascii="宋体" w:hAnsi="宋体" w:eastAsia="宋体" w:cs="宋体"/>
          <w:bCs/>
          <w:smallCaps w:val="0"/>
          <w:sz w:val="24"/>
          <w:szCs w:val="24"/>
          <w:rPrChange w:id="13" w:author="陈黎" w:date="2025-04-25T08:48:01Z">
            <w:rPr>
              <w:rFonts w:asciiTheme="minorHAnsi" w:hAnsiTheme="minorHAnsi" w:eastAsiaTheme="minorEastAsia" w:cstheme="minorBidi"/>
              <w:smallCaps w:val="0"/>
              <w:sz w:val="22"/>
              <w:szCs w:val="24"/>
              <w14:ligatures w14:val="standardContextual"/>
            </w:rPr>
          </w:rPrChange>
          <w14:ligatures w14:val="standardContextual"/>
        </w:rPr>
      </w:pPr>
      <w:r>
        <w:rPr>
          <w:rFonts w:hint="eastAsia" w:cs="宋体"/>
          <w:bCs/>
          <w:sz w:val="24"/>
          <w:szCs w:val="24"/>
          <w:rPrChange w:id="14" w:author="陈黎" w:date="2025-04-25T08:48:01Z">
            <w:rPr/>
          </w:rPrChange>
        </w:rPr>
        <w:fldChar w:fldCharType="begin"/>
      </w:r>
      <w:r>
        <w:rPr>
          <w:rFonts w:hint="eastAsia" w:cs="宋体"/>
          <w:bCs/>
          <w:sz w:val="24"/>
          <w:szCs w:val="24"/>
          <w:rPrChange w:id="15" w:author="陈黎" w:date="2025-04-25T08:48:01Z">
            <w:rPr/>
          </w:rPrChange>
        </w:rPr>
        <w:instrText xml:space="preserve"> HYPERLINK \l "_Toc196418435" </w:instrText>
      </w:r>
      <w:r>
        <w:rPr>
          <w:rFonts w:hint="eastAsia" w:cs="宋体"/>
          <w:bCs/>
          <w:sz w:val="24"/>
          <w:szCs w:val="24"/>
          <w:rPrChange w:id="16" w:author="陈黎" w:date="2025-04-25T08:48:01Z">
            <w:rPr/>
          </w:rPrChange>
        </w:rPr>
        <w:fldChar w:fldCharType="separate"/>
      </w:r>
      <w:r>
        <w:rPr>
          <w:rStyle w:val="38"/>
          <w:rFonts w:hint="eastAsia" w:ascii="宋体" w:hAnsi="宋体" w:cs="宋体"/>
          <w:bCs/>
          <w:rPrChange w:id="17" w:author="陈黎" w:date="2025-04-25T08:48:01Z">
            <w:rPr>
              <w:rStyle w:val="38"/>
              <w:rFonts w:ascii="黑体" w:hAnsi="黑体"/>
            </w:rPr>
          </w:rPrChange>
        </w:rPr>
        <w:t>1.1</w:t>
      </w:r>
      <w:r>
        <w:rPr>
          <w:rStyle w:val="38"/>
          <w:rFonts w:hint="eastAsia" w:cs="宋体"/>
          <w:bCs/>
          <w:rPrChange w:id="18" w:author="陈黎" w:date="2025-04-25T08:48:01Z">
            <w:rPr>
              <w:rStyle w:val="38"/>
            </w:rPr>
          </w:rPrChange>
        </w:rPr>
        <w:t xml:space="preserve"> 研究背景</w:t>
      </w:r>
      <w:r>
        <w:rPr>
          <w:rFonts w:hint="eastAsia" w:cs="宋体"/>
          <w:bCs/>
          <w:sz w:val="24"/>
          <w:szCs w:val="24"/>
          <w:rPrChange w:id="19" w:author="陈黎" w:date="2025-04-25T08:48:01Z">
            <w:rPr/>
          </w:rPrChange>
        </w:rPr>
        <w:tab/>
      </w:r>
      <w:r>
        <w:rPr>
          <w:rFonts w:hint="eastAsia" w:cs="宋体"/>
          <w:bCs/>
          <w:sz w:val="24"/>
          <w:szCs w:val="24"/>
          <w:rPrChange w:id="20" w:author="陈黎" w:date="2025-04-25T08:48:01Z">
            <w:rPr/>
          </w:rPrChange>
        </w:rPr>
        <w:fldChar w:fldCharType="begin"/>
      </w:r>
      <w:r>
        <w:rPr>
          <w:rFonts w:hint="eastAsia" w:cs="宋体"/>
          <w:bCs/>
          <w:sz w:val="24"/>
          <w:szCs w:val="24"/>
          <w:rPrChange w:id="21" w:author="陈黎" w:date="2025-04-25T08:48:01Z">
            <w:rPr/>
          </w:rPrChange>
        </w:rPr>
        <w:instrText xml:space="preserve"> PAGEREF _Toc196418435 \h </w:instrText>
      </w:r>
      <w:r>
        <w:rPr>
          <w:rFonts w:hint="eastAsia" w:cs="宋体"/>
          <w:bCs/>
          <w:sz w:val="24"/>
          <w:szCs w:val="24"/>
          <w:rPrChange w:id="22" w:author="陈黎" w:date="2025-04-25T08:48:01Z">
            <w:rPr/>
          </w:rPrChange>
        </w:rPr>
        <w:fldChar w:fldCharType="separate"/>
      </w:r>
      <w:r>
        <w:rPr>
          <w:rFonts w:hint="eastAsia" w:cs="宋体"/>
          <w:bCs/>
          <w:sz w:val="24"/>
          <w:szCs w:val="24"/>
          <w:rPrChange w:id="23" w:author="陈黎" w:date="2025-04-25T08:48:01Z">
            <w:rPr/>
          </w:rPrChange>
        </w:rPr>
        <w:t>1</w:t>
      </w:r>
      <w:r>
        <w:rPr>
          <w:rFonts w:hint="eastAsia" w:cs="宋体"/>
          <w:bCs/>
          <w:sz w:val="24"/>
          <w:szCs w:val="24"/>
          <w:rPrChange w:id="24" w:author="陈黎" w:date="2025-04-25T08:48:01Z">
            <w:rPr/>
          </w:rPrChange>
        </w:rPr>
        <w:fldChar w:fldCharType="end"/>
      </w:r>
      <w:r>
        <w:rPr>
          <w:rFonts w:hint="eastAsia" w:cs="宋体"/>
          <w:bCs/>
          <w:sz w:val="24"/>
          <w:szCs w:val="24"/>
          <w:rPrChange w:id="25" w:author="陈黎" w:date="2025-04-25T08:48:01Z">
            <w:rPr/>
          </w:rPrChange>
        </w:rPr>
        <w:fldChar w:fldCharType="end"/>
      </w:r>
    </w:p>
    <w:p w14:paraId="2F051ACA">
      <w:pPr>
        <w:pStyle w:val="26"/>
        <w:spacing w:before="0" w:after="0" w:line="400" w:lineRule="exact"/>
        <w:rPr>
          <w:rFonts w:hint="eastAsia" w:ascii="宋体" w:hAnsi="宋体" w:eastAsia="宋体" w:cs="宋体"/>
          <w:bCs/>
          <w:smallCaps w:val="0"/>
          <w:sz w:val="24"/>
          <w:szCs w:val="24"/>
          <w:rPrChange w:id="26" w:author="陈黎" w:date="2025-04-25T08:48:01Z">
            <w:rPr>
              <w:rFonts w:asciiTheme="minorHAnsi" w:hAnsiTheme="minorHAnsi" w:eastAsiaTheme="minorEastAsia" w:cstheme="minorBidi"/>
              <w:smallCaps w:val="0"/>
              <w:sz w:val="22"/>
              <w:szCs w:val="24"/>
              <w14:ligatures w14:val="standardContextual"/>
            </w:rPr>
          </w:rPrChange>
          <w14:ligatures w14:val="standardContextual"/>
        </w:rPr>
      </w:pPr>
      <w:r>
        <w:rPr>
          <w:rFonts w:hint="eastAsia" w:cs="宋体"/>
          <w:bCs/>
          <w:sz w:val="24"/>
          <w:szCs w:val="24"/>
          <w:rPrChange w:id="27" w:author="陈黎" w:date="2025-04-25T08:48:01Z">
            <w:rPr/>
          </w:rPrChange>
        </w:rPr>
        <w:fldChar w:fldCharType="begin"/>
      </w:r>
      <w:r>
        <w:rPr>
          <w:rFonts w:hint="eastAsia" w:cs="宋体"/>
          <w:bCs/>
          <w:sz w:val="24"/>
          <w:szCs w:val="24"/>
          <w:rPrChange w:id="28" w:author="陈黎" w:date="2025-04-25T08:48:01Z">
            <w:rPr/>
          </w:rPrChange>
        </w:rPr>
        <w:instrText xml:space="preserve"> HYPERLINK \l "_Toc196418436" </w:instrText>
      </w:r>
      <w:r>
        <w:rPr>
          <w:rFonts w:hint="eastAsia" w:cs="宋体"/>
          <w:bCs/>
          <w:sz w:val="24"/>
          <w:szCs w:val="24"/>
          <w:rPrChange w:id="29" w:author="陈黎" w:date="2025-04-25T08:48:01Z">
            <w:rPr/>
          </w:rPrChange>
        </w:rPr>
        <w:fldChar w:fldCharType="separate"/>
      </w:r>
      <w:r>
        <w:rPr>
          <w:rStyle w:val="38"/>
          <w:rFonts w:hint="eastAsia" w:ascii="宋体" w:hAnsi="宋体" w:cs="宋体"/>
          <w:bCs/>
          <w:rPrChange w:id="30" w:author="陈黎" w:date="2025-04-25T08:48:01Z">
            <w:rPr>
              <w:rStyle w:val="38"/>
              <w:rFonts w:ascii="黑体" w:hAnsi="黑体"/>
            </w:rPr>
          </w:rPrChange>
        </w:rPr>
        <w:t>1.2</w:t>
      </w:r>
      <w:r>
        <w:rPr>
          <w:rStyle w:val="38"/>
          <w:rFonts w:hint="eastAsia" w:cs="宋体"/>
          <w:bCs/>
          <w:rPrChange w:id="31" w:author="陈黎" w:date="2025-04-25T08:48:01Z">
            <w:rPr>
              <w:rStyle w:val="38"/>
            </w:rPr>
          </w:rPrChange>
        </w:rPr>
        <w:t xml:space="preserve"> 国内外研究现状</w:t>
      </w:r>
      <w:r>
        <w:rPr>
          <w:rFonts w:hint="eastAsia" w:cs="宋体"/>
          <w:bCs/>
          <w:sz w:val="24"/>
          <w:szCs w:val="24"/>
          <w:rPrChange w:id="32" w:author="陈黎" w:date="2025-04-25T08:48:01Z">
            <w:rPr/>
          </w:rPrChange>
        </w:rPr>
        <w:tab/>
      </w:r>
      <w:r>
        <w:rPr>
          <w:rFonts w:hint="eastAsia" w:cs="宋体"/>
          <w:bCs/>
          <w:sz w:val="24"/>
          <w:szCs w:val="24"/>
          <w:rPrChange w:id="33" w:author="陈黎" w:date="2025-04-25T08:48:01Z">
            <w:rPr/>
          </w:rPrChange>
        </w:rPr>
        <w:fldChar w:fldCharType="begin"/>
      </w:r>
      <w:r>
        <w:rPr>
          <w:rFonts w:hint="eastAsia" w:cs="宋体"/>
          <w:bCs/>
          <w:sz w:val="24"/>
          <w:szCs w:val="24"/>
          <w:rPrChange w:id="34" w:author="陈黎" w:date="2025-04-25T08:48:01Z">
            <w:rPr/>
          </w:rPrChange>
        </w:rPr>
        <w:instrText xml:space="preserve"> PAGEREF _Toc196418436 \h </w:instrText>
      </w:r>
      <w:r>
        <w:rPr>
          <w:rFonts w:hint="eastAsia" w:cs="宋体"/>
          <w:bCs/>
          <w:sz w:val="24"/>
          <w:szCs w:val="24"/>
          <w:rPrChange w:id="35" w:author="陈黎" w:date="2025-04-25T08:48:01Z">
            <w:rPr/>
          </w:rPrChange>
        </w:rPr>
        <w:fldChar w:fldCharType="separate"/>
      </w:r>
      <w:r>
        <w:rPr>
          <w:rFonts w:hint="eastAsia" w:cs="宋体"/>
          <w:bCs/>
          <w:sz w:val="24"/>
          <w:szCs w:val="24"/>
          <w:rPrChange w:id="36" w:author="陈黎" w:date="2025-04-25T08:48:01Z">
            <w:rPr/>
          </w:rPrChange>
        </w:rPr>
        <w:t>2</w:t>
      </w:r>
      <w:r>
        <w:rPr>
          <w:rFonts w:hint="eastAsia" w:cs="宋体"/>
          <w:bCs/>
          <w:sz w:val="24"/>
          <w:szCs w:val="24"/>
          <w:rPrChange w:id="37" w:author="陈黎" w:date="2025-04-25T08:48:01Z">
            <w:rPr/>
          </w:rPrChange>
        </w:rPr>
        <w:fldChar w:fldCharType="end"/>
      </w:r>
      <w:r>
        <w:rPr>
          <w:rFonts w:hint="eastAsia" w:cs="宋体"/>
          <w:bCs/>
          <w:sz w:val="24"/>
          <w:szCs w:val="24"/>
          <w:rPrChange w:id="38" w:author="陈黎" w:date="2025-04-25T08:48:01Z">
            <w:rPr/>
          </w:rPrChange>
        </w:rPr>
        <w:fldChar w:fldCharType="end"/>
      </w:r>
    </w:p>
    <w:p w14:paraId="71E18561">
      <w:pPr>
        <w:pStyle w:val="26"/>
        <w:spacing w:before="0" w:after="0" w:line="400" w:lineRule="exact"/>
        <w:rPr>
          <w:rFonts w:hint="eastAsia" w:ascii="宋体" w:hAnsi="宋体" w:eastAsia="宋体" w:cs="宋体"/>
          <w:bCs/>
          <w:smallCaps w:val="0"/>
          <w:sz w:val="24"/>
          <w:szCs w:val="24"/>
          <w:rPrChange w:id="39" w:author="陈黎" w:date="2025-04-25T08:48:01Z">
            <w:rPr>
              <w:rFonts w:asciiTheme="minorHAnsi" w:hAnsiTheme="minorHAnsi" w:eastAsiaTheme="minorEastAsia" w:cstheme="minorBidi"/>
              <w:smallCaps w:val="0"/>
              <w:sz w:val="22"/>
              <w:szCs w:val="24"/>
              <w14:ligatures w14:val="standardContextual"/>
            </w:rPr>
          </w:rPrChange>
          <w14:ligatures w14:val="standardContextual"/>
        </w:rPr>
      </w:pPr>
      <w:r>
        <w:rPr>
          <w:rFonts w:hint="eastAsia" w:cs="宋体"/>
          <w:bCs/>
          <w:sz w:val="24"/>
          <w:szCs w:val="24"/>
          <w:rPrChange w:id="40" w:author="陈黎" w:date="2025-04-25T08:48:01Z">
            <w:rPr/>
          </w:rPrChange>
        </w:rPr>
        <w:fldChar w:fldCharType="begin"/>
      </w:r>
      <w:r>
        <w:rPr>
          <w:rFonts w:hint="eastAsia" w:cs="宋体"/>
          <w:bCs/>
          <w:sz w:val="24"/>
          <w:szCs w:val="24"/>
          <w:rPrChange w:id="41" w:author="陈黎" w:date="2025-04-25T08:48:01Z">
            <w:rPr/>
          </w:rPrChange>
        </w:rPr>
        <w:instrText xml:space="preserve"> HYPERLINK \l "_Toc196418437" </w:instrText>
      </w:r>
      <w:r>
        <w:rPr>
          <w:rFonts w:hint="eastAsia" w:cs="宋体"/>
          <w:bCs/>
          <w:sz w:val="24"/>
          <w:szCs w:val="24"/>
          <w:rPrChange w:id="42" w:author="陈黎" w:date="2025-04-25T08:48:01Z">
            <w:rPr/>
          </w:rPrChange>
        </w:rPr>
        <w:fldChar w:fldCharType="separate"/>
      </w:r>
      <w:r>
        <w:rPr>
          <w:rStyle w:val="38"/>
          <w:rFonts w:hint="eastAsia" w:ascii="宋体" w:hAnsi="宋体" w:cs="宋体"/>
          <w:bCs/>
          <w:rPrChange w:id="43" w:author="陈黎" w:date="2025-04-25T08:48:01Z">
            <w:rPr>
              <w:rStyle w:val="38"/>
              <w:rFonts w:ascii="黑体" w:hAnsi="黑体"/>
            </w:rPr>
          </w:rPrChange>
        </w:rPr>
        <w:t>1.3</w:t>
      </w:r>
      <w:r>
        <w:rPr>
          <w:rStyle w:val="38"/>
          <w:rFonts w:hint="eastAsia" w:cs="宋体"/>
          <w:bCs/>
          <w:rPrChange w:id="44" w:author="陈黎" w:date="2025-04-25T08:48:01Z">
            <w:rPr>
              <w:rStyle w:val="38"/>
            </w:rPr>
          </w:rPrChange>
        </w:rPr>
        <w:t xml:space="preserve"> 论文主要工作</w:t>
      </w:r>
      <w:r>
        <w:rPr>
          <w:rFonts w:hint="eastAsia" w:cs="宋体"/>
          <w:bCs/>
          <w:sz w:val="24"/>
          <w:szCs w:val="24"/>
          <w:rPrChange w:id="45" w:author="陈黎" w:date="2025-04-25T08:48:01Z">
            <w:rPr/>
          </w:rPrChange>
        </w:rPr>
        <w:tab/>
      </w:r>
      <w:r>
        <w:rPr>
          <w:rFonts w:hint="eastAsia" w:cs="宋体"/>
          <w:bCs/>
          <w:sz w:val="24"/>
          <w:szCs w:val="24"/>
          <w:rPrChange w:id="46" w:author="陈黎" w:date="2025-04-25T08:48:01Z">
            <w:rPr/>
          </w:rPrChange>
        </w:rPr>
        <w:fldChar w:fldCharType="begin"/>
      </w:r>
      <w:r>
        <w:rPr>
          <w:rFonts w:hint="eastAsia" w:cs="宋体"/>
          <w:bCs/>
          <w:sz w:val="24"/>
          <w:szCs w:val="24"/>
          <w:rPrChange w:id="47" w:author="陈黎" w:date="2025-04-25T08:48:01Z">
            <w:rPr/>
          </w:rPrChange>
        </w:rPr>
        <w:instrText xml:space="preserve"> PAGEREF _Toc196418437 \h </w:instrText>
      </w:r>
      <w:r>
        <w:rPr>
          <w:rFonts w:hint="eastAsia" w:cs="宋体"/>
          <w:bCs/>
          <w:sz w:val="24"/>
          <w:szCs w:val="24"/>
          <w:rPrChange w:id="48" w:author="陈黎" w:date="2025-04-25T08:48:01Z">
            <w:rPr/>
          </w:rPrChange>
        </w:rPr>
        <w:fldChar w:fldCharType="separate"/>
      </w:r>
      <w:r>
        <w:rPr>
          <w:rFonts w:hint="eastAsia" w:cs="宋体"/>
          <w:bCs/>
          <w:sz w:val="24"/>
          <w:szCs w:val="24"/>
          <w:rPrChange w:id="49" w:author="陈黎" w:date="2025-04-25T08:48:01Z">
            <w:rPr/>
          </w:rPrChange>
        </w:rPr>
        <w:t>2</w:t>
      </w:r>
      <w:r>
        <w:rPr>
          <w:rFonts w:hint="eastAsia" w:cs="宋体"/>
          <w:bCs/>
          <w:sz w:val="24"/>
          <w:szCs w:val="24"/>
          <w:rPrChange w:id="50" w:author="陈黎" w:date="2025-04-25T08:48:01Z">
            <w:rPr/>
          </w:rPrChange>
        </w:rPr>
        <w:fldChar w:fldCharType="end"/>
      </w:r>
      <w:r>
        <w:rPr>
          <w:rFonts w:hint="eastAsia" w:cs="宋体"/>
          <w:bCs/>
          <w:sz w:val="24"/>
          <w:szCs w:val="24"/>
          <w:rPrChange w:id="51" w:author="陈黎" w:date="2025-04-25T08:48:01Z">
            <w:rPr/>
          </w:rPrChange>
        </w:rPr>
        <w:fldChar w:fldCharType="end"/>
      </w:r>
    </w:p>
    <w:p w14:paraId="73C6DDCF">
      <w:pPr>
        <w:pStyle w:val="26"/>
        <w:spacing w:before="0" w:after="0" w:line="400" w:lineRule="exact"/>
        <w:rPr>
          <w:rFonts w:hint="eastAsia" w:ascii="宋体" w:hAnsi="宋体" w:eastAsia="宋体" w:cs="宋体"/>
          <w:bCs/>
          <w:smallCaps w:val="0"/>
          <w:sz w:val="24"/>
          <w:szCs w:val="24"/>
          <w:rPrChange w:id="52" w:author="陈黎" w:date="2025-04-25T08:48:01Z">
            <w:rPr>
              <w:rFonts w:asciiTheme="minorHAnsi" w:hAnsiTheme="minorHAnsi" w:eastAsiaTheme="minorEastAsia" w:cstheme="minorBidi"/>
              <w:smallCaps w:val="0"/>
              <w:sz w:val="22"/>
              <w:szCs w:val="24"/>
              <w14:ligatures w14:val="standardContextual"/>
            </w:rPr>
          </w:rPrChange>
          <w14:ligatures w14:val="standardContextual"/>
        </w:rPr>
      </w:pPr>
      <w:r>
        <w:rPr>
          <w:rFonts w:hint="eastAsia" w:cs="宋体"/>
          <w:bCs/>
          <w:sz w:val="24"/>
          <w:szCs w:val="24"/>
          <w:rPrChange w:id="53" w:author="陈黎" w:date="2025-04-25T08:48:01Z">
            <w:rPr/>
          </w:rPrChange>
        </w:rPr>
        <w:fldChar w:fldCharType="begin"/>
      </w:r>
      <w:r>
        <w:rPr>
          <w:rFonts w:hint="eastAsia" w:cs="宋体"/>
          <w:bCs/>
          <w:sz w:val="24"/>
          <w:szCs w:val="24"/>
          <w:rPrChange w:id="54" w:author="陈黎" w:date="2025-04-25T08:48:01Z">
            <w:rPr/>
          </w:rPrChange>
        </w:rPr>
        <w:instrText xml:space="preserve"> HYPERLINK \l "_Toc196418438" </w:instrText>
      </w:r>
      <w:r>
        <w:rPr>
          <w:rFonts w:hint="eastAsia" w:cs="宋体"/>
          <w:bCs/>
          <w:sz w:val="24"/>
          <w:szCs w:val="24"/>
          <w:rPrChange w:id="55" w:author="陈黎" w:date="2025-04-25T08:48:01Z">
            <w:rPr/>
          </w:rPrChange>
        </w:rPr>
        <w:fldChar w:fldCharType="separate"/>
      </w:r>
      <w:r>
        <w:rPr>
          <w:rStyle w:val="38"/>
          <w:rFonts w:hint="eastAsia" w:ascii="宋体" w:hAnsi="宋体" w:cs="宋体"/>
          <w:bCs/>
          <w:rPrChange w:id="56" w:author="陈黎" w:date="2025-04-25T08:48:01Z">
            <w:rPr>
              <w:rStyle w:val="38"/>
              <w:rFonts w:ascii="黑体" w:hAnsi="黑体"/>
            </w:rPr>
          </w:rPrChange>
        </w:rPr>
        <w:t>1.4</w:t>
      </w:r>
      <w:r>
        <w:rPr>
          <w:rStyle w:val="38"/>
          <w:rFonts w:hint="eastAsia" w:cs="宋体"/>
          <w:bCs/>
          <w:rPrChange w:id="57" w:author="陈黎" w:date="2025-04-25T08:48:01Z">
            <w:rPr>
              <w:rStyle w:val="38"/>
            </w:rPr>
          </w:rPrChange>
        </w:rPr>
        <w:t xml:space="preserve"> 论文组织与结构</w:t>
      </w:r>
      <w:r>
        <w:rPr>
          <w:rFonts w:hint="eastAsia" w:cs="宋体"/>
          <w:bCs/>
          <w:sz w:val="24"/>
          <w:szCs w:val="24"/>
          <w:rPrChange w:id="58" w:author="陈黎" w:date="2025-04-25T08:48:01Z">
            <w:rPr/>
          </w:rPrChange>
        </w:rPr>
        <w:tab/>
      </w:r>
      <w:r>
        <w:rPr>
          <w:rFonts w:hint="eastAsia" w:cs="宋体"/>
          <w:bCs/>
          <w:sz w:val="24"/>
          <w:szCs w:val="24"/>
          <w:rPrChange w:id="59" w:author="陈黎" w:date="2025-04-25T08:48:01Z">
            <w:rPr/>
          </w:rPrChange>
        </w:rPr>
        <w:fldChar w:fldCharType="begin"/>
      </w:r>
      <w:r>
        <w:rPr>
          <w:rFonts w:hint="eastAsia" w:cs="宋体"/>
          <w:bCs/>
          <w:sz w:val="24"/>
          <w:szCs w:val="24"/>
          <w:rPrChange w:id="60" w:author="陈黎" w:date="2025-04-25T08:48:01Z">
            <w:rPr/>
          </w:rPrChange>
        </w:rPr>
        <w:instrText xml:space="preserve"> PAGEREF _Toc196418438 \h </w:instrText>
      </w:r>
      <w:r>
        <w:rPr>
          <w:rFonts w:hint="eastAsia" w:cs="宋体"/>
          <w:bCs/>
          <w:sz w:val="24"/>
          <w:szCs w:val="24"/>
          <w:rPrChange w:id="61" w:author="陈黎" w:date="2025-04-25T08:48:01Z">
            <w:rPr/>
          </w:rPrChange>
        </w:rPr>
        <w:fldChar w:fldCharType="separate"/>
      </w:r>
      <w:r>
        <w:rPr>
          <w:rFonts w:hint="eastAsia" w:cs="宋体"/>
          <w:bCs/>
          <w:sz w:val="24"/>
          <w:szCs w:val="24"/>
          <w:rPrChange w:id="62" w:author="陈黎" w:date="2025-04-25T08:48:01Z">
            <w:rPr/>
          </w:rPrChange>
        </w:rPr>
        <w:t>3</w:t>
      </w:r>
      <w:r>
        <w:rPr>
          <w:rFonts w:hint="eastAsia" w:cs="宋体"/>
          <w:bCs/>
          <w:sz w:val="24"/>
          <w:szCs w:val="24"/>
          <w:rPrChange w:id="63" w:author="陈黎" w:date="2025-04-25T08:48:01Z">
            <w:rPr/>
          </w:rPrChange>
        </w:rPr>
        <w:fldChar w:fldCharType="end"/>
      </w:r>
      <w:r>
        <w:rPr>
          <w:rFonts w:hint="eastAsia" w:cs="宋体"/>
          <w:bCs/>
          <w:sz w:val="24"/>
          <w:szCs w:val="24"/>
          <w:rPrChange w:id="64" w:author="陈黎" w:date="2025-04-25T08:48:01Z">
            <w:rPr/>
          </w:rPrChange>
        </w:rPr>
        <w:fldChar w:fldCharType="end"/>
      </w:r>
    </w:p>
    <w:p w14:paraId="2F384CE8">
      <w:pPr>
        <w:pStyle w:val="23"/>
        <w:spacing w:before="0" w:after="0"/>
        <w:rPr>
          <w:rFonts w:hint="eastAsia" w:ascii="宋体" w:hAnsi="宋体" w:eastAsia="宋体" w:cs="宋体"/>
          <w:b w:val="0"/>
          <w:bCs/>
          <w:caps w:val="0"/>
          <w:sz w:val="24"/>
          <w:szCs w:val="24"/>
          <w:rPrChange w:id="65" w:author="陈黎" w:date="2025-04-25T08:48:01Z">
            <w:rPr>
              <w:rFonts w:asciiTheme="minorHAnsi" w:hAnsiTheme="minorHAnsi" w:eastAsiaTheme="minorEastAsia" w:cstheme="minorBidi"/>
              <w:b w:val="0"/>
              <w:caps w:val="0"/>
              <w:sz w:val="22"/>
              <w:szCs w:val="24"/>
              <w14:ligatures w14:val="standardContextual"/>
            </w:rPr>
          </w:rPrChange>
          <w14:ligatures w14:val="standardContextual"/>
        </w:rPr>
      </w:pPr>
      <w:r>
        <w:rPr>
          <w:rFonts w:hint="eastAsia" w:cs="宋体"/>
          <w:b w:val="0"/>
          <w:bCs/>
          <w:sz w:val="24"/>
          <w:szCs w:val="24"/>
          <w:rPrChange w:id="66" w:author="陈黎" w:date="2025-04-25T08:48:01Z">
            <w:rPr/>
          </w:rPrChange>
        </w:rPr>
        <w:fldChar w:fldCharType="begin"/>
      </w:r>
      <w:r>
        <w:rPr>
          <w:rFonts w:hint="eastAsia" w:cs="宋体"/>
          <w:b w:val="0"/>
          <w:bCs/>
          <w:sz w:val="24"/>
          <w:szCs w:val="24"/>
          <w:rPrChange w:id="67" w:author="陈黎" w:date="2025-04-25T08:48:01Z">
            <w:rPr/>
          </w:rPrChange>
        </w:rPr>
        <w:instrText xml:space="preserve"> HYPERLINK \l "_Toc196418439" </w:instrText>
      </w:r>
      <w:r>
        <w:rPr>
          <w:rFonts w:hint="eastAsia" w:cs="宋体"/>
          <w:b w:val="0"/>
          <w:bCs/>
          <w:sz w:val="24"/>
          <w:szCs w:val="24"/>
          <w:rPrChange w:id="68" w:author="陈黎" w:date="2025-04-25T08:48:01Z">
            <w:rPr/>
          </w:rPrChange>
        </w:rPr>
        <w:fldChar w:fldCharType="separate"/>
      </w:r>
      <w:r>
        <w:rPr>
          <w:rStyle w:val="38"/>
          <w:rFonts w:hint="eastAsia" w:ascii="宋体" w:hAnsi="宋体" w:cs="宋体"/>
          <w:b w:val="0"/>
          <w:bCs/>
          <w:rPrChange w:id="69" w:author="陈黎" w:date="2025-04-25T08:48:01Z">
            <w:rPr>
              <w:rStyle w:val="38"/>
              <w:rFonts w:ascii="黑体" w:hAnsi="黑体"/>
            </w:rPr>
          </w:rPrChange>
        </w:rPr>
        <w:t>2</w:t>
      </w:r>
      <w:r>
        <w:rPr>
          <w:rStyle w:val="38"/>
          <w:rFonts w:hint="eastAsia" w:cs="宋体"/>
          <w:b w:val="0"/>
          <w:bCs/>
          <w:rPrChange w:id="70" w:author="陈黎" w:date="2025-04-25T08:48:01Z">
            <w:rPr>
              <w:rStyle w:val="38"/>
            </w:rPr>
          </w:rPrChange>
        </w:rPr>
        <w:t xml:space="preserve"> 相关知识概述</w:t>
      </w:r>
      <w:r>
        <w:rPr>
          <w:rFonts w:hint="eastAsia" w:cs="宋体"/>
          <w:b w:val="0"/>
          <w:bCs/>
          <w:sz w:val="24"/>
          <w:szCs w:val="24"/>
          <w:rPrChange w:id="71" w:author="陈黎" w:date="2025-04-25T08:48:01Z">
            <w:rPr/>
          </w:rPrChange>
        </w:rPr>
        <w:tab/>
      </w:r>
      <w:r>
        <w:rPr>
          <w:rFonts w:hint="eastAsia" w:cs="宋体"/>
          <w:b w:val="0"/>
          <w:bCs/>
          <w:sz w:val="24"/>
          <w:szCs w:val="24"/>
          <w:rPrChange w:id="72" w:author="陈黎" w:date="2025-04-25T08:48:01Z">
            <w:rPr/>
          </w:rPrChange>
        </w:rPr>
        <w:fldChar w:fldCharType="begin"/>
      </w:r>
      <w:r>
        <w:rPr>
          <w:rFonts w:hint="eastAsia" w:cs="宋体"/>
          <w:b w:val="0"/>
          <w:bCs/>
          <w:sz w:val="24"/>
          <w:szCs w:val="24"/>
          <w:rPrChange w:id="73" w:author="陈黎" w:date="2025-04-25T08:48:01Z">
            <w:rPr/>
          </w:rPrChange>
        </w:rPr>
        <w:instrText xml:space="preserve"> PAGEREF _Toc196418439 \h </w:instrText>
      </w:r>
      <w:r>
        <w:rPr>
          <w:rFonts w:hint="eastAsia" w:cs="宋体"/>
          <w:b w:val="0"/>
          <w:bCs/>
          <w:sz w:val="24"/>
          <w:szCs w:val="24"/>
          <w:rPrChange w:id="74" w:author="陈黎" w:date="2025-04-25T08:48:01Z">
            <w:rPr/>
          </w:rPrChange>
        </w:rPr>
        <w:fldChar w:fldCharType="separate"/>
      </w:r>
      <w:r>
        <w:rPr>
          <w:rFonts w:hint="eastAsia" w:cs="宋体"/>
          <w:b w:val="0"/>
          <w:bCs/>
          <w:sz w:val="24"/>
          <w:szCs w:val="24"/>
          <w:rPrChange w:id="75" w:author="陈黎" w:date="2025-04-25T08:48:01Z">
            <w:rPr/>
          </w:rPrChange>
        </w:rPr>
        <w:t>4</w:t>
      </w:r>
      <w:r>
        <w:rPr>
          <w:rFonts w:hint="eastAsia" w:cs="宋体"/>
          <w:b w:val="0"/>
          <w:bCs/>
          <w:sz w:val="24"/>
          <w:szCs w:val="24"/>
          <w:rPrChange w:id="76" w:author="陈黎" w:date="2025-04-25T08:48:01Z">
            <w:rPr/>
          </w:rPrChange>
        </w:rPr>
        <w:fldChar w:fldCharType="end"/>
      </w:r>
      <w:r>
        <w:rPr>
          <w:rFonts w:hint="eastAsia" w:cs="宋体"/>
          <w:b w:val="0"/>
          <w:bCs/>
          <w:sz w:val="24"/>
          <w:szCs w:val="24"/>
          <w:rPrChange w:id="77" w:author="陈黎" w:date="2025-04-25T08:48:01Z">
            <w:rPr/>
          </w:rPrChange>
        </w:rPr>
        <w:fldChar w:fldCharType="end"/>
      </w:r>
    </w:p>
    <w:p w14:paraId="1DEB19C1">
      <w:pPr>
        <w:pStyle w:val="26"/>
        <w:spacing w:before="0" w:after="0" w:line="400" w:lineRule="exact"/>
        <w:rPr>
          <w:rFonts w:hint="eastAsia" w:ascii="宋体" w:hAnsi="宋体" w:eastAsia="宋体" w:cs="宋体"/>
          <w:bCs/>
          <w:smallCaps w:val="0"/>
          <w:sz w:val="24"/>
          <w:szCs w:val="24"/>
          <w:rPrChange w:id="78" w:author="陈黎" w:date="2025-04-25T08:48:01Z">
            <w:rPr>
              <w:rFonts w:asciiTheme="minorHAnsi" w:hAnsiTheme="minorHAnsi" w:eastAsiaTheme="minorEastAsia" w:cstheme="minorBidi"/>
              <w:smallCaps w:val="0"/>
              <w:sz w:val="22"/>
              <w:szCs w:val="24"/>
              <w14:ligatures w14:val="standardContextual"/>
            </w:rPr>
          </w:rPrChange>
          <w14:ligatures w14:val="standardContextual"/>
        </w:rPr>
      </w:pPr>
      <w:r>
        <w:rPr>
          <w:rFonts w:hint="eastAsia" w:cs="宋体"/>
          <w:bCs/>
          <w:sz w:val="24"/>
          <w:szCs w:val="24"/>
          <w:rPrChange w:id="79" w:author="陈黎" w:date="2025-04-25T08:48:01Z">
            <w:rPr/>
          </w:rPrChange>
        </w:rPr>
        <w:fldChar w:fldCharType="begin"/>
      </w:r>
      <w:r>
        <w:rPr>
          <w:rFonts w:hint="eastAsia" w:cs="宋体"/>
          <w:bCs/>
          <w:sz w:val="24"/>
          <w:szCs w:val="24"/>
          <w:rPrChange w:id="80" w:author="陈黎" w:date="2025-04-25T08:48:01Z">
            <w:rPr/>
          </w:rPrChange>
        </w:rPr>
        <w:instrText xml:space="preserve"> HYPERLINK \l "_Toc196418440" </w:instrText>
      </w:r>
      <w:r>
        <w:rPr>
          <w:rFonts w:hint="eastAsia" w:cs="宋体"/>
          <w:bCs/>
          <w:sz w:val="24"/>
          <w:szCs w:val="24"/>
          <w:rPrChange w:id="81" w:author="陈黎" w:date="2025-04-25T08:48:01Z">
            <w:rPr/>
          </w:rPrChange>
        </w:rPr>
        <w:fldChar w:fldCharType="separate"/>
      </w:r>
      <w:r>
        <w:rPr>
          <w:rStyle w:val="38"/>
          <w:rFonts w:hint="eastAsia" w:ascii="宋体" w:hAnsi="宋体" w:cs="宋体"/>
          <w:bCs/>
          <w:rPrChange w:id="82" w:author="陈黎" w:date="2025-04-25T08:48:01Z">
            <w:rPr>
              <w:rStyle w:val="38"/>
              <w:rFonts w:ascii="黑体" w:hAnsi="黑体"/>
            </w:rPr>
          </w:rPrChange>
        </w:rPr>
        <w:t>2.1</w:t>
      </w:r>
      <w:r>
        <w:rPr>
          <w:rStyle w:val="38"/>
          <w:rFonts w:hint="eastAsia" w:cs="宋体"/>
          <w:bCs/>
          <w:rPrChange w:id="83" w:author="陈黎" w:date="2025-04-25T08:48:01Z">
            <w:rPr>
              <w:rStyle w:val="38"/>
            </w:rPr>
          </w:rPrChange>
        </w:rPr>
        <w:t xml:space="preserve"> Django框架概述</w:t>
      </w:r>
      <w:r>
        <w:rPr>
          <w:rFonts w:hint="eastAsia" w:cs="宋体"/>
          <w:bCs/>
          <w:sz w:val="24"/>
          <w:szCs w:val="24"/>
          <w:rPrChange w:id="84" w:author="陈黎" w:date="2025-04-25T08:48:01Z">
            <w:rPr/>
          </w:rPrChange>
        </w:rPr>
        <w:tab/>
      </w:r>
      <w:r>
        <w:rPr>
          <w:rFonts w:hint="eastAsia" w:cs="宋体"/>
          <w:bCs/>
          <w:sz w:val="24"/>
          <w:szCs w:val="24"/>
          <w:rPrChange w:id="85" w:author="陈黎" w:date="2025-04-25T08:48:01Z">
            <w:rPr/>
          </w:rPrChange>
        </w:rPr>
        <w:fldChar w:fldCharType="begin"/>
      </w:r>
      <w:r>
        <w:rPr>
          <w:rFonts w:hint="eastAsia" w:cs="宋体"/>
          <w:bCs/>
          <w:sz w:val="24"/>
          <w:szCs w:val="24"/>
          <w:rPrChange w:id="86" w:author="陈黎" w:date="2025-04-25T08:48:01Z">
            <w:rPr/>
          </w:rPrChange>
        </w:rPr>
        <w:instrText xml:space="preserve"> PAGEREF _Toc196418440 \h </w:instrText>
      </w:r>
      <w:r>
        <w:rPr>
          <w:rFonts w:hint="eastAsia" w:cs="宋体"/>
          <w:bCs/>
          <w:sz w:val="24"/>
          <w:szCs w:val="24"/>
          <w:rPrChange w:id="87" w:author="陈黎" w:date="2025-04-25T08:48:01Z">
            <w:rPr/>
          </w:rPrChange>
        </w:rPr>
        <w:fldChar w:fldCharType="separate"/>
      </w:r>
      <w:r>
        <w:rPr>
          <w:rFonts w:hint="eastAsia" w:cs="宋体"/>
          <w:bCs/>
          <w:sz w:val="24"/>
          <w:szCs w:val="24"/>
          <w:rPrChange w:id="88" w:author="陈黎" w:date="2025-04-25T08:48:01Z">
            <w:rPr/>
          </w:rPrChange>
        </w:rPr>
        <w:t>4</w:t>
      </w:r>
      <w:r>
        <w:rPr>
          <w:rFonts w:hint="eastAsia" w:cs="宋体"/>
          <w:bCs/>
          <w:sz w:val="24"/>
          <w:szCs w:val="24"/>
          <w:rPrChange w:id="89" w:author="陈黎" w:date="2025-04-25T08:48:01Z">
            <w:rPr/>
          </w:rPrChange>
        </w:rPr>
        <w:fldChar w:fldCharType="end"/>
      </w:r>
      <w:r>
        <w:rPr>
          <w:rFonts w:hint="eastAsia" w:cs="宋体"/>
          <w:bCs/>
          <w:sz w:val="24"/>
          <w:szCs w:val="24"/>
          <w:rPrChange w:id="90" w:author="陈黎" w:date="2025-04-25T08:48:01Z">
            <w:rPr/>
          </w:rPrChange>
        </w:rPr>
        <w:fldChar w:fldCharType="end"/>
      </w:r>
    </w:p>
    <w:p w14:paraId="5F47C0CD">
      <w:pPr>
        <w:pStyle w:val="26"/>
        <w:spacing w:before="0" w:after="0" w:line="400" w:lineRule="exact"/>
        <w:rPr>
          <w:rFonts w:hint="eastAsia" w:ascii="宋体" w:hAnsi="宋体" w:eastAsia="宋体" w:cs="宋体"/>
          <w:bCs/>
          <w:smallCaps w:val="0"/>
          <w:sz w:val="24"/>
          <w:szCs w:val="24"/>
          <w:rPrChange w:id="91" w:author="陈黎" w:date="2025-04-25T08:48:01Z">
            <w:rPr>
              <w:rFonts w:asciiTheme="minorHAnsi" w:hAnsiTheme="minorHAnsi" w:eastAsiaTheme="minorEastAsia" w:cstheme="minorBidi"/>
              <w:smallCaps w:val="0"/>
              <w:sz w:val="22"/>
              <w:szCs w:val="24"/>
              <w14:ligatures w14:val="standardContextual"/>
            </w:rPr>
          </w:rPrChange>
          <w14:ligatures w14:val="standardContextual"/>
        </w:rPr>
      </w:pPr>
      <w:r>
        <w:rPr>
          <w:rFonts w:hint="eastAsia" w:cs="宋体"/>
          <w:bCs/>
          <w:sz w:val="24"/>
          <w:szCs w:val="24"/>
          <w:rPrChange w:id="92" w:author="陈黎" w:date="2025-04-25T08:48:01Z">
            <w:rPr/>
          </w:rPrChange>
        </w:rPr>
        <w:fldChar w:fldCharType="begin"/>
      </w:r>
      <w:r>
        <w:rPr>
          <w:rFonts w:hint="eastAsia" w:cs="宋体"/>
          <w:bCs/>
          <w:sz w:val="24"/>
          <w:szCs w:val="24"/>
          <w:rPrChange w:id="93" w:author="陈黎" w:date="2025-04-25T08:48:01Z">
            <w:rPr/>
          </w:rPrChange>
        </w:rPr>
        <w:instrText xml:space="preserve"> HYPERLINK \l "_Toc196418441" </w:instrText>
      </w:r>
      <w:r>
        <w:rPr>
          <w:rFonts w:hint="eastAsia" w:cs="宋体"/>
          <w:bCs/>
          <w:sz w:val="24"/>
          <w:szCs w:val="24"/>
          <w:rPrChange w:id="94" w:author="陈黎" w:date="2025-04-25T08:48:01Z">
            <w:rPr/>
          </w:rPrChange>
        </w:rPr>
        <w:fldChar w:fldCharType="separate"/>
      </w:r>
      <w:r>
        <w:rPr>
          <w:rStyle w:val="38"/>
          <w:rFonts w:hint="eastAsia" w:ascii="宋体" w:hAnsi="宋体" w:cs="宋体"/>
          <w:bCs/>
          <w:rPrChange w:id="95" w:author="陈黎" w:date="2025-04-25T08:48:01Z">
            <w:rPr>
              <w:rStyle w:val="38"/>
              <w:rFonts w:ascii="黑体" w:hAnsi="黑体"/>
            </w:rPr>
          </w:rPrChange>
        </w:rPr>
        <w:t>2.2</w:t>
      </w:r>
      <w:r>
        <w:rPr>
          <w:rStyle w:val="38"/>
          <w:rFonts w:hint="eastAsia" w:cs="宋体"/>
          <w:bCs/>
          <w:rPrChange w:id="96" w:author="陈黎" w:date="2025-04-25T08:48:01Z">
            <w:rPr>
              <w:rStyle w:val="38"/>
            </w:rPr>
          </w:rPrChange>
        </w:rPr>
        <w:t xml:space="preserve"> 数据存储技术</w:t>
      </w:r>
      <w:r>
        <w:rPr>
          <w:rFonts w:hint="eastAsia" w:cs="宋体"/>
          <w:bCs/>
          <w:sz w:val="24"/>
          <w:szCs w:val="24"/>
          <w:rPrChange w:id="97" w:author="陈黎" w:date="2025-04-25T08:48:01Z">
            <w:rPr/>
          </w:rPrChange>
        </w:rPr>
        <w:tab/>
      </w:r>
      <w:r>
        <w:rPr>
          <w:rFonts w:hint="eastAsia" w:cs="宋体"/>
          <w:bCs/>
          <w:sz w:val="24"/>
          <w:szCs w:val="24"/>
          <w:rPrChange w:id="98" w:author="陈黎" w:date="2025-04-25T08:48:01Z">
            <w:rPr/>
          </w:rPrChange>
        </w:rPr>
        <w:fldChar w:fldCharType="begin"/>
      </w:r>
      <w:r>
        <w:rPr>
          <w:rFonts w:hint="eastAsia" w:cs="宋体"/>
          <w:bCs/>
          <w:sz w:val="24"/>
          <w:szCs w:val="24"/>
          <w:rPrChange w:id="99" w:author="陈黎" w:date="2025-04-25T08:48:01Z">
            <w:rPr/>
          </w:rPrChange>
        </w:rPr>
        <w:instrText xml:space="preserve"> PAGEREF _Toc196418441 \h </w:instrText>
      </w:r>
      <w:r>
        <w:rPr>
          <w:rFonts w:hint="eastAsia" w:cs="宋体"/>
          <w:bCs/>
          <w:sz w:val="24"/>
          <w:szCs w:val="24"/>
          <w:rPrChange w:id="100" w:author="陈黎" w:date="2025-04-25T08:48:01Z">
            <w:rPr/>
          </w:rPrChange>
        </w:rPr>
        <w:fldChar w:fldCharType="separate"/>
      </w:r>
      <w:r>
        <w:rPr>
          <w:rFonts w:hint="eastAsia" w:cs="宋体"/>
          <w:bCs/>
          <w:sz w:val="24"/>
          <w:szCs w:val="24"/>
          <w:rPrChange w:id="101" w:author="陈黎" w:date="2025-04-25T08:48:01Z">
            <w:rPr/>
          </w:rPrChange>
        </w:rPr>
        <w:t>4</w:t>
      </w:r>
      <w:r>
        <w:rPr>
          <w:rFonts w:hint="eastAsia" w:cs="宋体"/>
          <w:bCs/>
          <w:sz w:val="24"/>
          <w:szCs w:val="24"/>
          <w:rPrChange w:id="102" w:author="陈黎" w:date="2025-04-25T08:48:01Z">
            <w:rPr/>
          </w:rPrChange>
        </w:rPr>
        <w:fldChar w:fldCharType="end"/>
      </w:r>
      <w:r>
        <w:rPr>
          <w:rFonts w:hint="eastAsia" w:cs="宋体"/>
          <w:bCs/>
          <w:sz w:val="24"/>
          <w:szCs w:val="24"/>
          <w:rPrChange w:id="103" w:author="陈黎" w:date="2025-04-25T08:48:01Z">
            <w:rPr/>
          </w:rPrChange>
        </w:rPr>
        <w:fldChar w:fldCharType="end"/>
      </w:r>
    </w:p>
    <w:p w14:paraId="5EBC6172">
      <w:pPr>
        <w:pStyle w:val="26"/>
        <w:spacing w:before="0" w:after="0" w:line="400" w:lineRule="exact"/>
        <w:rPr>
          <w:rFonts w:hint="eastAsia" w:ascii="宋体" w:hAnsi="宋体" w:eastAsia="宋体" w:cs="宋体"/>
          <w:bCs/>
          <w:smallCaps w:val="0"/>
          <w:sz w:val="24"/>
          <w:szCs w:val="24"/>
          <w:rPrChange w:id="104" w:author="陈黎" w:date="2025-04-25T08:48:01Z">
            <w:rPr>
              <w:rFonts w:asciiTheme="minorHAnsi" w:hAnsiTheme="minorHAnsi" w:eastAsiaTheme="minorEastAsia" w:cstheme="minorBidi"/>
              <w:smallCaps w:val="0"/>
              <w:sz w:val="22"/>
              <w:szCs w:val="24"/>
              <w14:ligatures w14:val="standardContextual"/>
            </w:rPr>
          </w:rPrChange>
          <w14:ligatures w14:val="standardContextual"/>
        </w:rPr>
      </w:pPr>
      <w:r>
        <w:rPr>
          <w:rFonts w:hint="eastAsia" w:cs="宋体"/>
          <w:bCs/>
          <w:sz w:val="24"/>
          <w:szCs w:val="24"/>
          <w:rPrChange w:id="105" w:author="陈黎" w:date="2025-04-25T08:48:01Z">
            <w:rPr/>
          </w:rPrChange>
        </w:rPr>
        <w:fldChar w:fldCharType="begin"/>
      </w:r>
      <w:r>
        <w:rPr>
          <w:rFonts w:hint="eastAsia" w:cs="宋体"/>
          <w:bCs/>
          <w:sz w:val="24"/>
          <w:szCs w:val="24"/>
          <w:rPrChange w:id="106" w:author="陈黎" w:date="2025-04-25T08:48:01Z">
            <w:rPr/>
          </w:rPrChange>
        </w:rPr>
        <w:instrText xml:space="preserve"> HYPERLINK \l "_Toc196418442" </w:instrText>
      </w:r>
      <w:r>
        <w:rPr>
          <w:rFonts w:hint="eastAsia" w:cs="宋体"/>
          <w:bCs/>
          <w:sz w:val="24"/>
          <w:szCs w:val="24"/>
          <w:rPrChange w:id="107" w:author="陈黎" w:date="2025-04-25T08:48:01Z">
            <w:rPr/>
          </w:rPrChange>
        </w:rPr>
        <w:fldChar w:fldCharType="separate"/>
      </w:r>
      <w:r>
        <w:rPr>
          <w:rStyle w:val="38"/>
          <w:rFonts w:hint="eastAsia" w:ascii="宋体" w:hAnsi="宋体" w:cs="宋体"/>
          <w:bCs/>
          <w:rPrChange w:id="108" w:author="陈黎" w:date="2025-04-25T08:48:01Z">
            <w:rPr>
              <w:rStyle w:val="38"/>
              <w:rFonts w:ascii="黑体" w:hAnsi="黑体"/>
            </w:rPr>
          </w:rPrChange>
        </w:rPr>
        <w:t>2.3</w:t>
      </w:r>
      <w:r>
        <w:rPr>
          <w:rStyle w:val="38"/>
          <w:rFonts w:hint="eastAsia" w:cs="宋体"/>
          <w:bCs/>
          <w:rPrChange w:id="109" w:author="陈黎" w:date="2025-04-25T08:48:01Z">
            <w:rPr>
              <w:rStyle w:val="38"/>
            </w:rPr>
          </w:rPrChange>
        </w:rPr>
        <w:t xml:space="preserve"> 舆情分析方法</w:t>
      </w:r>
      <w:r>
        <w:rPr>
          <w:rFonts w:hint="eastAsia" w:cs="宋体"/>
          <w:bCs/>
          <w:sz w:val="24"/>
          <w:szCs w:val="24"/>
          <w:rPrChange w:id="110" w:author="陈黎" w:date="2025-04-25T08:48:01Z">
            <w:rPr/>
          </w:rPrChange>
        </w:rPr>
        <w:tab/>
      </w:r>
      <w:r>
        <w:rPr>
          <w:rFonts w:hint="eastAsia" w:cs="宋体"/>
          <w:bCs/>
          <w:sz w:val="24"/>
          <w:szCs w:val="24"/>
          <w:rPrChange w:id="111" w:author="陈黎" w:date="2025-04-25T08:48:01Z">
            <w:rPr/>
          </w:rPrChange>
        </w:rPr>
        <w:fldChar w:fldCharType="begin"/>
      </w:r>
      <w:r>
        <w:rPr>
          <w:rFonts w:hint="eastAsia" w:cs="宋体"/>
          <w:bCs/>
          <w:sz w:val="24"/>
          <w:szCs w:val="24"/>
          <w:rPrChange w:id="112" w:author="陈黎" w:date="2025-04-25T08:48:01Z">
            <w:rPr/>
          </w:rPrChange>
        </w:rPr>
        <w:instrText xml:space="preserve"> PAGEREF _Toc196418442 \h </w:instrText>
      </w:r>
      <w:r>
        <w:rPr>
          <w:rFonts w:hint="eastAsia" w:cs="宋体"/>
          <w:bCs/>
          <w:sz w:val="24"/>
          <w:szCs w:val="24"/>
          <w:rPrChange w:id="113" w:author="陈黎" w:date="2025-04-25T08:48:01Z">
            <w:rPr/>
          </w:rPrChange>
        </w:rPr>
        <w:fldChar w:fldCharType="separate"/>
      </w:r>
      <w:r>
        <w:rPr>
          <w:rFonts w:hint="eastAsia" w:cs="宋体"/>
          <w:bCs/>
          <w:sz w:val="24"/>
          <w:szCs w:val="24"/>
          <w:rPrChange w:id="114" w:author="陈黎" w:date="2025-04-25T08:48:01Z">
            <w:rPr/>
          </w:rPrChange>
        </w:rPr>
        <w:t>4</w:t>
      </w:r>
      <w:r>
        <w:rPr>
          <w:rFonts w:hint="eastAsia" w:cs="宋体"/>
          <w:bCs/>
          <w:sz w:val="24"/>
          <w:szCs w:val="24"/>
          <w:rPrChange w:id="115" w:author="陈黎" w:date="2025-04-25T08:48:01Z">
            <w:rPr/>
          </w:rPrChange>
        </w:rPr>
        <w:fldChar w:fldCharType="end"/>
      </w:r>
      <w:r>
        <w:rPr>
          <w:rFonts w:hint="eastAsia" w:cs="宋体"/>
          <w:bCs/>
          <w:sz w:val="24"/>
          <w:szCs w:val="24"/>
          <w:rPrChange w:id="116" w:author="陈黎" w:date="2025-04-25T08:48:01Z">
            <w:rPr/>
          </w:rPrChange>
        </w:rPr>
        <w:fldChar w:fldCharType="end"/>
      </w:r>
    </w:p>
    <w:p w14:paraId="7BF33E9B">
      <w:pPr>
        <w:pStyle w:val="26"/>
        <w:spacing w:before="0" w:after="0" w:line="400" w:lineRule="exact"/>
        <w:rPr>
          <w:rFonts w:hint="eastAsia" w:ascii="宋体" w:hAnsi="宋体" w:eastAsia="宋体" w:cs="宋体"/>
          <w:bCs/>
          <w:smallCaps w:val="0"/>
          <w:sz w:val="24"/>
          <w:szCs w:val="24"/>
          <w:rPrChange w:id="117" w:author="陈黎" w:date="2025-04-25T08:48:01Z">
            <w:rPr>
              <w:rFonts w:asciiTheme="minorHAnsi" w:hAnsiTheme="minorHAnsi" w:eastAsiaTheme="minorEastAsia" w:cstheme="minorBidi"/>
              <w:smallCaps w:val="0"/>
              <w:sz w:val="22"/>
              <w:szCs w:val="24"/>
              <w14:ligatures w14:val="standardContextual"/>
            </w:rPr>
          </w:rPrChange>
          <w14:ligatures w14:val="standardContextual"/>
        </w:rPr>
      </w:pPr>
      <w:r>
        <w:rPr>
          <w:rFonts w:hint="eastAsia" w:cs="宋体"/>
          <w:bCs/>
          <w:sz w:val="24"/>
          <w:szCs w:val="24"/>
          <w:rPrChange w:id="118" w:author="陈黎" w:date="2025-04-25T08:48:01Z">
            <w:rPr/>
          </w:rPrChange>
        </w:rPr>
        <w:fldChar w:fldCharType="begin"/>
      </w:r>
      <w:r>
        <w:rPr>
          <w:rFonts w:hint="eastAsia" w:cs="宋体"/>
          <w:bCs/>
          <w:sz w:val="24"/>
          <w:szCs w:val="24"/>
          <w:rPrChange w:id="119" w:author="陈黎" w:date="2025-04-25T08:48:01Z">
            <w:rPr/>
          </w:rPrChange>
        </w:rPr>
        <w:instrText xml:space="preserve"> HYPERLINK \l "_Toc196418443" </w:instrText>
      </w:r>
      <w:r>
        <w:rPr>
          <w:rFonts w:hint="eastAsia" w:cs="宋体"/>
          <w:bCs/>
          <w:sz w:val="24"/>
          <w:szCs w:val="24"/>
          <w:rPrChange w:id="120" w:author="陈黎" w:date="2025-04-25T08:48:01Z">
            <w:rPr/>
          </w:rPrChange>
        </w:rPr>
        <w:fldChar w:fldCharType="separate"/>
      </w:r>
      <w:r>
        <w:rPr>
          <w:rStyle w:val="38"/>
          <w:rFonts w:hint="eastAsia" w:ascii="宋体" w:hAnsi="宋体" w:cs="宋体"/>
          <w:bCs/>
          <w:rPrChange w:id="121" w:author="陈黎" w:date="2025-04-25T08:48:01Z">
            <w:rPr>
              <w:rStyle w:val="38"/>
              <w:rFonts w:ascii="黑体" w:hAnsi="黑体"/>
            </w:rPr>
          </w:rPrChange>
        </w:rPr>
        <w:t>2.4</w:t>
      </w:r>
      <w:r>
        <w:rPr>
          <w:rStyle w:val="38"/>
          <w:rFonts w:hint="eastAsia" w:cs="宋体"/>
          <w:bCs/>
          <w:rPrChange w:id="122" w:author="陈黎" w:date="2025-04-25T08:48:01Z">
            <w:rPr>
              <w:rStyle w:val="38"/>
            </w:rPr>
          </w:rPrChange>
        </w:rPr>
        <w:t xml:space="preserve"> 舆情预测方法</w:t>
      </w:r>
      <w:r>
        <w:rPr>
          <w:rFonts w:hint="eastAsia" w:cs="宋体"/>
          <w:bCs/>
          <w:sz w:val="24"/>
          <w:szCs w:val="24"/>
          <w:rPrChange w:id="123" w:author="陈黎" w:date="2025-04-25T08:48:01Z">
            <w:rPr/>
          </w:rPrChange>
        </w:rPr>
        <w:tab/>
      </w:r>
      <w:r>
        <w:rPr>
          <w:rFonts w:hint="eastAsia" w:cs="宋体"/>
          <w:bCs/>
          <w:sz w:val="24"/>
          <w:szCs w:val="24"/>
          <w:rPrChange w:id="124" w:author="陈黎" w:date="2025-04-25T08:48:01Z">
            <w:rPr/>
          </w:rPrChange>
        </w:rPr>
        <w:fldChar w:fldCharType="begin"/>
      </w:r>
      <w:r>
        <w:rPr>
          <w:rFonts w:hint="eastAsia" w:cs="宋体"/>
          <w:bCs/>
          <w:sz w:val="24"/>
          <w:szCs w:val="24"/>
          <w:rPrChange w:id="125" w:author="陈黎" w:date="2025-04-25T08:48:01Z">
            <w:rPr/>
          </w:rPrChange>
        </w:rPr>
        <w:instrText xml:space="preserve"> PAGEREF _Toc196418443 \h </w:instrText>
      </w:r>
      <w:r>
        <w:rPr>
          <w:rFonts w:hint="eastAsia" w:cs="宋体"/>
          <w:bCs/>
          <w:sz w:val="24"/>
          <w:szCs w:val="24"/>
          <w:rPrChange w:id="126" w:author="陈黎" w:date="2025-04-25T08:48:01Z">
            <w:rPr/>
          </w:rPrChange>
        </w:rPr>
        <w:fldChar w:fldCharType="separate"/>
      </w:r>
      <w:r>
        <w:rPr>
          <w:rFonts w:hint="eastAsia" w:cs="宋体"/>
          <w:bCs/>
          <w:sz w:val="24"/>
          <w:szCs w:val="24"/>
          <w:rPrChange w:id="127" w:author="陈黎" w:date="2025-04-25T08:48:01Z">
            <w:rPr/>
          </w:rPrChange>
        </w:rPr>
        <w:t>5</w:t>
      </w:r>
      <w:r>
        <w:rPr>
          <w:rFonts w:hint="eastAsia" w:cs="宋体"/>
          <w:bCs/>
          <w:sz w:val="24"/>
          <w:szCs w:val="24"/>
          <w:rPrChange w:id="128" w:author="陈黎" w:date="2025-04-25T08:48:01Z">
            <w:rPr/>
          </w:rPrChange>
        </w:rPr>
        <w:fldChar w:fldCharType="end"/>
      </w:r>
      <w:r>
        <w:rPr>
          <w:rFonts w:hint="eastAsia" w:cs="宋体"/>
          <w:bCs/>
          <w:sz w:val="24"/>
          <w:szCs w:val="24"/>
          <w:rPrChange w:id="129" w:author="陈黎" w:date="2025-04-25T08:48:01Z">
            <w:rPr/>
          </w:rPrChange>
        </w:rPr>
        <w:fldChar w:fldCharType="end"/>
      </w:r>
    </w:p>
    <w:p w14:paraId="3DB5CB9A">
      <w:pPr>
        <w:pStyle w:val="26"/>
        <w:spacing w:before="0" w:after="0" w:line="400" w:lineRule="exact"/>
        <w:rPr>
          <w:rFonts w:hint="eastAsia" w:ascii="宋体" w:hAnsi="宋体" w:eastAsia="宋体" w:cs="宋体"/>
          <w:bCs/>
          <w:smallCaps w:val="0"/>
          <w:sz w:val="24"/>
          <w:szCs w:val="24"/>
          <w:rPrChange w:id="130" w:author="陈黎" w:date="2025-04-25T08:48:01Z">
            <w:rPr>
              <w:rFonts w:asciiTheme="minorHAnsi" w:hAnsiTheme="minorHAnsi" w:eastAsiaTheme="minorEastAsia" w:cstheme="minorBidi"/>
              <w:smallCaps w:val="0"/>
              <w:sz w:val="22"/>
              <w:szCs w:val="24"/>
              <w14:ligatures w14:val="standardContextual"/>
            </w:rPr>
          </w:rPrChange>
          <w14:ligatures w14:val="standardContextual"/>
        </w:rPr>
      </w:pPr>
      <w:r>
        <w:rPr>
          <w:rFonts w:hint="eastAsia" w:cs="宋体"/>
          <w:bCs/>
          <w:sz w:val="24"/>
          <w:szCs w:val="24"/>
          <w:rPrChange w:id="131" w:author="陈黎" w:date="2025-04-25T08:48:01Z">
            <w:rPr/>
          </w:rPrChange>
        </w:rPr>
        <w:fldChar w:fldCharType="begin"/>
      </w:r>
      <w:r>
        <w:rPr>
          <w:rFonts w:hint="eastAsia" w:cs="宋体"/>
          <w:bCs/>
          <w:sz w:val="24"/>
          <w:szCs w:val="24"/>
          <w:rPrChange w:id="132" w:author="陈黎" w:date="2025-04-25T08:48:01Z">
            <w:rPr/>
          </w:rPrChange>
        </w:rPr>
        <w:instrText xml:space="preserve"> HYPERLINK \l "_Toc196418444" </w:instrText>
      </w:r>
      <w:r>
        <w:rPr>
          <w:rFonts w:hint="eastAsia" w:cs="宋体"/>
          <w:bCs/>
          <w:sz w:val="24"/>
          <w:szCs w:val="24"/>
          <w:rPrChange w:id="133" w:author="陈黎" w:date="2025-04-25T08:48:01Z">
            <w:rPr/>
          </w:rPrChange>
        </w:rPr>
        <w:fldChar w:fldCharType="separate"/>
      </w:r>
      <w:r>
        <w:rPr>
          <w:rStyle w:val="38"/>
          <w:rFonts w:hint="eastAsia" w:ascii="宋体" w:hAnsi="宋体" w:cs="宋体"/>
          <w:bCs/>
          <w:rPrChange w:id="134" w:author="陈黎" w:date="2025-04-25T08:48:01Z">
            <w:rPr>
              <w:rStyle w:val="38"/>
              <w:rFonts w:ascii="黑体" w:hAnsi="黑体"/>
            </w:rPr>
          </w:rPrChange>
        </w:rPr>
        <w:t>2.5</w:t>
      </w:r>
      <w:r>
        <w:rPr>
          <w:rStyle w:val="38"/>
          <w:rFonts w:hint="eastAsia" w:cs="宋体"/>
          <w:bCs/>
          <w:rPrChange w:id="135" w:author="陈黎" w:date="2025-04-25T08:48:01Z">
            <w:rPr>
              <w:rStyle w:val="38"/>
            </w:rPr>
          </w:rPrChange>
        </w:rPr>
        <w:t xml:space="preserve"> 本章小结</w:t>
      </w:r>
      <w:r>
        <w:rPr>
          <w:rFonts w:hint="eastAsia" w:cs="宋体"/>
          <w:bCs/>
          <w:sz w:val="24"/>
          <w:szCs w:val="24"/>
          <w:rPrChange w:id="136" w:author="陈黎" w:date="2025-04-25T08:48:01Z">
            <w:rPr/>
          </w:rPrChange>
        </w:rPr>
        <w:tab/>
      </w:r>
      <w:r>
        <w:rPr>
          <w:rFonts w:hint="eastAsia" w:cs="宋体"/>
          <w:bCs/>
          <w:sz w:val="24"/>
          <w:szCs w:val="24"/>
          <w:rPrChange w:id="137" w:author="陈黎" w:date="2025-04-25T08:48:01Z">
            <w:rPr/>
          </w:rPrChange>
        </w:rPr>
        <w:fldChar w:fldCharType="begin"/>
      </w:r>
      <w:r>
        <w:rPr>
          <w:rFonts w:hint="eastAsia" w:cs="宋体"/>
          <w:bCs/>
          <w:sz w:val="24"/>
          <w:szCs w:val="24"/>
          <w:rPrChange w:id="138" w:author="陈黎" w:date="2025-04-25T08:48:01Z">
            <w:rPr/>
          </w:rPrChange>
        </w:rPr>
        <w:instrText xml:space="preserve"> PAGEREF _Toc196418444 \h </w:instrText>
      </w:r>
      <w:r>
        <w:rPr>
          <w:rFonts w:hint="eastAsia" w:cs="宋体"/>
          <w:bCs/>
          <w:sz w:val="24"/>
          <w:szCs w:val="24"/>
          <w:rPrChange w:id="139" w:author="陈黎" w:date="2025-04-25T08:48:01Z">
            <w:rPr/>
          </w:rPrChange>
        </w:rPr>
        <w:fldChar w:fldCharType="separate"/>
      </w:r>
      <w:r>
        <w:rPr>
          <w:rFonts w:hint="eastAsia" w:cs="宋体"/>
          <w:bCs/>
          <w:sz w:val="24"/>
          <w:szCs w:val="24"/>
          <w:rPrChange w:id="140" w:author="陈黎" w:date="2025-04-25T08:48:01Z">
            <w:rPr/>
          </w:rPrChange>
        </w:rPr>
        <w:t>5</w:t>
      </w:r>
      <w:r>
        <w:rPr>
          <w:rFonts w:hint="eastAsia" w:cs="宋体"/>
          <w:bCs/>
          <w:sz w:val="24"/>
          <w:szCs w:val="24"/>
          <w:rPrChange w:id="141" w:author="陈黎" w:date="2025-04-25T08:48:01Z">
            <w:rPr/>
          </w:rPrChange>
        </w:rPr>
        <w:fldChar w:fldCharType="end"/>
      </w:r>
      <w:r>
        <w:rPr>
          <w:rFonts w:hint="eastAsia" w:cs="宋体"/>
          <w:bCs/>
          <w:sz w:val="24"/>
          <w:szCs w:val="24"/>
          <w:rPrChange w:id="142" w:author="陈黎" w:date="2025-04-25T08:48:01Z">
            <w:rPr/>
          </w:rPrChange>
        </w:rPr>
        <w:fldChar w:fldCharType="end"/>
      </w:r>
    </w:p>
    <w:p w14:paraId="0250A033">
      <w:pPr>
        <w:pStyle w:val="23"/>
        <w:spacing w:before="0" w:after="0"/>
        <w:rPr>
          <w:rFonts w:hint="eastAsia" w:ascii="宋体" w:hAnsi="宋体" w:eastAsia="宋体" w:cs="宋体"/>
          <w:b w:val="0"/>
          <w:bCs/>
          <w:caps w:val="0"/>
          <w:sz w:val="24"/>
          <w:szCs w:val="24"/>
          <w:rPrChange w:id="143" w:author="陈黎" w:date="2025-04-25T08:48:01Z">
            <w:rPr>
              <w:rFonts w:asciiTheme="minorHAnsi" w:hAnsiTheme="minorHAnsi" w:eastAsiaTheme="minorEastAsia" w:cstheme="minorBidi"/>
              <w:b w:val="0"/>
              <w:caps w:val="0"/>
              <w:sz w:val="22"/>
              <w:szCs w:val="24"/>
              <w14:ligatures w14:val="standardContextual"/>
            </w:rPr>
          </w:rPrChange>
          <w14:ligatures w14:val="standardContextual"/>
        </w:rPr>
      </w:pPr>
      <w:r>
        <w:rPr>
          <w:rFonts w:hint="eastAsia" w:cs="宋体"/>
          <w:b w:val="0"/>
          <w:bCs/>
          <w:sz w:val="24"/>
          <w:szCs w:val="24"/>
          <w:rPrChange w:id="144" w:author="陈黎" w:date="2025-04-25T08:48:01Z">
            <w:rPr/>
          </w:rPrChange>
        </w:rPr>
        <w:fldChar w:fldCharType="begin"/>
      </w:r>
      <w:r>
        <w:rPr>
          <w:rFonts w:hint="eastAsia" w:cs="宋体"/>
          <w:b w:val="0"/>
          <w:bCs/>
          <w:sz w:val="24"/>
          <w:szCs w:val="24"/>
          <w:rPrChange w:id="145" w:author="陈黎" w:date="2025-04-25T08:48:01Z">
            <w:rPr/>
          </w:rPrChange>
        </w:rPr>
        <w:instrText xml:space="preserve"> HYPERLINK \l "_Toc196418445" </w:instrText>
      </w:r>
      <w:r>
        <w:rPr>
          <w:rFonts w:hint="eastAsia" w:cs="宋体"/>
          <w:b w:val="0"/>
          <w:bCs/>
          <w:sz w:val="24"/>
          <w:szCs w:val="24"/>
          <w:rPrChange w:id="146" w:author="陈黎" w:date="2025-04-25T08:48:01Z">
            <w:rPr/>
          </w:rPrChange>
        </w:rPr>
        <w:fldChar w:fldCharType="separate"/>
      </w:r>
      <w:r>
        <w:rPr>
          <w:rStyle w:val="38"/>
          <w:rFonts w:hint="eastAsia" w:ascii="宋体" w:hAnsi="宋体" w:cs="宋体"/>
          <w:b w:val="0"/>
          <w:bCs/>
          <w:rPrChange w:id="147" w:author="陈黎" w:date="2025-04-25T08:48:01Z">
            <w:rPr>
              <w:rStyle w:val="38"/>
              <w:rFonts w:ascii="黑体" w:hAnsi="黑体"/>
            </w:rPr>
          </w:rPrChange>
        </w:rPr>
        <w:t>3</w:t>
      </w:r>
      <w:r>
        <w:rPr>
          <w:rStyle w:val="38"/>
          <w:rFonts w:hint="eastAsia" w:cs="宋体"/>
          <w:b w:val="0"/>
          <w:bCs/>
          <w:rPrChange w:id="148" w:author="陈黎" w:date="2025-04-25T08:48:01Z">
            <w:rPr>
              <w:rStyle w:val="38"/>
            </w:rPr>
          </w:rPrChange>
        </w:rPr>
        <w:t xml:space="preserve"> 系统需求分析与可行性分析</w:t>
      </w:r>
      <w:r>
        <w:rPr>
          <w:rFonts w:hint="eastAsia" w:cs="宋体"/>
          <w:b w:val="0"/>
          <w:bCs/>
          <w:sz w:val="24"/>
          <w:szCs w:val="24"/>
          <w:rPrChange w:id="149" w:author="陈黎" w:date="2025-04-25T08:48:01Z">
            <w:rPr/>
          </w:rPrChange>
        </w:rPr>
        <w:tab/>
      </w:r>
      <w:r>
        <w:rPr>
          <w:rFonts w:hint="eastAsia" w:cs="宋体"/>
          <w:b w:val="0"/>
          <w:bCs/>
          <w:sz w:val="24"/>
          <w:szCs w:val="24"/>
          <w:rPrChange w:id="150" w:author="陈黎" w:date="2025-04-25T08:48:01Z">
            <w:rPr/>
          </w:rPrChange>
        </w:rPr>
        <w:fldChar w:fldCharType="begin"/>
      </w:r>
      <w:r>
        <w:rPr>
          <w:rFonts w:hint="eastAsia" w:cs="宋体"/>
          <w:b w:val="0"/>
          <w:bCs/>
          <w:sz w:val="24"/>
          <w:szCs w:val="24"/>
          <w:rPrChange w:id="151" w:author="陈黎" w:date="2025-04-25T08:48:01Z">
            <w:rPr/>
          </w:rPrChange>
        </w:rPr>
        <w:instrText xml:space="preserve"> PAGEREF _Toc196418445 \h </w:instrText>
      </w:r>
      <w:r>
        <w:rPr>
          <w:rFonts w:hint="eastAsia" w:cs="宋体"/>
          <w:b w:val="0"/>
          <w:bCs/>
          <w:sz w:val="24"/>
          <w:szCs w:val="24"/>
          <w:rPrChange w:id="152" w:author="陈黎" w:date="2025-04-25T08:48:01Z">
            <w:rPr/>
          </w:rPrChange>
        </w:rPr>
        <w:fldChar w:fldCharType="separate"/>
      </w:r>
      <w:r>
        <w:rPr>
          <w:rFonts w:hint="eastAsia" w:cs="宋体"/>
          <w:b w:val="0"/>
          <w:bCs/>
          <w:sz w:val="24"/>
          <w:szCs w:val="24"/>
          <w:rPrChange w:id="153" w:author="陈黎" w:date="2025-04-25T08:48:01Z">
            <w:rPr/>
          </w:rPrChange>
        </w:rPr>
        <w:t>6</w:t>
      </w:r>
      <w:r>
        <w:rPr>
          <w:rFonts w:hint="eastAsia" w:cs="宋体"/>
          <w:b w:val="0"/>
          <w:bCs/>
          <w:sz w:val="24"/>
          <w:szCs w:val="24"/>
          <w:rPrChange w:id="154" w:author="陈黎" w:date="2025-04-25T08:48:01Z">
            <w:rPr/>
          </w:rPrChange>
        </w:rPr>
        <w:fldChar w:fldCharType="end"/>
      </w:r>
      <w:r>
        <w:rPr>
          <w:rFonts w:hint="eastAsia" w:cs="宋体"/>
          <w:b w:val="0"/>
          <w:bCs/>
          <w:sz w:val="24"/>
          <w:szCs w:val="24"/>
          <w:rPrChange w:id="155" w:author="陈黎" w:date="2025-04-25T08:48:01Z">
            <w:rPr/>
          </w:rPrChange>
        </w:rPr>
        <w:fldChar w:fldCharType="end"/>
      </w:r>
    </w:p>
    <w:p w14:paraId="6A1E826A">
      <w:pPr>
        <w:pStyle w:val="26"/>
        <w:spacing w:before="0" w:after="0" w:line="400" w:lineRule="exact"/>
        <w:rPr>
          <w:rFonts w:hint="eastAsia" w:ascii="宋体" w:hAnsi="宋体" w:eastAsia="宋体" w:cs="宋体"/>
          <w:bCs/>
          <w:smallCaps w:val="0"/>
          <w:sz w:val="24"/>
          <w:szCs w:val="24"/>
          <w:rPrChange w:id="156" w:author="陈黎" w:date="2025-04-25T08:48:01Z">
            <w:rPr>
              <w:rFonts w:asciiTheme="minorHAnsi" w:hAnsiTheme="minorHAnsi" w:eastAsiaTheme="minorEastAsia" w:cstheme="minorBidi"/>
              <w:smallCaps w:val="0"/>
              <w:sz w:val="22"/>
              <w:szCs w:val="24"/>
              <w14:ligatures w14:val="standardContextual"/>
            </w:rPr>
          </w:rPrChange>
          <w14:ligatures w14:val="standardContextual"/>
        </w:rPr>
      </w:pPr>
      <w:r>
        <w:rPr>
          <w:rFonts w:hint="eastAsia" w:cs="宋体"/>
          <w:bCs/>
          <w:sz w:val="24"/>
          <w:szCs w:val="24"/>
          <w:rPrChange w:id="157" w:author="陈黎" w:date="2025-04-25T08:48:01Z">
            <w:rPr/>
          </w:rPrChange>
        </w:rPr>
        <w:fldChar w:fldCharType="begin"/>
      </w:r>
      <w:r>
        <w:rPr>
          <w:rFonts w:hint="eastAsia" w:cs="宋体"/>
          <w:bCs/>
          <w:sz w:val="24"/>
          <w:szCs w:val="24"/>
          <w:rPrChange w:id="158" w:author="陈黎" w:date="2025-04-25T08:48:01Z">
            <w:rPr/>
          </w:rPrChange>
        </w:rPr>
        <w:instrText xml:space="preserve"> HYPERLINK \l "_Toc196418446" </w:instrText>
      </w:r>
      <w:r>
        <w:rPr>
          <w:rFonts w:hint="eastAsia" w:cs="宋体"/>
          <w:bCs/>
          <w:sz w:val="24"/>
          <w:szCs w:val="24"/>
          <w:rPrChange w:id="159" w:author="陈黎" w:date="2025-04-25T08:48:01Z">
            <w:rPr/>
          </w:rPrChange>
        </w:rPr>
        <w:fldChar w:fldCharType="separate"/>
      </w:r>
      <w:r>
        <w:rPr>
          <w:rStyle w:val="38"/>
          <w:rFonts w:hint="eastAsia" w:ascii="宋体" w:hAnsi="宋体" w:cs="宋体"/>
          <w:bCs/>
          <w:rPrChange w:id="160" w:author="陈黎" w:date="2025-04-25T08:48:01Z">
            <w:rPr>
              <w:rStyle w:val="38"/>
              <w:rFonts w:ascii="黑体" w:hAnsi="黑体"/>
            </w:rPr>
          </w:rPrChange>
        </w:rPr>
        <w:t>3.1</w:t>
      </w:r>
      <w:r>
        <w:rPr>
          <w:rStyle w:val="38"/>
          <w:rFonts w:hint="eastAsia" w:cs="宋体"/>
          <w:bCs/>
          <w:rPrChange w:id="161" w:author="陈黎" w:date="2025-04-25T08:48:01Z">
            <w:rPr>
              <w:rStyle w:val="38"/>
            </w:rPr>
          </w:rPrChange>
        </w:rPr>
        <w:t xml:space="preserve"> 可行性分析</w:t>
      </w:r>
      <w:r>
        <w:rPr>
          <w:rFonts w:hint="eastAsia" w:cs="宋体"/>
          <w:bCs/>
          <w:sz w:val="24"/>
          <w:szCs w:val="24"/>
          <w:rPrChange w:id="162" w:author="陈黎" w:date="2025-04-25T08:48:01Z">
            <w:rPr/>
          </w:rPrChange>
        </w:rPr>
        <w:tab/>
      </w:r>
      <w:r>
        <w:rPr>
          <w:rFonts w:hint="eastAsia" w:cs="宋体"/>
          <w:bCs/>
          <w:sz w:val="24"/>
          <w:szCs w:val="24"/>
          <w:rPrChange w:id="163" w:author="陈黎" w:date="2025-04-25T08:48:01Z">
            <w:rPr/>
          </w:rPrChange>
        </w:rPr>
        <w:fldChar w:fldCharType="begin"/>
      </w:r>
      <w:r>
        <w:rPr>
          <w:rFonts w:hint="eastAsia" w:cs="宋体"/>
          <w:bCs/>
          <w:sz w:val="24"/>
          <w:szCs w:val="24"/>
          <w:rPrChange w:id="164" w:author="陈黎" w:date="2025-04-25T08:48:01Z">
            <w:rPr/>
          </w:rPrChange>
        </w:rPr>
        <w:instrText xml:space="preserve"> PAGEREF _Toc196418446 \h </w:instrText>
      </w:r>
      <w:r>
        <w:rPr>
          <w:rFonts w:hint="eastAsia" w:cs="宋体"/>
          <w:bCs/>
          <w:sz w:val="24"/>
          <w:szCs w:val="24"/>
          <w:rPrChange w:id="165" w:author="陈黎" w:date="2025-04-25T08:48:01Z">
            <w:rPr/>
          </w:rPrChange>
        </w:rPr>
        <w:fldChar w:fldCharType="separate"/>
      </w:r>
      <w:r>
        <w:rPr>
          <w:rFonts w:hint="eastAsia" w:cs="宋体"/>
          <w:bCs/>
          <w:sz w:val="24"/>
          <w:szCs w:val="24"/>
          <w:rPrChange w:id="166" w:author="陈黎" w:date="2025-04-25T08:48:01Z">
            <w:rPr/>
          </w:rPrChange>
        </w:rPr>
        <w:t>6</w:t>
      </w:r>
      <w:r>
        <w:rPr>
          <w:rFonts w:hint="eastAsia" w:cs="宋体"/>
          <w:bCs/>
          <w:sz w:val="24"/>
          <w:szCs w:val="24"/>
          <w:rPrChange w:id="167" w:author="陈黎" w:date="2025-04-25T08:48:01Z">
            <w:rPr/>
          </w:rPrChange>
        </w:rPr>
        <w:fldChar w:fldCharType="end"/>
      </w:r>
      <w:r>
        <w:rPr>
          <w:rFonts w:hint="eastAsia" w:cs="宋体"/>
          <w:bCs/>
          <w:sz w:val="24"/>
          <w:szCs w:val="24"/>
          <w:rPrChange w:id="168" w:author="陈黎" w:date="2025-04-25T08:48:01Z">
            <w:rPr/>
          </w:rPrChange>
        </w:rPr>
        <w:fldChar w:fldCharType="end"/>
      </w:r>
    </w:p>
    <w:p w14:paraId="2F7E1E10">
      <w:pPr>
        <w:pStyle w:val="16"/>
        <w:spacing w:before="0" w:after="0" w:line="400" w:lineRule="exact"/>
        <w:rPr>
          <w:rFonts w:hint="eastAsia" w:ascii="宋体" w:hAnsi="宋体" w:eastAsia="宋体" w:cs="宋体"/>
          <w:bCs/>
          <w:iCs w:val="0"/>
          <w:sz w:val="24"/>
          <w:szCs w:val="24"/>
          <w:rPrChange w:id="169" w:author="陈黎" w:date="2025-04-25T08:48:01Z">
            <w:rPr>
              <w:rFonts w:asciiTheme="minorHAnsi" w:hAnsiTheme="minorHAnsi" w:eastAsiaTheme="minorEastAsia" w:cstheme="minorBidi"/>
              <w:iCs w:val="0"/>
              <w:sz w:val="22"/>
              <w:szCs w:val="24"/>
              <w14:ligatures w14:val="standardContextual"/>
            </w:rPr>
          </w:rPrChange>
          <w14:ligatures w14:val="standardContextual"/>
        </w:rPr>
      </w:pPr>
      <w:r>
        <w:rPr>
          <w:rFonts w:hint="eastAsia" w:ascii="宋体" w:hAnsi="宋体" w:eastAsia="宋体" w:cs="宋体"/>
          <w:bCs/>
          <w:szCs w:val="24"/>
          <w:rPrChange w:id="170" w:author="陈黎" w:date="2025-04-25T08:48:01Z">
            <w:rPr/>
          </w:rPrChange>
        </w:rPr>
        <w:fldChar w:fldCharType="begin"/>
      </w:r>
      <w:r>
        <w:rPr>
          <w:rFonts w:hint="eastAsia" w:ascii="宋体" w:hAnsi="宋体" w:eastAsia="宋体" w:cs="宋体"/>
          <w:bCs/>
          <w:szCs w:val="24"/>
          <w:rPrChange w:id="171" w:author="陈黎" w:date="2025-04-25T08:48:01Z">
            <w:rPr/>
          </w:rPrChange>
        </w:rPr>
        <w:instrText xml:space="preserve"> HYPERLINK \l "_Toc196418447" </w:instrText>
      </w:r>
      <w:r>
        <w:rPr>
          <w:rFonts w:hint="eastAsia" w:ascii="宋体" w:hAnsi="宋体" w:eastAsia="宋体" w:cs="宋体"/>
          <w:bCs/>
          <w:szCs w:val="24"/>
          <w:rPrChange w:id="172" w:author="陈黎" w:date="2025-04-25T08:48:01Z">
            <w:rPr/>
          </w:rPrChange>
        </w:rPr>
        <w:fldChar w:fldCharType="separate"/>
      </w:r>
      <w:r>
        <w:rPr>
          <w:rStyle w:val="38"/>
          <w:rFonts w:hint="eastAsia" w:cs="宋体"/>
          <w:bCs/>
          <w:rPrChange w:id="173" w:author="陈黎" w:date="2025-04-25T08:48:01Z">
            <w:rPr>
              <w:rStyle w:val="38"/>
            </w:rPr>
          </w:rPrChange>
        </w:rPr>
        <w:t>3.1.1 技术可行性</w:t>
      </w:r>
      <w:r>
        <w:rPr>
          <w:rFonts w:hint="eastAsia" w:ascii="宋体" w:hAnsi="宋体" w:eastAsia="宋体" w:cs="宋体"/>
          <w:bCs/>
          <w:szCs w:val="24"/>
          <w:rPrChange w:id="174" w:author="陈黎" w:date="2025-04-25T08:48:01Z">
            <w:rPr/>
          </w:rPrChange>
        </w:rPr>
        <w:tab/>
      </w:r>
      <w:r>
        <w:rPr>
          <w:rFonts w:hint="eastAsia" w:ascii="宋体" w:hAnsi="宋体" w:eastAsia="宋体" w:cs="宋体"/>
          <w:bCs/>
          <w:szCs w:val="24"/>
          <w:rPrChange w:id="175" w:author="陈黎" w:date="2025-04-25T08:48:01Z">
            <w:rPr/>
          </w:rPrChange>
        </w:rPr>
        <w:fldChar w:fldCharType="begin"/>
      </w:r>
      <w:r>
        <w:rPr>
          <w:rFonts w:hint="eastAsia" w:ascii="宋体" w:hAnsi="宋体" w:eastAsia="宋体" w:cs="宋体"/>
          <w:bCs/>
          <w:szCs w:val="24"/>
          <w:rPrChange w:id="176" w:author="陈黎" w:date="2025-04-25T08:48:01Z">
            <w:rPr/>
          </w:rPrChange>
        </w:rPr>
        <w:instrText xml:space="preserve"> PAGEREF _Toc196418447 \h </w:instrText>
      </w:r>
      <w:r>
        <w:rPr>
          <w:rFonts w:hint="eastAsia" w:ascii="宋体" w:hAnsi="宋体" w:eastAsia="宋体" w:cs="宋体"/>
          <w:bCs/>
          <w:szCs w:val="24"/>
          <w:rPrChange w:id="177" w:author="陈黎" w:date="2025-04-25T08:48:01Z">
            <w:rPr/>
          </w:rPrChange>
        </w:rPr>
        <w:fldChar w:fldCharType="separate"/>
      </w:r>
      <w:r>
        <w:rPr>
          <w:rFonts w:hint="eastAsia" w:ascii="宋体" w:hAnsi="宋体" w:eastAsia="宋体" w:cs="宋体"/>
          <w:bCs/>
          <w:szCs w:val="24"/>
          <w:rPrChange w:id="178" w:author="陈黎" w:date="2025-04-25T08:48:01Z">
            <w:rPr/>
          </w:rPrChange>
        </w:rPr>
        <w:t>6</w:t>
      </w:r>
      <w:r>
        <w:rPr>
          <w:rFonts w:hint="eastAsia" w:ascii="宋体" w:hAnsi="宋体" w:eastAsia="宋体" w:cs="宋体"/>
          <w:bCs/>
          <w:szCs w:val="24"/>
          <w:rPrChange w:id="179" w:author="陈黎" w:date="2025-04-25T08:48:01Z">
            <w:rPr/>
          </w:rPrChange>
        </w:rPr>
        <w:fldChar w:fldCharType="end"/>
      </w:r>
      <w:r>
        <w:rPr>
          <w:rFonts w:hint="eastAsia" w:ascii="宋体" w:hAnsi="宋体" w:eastAsia="宋体" w:cs="宋体"/>
          <w:bCs/>
          <w:szCs w:val="24"/>
          <w:rPrChange w:id="180" w:author="陈黎" w:date="2025-04-25T08:48:01Z">
            <w:rPr/>
          </w:rPrChange>
        </w:rPr>
        <w:fldChar w:fldCharType="end"/>
      </w:r>
    </w:p>
    <w:p w14:paraId="14541878">
      <w:pPr>
        <w:pStyle w:val="16"/>
        <w:spacing w:before="0" w:after="0" w:line="400" w:lineRule="exact"/>
        <w:rPr>
          <w:rFonts w:hint="eastAsia" w:ascii="宋体" w:hAnsi="宋体" w:eastAsia="宋体" w:cs="宋体"/>
          <w:bCs/>
          <w:iCs w:val="0"/>
          <w:sz w:val="24"/>
          <w:szCs w:val="24"/>
          <w:rPrChange w:id="181" w:author="陈黎" w:date="2025-04-25T08:48:01Z">
            <w:rPr>
              <w:rFonts w:asciiTheme="minorHAnsi" w:hAnsiTheme="minorHAnsi" w:eastAsiaTheme="minorEastAsia" w:cstheme="minorBidi"/>
              <w:iCs w:val="0"/>
              <w:sz w:val="22"/>
              <w:szCs w:val="24"/>
              <w14:ligatures w14:val="standardContextual"/>
            </w:rPr>
          </w:rPrChange>
          <w14:ligatures w14:val="standardContextual"/>
        </w:rPr>
      </w:pPr>
      <w:r>
        <w:rPr>
          <w:rFonts w:hint="eastAsia" w:ascii="宋体" w:hAnsi="宋体" w:eastAsia="宋体" w:cs="宋体"/>
          <w:bCs/>
          <w:szCs w:val="24"/>
          <w:rPrChange w:id="182" w:author="陈黎" w:date="2025-04-25T08:48:01Z">
            <w:rPr/>
          </w:rPrChange>
        </w:rPr>
        <w:fldChar w:fldCharType="begin"/>
      </w:r>
      <w:r>
        <w:rPr>
          <w:rFonts w:hint="eastAsia" w:ascii="宋体" w:hAnsi="宋体" w:eastAsia="宋体" w:cs="宋体"/>
          <w:bCs/>
          <w:szCs w:val="24"/>
          <w:rPrChange w:id="183" w:author="陈黎" w:date="2025-04-25T08:48:01Z">
            <w:rPr/>
          </w:rPrChange>
        </w:rPr>
        <w:instrText xml:space="preserve"> HYPERLINK \l "_Toc196418448" </w:instrText>
      </w:r>
      <w:r>
        <w:rPr>
          <w:rFonts w:hint="eastAsia" w:ascii="宋体" w:hAnsi="宋体" w:eastAsia="宋体" w:cs="宋体"/>
          <w:bCs/>
          <w:szCs w:val="24"/>
          <w:rPrChange w:id="184" w:author="陈黎" w:date="2025-04-25T08:48:01Z">
            <w:rPr/>
          </w:rPrChange>
        </w:rPr>
        <w:fldChar w:fldCharType="separate"/>
      </w:r>
      <w:r>
        <w:rPr>
          <w:rStyle w:val="38"/>
          <w:rFonts w:hint="eastAsia" w:cs="宋体"/>
          <w:bCs/>
          <w:rPrChange w:id="185" w:author="陈黎" w:date="2025-04-25T08:48:01Z">
            <w:rPr>
              <w:rStyle w:val="38"/>
            </w:rPr>
          </w:rPrChange>
        </w:rPr>
        <w:t>3.1.2 经济可行性</w:t>
      </w:r>
      <w:r>
        <w:rPr>
          <w:rFonts w:hint="eastAsia" w:ascii="宋体" w:hAnsi="宋体" w:eastAsia="宋体" w:cs="宋体"/>
          <w:bCs/>
          <w:szCs w:val="24"/>
          <w:rPrChange w:id="186" w:author="陈黎" w:date="2025-04-25T08:48:01Z">
            <w:rPr/>
          </w:rPrChange>
        </w:rPr>
        <w:tab/>
      </w:r>
      <w:r>
        <w:rPr>
          <w:rFonts w:hint="eastAsia" w:ascii="宋体" w:hAnsi="宋体" w:eastAsia="宋体" w:cs="宋体"/>
          <w:bCs/>
          <w:szCs w:val="24"/>
          <w:rPrChange w:id="187" w:author="陈黎" w:date="2025-04-25T08:48:01Z">
            <w:rPr/>
          </w:rPrChange>
        </w:rPr>
        <w:fldChar w:fldCharType="begin"/>
      </w:r>
      <w:r>
        <w:rPr>
          <w:rFonts w:hint="eastAsia" w:ascii="宋体" w:hAnsi="宋体" w:eastAsia="宋体" w:cs="宋体"/>
          <w:bCs/>
          <w:szCs w:val="24"/>
          <w:rPrChange w:id="188" w:author="陈黎" w:date="2025-04-25T08:48:01Z">
            <w:rPr/>
          </w:rPrChange>
        </w:rPr>
        <w:instrText xml:space="preserve"> PAGEREF _Toc196418448 \h </w:instrText>
      </w:r>
      <w:r>
        <w:rPr>
          <w:rFonts w:hint="eastAsia" w:ascii="宋体" w:hAnsi="宋体" w:eastAsia="宋体" w:cs="宋体"/>
          <w:bCs/>
          <w:szCs w:val="24"/>
          <w:rPrChange w:id="189" w:author="陈黎" w:date="2025-04-25T08:48:01Z">
            <w:rPr/>
          </w:rPrChange>
        </w:rPr>
        <w:fldChar w:fldCharType="separate"/>
      </w:r>
      <w:r>
        <w:rPr>
          <w:rFonts w:hint="eastAsia" w:ascii="宋体" w:hAnsi="宋体" w:eastAsia="宋体" w:cs="宋体"/>
          <w:bCs/>
          <w:szCs w:val="24"/>
          <w:rPrChange w:id="190" w:author="陈黎" w:date="2025-04-25T08:48:01Z">
            <w:rPr/>
          </w:rPrChange>
        </w:rPr>
        <w:t>6</w:t>
      </w:r>
      <w:r>
        <w:rPr>
          <w:rFonts w:hint="eastAsia" w:ascii="宋体" w:hAnsi="宋体" w:eastAsia="宋体" w:cs="宋体"/>
          <w:bCs/>
          <w:szCs w:val="24"/>
          <w:rPrChange w:id="191" w:author="陈黎" w:date="2025-04-25T08:48:01Z">
            <w:rPr/>
          </w:rPrChange>
        </w:rPr>
        <w:fldChar w:fldCharType="end"/>
      </w:r>
      <w:r>
        <w:rPr>
          <w:rFonts w:hint="eastAsia" w:ascii="宋体" w:hAnsi="宋体" w:eastAsia="宋体" w:cs="宋体"/>
          <w:bCs/>
          <w:szCs w:val="24"/>
          <w:rPrChange w:id="192" w:author="陈黎" w:date="2025-04-25T08:48:01Z">
            <w:rPr/>
          </w:rPrChange>
        </w:rPr>
        <w:fldChar w:fldCharType="end"/>
      </w:r>
    </w:p>
    <w:p w14:paraId="793B6019">
      <w:pPr>
        <w:pStyle w:val="16"/>
        <w:spacing w:before="0" w:after="0" w:line="400" w:lineRule="exact"/>
        <w:rPr>
          <w:rFonts w:hint="eastAsia" w:ascii="宋体" w:hAnsi="宋体" w:eastAsia="宋体" w:cs="宋体"/>
          <w:bCs/>
          <w:iCs w:val="0"/>
          <w:sz w:val="24"/>
          <w:szCs w:val="24"/>
          <w:rPrChange w:id="193" w:author="陈黎" w:date="2025-04-25T08:48:01Z">
            <w:rPr>
              <w:rFonts w:asciiTheme="minorHAnsi" w:hAnsiTheme="minorHAnsi" w:eastAsiaTheme="minorEastAsia" w:cstheme="minorBidi"/>
              <w:iCs w:val="0"/>
              <w:sz w:val="22"/>
              <w:szCs w:val="24"/>
              <w14:ligatures w14:val="standardContextual"/>
            </w:rPr>
          </w:rPrChange>
          <w14:ligatures w14:val="standardContextual"/>
        </w:rPr>
      </w:pPr>
      <w:r>
        <w:rPr>
          <w:rFonts w:hint="eastAsia" w:ascii="宋体" w:hAnsi="宋体" w:eastAsia="宋体" w:cs="宋体"/>
          <w:bCs/>
          <w:szCs w:val="24"/>
          <w:rPrChange w:id="194" w:author="陈黎" w:date="2025-04-25T08:48:01Z">
            <w:rPr/>
          </w:rPrChange>
        </w:rPr>
        <w:fldChar w:fldCharType="begin"/>
      </w:r>
      <w:r>
        <w:rPr>
          <w:rFonts w:hint="eastAsia" w:ascii="宋体" w:hAnsi="宋体" w:eastAsia="宋体" w:cs="宋体"/>
          <w:bCs/>
          <w:szCs w:val="24"/>
          <w:rPrChange w:id="195" w:author="陈黎" w:date="2025-04-25T08:48:01Z">
            <w:rPr/>
          </w:rPrChange>
        </w:rPr>
        <w:instrText xml:space="preserve"> HYPERLINK \l "_Toc196418449" </w:instrText>
      </w:r>
      <w:r>
        <w:rPr>
          <w:rFonts w:hint="eastAsia" w:ascii="宋体" w:hAnsi="宋体" w:eastAsia="宋体" w:cs="宋体"/>
          <w:bCs/>
          <w:szCs w:val="24"/>
          <w:rPrChange w:id="196" w:author="陈黎" w:date="2025-04-25T08:48:01Z">
            <w:rPr/>
          </w:rPrChange>
        </w:rPr>
        <w:fldChar w:fldCharType="separate"/>
      </w:r>
      <w:r>
        <w:rPr>
          <w:rStyle w:val="38"/>
          <w:rFonts w:hint="eastAsia" w:cs="宋体"/>
          <w:bCs/>
          <w:rPrChange w:id="197" w:author="陈黎" w:date="2025-04-25T08:48:01Z">
            <w:rPr>
              <w:rStyle w:val="38"/>
            </w:rPr>
          </w:rPrChange>
        </w:rPr>
        <w:t>3.1.3 操作可行性</w:t>
      </w:r>
      <w:r>
        <w:rPr>
          <w:rFonts w:hint="eastAsia" w:ascii="宋体" w:hAnsi="宋体" w:eastAsia="宋体" w:cs="宋体"/>
          <w:bCs/>
          <w:szCs w:val="24"/>
          <w:rPrChange w:id="198" w:author="陈黎" w:date="2025-04-25T08:48:01Z">
            <w:rPr/>
          </w:rPrChange>
        </w:rPr>
        <w:tab/>
      </w:r>
      <w:r>
        <w:rPr>
          <w:rFonts w:hint="eastAsia" w:ascii="宋体" w:hAnsi="宋体" w:eastAsia="宋体" w:cs="宋体"/>
          <w:bCs/>
          <w:szCs w:val="24"/>
          <w:rPrChange w:id="199" w:author="陈黎" w:date="2025-04-25T08:48:01Z">
            <w:rPr/>
          </w:rPrChange>
        </w:rPr>
        <w:fldChar w:fldCharType="begin"/>
      </w:r>
      <w:r>
        <w:rPr>
          <w:rFonts w:hint="eastAsia" w:ascii="宋体" w:hAnsi="宋体" w:eastAsia="宋体" w:cs="宋体"/>
          <w:bCs/>
          <w:szCs w:val="24"/>
          <w:rPrChange w:id="200" w:author="陈黎" w:date="2025-04-25T08:48:01Z">
            <w:rPr/>
          </w:rPrChange>
        </w:rPr>
        <w:instrText xml:space="preserve"> PAGEREF _Toc196418449 \h </w:instrText>
      </w:r>
      <w:r>
        <w:rPr>
          <w:rFonts w:hint="eastAsia" w:ascii="宋体" w:hAnsi="宋体" w:eastAsia="宋体" w:cs="宋体"/>
          <w:bCs/>
          <w:szCs w:val="24"/>
          <w:rPrChange w:id="201" w:author="陈黎" w:date="2025-04-25T08:48:01Z">
            <w:rPr/>
          </w:rPrChange>
        </w:rPr>
        <w:fldChar w:fldCharType="separate"/>
      </w:r>
      <w:r>
        <w:rPr>
          <w:rFonts w:hint="eastAsia" w:ascii="宋体" w:hAnsi="宋体" w:eastAsia="宋体" w:cs="宋体"/>
          <w:bCs/>
          <w:szCs w:val="24"/>
          <w:rPrChange w:id="202" w:author="陈黎" w:date="2025-04-25T08:48:01Z">
            <w:rPr/>
          </w:rPrChange>
        </w:rPr>
        <w:t>6</w:t>
      </w:r>
      <w:r>
        <w:rPr>
          <w:rFonts w:hint="eastAsia" w:ascii="宋体" w:hAnsi="宋体" w:eastAsia="宋体" w:cs="宋体"/>
          <w:bCs/>
          <w:szCs w:val="24"/>
          <w:rPrChange w:id="203" w:author="陈黎" w:date="2025-04-25T08:48:01Z">
            <w:rPr/>
          </w:rPrChange>
        </w:rPr>
        <w:fldChar w:fldCharType="end"/>
      </w:r>
      <w:r>
        <w:rPr>
          <w:rFonts w:hint="eastAsia" w:ascii="宋体" w:hAnsi="宋体" w:eastAsia="宋体" w:cs="宋体"/>
          <w:bCs/>
          <w:szCs w:val="24"/>
          <w:rPrChange w:id="204" w:author="陈黎" w:date="2025-04-25T08:48:01Z">
            <w:rPr/>
          </w:rPrChange>
        </w:rPr>
        <w:fldChar w:fldCharType="end"/>
      </w:r>
    </w:p>
    <w:p w14:paraId="75E29B3C">
      <w:pPr>
        <w:pStyle w:val="26"/>
        <w:spacing w:before="0" w:after="0" w:line="400" w:lineRule="exact"/>
        <w:rPr>
          <w:rFonts w:hint="eastAsia" w:ascii="宋体" w:hAnsi="宋体" w:eastAsia="宋体" w:cs="宋体"/>
          <w:bCs/>
          <w:smallCaps w:val="0"/>
          <w:sz w:val="24"/>
          <w:szCs w:val="24"/>
          <w:rPrChange w:id="205" w:author="陈黎" w:date="2025-04-25T08:48:01Z">
            <w:rPr>
              <w:rFonts w:asciiTheme="minorHAnsi" w:hAnsiTheme="minorHAnsi" w:eastAsiaTheme="minorEastAsia" w:cstheme="minorBidi"/>
              <w:smallCaps w:val="0"/>
              <w:sz w:val="22"/>
              <w:szCs w:val="24"/>
              <w14:ligatures w14:val="standardContextual"/>
            </w:rPr>
          </w:rPrChange>
          <w14:ligatures w14:val="standardContextual"/>
        </w:rPr>
      </w:pPr>
      <w:r>
        <w:rPr>
          <w:rFonts w:hint="eastAsia" w:cs="宋体"/>
          <w:bCs/>
          <w:sz w:val="24"/>
          <w:szCs w:val="24"/>
          <w:rPrChange w:id="206" w:author="陈黎" w:date="2025-04-25T08:48:01Z">
            <w:rPr/>
          </w:rPrChange>
        </w:rPr>
        <w:fldChar w:fldCharType="begin"/>
      </w:r>
      <w:r>
        <w:rPr>
          <w:rFonts w:hint="eastAsia" w:cs="宋体"/>
          <w:bCs/>
          <w:sz w:val="24"/>
          <w:szCs w:val="24"/>
          <w:rPrChange w:id="207" w:author="陈黎" w:date="2025-04-25T08:48:01Z">
            <w:rPr/>
          </w:rPrChange>
        </w:rPr>
        <w:instrText xml:space="preserve"> HYPERLINK \l "_Toc196418450" </w:instrText>
      </w:r>
      <w:r>
        <w:rPr>
          <w:rFonts w:hint="eastAsia" w:cs="宋体"/>
          <w:bCs/>
          <w:sz w:val="24"/>
          <w:szCs w:val="24"/>
          <w:rPrChange w:id="208" w:author="陈黎" w:date="2025-04-25T08:48:01Z">
            <w:rPr/>
          </w:rPrChange>
        </w:rPr>
        <w:fldChar w:fldCharType="separate"/>
      </w:r>
      <w:r>
        <w:rPr>
          <w:rStyle w:val="38"/>
          <w:rFonts w:hint="eastAsia" w:ascii="宋体" w:hAnsi="宋体" w:cs="宋体"/>
          <w:bCs/>
          <w:rPrChange w:id="209" w:author="陈黎" w:date="2025-04-25T08:48:01Z">
            <w:rPr>
              <w:rStyle w:val="38"/>
              <w:rFonts w:ascii="黑体" w:hAnsi="黑体"/>
            </w:rPr>
          </w:rPrChange>
        </w:rPr>
        <w:t>3.2</w:t>
      </w:r>
      <w:r>
        <w:rPr>
          <w:rStyle w:val="38"/>
          <w:rFonts w:hint="eastAsia" w:cs="宋体"/>
          <w:bCs/>
          <w:rPrChange w:id="210" w:author="陈黎" w:date="2025-04-25T08:48:01Z">
            <w:rPr>
              <w:rStyle w:val="38"/>
            </w:rPr>
          </w:rPrChange>
        </w:rPr>
        <w:t xml:space="preserve"> 需求分析</w:t>
      </w:r>
      <w:r>
        <w:rPr>
          <w:rFonts w:hint="eastAsia" w:cs="宋体"/>
          <w:bCs/>
          <w:sz w:val="24"/>
          <w:szCs w:val="24"/>
          <w:rPrChange w:id="211" w:author="陈黎" w:date="2025-04-25T08:48:01Z">
            <w:rPr/>
          </w:rPrChange>
        </w:rPr>
        <w:tab/>
      </w:r>
      <w:r>
        <w:rPr>
          <w:rFonts w:hint="eastAsia" w:cs="宋体"/>
          <w:bCs/>
          <w:sz w:val="24"/>
          <w:szCs w:val="24"/>
          <w:rPrChange w:id="212" w:author="陈黎" w:date="2025-04-25T08:48:01Z">
            <w:rPr/>
          </w:rPrChange>
        </w:rPr>
        <w:fldChar w:fldCharType="begin"/>
      </w:r>
      <w:r>
        <w:rPr>
          <w:rFonts w:hint="eastAsia" w:cs="宋体"/>
          <w:bCs/>
          <w:sz w:val="24"/>
          <w:szCs w:val="24"/>
          <w:rPrChange w:id="213" w:author="陈黎" w:date="2025-04-25T08:48:01Z">
            <w:rPr/>
          </w:rPrChange>
        </w:rPr>
        <w:instrText xml:space="preserve"> PAGEREF _Toc196418450 \h </w:instrText>
      </w:r>
      <w:r>
        <w:rPr>
          <w:rFonts w:hint="eastAsia" w:cs="宋体"/>
          <w:bCs/>
          <w:sz w:val="24"/>
          <w:szCs w:val="24"/>
          <w:rPrChange w:id="214" w:author="陈黎" w:date="2025-04-25T08:48:01Z">
            <w:rPr/>
          </w:rPrChange>
        </w:rPr>
        <w:fldChar w:fldCharType="separate"/>
      </w:r>
      <w:r>
        <w:rPr>
          <w:rFonts w:hint="eastAsia" w:cs="宋体"/>
          <w:bCs/>
          <w:sz w:val="24"/>
          <w:szCs w:val="24"/>
          <w:rPrChange w:id="215" w:author="陈黎" w:date="2025-04-25T08:48:01Z">
            <w:rPr/>
          </w:rPrChange>
        </w:rPr>
        <w:t>7</w:t>
      </w:r>
      <w:r>
        <w:rPr>
          <w:rFonts w:hint="eastAsia" w:cs="宋体"/>
          <w:bCs/>
          <w:sz w:val="24"/>
          <w:szCs w:val="24"/>
          <w:rPrChange w:id="216" w:author="陈黎" w:date="2025-04-25T08:48:01Z">
            <w:rPr/>
          </w:rPrChange>
        </w:rPr>
        <w:fldChar w:fldCharType="end"/>
      </w:r>
      <w:r>
        <w:rPr>
          <w:rFonts w:hint="eastAsia" w:cs="宋体"/>
          <w:bCs/>
          <w:sz w:val="24"/>
          <w:szCs w:val="24"/>
          <w:rPrChange w:id="217" w:author="陈黎" w:date="2025-04-25T08:48:01Z">
            <w:rPr/>
          </w:rPrChange>
        </w:rPr>
        <w:fldChar w:fldCharType="end"/>
      </w:r>
    </w:p>
    <w:p w14:paraId="116A4C41">
      <w:pPr>
        <w:pStyle w:val="16"/>
        <w:spacing w:before="0" w:after="0" w:line="400" w:lineRule="exact"/>
        <w:rPr>
          <w:rFonts w:hint="eastAsia" w:ascii="宋体" w:hAnsi="宋体" w:eastAsia="宋体" w:cs="宋体"/>
          <w:bCs/>
          <w:iCs w:val="0"/>
          <w:sz w:val="24"/>
          <w:szCs w:val="24"/>
          <w:rPrChange w:id="218" w:author="陈黎" w:date="2025-04-25T08:48:01Z">
            <w:rPr>
              <w:rFonts w:asciiTheme="minorHAnsi" w:hAnsiTheme="minorHAnsi" w:eastAsiaTheme="minorEastAsia" w:cstheme="minorBidi"/>
              <w:iCs w:val="0"/>
              <w:sz w:val="22"/>
              <w:szCs w:val="24"/>
              <w14:ligatures w14:val="standardContextual"/>
            </w:rPr>
          </w:rPrChange>
          <w14:ligatures w14:val="standardContextual"/>
        </w:rPr>
      </w:pPr>
      <w:r>
        <w:rPr>
          <w:rFonts w:hint="eastAsia" w:ascii="宋体" w:hAnsi="宋体" w:eastAsia="宋体" w:cs="宋体"/>
          <w:bCs/>
          <w:szCs w:val="24"/>
          <w:rPrChange w:id="219" w:author="陈黎" w:date="2025-04-25T08:48:01Z">
            <w:rPr/>
          </w:rPrChange>
        </w:rPr>
        <w:fldChar w:fldCharType="begin"/>
      </w:r>
      <w:r>
        <w:rPr>
          <w:rFonts w:hint="eastAsia" w:ascii="宋体" w:hAnsi="宋体" w:eastAsia="宋体" w:cs="宋体"/>
          <w:bCs/>
          <w:szCs w:val="24"/>
          <w:rPrChange w:id="220" w:author="陈黎" w:date="2025-04-25T08:48:01Z">
            <w:rPr/>
          </w:rPrChange>
        </w:rPr>
        <w:instrText xml:space="preserve"> HYPERLINK \l "_Toc196418451" </w:instrText>
      </w:r>
      <w:r>
        <w:rPr>
          <w:rFonts w:hint="eastAsia" w:ascii="宋体" w:hAnsi="宋体" w:eastAsia="宋体" w:cs="宋体"/>
          <w:bCs/>
          <w:szCs w:val="24"/>
          <w:rPrChange w:id="221" w:author="陈黎" w:date="2025-04-25T08:48:01Z">
            <w:rPr/>
          </w:rPrChange>
        </w:rPr>
        <w:fldChar w:fldCharType="separate"/>
      </w:r>
      <w:r>
        <w:rPr>
          <w:rStyle w:val="38"/>
          <w:rFonts w:hint="eastAsia" w:cs="宋体"/>
          <w:bCs/>
          <w:rPrChange w:id="222" w:author="陈黎" w:date="2025-04-25T08:48:01Z">
            <w:rPr>
              <w:rStyle w:val="38"/>
            </w:rPr>
          </w:rPrChange>
        </w:rPr>
        <w:t>3.2.1 功能需求</w:t>
      </w:r>
      <w:r>
        <w:rPr>
          <w:rFonts w:hint="eastAsia" w:ascii="宋体" w:hAnsi="宋体" w:eastAsia="宋体" w:cs="宋体"/>
          <w:bCs/>
          <w:szCs w:val="24"/>
          <w:rPrChange w:id="223" w:author="陈黎" w:date="2025-04-25T08:48:01Z">
            <w:rPr/>
          </w:rPrChange>
        </w:rPr>
        <w:tab/>
      </w:r>
      <w:r>
        <w:rPr>
          <w:rFonts w:hint="eastAsia" w:ascii="宋体" w:hAnsi="宋体" w:eastAsia="宋体" w:cs="宋体"/>
          <w:bCs/>
          <w:szCs w:val="24"/>
          <w:rPrChange w:id="224" w:author="陈黎" w:date="2025-04-25T08:48:01Z">
            <w:rPr/>
          </w:rPrChange>
        </w:rPr>
        <w:fldChar w:fldCharType="begin"/>
      </w:r>
      <w:r>
        <w:rPr>
          <w:rFonts w:hint="eastAsia" w:ascii="宋体" w:hAnsi="宋体" w:eastAsia="宋体" w:cs="宋体"/>
          <w:bCs/>
          <w:szCs w:val="24"/>
          <w:rPrChange w:id="225" w:author="陈黎" w:date="2025-04-25T08:48:01Z">
            <w:rPr/>
          </w:rPrChange>
        </w:rPr>
        <w:instrText xml:space="preserve"> PAGEREF _Toc196418451 \h </w:instrText>
      </w:r>
      <w:r>
        <w:rPr>
          <w:rFonts w:hint="eastAsia" w:ascii="宋体" w:hAnsi="宋体" w:eastAsia="宋体" w:cs="宋体"/>
          <w:bCs/>
          <w:szCs w:val="24"/>
          <w:rPrChange w:id="226" w:author="陈黎" w:date="2025-04-25T08:48:01Z">
            <w:rPr/>
          </w:rPrChange>
        </w:rPr>
        <w:fldChar w:fldCharType="separate"/>
      </w:r>
      <w:r>
        <w:rPr>
          <w:rFonts w:hint="eastAsia" w:ascii="宋体" w:hAnsi="宋体" w:eastAsia="宋体" w:cs="宋体"/>
          <w:bCs/>
          <w:szCs w:val="24"/>
          <w:rPrChange w:id="227" w:author="陈黎" w:date="2025-04-25T08:48:01Z">
            <w:rPr/>
          </w:rPrChange>
        </w:rPr>
        <w:t>7</w:t>
      </w:r>
      <w:r>
        <w:rPr>
          <w:rFonts w:hint="eastAsia" w:ascii="宋体" w:hAnsi="宋体" w:eastAsia="宋体" w:cs="宋体"/>
          <w:bCs/>
          <w:szCs w:val="24"/>
          <w:rPrChange w:id="228" w:author="陈黎" w:date="2025-04-25T08:48:01Z">
            <w:rPr/>
          </w:rPrChange>
        </w:rPr>
        <w:fldChar w:fldCharType="end"/>
      </w:r>
      <w:r>
        <w:rPr>
          <w:rFonts w:hint="eastAsia" w:ascii="宋体" w:hAnsi="宋体" w:eastAsia="宋体" w:cs="宋体"/>
          <w:bCs/>
          <w:szCs w:val="24"/>
          <w:rPrChange w:id="229" w:author="陈黎" w:date="2025-04-25T08:48:01Z">
            <w:rPr/>
          </w:rPrChange>
        </w:rPr>
        <w:fldChar w:fldCharType="end"/>
      </w:r>
    </w:p>
    <w:p w14:paraId="35FC0C0A">
      <w:pPr>
        <w:pStyle w:val="16"/>
        <w:spacing w:before="0" w:after="0" w:line="400" w:lineRule="exact"/>
        <w:rPr>
          <w:rFonts w:hint="eastAsia" w:ascii="宋体" w:hAnsi="宋体" w:eastAsia="宋体" w:cs="宋体"/>
          <w:bCs/>
          <w:iCs w:val="0"/>
          <w:sz w:val="24"/>
          <w:szCs w:val="24"/>
          <w:rPrChange w:id="230" w:author="陈黎" w:date="2025-04-25T08:48:01Z">
            <w:rPr>
              <w:rFonts w:asciiTheme="minorHAnsi" w:hAnsiTheme="minorHAnsi" w:eastAsiaTheme="minorEastAsia" w:cstheme="minorBidi"/>
              <w:iCs w:val="0"/>
              <w:sz w:val="22"/>
              <w:szCs w:val="24"/>
              <w14:ligatures w14:val="standardContextual"/>
            </w:rPr>
          </w:rPrChange>
          <w14:ligatures w14:val="standardContextual"/>
        </w:rPr>
      </w:pPr>
      <w:r>
        <w:rPr>
          <w:rFonts w:hint="eastAsia" w:ascii="宋体" w:hAnsi="宋体" w:eastAsia="宋体" w:cs="宋体"/>
          <w:bCs/>
          <w:szCs w:val="24"/>
          <w:rPrChange w:id="231" w:author="陈黎" w:date="2025-04-25T08:48:01Z">
            <w:rPr/>
          </w:rPrChange>
        </w:rPr>
        <w:fldChar w:fldCharType="begin"/>
      </w:r>
      <w:r>
        <w:rPr>
          <w:rFonts w:hint="eastAsia" w:ascii="宋体" w:hAnsi="宋体" w:eastAsia="宋体" w:cs="宋体"/>
          <w:bCs/>
          <w:szCs w:val="24"/>
          <w:rPrChange w:id="232" w:author="陈黎" w:date="2025-04-25T08:48:01Z">
            <w:rPr/>
          </w:rPrChange>
        </w:rPr>
        <w:instrText xml:space="preserve"> HYPERLINK \l "_Toc196418452" </w:instrText>
      </w:r>
      <w:r>
        <w:rPr>
          <w:rFonts w:hint="eastAsia" w:ascii="宋体" w:hAnsi="宋体" w:eastAsia="宋体" w:cs="宋体"/>
          <w:bCs/>
          <w:szCs w:val="24"/>
          <w:rPrChange w:id="233" w:author="陈黎" w:date="2025-04-25T08:48:01Z">
            <w:rPr/>
          </w:rPrChange>
        </w:rPr>
        <w:fldChar w:fldCharType="separate"/>
      </w:r>
      <w:r>
        <w:rPr>
          <w:rStyle w:val="38"/>
          <w:rFonts w:hint="eastAsia" w:cs="宋体"/>
          <w:bCs/>
          <w:rPrChange w:id="234" w:author="陈黎" w:date="2025-04-25T08:48:01Z">
            <w:rPr>
              <w:rStyle w:val="38"/>
            </w:rPr>
          </w:rPrChange>
        </w:rPr>
        <w:t>3.2.2 非功能需求</w:t>
      </w:r>
      <w:r>
        <w:rPr>
          <w:rFonts w:hint="eastAsia" w:ascii="宋体" w:hAnsi="宋体" w:eastAsia="宋体" w:cs="宋体"/>
          <w:bCs/>
          <w:szCs w:val="24"/>
          <w:rPrChange w:id="235" w:author="陈黎" w:date="2025-04-25T08:48:01Z">
            <w:rPr/>
          </w:rPrChange>
        </w:rPr>
        <w:tab/>
      </w:r>
      <w:r>
        <w:rPr>
          <w:rFonts w:hint="eastAsia" w:ascii="宋体" w:hAnsi="宋体" w:eastAsia="宋体" w:cs="宋体"/>
          <w:bCs/>
          <w:szCs w:val="24"/>
          <w:rPrChange w:id="236" w:author="陈黎" w:date="2025-04-25T08:48:01Z">
            <w:rPr/>
          </w:rPrChange>
        </w:rPr>
        <w:fldChar w:fldCharType="begin"/>
      </w:r>
      <w:r>
        <w:rPr>
          <w:rFonts w:hint="eastAsia" w:ascii="宋体" w:hAnsi="宋体" w:eastAsia="宋体" w:cs="宋体"/>
          <w:bCs/>
          <w:szCs w:val="24"/>
          <w:rPrChange w:id="237" w:author="陈黎" w:date="2025-04-25T08:48:01Z">
            <w:rPr/>
          </w:rPrChange>
        </w:rPr>
        <w:instrText xml:space="preserve"> PAGEREF _Toc196418452 \h </w:instrText>
      </w:r>
      <w:r>
        <w:rPr>
          <w:rFonts w:hint="eastAsia" w:ascii="宋体" w:hAnsi="宋体" w:eastAsia="宋体" w:cs="宋体"/>
          <w:bCs/>
          <w:szCs w:val="24"/>
          <w:rPrChange w:id="238" w:author="陈黎" w:date="2025-04-25T08:48:01Z">
            <w:rPr/>
          </w:rPrChange>
        </w:rPr>
        <w:fldChar w:fldCharType="separate"/>
      </w:r>
      <w:r>
        <w:rPr>
          <w:rFonts w:hint="eastAsia" w:ascii="宋体" w:hAnsi="宋体" w:eastAsia="宋体" w:cs="宋体"/>
          <w:bCs/>
          <w:szCs w:val="24"/>
          <w:rPrChange w:id="239" w:author="陈黎" w:date="2025-04-25T08:48:01Z">
            <w:rPr/>
          </w:rPrChange>
        </w:rPr>
        <w:t>7</w:t>
      </w:r>
      <w:r>
        <w:rPr>
          <w:rFonts w:hint="eastAsia" w:ascii="宋体" w:hAnsi="宋体" w:eastAsia="宋体" w:cs="宋体"/>
          <w:bCs/>
          <w:szCs w:val="24"/>
          <w:rPrChange w:id="240" w:author="陈黎" w:date="2025-04-25T08:48:01Z">
            <w:rPr/>
          </w:rPrChange>
        </w:rPr>
        <w:fldChar w:fldCharType="end"/>
      </w:r>
      <w:r>
        <w:rPr>
          <w:rFonts w:hint="eastAsia" w:ascii="宋体" w:hAnsi="宋体" w:eastAsia="宋体" w:cs="宋体"/>
          <w:bCs/>
          <w:szCs w:val="24"/>
          <w:rPrChange w:id="241" w:author="陈黎" w:date="2025-04-25T08:48:01Z">
            <w:rPr/>
          </w:rPrChange>
        </w:rPr>
        <w:fldChar w:fldCharType="end"/>
      </w:r>
    </w:p>
    <w:p w14:paraId="2166BED7">
      <w:pPr>
        <w:pStyle w:val="26"/>
        <w:spacing w:before="0" w:after="0" w:line="400" w:lineRule="exact"/>
        <w:rPr>
          <w:rFonts w:hint="eastAsia" w:ascii="宋体" w:hAnsi="宋体" w:eastAsia="宋体" w:cs="宋体"/>
          <w:bCs/>
          <w:smallCaps w:val="0"/>
          <w:sz w:val="24"/>
          <w:szCs w:val="24"/>
          <w:rPrChange w:id="242" w:author="陈黎" w:date="2025-04-25T08:48:01Z">
            <w:rPr>
              <w:rFonts w:asciiTheme="minorHAnsi" w:hAnsiTheme="minorHAnsi" w:eastAsiaTheme="minorEastAsia" w:cstheme="minorBidi"/>
              <w:smallCaps w:val="0"/>
              <w:sz w:val="22"/>
              <w:szCs w:val="24"/>
              <w14:ligatures w14:val="standardContextual"/>
            </w:rPr>
          </w:rPrChange>
          <w14:ligatures w14:val="standardContextual"/>
        </w:rPr>
      </w:pPr>
      <w:r>
        <w:rPr>
          <w:rFonts w:hint="eastAsia" w:cs="宋体"/>
          <w:bCs/>
          <w:sz w:val="24"/>
          <w:szCs w:val="24"/>
          <w:rPrChange w:id="243" w:author="陈黎" w:date="2025-04-25T08:48:01Z">
            <w:rPr/>
          </w:rPrChange>
        </w:rPr>
        <w:fldChar w:fldCharType="begin"/>
      </w:r>
      <w:r>
        <w:rPr>
          <w:rFonts w:hint="eastAsia" w:cs="宋体"/>
          <w:bCs/>
          <w:sz w:val="24"/>
          <w:szCs w:val="24"/>
          <w:rPrChange w:id="244" w:author="陈黎" w:date="2025-04-25T08:48:01Z">
            <w:rPr/>
          </w:rPrChange>
        </w:rPr>
        <w:instrText xml:space="preserve"> HYPERLINK \l "_Toc196418453" </w:instrText>
      </w:r>
      <w:r>
        <w:rPr>
          <w:rFonts w:hint="eastAsia" w:cs="宋体"/>
          <w:bCs/>
          <w:sz w:val="24"/>
          <w:szCs w:val="24"/>
          <w:rPrChange w:id="245" w:author="陈黎" w:date="2025-04-25T08:48:01Z">
            <w:rPr/>
          </w:rPrChange>
        </w:rPr>
        <w:fldChar w:fldCharType="separate"/>
      </w:r>
      <w:r>
        <w:rPr>
          <w:rStyle w:val="38"/>
          <w:rFonts w:hint="eastAsia" w:ascii="宋体" w:hAnsi="宋体" w:cs="宋体"/>
          <w:bCs/>
          <w:rPrChange w:id="246" w:author="陈黎" w:date="2025-04-25T08:48:01Z">
            <w:rPr>
              <w:rStyle w:val="38"/>
              <w:rFonts w:ascii="黑体" w:hAnsi="黑体"/>
            </w:rPr>
          </w:rPrChange>
        </w:rPr>
        <w:t>3.3</w:t>
      </w:r>
      <w:r>
        <w:rPr>
          <w:rStyle w:val="38"/>
          <w:rFonts w:hint="eastAsia" w:cs="宋体"/>
          <w:bCs/>
          <w:rPrChange w:id="247" w:author="陈黎" w:date="2025-04-25T08:48:01Z">
            <w:rPr>
              <w:rStyle w:val="38"/>
            </w:rPr>
          </w:rPrChange>
        </w:rPr>
        <w:t xml:space="preserve"> 本章小结</w:t>
      </w:r>
      <w:r>
        <w:rPr>
          <w:rFonts w:hint="eastAsia" w:cs="宋体"/>
          <w:bCs/>
          <w:sz w:val="24"/>
          <w:szCs w:val="24"/>
          <w:rPrChange w:id="248" w:author="陈黎" w:date="2025-04-25T08:48:01Z">
            <w:rPr/>
          </w:rPrChange>
        </w:rPr>
        <w:tab/>
      </w:r>
      <w:r>
        <w:rPr>
          <w:rFonts w:hint="eastAsia" w:cs="宋体"/>
          <w:bCs/>
          <w:sz w:val="24"/>
          <w:szCs w:val="24"/>
          <w:rPrChange w:id="249" w:author="陈黎" w:date="2025-04-25T08:48:01Z">
            <w:rPr/>
          </w:rPrChange>
        </w:rPr>
        <w:fldChar w:fldCharType="begin"/>
      </w:r>
      <w:r>
        <w:rPr>
          <w:rFonts w:hint="eastAsia" w:cs="宋体"/>
          <w:bCs/>
          <w:sz w:val="24"/>
          <w:szCs w:val="24"/>
          <w:rPrChange w:id="250" w:author="陈黎" w:date="2025-04-25T08:48:01Z">
            <w:rPr/>
          </w:rPrChange>
        </w:rPr>
        <w:instrText xml:space="preserve"> PAGEREF _Toc196418453 \h </w:instrText>
      </w:r>
      <w:r>
        <w:rPr>
          <w:rFonts w:hint="eastAsia" w:cs="宋体"/>
          <w:bCs/>
          <w:sz w:val="24"/>
          <w:szCs w:val="24"/>
          <w:rPrChange w:id="251" w:author="陈黎" w:date="2025-04-25T08:48:01Z">
            <w:rPr/>
          </w:rPrChange>
        </w:rPr>
        <w:fldChar w:fldCharType="separate"/>
      </w:r>
      <w:r>
        <w:rPr>
          <w:rFonts w:hint="eastAsia" w:cs="宋体"/>
          <w:bCs/>
          <w:sz w:val="24"/>
          <w:szCs w:val="24"/>
          <w:rPrChange w:id="252" w:author="陈黎" w:date="2025-04-25T08:48:01Z">
            <w:rPr/>
          </w:rPrChange>
        </w:rPr>
        <w:t>8</w:t>
      </w:r>
      <w:r>
        <w:rPr>
          <w:rFonts w:hint="eastAsia" w:cs="宋体"/>
          <w:bCs/>
          <w:sz w:val="24"/>
          <w:szCs w:val="24"/>
          <w:rPrChange w:id="253" w:author="陈黎" w:date="2025-04-25T08:48:01Z">
            <w:rPr/>
          </w:rPrChange>
        </w:rPr>
        <w:fldChar w:fldCharType="end"/>
      </w:r>
      <w:r>
        <w:rPr>
          <w:rFonts w:hint="eastAsia" w:cs="宋体"/>
          <w:bCs/>
          <w:sz w:val="24"/>
          <w:szCs w:val="24"/>
          <w:rPrChange w:id="254" w:author="陈黎" w:date="2025-04-25T08:48:01Z">
            <w:rPr/>
          </w:rPrChange>
        </w:rPr>
        <w:fldChar w:fldCharType="end"/>
      </w:r>
    </w:p>
    <w:p w14:paraId="7DB40476">
      <w:pPr>
        <w:pStyle w:val="23"/>
        <w:spacing w:before="0" w:after="0"/>
        <w:rPr>
          <w:rFonts w:hint="eastAsia" w:ascii="宋体" w:hAnsi="宋体" w:eastAsia="宋体" w:cs="宋体"/>
          <w:b w:val="0"/>
          <w:bCs/>
          <w:caps w:val="0"/>
          <w:sz w:val="24"/>
          <w:szCs w:val="24"/>
          <w:rPrChange w:id="255" w:author="陈黎" w:date="2025-04-25T08:48:01Z">
            <w:rPr>
              <w:rFonts w:asciiTheme="minorHAnsi" w:hAnsiTheme="minorHAnsi" w:eastAsiaTheme="minorEastAsia" w:cstheme="minorBidi"/>
              <w:b w:val="0"/>
              <w:caps w:val="0"/>
              <w:sz w:val="22"/>
              <w:szCs w:val="24"/>
              <w14:ligatures w14:val="standardContextual"/>
            </w:rPr>
          </w:rPrChange>
          <w14:ligatures w14:val="standardContextual"/>
        </w:rPr>
      </w:pPr>
      <w:r>
        <w:rPr>
          <w:rFonts w:hint="eastAsia" w:cs="宋体"/>
          <w:b w:val="0"/>
          <w:bCs/>
          <w:sz w:val="24"/>
          <w:szCs w:val="24"/>
          <w:rPrChange w:id="256" w:author="陈黎" w:date="2025-04-25T08:48:01Z">
            <w:rPr/>
          </w:rPrChange>
        </w:rPr>
        <w:fldChar w:fldCharType="begin"/>
      </w:r>
      <w:r>
        <w:rPr>
          <w:rFonts w:hint="eastAsia" w:cs="宋体"/>
          <w:b w:val="0"/>
          <w:bCs/>
          <w:sz w:val="24"/>
          <w:szCs w:val="24"/>
          <w:rPrChange w:id="257" w:author="陈黎" w:date="2025-04-25T08:48:01Z">
            <w:rPr/>
          </w:rPrChange>
        </w:rPr>
        <w:instrText xml:space="preserve"> HYPERLINK \l "_Toc196418454" </w:instrText>
      </w:r>
      <w:r>
        <w:rPr>
          <w:rFonts w:hint="eastAsia" w:cs="宋体"/>
          <w:b w:val="0"/>
          <w:bCs/>
          <w:sz w:val="24"/>
          <w:szCs w:val="24"/>
          <w:rPrChange w:id="258" w:author="陈黎" w:date="2025-04-25T08:48:01Z">
            <w:rPr/>
          </w:rPrChange>
        </w:rPr>
        <w:fldChar w:fldCharType="separate"/>
      </w:r>
      <w:r>
        <w:rPr>
          <w:rStyle w:val="38"/>
          <w:rFonts w:hint="eastAsia" w:ascii="宋体" w:hAnsi="宋体" w:cs="宋体"/>
          <w:b w:val="0"/>
          <w:bCs/>
          <w:rPrChange w:id="259" w:author="陈黎" w:date="2025-04-25T08:48:01Z">
            <w:rPr>
              <w:rStyle w:val="38"/>
              <w:rFonts w:ascii="黑体" w:hAnsi="黑体"/>
            </w:rPr>
          </w:rPrChange>
        </w:rPr>
        <w:t>4</w:t>
      </w:r>
      <w:r>
        <w:rPr>
          <w:rStyle w:val="38"/>
          <w:rFonts w:hint="eastAsia" w:cs="宋体"/>
          <w:b w:val="0"/>
          <w:bCs/>
          <w:rPrChange w:id="260" w:author="陈黎" w:date="2025-04-25T08:48:01Z">
            <w:rPr>
              <w:rStyle w:val="38"/>
            </w:rPr>
          </w:rPrChange>
        </w:rPr>
        <w:t xml:space="preserve"> 系统总体设计</w:t>
      </w:r>
      <w:r>
        <w:rPr>
          <w:rFonts w:hint="eastAsia" w:cs="宋体"/>
          <w:b w:val="0"/>
          <w:bCs/>
          <w:sz w:val="24"/>
          <w:szCs w:val="24"/>
          <w:rPrChange w:id="261" w:author="陈黎" w:date="2025-04-25T08:48:01Z">
            <w:rPr/>
          </w:rPrChange>
        </w:rPr>
        <w:tab/>
      </w:r>
      <w:r>
        <w:rPr>
          <w:rFonts w:hint="eastAsia" w:cs="宋体"/>
          <w:b w:val="0"/>
          <w:bCs/>
          <w:sz w:val="24"/>
          <w:szCs w:val="24"/>
          <w:rPrChange w:id="262" w:author="陈黎" w:date="2025-04-25T08:48:01Z">
            <w:rPr/>
          </w:rPrChange>
        </w:rPr>
        <w:fldChar w:fldCharType="begin"/>
      </w:r>
      <w:r>
        <w:rPr>
          <w:rFonts w:hint="eastAsia" w:cs="宋体"/>
          <w:b w:val="0"/>
          <w:bCs/>
          <w:sz w:val="24"/>
          <w:szCs w:val="24"/>
          <w:rPrChange w:id="263" w:author="陈黎" w:date="2025-04-25T08:48:01Z">
            <w:rPr/>
          </w:rPrChange>
        </w:rPr>
        <w:instrText xml:space="preserve"> PAGEREF _Toc196418454 \h </w:instrText>
      </w:r>
      <w:r>
        <w:rPr>
          <w:rFonts w:hint="eastAsia" w:cs="宋体"/>
          <w:b w:val="0"/>
          <w:bCs/>
          <w:sz w:val="24"/>
          <w:szCs w:val="24"/>
          <w:rPrChange w:id="264" w:author="陈黎" w:date="2025-04-25T08:48:01Z">
            <w:rPr/>
          </w:rPrChange>
        </w:rPr>
        <w:fldChar w:fldCharType="separate"/>
      </w:r>
      <w:r>
        <w:rPr>
          <w:rFonts w:hint="eastAsia" w:cs="宋体"/>
          <w:b w:val="0"/>
          <w:bCs/>
          <w:sz w:val="24"/>
          <w:szCs w:val="24"/>
          <w:rPrChange w:id="265" w:author="陈黎" w:date="2025-04-25T08:48:01Z">
            <w:rPr/>
          </w:rPrChange>
        </w:rPr>
        <w:t>9</w:t>
      </w:r>
      <w:r>
        <w:rPr>
          <w:rFonts w:hint="eastAsia" w:cs="宋体"/>
          <w:b w:val="0"/>
          <w:bCs/>
          <w:sz w:val="24"/>
          <w:szCs w:val="24"/>
          <w:rPrChange w:id="266" w:author="陈黎" w:date="2025-04-25T08:48:01Z">
            <w:rPr/>
          </w:rPrChange>
        </w:rPr>
        <w:fldChar w:fldCharType="end"/>
      </w:r>
      <w:r>
        <w:rPr>
          <w:rFonts w:hint="eastAsia" w:cs="宋体"/>
          <w:b w:val="0"/>
          <w:bCs/>
          <w:sz w:val="24"/>
          <w:szCs w:val="24"/>
          <w:rPrChange w:id="267" w:author="陈黎" w:date="2025-04-25T08:48:01Z">
            <w:rPr/>
          </w:rPrChange>
        </w:rPr>
        <w:fldChar w:fldCharType="end"/>
      </w:r>
    </w:p>
    <w:p w14:paraId="7E1C1235">
      <w:pPr>
        <w:pStyle w:val="26"/>
        <w:spacing w:before="0" w:after="0" w:line="400" w:lineRule="exact"/>
        <w:rPr>
          <w:rFonts w:hint="eastAsia" w:ascii="宋体" w:hAnsi="宋体" w:eastAsia="宋体" w:cs="宋体"/>
          <w:bCs/>
          <w:smallCaps w:val="0"/>
          <w:sz w:val="24"/>
          <w:szCs w:val="24"/>
          <w:rPrChange w:id="268" w:author="陈黎" w:date="2025-04-25T08:48:01Z">
            <w:rPr>
              <w:rFonts w:asciiTheme="minorHAnsi" w:hAnsiTheme="minorHAnsi" w:eastAsiaTheme="minorEastAsia" w:cstheme="minorBidi"/>
              <w:smallCaps w:val="0"/>
              <w:sz w:val="22"/>
              <w:szCs w:val="24"/>
              <w14:ligatures w14:val="standardContextual"/>
            </w:rPr>
          </w:rPrChange>
          <w14:ligatures w14:val="standardContextual"/>
        </w:rPr>
      </w:pPr>
      <w:r>
        <w:rPr>
          <w:rFonts w:hint="eastAsia" w:cs="宋体"/>
          <w:bCs/>
          <w:sz w:val="24"/>
          <w:szCs w:val="24"/>
          <w:rPrChange w:id="269" w:author="陈黎" w:date="2025-04-25T08:48:01Z">
            <w:rPr/>
          </w:rPrChange>
        </w:rPr>
        <w:fldChar w:fldCharType="begin"/>
      </w:r>
      <w:r>
        <w:rPr>
          <w:rFonts w:hint="eastAsia" w:cs="宋体"/>
          <w:bCs/>
          <w:sz w:val="24"/>
          <w:szCs w:val="24"/>
          <w:rPrChange w:id="270" w:author="陈黎" w:date="2025-04-25T08:48:01Z">
            <w:rPr/>
          </w:rPrChange>
        </w:rPr>
        <w:instrText xml:space="preserve"> HYPERLINK \l "_Toc196418455" </w:instrText>
      </w:r>
      <w:r>
        <w:rPr>
          <w:rFonts w:hint="eastAsia" w:cs="宋体"/>
          <w:bCs/>
          <w:sz w:val="24"/>
          <w:szCs w:val="24"/>
          <w:rPrChange w:id="271" w:author="陈黎" w:date="2025-04-25T08:48:01Z">
            <w:rPr/>
          </w:rPrChange>
        </w:rPr>
        <w:fldChar w:fldCharType="separate"/>
      </w:r>
      <w:r>
        <w:rPr>
          <w:rStyle w:val="38"/>
          <w:rFonts w:hint="eastAsia" w:ascii="宋体" w:hAnsi="宋体" w:cs="宋体"/>
          <w:bCs/>
          <w:rPrChange w:id="272" w:author="陈黎" w:date="2025-04-25T08:48:01Z">
            <w:rPr>
              <w:rStyle w:val="38"/>
              <w:rFonts w:ascii="黑体" w:hAnsi="黑体"/>
            </w:rPr>
          </w:rPrChange>
        </w:rPr>
        <w:t>4.1</w:t>
      </w:r>
      <w:r>
        <w:rPr>
          <w:rStyle w:val="38"/>
          <w:rFonts w:hint="eastAsia" w:cs="宋体"/>
          <w:bCs/>
          <w:rPrChange w:id="273" w:author="陈黎" w:date="2025-04-25T08:48:01Z">
            <w:rPr>
              <w:rStyle w:val="38"/>
            </w:rPr>
          </w:rPrChange>
        </w:rPr>
        <w:t xml:space="preserve"> 设计目标</w:t>
      </w:r>
      <w:r>
        <w:rPr>
          <w:rFonts w:hint="eastAsia" w:cs="宋体"/>
          <w:bCs/>
          <w:sz w:val="24"/>
          <w:szCs w:val="24"/>
          <w:rPrChange w:id="274" w:author="陈黎" w:date="2025-04-25T08:48:01Z">
            <w:rPr/>
          </w:rPrChange>
        </w:rPr>
        <w:tab/>
      </w:r>
      <w:r>
        <w:rPr>
          <w:rFonts w:hint="eastAsia" w:cs="宋体"/>
          <w:bCs/>
          <w:sz w:val="24"/>
          <w:szCs w:val="24"/>
          <w:rPrChange w:id="275" w:author="陈黎" w:date="2025-04-25T08:48:01Z">
            <w:rPr/>
          </w:rPrChange>
        </w:rPr>
        <w:fldChar w:fldCharType="begin"/>
      </w:r>
      <w:r>
        <w:rPr>
          <w:rFonts w:hint="eastAsia" w:cs="宋体"/>
          <w:bCs/>
          <w:sz w:val="24"/>
          <w:szCs w:val="24"/>
          <w:rPrChange w:id="276" w:author="陈黎" w:date="2025-04-25T08:48:01Z">
            <w:rPr/>
          </w:rPrChange>
        </w:rPr>
        <w:instrText xml:space="preserve"> PAGEREF _Toc196418455 \h </w:instrText>
      </w:r>
      <w:r>
        <w:rPr>
          <w:rFonts w:hint="eastAsia" w:cs="宋体"/>
          <w:bCs/>
          <w:sz w:val="24"/>
          <w:szCs w:val="24"/>
          <w:rPrChange w:id="277" w:author="陈黎" w:date="2025-04-25T08:48:01Z">
            <w:rPr/>
          </w:rPrChange>
        </w:rPr>
        <w:fldChar w:fldCharType="separate"/>
      </w:r>
      <w:r>
        <w:rPr>
          <w:rFonts w:hint="eastAsia" w:cs="宋体"/>
          <w:bCs/>
          <w:sz w:val="24"/>
          <w:szCs w:val="24"/>
          <w:rPrChange w:id="278" w:author="陈黎" w:date="2025-04-25T08:48:01Z">
            <w:rPr/>
          </w:rPrChange>
        </w:rPr>
        <w:t>9</w:t>
      </w:r>
      <w:r>
        <w:rPr>
          <w:rFonts w:hint="eastAsia" w:cs="宋体"/>
          <w:bCs/>
          <w:sz w:val="24"/>
          <w:szCs w:val="24"/>
          <w:rPrChange w:id="279" w:author="陈黎" w:date="2025-04-25T08:48:01Z">
            <w:rPr/>
          </w:rPrChange>
        </w:rPr>
        <w:fldChar w:fldCharType="end"/>
      </w:r>
      <w:r>
        <w:rPr>
          <w:rFonts w:hint="eastAsia" w:cs="宋体"/>
          <w:bCs/>
          <w:sz w:val="24"/>
          <w:szCs w:val="24"/>
          <w:rPrChange w:id="280" w:author="陈黎" w:date="2025-04-25T08:48:01Z">
            <w:rPr/>
          </w:rPrChange>
        </w:rPr>
        <w:fldChar w:fldCharType="end"/>
      </w:r>
    </w:p>
    <w:p w14:paraId="15F37876">
      <w:pPr>
        <w:pStyle w:val="26"/>
        <w:spacing w:before="0" w:after="0" w:line="400" w:lineRule="exact"/>
        <w:rPr>
          <w:rFonts w:hint="eastAsia" w:ascii="宋体" w:hAnsi="宋体" w:eastAsia="宋体" w:cs="宋体"/>
          <w:bCs/>
          <w:smallCaps w:val="0"/>
          <w:sz w:val="24"/>
          <w:szCs w:val="24"/>
          <w:rPrChange w:id="281" w:author="陈黎" w:date="2025-04-25T08:48:01Z">
            <w:rPr>
              <w:rFonts w:asciiTheme="minorHAnsi" w:hAnsiTheme="minorHAnsi" w:eastAsiaTheme="minorEastAsia" w:cstheme="minorBidi"/>
              <w:smallCaps w:val="0"/>
              <w:sz w:val="22"/>
              <w:szCs w:val="24"/>
              <w14:ligatures w14:val="standardContextual"/>
            </w:rPr>
          </w:rPrChange>
          <w14:ligatures w14:val="standardContextual"/>
        </w:rPr>
      </w:pPr>
      <w:r>
        <w:rPr>
          <w:rFonts w:hint="eastAsia" w:cs="宋体"/>
          <w:bCs/>
          <w:sz w:val="24"/>
          <w:szCs w:val="24"/>
          <w:rPrChange w:id="282" w:author="陈黎" w:date="2025-04-25T08:48:01Z">
            <w:rPr/>
          </w:rPrChange>
        </w:rPr>
        <w:fldChar w:fldCharType="begin"/>
      </w:r>
      <w:r>
        <w:rPr>
          <w:rFonts w:hint="eastAsia" w:cs="宋体"/>
          <w:bCs/>
          <w:sz w:val="24"/>
          <w:szCs w:val="24"/>
          <w:rPrChange w:id="283" w:author="陈黎" w:date="2025-04-25T08:48:01Z">
            <w:rPr/>
          </w:rPrChange>
        </w:rPr>
        <w:instrText xml:space="preserve"> HYPERLINK \l "_Toc196418456" </w:instrText>
      </w:r>
      <w:r>
        <w:rPr>
          <w:rFonts w:hint="eastAsia" w:cs="宋体"/>
          <w:bCs/>
          <w:sz w:val="24"/>
          <w:szCs w:val="24"/>
          <w:rPrChange w:id="284" w:author="陈黎" w:date="2025-04-25T08:48:01Z">
            <w:rPr/>
          </w:rPrChange>
        </w:rPr>
        <w:fldChar w:fldCharType="separate"/>
      </w:r>
      <w:r>
        <w:rPr>
          <w:rStyle w:val="38"/>
          <w:rFonts w:hint="eastAsia" w:ascii="宋体" w:hAnsi="宋体" w:cs="宋体"/>
          <w:bCs/>
          <w:rPrChange w:id="285" w:author="陈黎" w:date="2025-04-25T08:48:01Z">
            <w:rPr>
              <w:rStyle w:val="38"/>
              <w:rFonts w:ascii="黑体" w:hAnsi="黑体"/>
            </w:rPr>
          </w:rPrChange>
        </w:rPr>
        <w:t>4.2</w:t>
      </w:r>
      <w:r>
        <w:rPr>
          <w:rStyle w:val="38"/>
          <w:rFonts w:hint="eastAsia" w:cs="宋体"/>
          <w:bCs/>
          <w:rPrChange w:id="286" w:author="陈黎" w:date="2025-04-25T08:48:01Z">
            <w:rPr>
              <w:rStyle w:val="38"/>
            </w:rPr>
          </w:rPrChange>
        </w:rPr>
        <w:t xml:space="preserve"> 使用模式设计</w:t>
      </w:r>
      <w:r>
        <w:rPr>
          <w:rFonts w:hint="eastAsia" w:cs="宋体"/>
          <w:bCs/>
          <w:sz w:val="24"/>
          <w:szCs w:val="24"/>
          <w:rPrChange w:id="287" w:author="陈黎" w:date="2025-04-25T08:48:01Z">
            <w:rPr/>
          </w:rPrChange>
        </w:rPr>
        <w:tab/>
      </w:r>
      <w:r>
        <w:rPr>
          <w:rFonts w:hint="eastAsia" w:cs="宋体"/>
          <w:bCs/>
          <w:sz w:val="24"/>
          <w:szCs w:val="24"/>
          <w:rPrChange w:id="288" w:author="陈黎" w:date="2025-04-25T08:48:01Z">
            <w:rPr/>
          </w:rPrChange>
        </w:rPr>
        <w:fldChar w:fldCharType="begin"/>
      </w:r>
      <w:r>
        <w:rPr>
          <w:rFonts w:hint="eastAsia" w:cs="宋体"/>
          <w:bCs/>
          <w:sz w:val="24"/>
          <w:szCs w:val="24"/>
          <w:rPrChange w:id="289" w:author="陈黎" w:date="2025-04-25T08:48:01Z">
            <w:rPr/>
          </w:rPrChange>
        </w:rPr>
        <w:instrText xml:space="preserve"> PAGEREF _Toc196418456 \h </w:instrText>
      </w:r>
      <w:r>
        <w:rPr>
          <w:rFonts w:hint="eastAsia" w:cs="宋体"/>
          <w:bCs/>
          <w:sz w:val="24"/>
          <w:szCs w:val="24"/>
          <w:rPrChange w:id="290" w:author="陈黎" w:date="2025-04-25T08:48:01Z">
            <w:rPr/>
          </w:rPrChange>
        </w:rPr>
        <w:fldChar w:fldCharType="separate"/>
      </w:r>
      <w:r>
        <w:rPr>
          <w:rFonts w:hint="eastAsia" w:cs="宋体"/>
          <w:bCs/>
          <w:sz w:val="24"/>
          <w:szCs w:val="24"/>
          <w:rPrChange w:id="291" w:author="陈黎" w:date="2025-04-25T08:48:01Z">
            <w:rPr/>
          </w:rPrChange>
        </w:rPr>
        <w:t>9</w:t>
      </w:r>
      <w:r>
        <w:rPr>
          <w:rFonts w:hint="eastAsia" w:cs="宋体"/>
          <w:bCs/>
          <w:sz w:val="24"/>
          <w:szCs w:val="24"/>
          <w:rPrChange w:id="292" w:author="陈黎" w:date="2025-04-25T08:48:01Z">
            <w:rPr/>
          </w:rPrChange>
        </w:rPr>
        <w:fldChar w:fldCharType="end"/>
      </w:r>
      <w:r>
        <w:rPr>
          <w:rFonts w:hint="eastAsia" w:cs="宋体"/>
          <w:bCs/>
          <w:sz w:val="24"/>
          <w:szCs w:val="24"/>
          <w:rPrChange w:id="293" w:author="陈黎" w:date="2025-04-25T08:48:01Z">
            <w:rPr/>
          </w:rPrChange>
        </w:rPr>
        <w:fldChar w:fldCharType="end"/>
      </w:r>
    </w:p>
    <w:p w14:paraId="38610E6D">
      <w:pPr>
        <w:pStyle w:val="16"/>
        <w:spacing w:before="0" w:after="0" w:line="400" w:lineRule="exact"/>
        <w:rPr>
          <w:rFonts w:hint="eastAsia" w:ascii="宋体" w:hAnsi="宋体" w:eastAsia="宋体" w:cs="宋体"/>
          <w:bCs/>
          <w:iCs w:val="0"/>
          <w:sz w:val="24"/>
          <w:szCs w:val="24"/>
          <w:rPrChange w:id="294" w:author="陈黎" w:date="2025-04-25T08:48:01Z">
            <w:rPr>
              <w:rFonts w:asciiTheme="minorHAnsi" w:hAnsiTheme="minorHAnsi" w:eastAsiaTheme="minorEastAsia" w:cstheme="minorBidi"/>
              <w:iCs w:val="0"/>
              <w:sz w:val="22"/>
              <w:szCs w:val="24"/>
              <w14:ligatures w14:val="standardContextual"/>
            </w:rPr>
          </w:rPrChange>
          <w14:ligatures w14:val="standardContextual"/>
        </w:rPr>
      </w:pPr>
      <w:r>
        <w:rPr>
          <w:rFonts w:hint="eastAsia" w:ascii="宋体" w:hAnsi="宋体" w:eastAsia="宋体" w:cs="宋体"/>
          <w:bCs/>
          <w:szCs w:val="24"/>
          <w:rPrChange w:id="295" w:author="陈黎" w:date="2025-04-25T08:48:01Z">
            <w:rPr/>
          </w:rPrChange>
        </w:rPr>
        <w:fldChar w:fldCharType="begin"/>
      </w:r>
      <w:r>
        <w:rPr>
          <w:rFonts w:hint="eastAsia" w:ascii="宋体" w:hAnsi="宋体" w:eastAsia="宋体" w:cs="宋体"/>
          <w:bCs/>
          <w:szCs w:val="24"/>
          <w:rPrChange w:id="296" w:author="陈黎" w:date="2025-04-25T08:48:01Z">
            <w:rPr/>
          </w:rPrChange>
        </w:rPr>
        <w:instrText xml:space="preserve"> HYPERLINK \l "_Toc196418457" </w:instrText>
      </w:r>
      <w:r>
        <w:rPr>
          <w:rFonts w:hint="eastAsia" w:ascii="宋体" w:hAnsi="宋体" w:eastAsia="宋体" w:cs="宋体"/>
          <w:bCs/>
          <w:szCs w:val="24"/>
          <w:rPrChange w:id="297" w:author="陈黎" w:date="2025-04-25T08:48:01Z">
            <w:rPr/>
          </w:rPrChange>
        </w:rPr>
        <w:fldChar w:fldCharType="separate"/>
      </w:r>
      <w:r>
        <w:rPr>
          <w:rStyle w:val="38"/>
          <w:rFonts w:hint="eastAsia" w:cs="宋体"/>
          <w:bCs/>
          <w:rPrChange w:id="298" w:author="陈黎" w:date="2025-04-25T08:48:01Z">
            <w:rPr>
              <w:rStyle w:val="38"/>
            </w:rPr>
          </w:rPrChange>
        </w:rPr>
        <w:t>4.2.1 服务运行方式</w:t>
      </w:r>
      <w:r>
        <w:rPr>
          <w:rFonts w:hint="eastAsia" w:ascii="宋体" w:hAnsi="宋体" w:eastAsia="宋体" w:cs="宋体"/>
          <w:bCs/>
          <w:szCs w:val="24"/>
          <w:rPrChange w:id="299" w:author="陈黎" w:date="2025-04-25T08:48:01Z">
            <w:rPr/>
          </w:rPrChange>
        </w:rPr>
        <w:tab/>
      </w:r>
      <w:r>
        <w:rPr>
          <w:rFonts w:hint="eastAsia" w:ascii="宋体" w:hAnsi="宋体" w:eastAsia="宋体" w:cs="宋体"/>
          <w:bCs/>
          <w:szCs w:val="24"/>
          <w:rPrChange w:id="300" w:author="陈黎" w:date="2025-04-25T08:48:01Z">
            <w:rPr/>
          </w:rPrChange>
        </w:rPr>
        <w:fldChar w:fldCharType="begin"/>
      </w:r>
      <w:r>
        <w:rPr>
          <w:rFonts w:hint="eastAsia" w:ascii="宋体" w:hAnsi="宋体" w:eastAsia="宋体" w:cs="宋体"/>
          <w:bCs/>
          <w:szCs w:val="24"/>
          <w:rPrChange w:id="301" w:author="陈黎" w:date="2025-04-25T08:48:01Z">
            <w:rPr/>
          </w:rPrChange>
        </w:rPr>
        <w:instrText xml:space="preserve"> PAGEREF _Toc196418457 \h </w:instrText>
      </w:r>
      <w:r>
        <w:rPr>
          <w:rFonts w:hint="eastAsia" w:ascii="宋体" w:hAnsi="宋体" w:eastAsia="宋体" w:cs="宋体"/>
          <w:bCs/>
          <w:szCs w:val="24"/>
          <w:rPrChange w:id="302" w:author="陈黎" w:date="2025-04-25T08:48:01Z">
            <w:rPr/>
          </w:rPrChange>
        </w:rPr>
        <w:fldChar w:fldCharType="separate"/>
      </w:r>
      <w:r>
        <w:rPr>
          <w:rFonts w:hint="eastAsia" w:ascii="宋体" w:hAnsi="宋体" w:eastAsia="宋体" w:cs="宋体"/>
          <w:bCs/>
          <w:szCs w:val="24"/>
          <w:rPrChange w:id="303" w:author="陈黎" w:date="2025-04-25T08:48:01Z">
            <w:rPr/>
          </w:rPrChange>
        </w:rPr>
        <w:t>9</w:t>
      </w:r>
      <w:r>
        <w:rPr>
          <w:rFonts w:hint="eastAsia" w:ascii="宋体" w:hAnsi="宋体" w:eastAsia="宋体" w:cs="宋体"/>
          <w:bCs/>
          <w:szCs w:val="24"/>
          <w:rPrChange w:id="304" w:author="陈黎" w:date="2025-04-25T08:48:01Z">
            <w:rPr/>
          </w:rPrChange>
        </w:rPr>
        <w:fldChar w:fldCharType="end"/>
      </w:r>
      <w:r>
        <w:rPr>
          <w:rFonts w:hint="eastAsia" w:ascii="宋体" w:hAnsi="宋体" w:eastAsia="宋体" w:cs="宋体"/>
          <w:bCs/>
          <w:szCs w:val="24"/>
          <w:rPrChange w:id="305" w:author="陈黎" w:date="2025-04-25T08:48:01Z">
            <w:rPr/>
          </w:rPrChange>
        </w:rPr>
        <w:fldChar w:fldCharType="end"/>
      </w:r>
    </w:p>
    <w:p w14:paraId="7E7330FA">
      <w:pPr>
        <w:pStyle w:val="16"/>
        <w:spacing w:before="0" w:after="0" w:line="400" w:lineRule="exact"/>
        <w:rPr>
          <w:rFonts w:hint="eastAsia" w:ascii="宋体" w:hAnsi="宋体" w:eastAsia="宋体" w:cs="宋体"/>
          <w:bCs/>
          <w:iCs w:val="0"/>
          <w:sz w:val="24"/>
          <w:szCs w:val="24"/>
          <w:rPrChange w:id="306" w:author="陈黎" w:date="2025-04-25T08:48:01Z">
            <w:rPr>
              <w:rFonts w:asciiTheme="minorHAnsi" w:hAnsiTheme="minorHAnsi" w:eastAsiaTheme="minorEastAsia" w:cstheme="minorBidi"/>
              <w:iCs w:val="0"/>
              <w:sz w:val="22"/>
              <w:szCs w:val="24"/>
              <w14:ligatures w14:val="standardContextual"/>
            </w:rPr>
          </w:rPrChange>
          <w14:ligatures w14:val="standardContextual"/>
        </w:rPr>
      </w:pPr>
      <w:r>
        <w:rPr>
          <w:rFonts w:hint="eastAsia" w:ascii="宋体" w:hAnsi="宋体" w:eastAsia="宋体" w:cs="宋体"/>
          <w:bCs/>
          <w:szCs w:val="24"/>
          <w:rPrChange w:id="307" w:author="陈黎" w:date="2025-04-25T08:48:01Z">
            <w:rPr/>
          </w:rPrChange>
        </w:rPr>
        <w:fldChar w:fldCharType="begin"/>
      </w:r>
      <w:r>
        <w:rPr>
          <w:rFonts w:hint="eastAsia" w:ascii="宋体" w:hAnsi="宋体" w:eastAsia="宋体" w:cs="宋体"/>
          <w:bCs/>
          <w:szCs w:val="24"/>
          <w:rPrChange w:id="308" w:author="陈黎" w:date="2025-04-25T08:48:01Z">
            <w:rPr/>
          </w:rPrChange>
        </w:rPr>
        <w:instrText xml:space="preserve"> HYPERLINK \l "_Toc196418458" </w:instrText>
      </w:r>
      <w:r>
        <w:rPr>
          <w:rFonts w:hint="eastAsia" w:ascii="宋体" w:hAnsi="宋体" w:eastAsia="宋体" w:cs="宋体"/>
          <w:bCs/>
          <w:szCs w:val="24"/>
          <w:rPrChange w:id="309" w:author="陈黎" w:date="2025-04-25T08:48:01Z">
            <w:rPr/>
          </w:rPrChange>
        </w:rPr>
        <w:fldChar w:fldCharType="separate"/>
      </w:r>
      <w:r>
        <w:rPr>
          <w:rStyle w:val="38"/>
          <w:rFonts w:hint="eastAsia" w:cs="宋体"/>
          <w:bCs/>
          <w:rPrChange w:id="310" w:author="陈黎" w:date="2025-04-25T08:48:01Z">
            <w:rPr>
              <w:rStyle w:val="38"/>
            </w:rPr>
          </w:rPrChange>
        </w:rPr>
        <w:t>4.2.2 Web服务架构</w:t>
      </w:r>
      <w:r>
        <w:rPr>
          <w:rFonts w:hint="eastAsia" w:ascii="宋体" w:hAnsi="宋体" w:eastAsia="宋体" w:cs="宋体"/>
          <w:bCs/>
          <w:szCs w:val="24"/>
          <w:rPrChange w:id="311" w:author="陈黎" w:date="2025-04-25T08:48:01Z">
            <w:rPr/>
          </w:rPrChange>
        </w:rPr>
        <w:tab/>
      </w:r>
      <w:r>
        <w:rPr>
          <w:rFonts w:hint="eastAsia" w:ascii="宋体" w:hAnsi="宋体" w:eastAsia="宋体" w:cs="宋体"/>
          <w:bCs/>
          <w:szCs w:val="24"/>
          <w:rPrChange w:id="312" w:author="陈黎" w:date="2025-04-25T08:48:01Z">
            <w:rPr/>
          </w:rPrChange>
        </w:rPr>
        <w:fldChar w:fldCharType="begin"/>
      </w:r>
      <w:r>
        <w:rPr>
          <w:rFonts w:hint="eastAsia" w:ascii="宋体" w:hAnsi="宋体" w:eastAsia="宋体" w:cs="宋体"/>
          <w:bCs/>
          <w:szCs w:val="24"/>
          <w:rPrChange w:id="313" w:author="陈黎" w:date="2025-04-25T08:48:01Z">
            <w:rPr/>
          </w:rPrChange>
        </w:rPr>
        <w:instrText xml:space="preserve"> PAGEREF _Toc196418458 \h </w:instrText>
      </w:r>
      <w:r>
        <w:rPr>
          <w:rFonts w:hint="eastAsia" w:ascii="宋体" w:hAnsi="宋体" w:eastAsia="宋体" w:cs="宋体"/>
          <w:bCs/>
          <w:szCs w:val="24"/>
          <w:rPrChange w:id="314" w:author="陈黎" w:date="2025-04-25T08:48:01Z">
            <w:rPr/>
          </w:rPrChange>
        </w:rPr>
        <w:fldChar w:fldCharType="separate"/>
      </w:r>
      <w:r>
        <w:rPr>
          <w:rFonts w:hint="eastAsia" w:ascii="宋体" w:hAnsi="宋体" w:eastAsia="宋体" w:cs="宋体"/>
          <w:bCs/>
          <w:szCs w:val="24"/>
          <w:rPrChange w:id="315" w:author="陈黎" w:date="2025-04-25T08:48:01Z">
            <w:rPr/>
          </w:rPrChange>
        </w:rPr>
        <w:t>9</w:t>
      </w:r>
      <w:r>
        <w:rPr>
          <w:rFonts w:hint="eastAsia" w:ascii="宋体" w:hAnsi="宋体" w:eastAsia="宋体" w:cs="宋体"/>
          <w:bCs/>
          <w:szCs w:val="24"/>
          <w:rPrChange w:id="316" w:author="陈黎" w:date="2025-04-25T08:48:01Z">
            <w:rPr/>
          </w:rPrChange>
        </w:rPr>
        <w:fldChar w:fldCharType="end"/>
      </w:r>
      <w:r>
        <w:rPr>
          <w:rFonts w:hint="eastAsia" w:ascii="宋体" w:hAnsi="宋体" w:eastAsia="宋体" w:cs="宋体"/>
          <w:bCs/>
          <w:szCs w:val="24"/>
          <w:rPrChange w:id="317" w:author="陈黎" w:date="2025-04-25T08:48:01Z">
            <w:rPr/>
          </w:rPrChange>
        </w:rPr>
        <w:fldChar w:fldCharType="end"/>
      </w:r>
    </w:p>
    <w:p w14:paraId="242AEEAB">
      <w:pPr>
        <w:pStyle w:val="26"/>
        <w:spacing w:before="0" w:after="0" w:line="400" w:lineRule="exact"/>
        <w:rPr>
          <w:rFonts w:hint="eastAsia" w:ascii="宋体" w:hAnsi="宋体" w:eastAsia="宋体" w:cs="宋体"/>
          <w:bCs/>
          <w:smallCaps w:val="0"/>
          <w:sz w:val="24"/>
          <w:szCs w:val="24"/>
          <w:rPrChange w:id="318" w:author="陈黎" w:date="2025-04-25T08:48:01Z">
            <w:rPr>
              <w:rFonts w:asciiTheme="minorHAnsi" w:hAnsiTheme="minorHAnsi" w:eastAsiaTheme="minorEastAsia" w:cstheme="minorBidi"/>
              <w:smallCaps w:val="0"/>
              <w:sz w:val="22"/>
              <w:szCs w:val="24"/>
              <w14:ligatures w14:val="standardContextual"/>
            </w:rPr>
          </w:rPrChange>
          <w14:ligatures w14:val="standardContextual"/>
        </w:rPr>
      </w:pPr>
      <w:r>
        <w:rPr>
          <w:rFonts w:hint="eastAsia" w:cs="宋体"/>
          <w:bCs/>
          <w:sz w:val="24"/>
          <w:szCs w:val="24"/>
          <w:rPrChange w:id="319" w:author="陈黎" w:date="2025-04-25T08:48:01Z">
            <w:rPr/>
          </w:rPrChange>
        </w:rPr>
        <w:fldChar w:fldCharType="begin"/>
      </w:r>
      <w:r>
        <w:rPr>
          <w:rFonts w:hint="eastAsia" w:cs="宋体"/>
          <w:bCs/>
          <w:sz w:val="24"/>
          <w:szCs w:val="24"/>
          <w:rPrChange w:id="320" w:author="陈黎" w:date="2025-04-25T08:48:01Z">
            <w:rPr/>
          </w:rPrChange>
        </w:rPr>
        <w:instrText xml:space="preserve"> HYPERLINK \l "_Toc196418459" </w:instrText>
      </w:r>
      <w:r>
        <w:rPr>
          <w:rFonts w:hint="eastAsia" w:cs="宋体"/>
          <w:bCs/>
          <w:sz w:val="24"/>
          <w:szCs w:val="24"/>
          <w:rPrChange w:id="321" w:author="陈黎" w:date="2025-04-25T08:48:01Z">
            <w:rPr/>
          </w:rPrChange>
        </w:rPr>
        <w:fldChar w:fldCharType="separate"/>
      </w:r>
      <w:r>
        <w:rPr>
          <w:rStyle w:val="38"/>
          <w:rFonts w:hint="eastAsia" w:ascii="宋体" w:hAnsi="宋体" w:cs="宋体"/>
          <w:bCs/>
          <w:rPrChange w:id="322" w:author="陈黎" w:date="2025-04-25T08:48:01Z">
            <w:rPr>
              <w:rStyle w:val="38"/>
              <w:rFonts w:ascii="黑体" w:hAnsi="黑体"/>
            </w:rPr>
          </w:rPrChange>
        </w:rPr>
        <w:t>4.3</w:t>
      </w:r>
      <w:r>
        <w:rPr>
          <w:rStyle w:val="38"/>
          <w:rFonts w:hint="eastAsia" w:cs="宋体"/>
          <w:bCs/>
          <w:rPrChange w:id="323" w:author="陈黎" w:date="2025-04-25T08:48:01Z">
            <w:rPr>
              <w:rStyle w:val="38"/>
            </w:rPr>
          </w:rPrChange>
        </w:rPr>
        <w:t xml:space="preserve"> 数据库设计</w:t>
      </w:r>
      <w:r>
        <w:rPr>
          <w:rFonts w:hint="eastAsia" w:cs="宋体"/>
          <w:bCs/>
          <w:sz w:val="24"/>
          <w:szCs w:val="24"/>
          <w:rPrChange w:id="324" w:author="陈黎" w:date="2025-04-25T08:48:01Z">
            <w:rPr/>
          </w:rPrChange>
        </w:rPr>
        <w:tab/>
      </w:r>
      <w:r>
        <w:rPr>
          <w:rFonts w:hint="eastAsia" w:cs="宋体"/>
          <w:bCs/>
          <w:sz w:val="24"/>
          <w:szCs w:val="24"/>
          <w:rPrChange w:id="325" w:author="陈黎" w:date="2025-04-25T08:48:01Z">
            <w:rPr/>
          </w:rPrChange>
        </w:rPr>
        <w:fldChar w:fldCharType="begin"/>
      </w:r>
      <w:r>
        <w:rPr>
          <w:rFonts w:hint="eastAsia" w:cs="宋体"/>
          <w:bCs/>
          <w:sz w:val="24"/>
          <w:szCs w:val="24"/>
          <w:rPrChange w:id="326" w:author="陈黎" w:date="2025-04-25T08:48:01Z">
            <w:rPr/>
          </w:rPrChange>
        </w:rPr>
        <w:instrText xml:space="preserve"> PAGEREF _Toc196418459 \h </w:instrText>
      </w:r>
      <w:r>
        <w:rPr>
          <w:rFonts w:hint="eastAsia" w:cs="宋体"/>
          <w:bCs/>
          <w:sz w:val="24"/>
          <w:szCs w:val="24"/>
          <w:rPrChange w:id="327" w:author="陈黎" w:date="2025-04-25T08:48:01Z">
            <w:rPr/>
          </w:rPrChange>
        </w:rPr>
        <w:fldChar w:fldCharType="separate"/>
      </w:r>
      <w:r>
        <w:rPr>
          <w:rFonts w:hint="eastAsia" w:cs="宋体"/>
          <w:bCs/>
          <w:sz w:val="24"/>
          <w:szCs w:val="24"/>
          <w:rPrChange w:id="328" w:author="陈黎" w:date="2025-04-25T08:48:01Z">
            <w:rPr/>
          </w:rPrChange>
        </w:rPr>
        <w:t>9</w:t>
      </w:r>
      <w:r>
        <w:rPr>
          <w:rFonts w:hint="eastAsia" w:cs="宋体"/>
          <w:bCs/>
          <w:sz w:val="24"/>
          <w:szCs w:val="24"/>
          <w:rPrChange w:id="329" w:author="陈黎" w:date="2025-04-25T08:48:01Z">
            <w:rPr/>
          </w:rPrChange>
        </w:rPr>
        <w:fldChar w:fldCharType="end"/>
      </w:r>
      <w:r>
        <w:rPr>
          <w:rFonts w:hint="eastAsia" w:cs="宋体"/>
          <w:bCs/>
          <w:sz w:val="24"/>
          <w:szCs w:val="24"/>
          <w:rPrChange w:id="330" w:author="陈黎" w:date="2025-04-25T08:48:01Z">
            <w:rPr/>
          </w:rPrChange>
        </w:rPr>
        <w:fldChar w:fldCharType="end"/>
      </w:r>
    </w:p>
    <w:p w14:paraId="1E12D5BD">
      <w:pPr>
        <w:pStyle w:val="16"/>
        <w:spacing w:before="0" w:after="0" w:line="400" w:lineRule="exact"/>
        <w:rPr>
          <w:rFonts w:hint="eastAsia" w:ascii="宋体" w:hAnsi="宋体" w:eastAsia="宋体" w:cs="宋体"/>
          <w:bCs/>
          <w:iCs w:val="0"/>
          <w:sz w:val="24"/>
          <w:szCs w:val="24"/>
          <w:rPrChange w:id="331" w:author="陈黎" w:date="2025-04-25T08:48:01Z">
            <w:rPr>
              <w:rFonts w:asciiTheme="minorHAnsi" w:hAnsiTheme="minorHAnsi" w:eastAsiaTheme="minorEastAsia" w:cstheme="minorBidi"/>
              <w:iCs w:val="0"/>
              <w:sz w:val="22"/>
              <w:szCs w:val="24"/>
              <w14:ligatures w14:val="standardContextual"/>
            </w:rPr>
          </w:rPrChange>
          <w14:ligatures w14:val="standardContextual"/>
        </w:rPr>
      </w:pPr>
      <w:r>
        <w:rPr>
          <w:rFonts w:hint="eastAsia" w:ascii="宋体" w:hAnsi="宋体" w:eastAsia="宋体" w:cs="宋体"/>
          <w:bCs/>
          <w:szCs w:val="24"/>
          <w:rPrChange w:id="332" w:author="陈黎" w:date="2025-04-25T08:48:01Z">
            <w:rPr/>
          </w:rPrChange>
        </w:rPr>
        <w:fldChar w:fldCharType="begin"/>
      </w:r>
      <w:r>
        <w:rPr>
          <w:rFonts w:hint="eastAsia" w:ascii="宋体" w:hAnsi="宋体" w:eastAsia="宋体" w:cs="宋体"/>
          <w:bCs/>
          <w:szCs w:val="24"/>
          <w:rPrChange w:id="333" w:author="陈黎" w:date="2025-04-25T08:48:01Z">
            <w:rPr/>
          </w:rPrChange>
        </w:rPr>
        <w:instrText xml:space="preserve"> HYPERLINK \l "_Toc196418460" </w:instrText>
      </w:r>
      <w:r>
        <w:rPr>
          <w:rFonts w:hint="eastAsia" w:ascii="宋体" w:hAnsi="宋体" w:eastAsia="宋体" w:cs="宋体"/>
          <w:bCs/>
          <w:szCs w:val="24"/>
          <w:rPrChange w:id="334" w:author="陈黎" w:date="2025-04-25T08:48:01Z">
            <w:rPr/>
          </w:rPrChange>
        </w:rPr>
        <w:fldChar w:fldCharType="separate"/>
      </w:r>
      <w:r>
        <w:rPr>
          <w:rStyle w:val="38"/>
          <w:rFonts w:hint="eastAsia" w:cs="宋体"/>
          <w:bCs/>
          <w:rPrChange w:id="335" w:author="陈黎" w:date="2025-04-25T08:48:01Z">
            <w:rPr>
              <w:rStyle w:val="38"/>
            </w:rPr>
          </w:rPrChange>
        </w:rPr>
        <w:t>4.3.1 数据库选择</w:t>
      </w:r>
      <w:r>
        <w:rPr>
          <w:rFonts w:hint="eastAsia" w:ascii="宋体" w:hAnsi="宋体" w:eastAsia="宋体" w:cs="宋体"/>
          <w:bCs/>
          <w:szCs w:val="24"/>
          <w:rPrChange w:id="336" w:author="陈黎" w:date="2025-04-25T08:48:01Z">
            <w:rPr/>
          </w:rPrChange>
        </w:rPr>
        <w:tab/>
      </w:r>
      <w:r>
        <w:rPr>
          <w:rFonts w:hint="eastAsia" w:ascii="宋体" w:hAnsi="宋体" w:eastAsia="宋体" w:cs="宋体"/>
          <w:bCs/>
          <w:szCs w:val="24"/>
          <w:rPrChange w:id="337" w:author="陈黎" w:date="2025-04-25T08:48:01Z">
            <w:rPr/>
          </w:rPrChange>
        </w:rPr>
        <w:fldChar w:fldCharType="begin"/>
      </w:r>
      <w:r>
        <w:rPr>
          <w:rFonts w:hint="eastAsia" w:ascii="宋体" w:hAnsi="宋体" w:eastAsia="宋体" w:cs="宋体"/>
          <w:bCs/>
          <w:szCs w:val="24"/>
          <w:rPrChange w:id="338" w:author="陈黎" w:date="2025-04-25T08:48:01Z">
            <w:rPr/>
          </w:rPrChange>
        </w:rPr>
        <w:instrText xml:space="preserve"> PAGEREF _Toc196418460 \h </w:instrText>
      </w:r>
      <w:r>
        <w:rPr>
          <w:rFonts w:hint="eastAsia" w:ascii="宋体" w:hAnsi="宋体" w:eastAsia="宋体" w:cs="宋体"/>
          <w:bCs/>
          <w:szCs w:val="24"/>
          <w:rPrChange w:id="339" w:author="陈黎" w:date="2025-04-25T08:48:01Z">
            <w:rPr/>
          </w:rPrChange>
        </w:rPr>
        <w:fldChar w:fldCharType="separate"/>
      </w:r>
      <w:r>
        <w:rPr>
          <w:rFonts w:hint="eastAsia" w:ascii="宋体" w:hAnsi="宋体" w:eastAsia="宋体" w:cs="宋体"/>
          <w:bCs/>
          <w:szCs w:val="24"/>
          <w:rPrChange w:id="340" w:author="陈黎" w:date="2025-04-25T08:48:01Z">
            <w:rPr/>
          </w:rPrChange>
        </w:rPr>
        <w:t>9</w:t>
      </w:r>
      <w:r>
        <w:rPr>
          <w:rFonts w:hint="eastAsia" w:ascii="宋体" w:hAnsi="宋体" w:eastAsia="宋体" w:cs="宋体"/>
          <w:bCs/>
          <w:szCs w:val="24"/>
          <w:rPrChange w:id="341" w:author="陈黎" w:date="2025-04-25T08:48:01Z">
            <w:rPr/>
          </w:rPrChange>
        </w:rPr>
        <w:fldChar w:fldCharType="end"/>
      </w:r>
      <w:r>
        <w:rPr>
          <w:rFonts w:hint="eastAsia" w:ascii="宋体" w:hAnsi="宋体" w:eastAsia="宋体" w:cs="宋体"/>
          <w:bCs/>
          <w:szCs w:val="24"/>
          <w:rPrChange w:id="342" w:author="陈黎" w:date="2025-04-25T08:48:01Z">
            <w:rPr/>
          </w:rPrChange>
        </w:rPr>
        <w:fldChar w:fldCharType="end"/>
      </w:r>
    </w:p>
    <w:p w14:paraId="539E6F4D">
      <w:pPr>
        <w:pStyle w:val="16"/>
        <w:spacing w:before="0" w:after="0" w:line="400" w:lineRule="exact"/>
        <w:rPr>
          <w:rFonts w:hint="eastAsia" w:ascii="宋体" w:hAnsi="宋体" w:eastAsia="宋体" w:cs="宋体"/>
          <w:bCs/>
          <w:iCs w:val="0"/>
          <w:sz w:val="24"/>
          <w:szCs w:val="24"/>
          <w:rPrChange w:id="343" w:author="陈黎" w:date="2025-04-25T08:48:01Z">
            <w:rPr>
              <w:rFonts w:asciiTheme="minorHAnsi" w:hAnsiTheme="minorHAnsi" w:eastAsiaTheme="minorEastAsia" w:cstheme="minorBidi"/>
              <w:iCs w:val="0"/>
              <w:sz w:val="22"/>
              <w:szCs w:val="24"/>
              <w14:ligatures w14:val="standardContextual"/>
            </w:rPr>
          </w:rPrChange>
          <w14:ligatures w14:val="standardContextual"/>
        </w:rPr>
      </w:pPr>
      <w:r>
        <w:rPr>
          <w:rFonts w:hint="eastAsia" w:ascii="宋体" w:hAnsi="宋体" w:eastAsia="宋体" w:cs="宋体"/>
          <w:bCs/>
          <w:szCs w:val="24"/>
          <w:rPrChange w:id="344" w:author="陈黎" w:date="2025-04-25T08:48:01Z">
            <w:rPr/>
          </w:rPrChange>
        </w:rPr>
        <w:fldChar w:fldCharType="begin"/>
      </w:r>
      <w:r>
        <w:rPr>
          <w:rFonts w:hint="eastAsia" w:ascii="宋体" w:hAnsi="宋体" w:eastAsia="宋体" w:cs="宋体"/>
          <w:bCs/>
          <w:szCs w:val="24"/>
          <w:rPrChange w:id="345" w:author="陈黎" w:date="2025-04-25T08:48:01Z">
            <w:rPr/>
          </w:rPrChange>
        </w:rPr>
        <w:instrText xml:space="preserve"> HYPERLINK \l "_Toc196418461" </w:instrText>
      </w:r>
      <w:r>
        <w:rPr>
          <w:rFonts w:hint="eastAsia" w:ascii="宋体" w:hAnsi="宋体" w:eastAsia="宋体" w:cs="宋体"/>
          <w:bCs/>
          <w:szCs w:val="24"/>
          <w:rPrChange w:id="346" w:author="陈黎" w:date="2025-04-25T08:48:01Z">
            <w:rPr/>
          </w:rPrChange>
        </w:rPr>
        <w:fldChar w:fldCharType="separate"/>
      </w:r>
      <w:r>
        <w:rPr>
          <w:rStyle w:val="38"/>
          <w:rFonts w:hint="eastAsia" w:cs="宋体"/>
          <w:bCs/>
          <w:rPrChange w:id="347" w:author="陈黎" w:date="2025-04-25T08:48:01Z">
            <w:rPr>
              <w:rStyle w:val="38"/>
            </w:rPr>
          </w:rPrChange>
        </w:rPr>
        <w:t>4.3.2 数据库模型</w:t>
      </w:r>
      <w:r>
        <w:rPr>
          <w:rFonts w:hint="eastAsia" w:ascii="宋体" w:hAnsi="宋体" w:eastAsia="宋体" w:cs="宋体"/>
          <w:bCs/>
          <w:szCs w:val="24"/>
          <w:rPrChange w:id="348" w:author="陈黎" w:date="2025-04-25T08:48:01Z">
            <w:rPr/>
          </w:rPrChange>
        </w:rPr>
        <w:tab/>
      </w:r>
      <w:r>
        <w:rPr>
          <w:rFonts w:hint="eastAsia" w:ascii="宋体" w:hAnsi="宋体" w:eastAsia="宋体" w:cs="宋体"/>
          <w:bCs/>
          <w:szCs w:val="24"/>
          <w:rPrChange w:id="349" w:author="陈黎" w:date="2025-04-25T08:48:01Z">
            <w:rPr/>
          </w:rPrChange>
        </w:rPr>
        <w:fldChar w:fldCharType="begin"/>
      </w:r>
      <w:r>
        <w:rPr>
          <w:rFonts w:hint="eastAsia" w:ascii="宋体" w:hAnsi="宋体" w:eastAsia="宋体" w:cs="宋体"/>
          <w:bCs/>
          <w:szCs w:val="24"/>
          <w:rPrChange w:id="350" w:author="陈黎" w:date="2025-04-25T08:48:01Z">
            <w:rPr/>
          </w:rPrChange>
        </w:rPr>
        <w:instrText xml:space="preserve"> PAGEREF _Toc196418461 \h </w:instrText>
      </w:r>
      <w:r>
        <w:rPr>
          <w:rFonts w:hint="eastAsia" w:ascii="宋体" w:hAnsi="宋体" w:eastAsia="宋体" w:cs="宋体"/>
          <w:bCs/>
          <w:szCs w:val="24"/>
          <w:rPrChange w:id="351" w:author="陈黎" w:date="2025-04-25T08:48:01Z">
            <w:rPr/>
          </w:rPrChange>
        </w:rPr>
        <w:fldChar w:fldCharType="separate"/>
      </w:r>
      <w:r>
        <w:rPr>
          <w:rFonts w:hint="eastAsia" w:ascii="宋体" w:hAnsi="宋体" w:eastAsia="宋体" w:cs="宋体"/>
          <w:bCs/>
          <w:szCs w:val="24"/>
          <w:rPrChange w:id="352" w:author="陈黎" w:date="2025-04-25T08:48:01Z">
            <w:rPr/>
          </w:rPrChange>
        </w:rPr>
        <w:t>9</w:t>
      </w:r>
      <w:r>
        <w:rPr>
          <w:rFonts w:hint="eastAsia" w:ascii="宋体" w:hAnsi="宋体" w:eastAsia="宋体" w:cs="宋体"/>
          <w:bCs/>
          <w:szCs w:val="24"/>
          <w:rPrChange w:id="353" w:author="陈黎" w:date="2025-04-25T08:48:01Z">
            <w:rPr/>
          </w:rPrChange>
        </w:rPr>
        <w:fldChar w:fldCharType="end"/>
      </w:r>
      <w:r>
        <w:rPr>
          <w:rFonts w:hint="eastAsia" w:ascii="宋体" w:hAnsi="宋体" w:eastAsia="宋体" w:cs="宋体"/>
          <w:bCs/>
          <w:szCs w:val="24"/>
          <w:rPrChange w:id="354" w:author="陈黎" w:date="2025-04-25T08:48:01Z">
            <w:rPr/>
          </w:rPrChange>
        </w:rPr>
        <w:fldChar w:fldCharType="end"/>
      </w:r>
    </w:p>
    <w:p w14:paraId="0020CD4B">
      <w:pPr>
        <w:pStyle w:val="16"/>
        <w:spacing w:before="0" w:after="0" w:line="400" w:lineRule="exact"/>
        <w:rPr>
          <w:rFonts w:hint="eastAsia" w:ascii="宋体" w:hAnsi="宋体" w:eastAsia="宋体" w:cs="宋体"/>
          <w:bCs/>
          <w:iCs w:val="0"/>
          <w:sz w:val="24"/>
          <w:szCs w:val="24"/>
          <w:rPrChange w:id="355" w:author="陈黎" w:date="2025-04-25T08:48:01Z">
            <w:rPr>
              <w:rFonts w:asciiTheme="minorHAnsi" w:hAnsiTheme="minorHAnsi" w:eastAsiaTheme="minorEastAsia" w:cstheme="minorBidi"/>
              <w:iCs w:val="0"/>
              <w:sz w:val="22"/>
              <w:szCs w:val="24"/>
              <w14:ligatures w14:val="standardContextual"/>
            </w:rPr>
          </w:rPrChange>
          <w14:ligatures w14:val="standardContextual"/>
        </w:rPr>
      </w:pPr>
      <w:r>
        <w:rPr>
          <w:rFonts w:hint="eastAsia" w:ascii="宋体" w:hAnsi="宋体" w:eastAsia="宋体" w:cs="宋体"/>
          <w:bCs/>
          <w:szCs w:val="24"/>
          <w:rPrChange w:id="356" w:author="陈黎" w:date="2025-04-25T08:48:01Z">
            <w:rPr/>
          </w:rPrChange>
        </w:rPr>
        <w:fldChar w:fldCharType="begin"/>
      </w:r>
      <w:r>
        <w:rPr>
          <w:rFonts w:hint="eastAsia" w:ascii="宋体" w:hAnsi="宋体" w:eastAsia="宋体" w:cs="宋体"/>
          <w:bCs/>
          <w:szCs w:val="24"/>
          <w:rPrChange w:id="357" w:author="陈黎" w:date="2025-04-25T08:48:01Z">
            <w:rPr/>
          </w:rPrChange>
        </w:rPr>
        <w:instrText xml:space="preserve"> HYPERLINK \l "_Toc196418462" </w:instrText>
      </w:r>
      <w:r>
        <w:rPr>
          <w:rFonts w:hint="eastAsia" w:ascii="宋体" w:hAnsi="宋体" w:eastAsia="宋体" w:cs="宋体"/>
          <w:bCs/>
          <w:szCs w:val="24"/>
          <w:rPrChange w:id="358" w:author="陈黎" w:date="2025-04-25T08:48:01Z">
            <w:rPr/>
          </w:rPrChange>
        </w:rPr>
        <w:fldChar w:fldCharType="separate"/>
      </w:r>
      <w:r>
        <w:rPr>
          <w:rStyle w:val="38"/>
          <w:rFonts w:hint="eastAsia" w:cs="宋体"/>
          <w:bCs/>
          <w:rPrChange w:id="359" w:author="陈黎" w:date="2025-04-25T08:48:01Z">
            <w:rPr>
              <w:rStyle w:val="38"/>
            </w:rPr>
          </w:rPrChange>
        </w:rPr>
        <w:t>4.3.3 数据库存储</w:t>
      </w:r>
      <w:r>
        <w:rPr>
          <w:rFonts w:hint="eastAsia" w:ascii="宋体" w:hAnsi="宋体" w:eastAsia="宋体" w:cs="宋体"/>
          <w:bCs/>
          <w:szCs w:val="24"/>
          <w:rPrChange w:id="360" w:author="陈黎" w:date="2025-04-25T08:48:01Z">
            <w:rPr/>
          </w:rPrChange>
        </w:rPr>
        <w:tab/>
      </w:r>
      <w:r>
        <w:rPr>
          <w:rFonts w:hint="eastAsia" w:ascii="宋体" w:hAnsi="宋体" w:eastAsia="宋体" w:cs="宋体"/>
          <w:bCs/>
          <w:szCs w:val="24"/>
          <w:rPrChange w:id="361" w:author="陈黎" w:date="2025-04-25T08:48:01Z">
            <w:rPr/>
          </w:rPrChange>
        </w:rPr>
        <w:fldChar w:fldCharType="begin"/>
      </w:r>
      <w:r>
        <w:rPr>
          <w:rFonts w:hint="eastAsia" w:ascii="宋体" w:hAnsi="宋体" w:eastAsia="宋体" w:cs="宋体"/>
          <w:bCs/>
          <w:szCs w:val="24"/>
          <w:rPrChange w:id="362" w:author="陈黎" w:date="2025-04-25T08:48:01Z">
            <w:rPr/>
          </w:rPrChange>
        </w:rPr>
        <w:instrText xml:space="preserve"> PAGEREF _Toc196418462 \h </w:instrText>
      </w:r>
      <w:r>
        <w:rPr>
          <w:rFonts w:hint="eastAsia" w:ascii="宋体" w:hAnsi="宋体" w:eastAsia="宋体" w:cs="宋体"/>
          <w:bCs/>
          <w:szCs w:val="24"/>
          <w:rPrChange w:id="363" w:author="陈黎" w:date="2025-04-25T08:48:01Z">
            <w:rPr/>
          </w:rPrChange>
        </w:rPr>
        <w:fldChar w:fldCharType="separate"/>
      </w:r>
      <w:r>
        <w:rPr>
          <w:rFonts w:hint="eastAsia" w:ascii="宋体" w:hAnsi="宋体" w:eastAsia="宋体" w:cs="宋体"/>
          <w:bCs/>
          <w:szCs w:val="24"/>
          <w:rPrChange w:id="364" w:author="陈黎" w:date="2025-04-25T08:48:01Z">
            <w:rPr/>
          </w:rPrChange>
        </w:rPr>
        <w:t>11</w:t>
      </w:r>
      <w:r>
        <w:rPr>
          <w:rFonts w:hint="eastAsia" w:ascii="宋体" w:hAnsi="宋体" w:eastAsia="宋体" w:cs="宋体"/>
          <w:bCs/>
          <w:szCs w:val="24"/>
          <w:rPrChange w:id="365" w:author="陈黎" w:date="2025-04-25T08:48:01Z">
            <w:rPr/>
          </w:rPrChange>
        </w:rPr>
        <w:fldChar w:fldCharType="end"/>
      </w:r>
      <w:r>
        <w:rPr>
          <w:rFonts w:hint="eastAsia" w:ascii="宋体" w:hAnsi="宋体" w:eastAsia="宋体" w:cs="宋体"/>
          <w:bCs/>
          <w:szCs w:val="24"/>
          <w:rPrChange w:id="366" w:author="陈黎" w:date="2025-04-25T08:48:01Z">
            <w:rPr/>
          </w:rPrChange>
        </w:rPr>
        <w:fldChar w:fldCharType="end"/>
      </w:r>
    </w:p>
    <w:p w14:paraId="05707471">
      <w:pPr>
        <w:pStyle w:val="26"/>
        <w:spacing w:before="0" w:after="0" w:line="400" w:lineRule="exact"/>
        <w:rPr>
          <w:rFonts w:hint="eastAsia" w:ascii="宋体" w:hAnsi="宋体" w:eastAsia="宋体" w:cs="宋体"/>
          <w:bCs/>
          <w:smallCaps w:val="0"/>
          <w:sz w:val="24"/>
          <w:szCs w:val="24"/>
          <w:rPrChange w:id="367" w:author="陈黎" w:date="2025-04-25T08:48:01Z">
            <w:rPr>
              <w:rFonts w:asciiTheme="minorHAnsi" w:hAnsiTheme="minorHAnsi" w:eastAsiaTheme="minorEastAsia" w:cstheme="minorBidi"/>
              <w:smallCaps w:val="0"/>
              <w:sz w:val="22"/>
              <w:szCs w:val="24"/>
              <w14:ligatures w14:val="standardContextual"/>
            </w:rPr>
          </w:rPrChange>
          <w14:ligatures w14:val="standardContextual"/>
        </w:rPr>
      </w:pPr>
      <w:r>
        <w:rPr>
          <w:rFonts w:hint="eastAsia" w:cs="宋体"/>
          <w:bCs/>
          <w:sz w:val="24"/>
          <w:szCs w:val="24"/>
          <w:rPrChange w:id="368" w:author="陈黎" w:date="2025-04-25T08:48:01Z">
            <w:rPr/>
          </w:rPrChange>
        </w:rPr>
        <w:fldChar w:fldCharType="begin"/>
      </w:r>
      <w:r>
        <w:rPr>
          <w:rFonts w:hint="eastAsia" w:cs="宋体"/>
          <w:bCs/>
          <w:sz w:val="24"/>
          <w:szCs w:val="24"/>
          <w:rPrChange w:id="369" w:author="陈黎" w:date="2025-04-25T08:48:01Z">
            <w:rPr/>
          </w:rPrChange>
        </w:rPr>
        <w:instrText xml:space="preserve"> HYPERLINK \l "_Toc196418463" </w:instrText>
      </w:r>
      <w:r>
        <w:rPr>
          <w:rFonts w:hint="eastAsia" w:cs="宋体"/>
          <w:bCs/>
          <w:sz w:val="24"/>
          <w:szCs w:val="24"/>
          <w:rPrChange w:id="370" w:author="陈黎" w:date="2025-04-25T08:48:01Z">
            <w:rPr/>
          </w:rPrChange>
        </w:rPr>
        <w:fldChar w:fldCharType="separate"/>
      </w:r>
      <w:r>
        <w:rPr>
          <w:rStyle w:val="38"/>
          <w:rFonts w:hint="eastAsia" w:ascii="宋体" w:hAnsi="宋体" w:cs="宋体"/>
          <w:bCs/>
          <w:rPrChange w:id="371" w:author="陈黎" w:date="2025-04-25T08:48:01Z">
            <w:rPr>
              <w:rStyle w:val="38"/>
              <w:rFonts w:ascii="黑体" w:hAnsi="黑体"/>
            </w:rPr>
          </w:rPrChange>
        </w:rPr>
        <w:t>4.4</w:t>
      </w:r>
      <w:r>
        <w:rPr>
          <w:rStyle w:val="38"/>
          <w:rFonts w:hint="eastAsia" w:cs="宋体"/>
          <w:bCs/>
          <w:rPrChange w:id="372" w:author="陈黎" w:date="2025-04-25T08:48:01Z">
            <w:rPr>
              <w:rStyle w:val="38"/>
            </w:rPr>
          </w:rPrChange>
        </w:rPr>
        <w:t xml:space="preserve"> 后端API设计</w:t>
      </w:r>
      <w:r>
        <w:rPr>
          <w:rFonts w:hint="eastAsia" w:cs="宋体"/>
          <w:bCs/>
          <w:sz w:val="24"/>
          <w:szCs w:val="24"/>
          <w:rPrChange w:id="373" w:author="陈黎" w:date="2025-04-25T08:48:01Z">
            <w:rPr/>
          </w:rPrChange>
        </w:rPr>
        <w:tab/>
      </w:r>
      <w:r>
        <w:rPr>
          <w:rFonts w:hint="eastAsia" w:cs="宋体"/>
          <w:bCs/>
          <w:sz w:val="24"/>
          <w:szCs w:val="24"/>
          <w:rPrChange w:id="374" w:author="陈黎" w:date="2025-04-25T08:48:01Z">
            <w:rPr/>
          </w:rPrChange>
        </w:rPr>
        <w:fldChar w:fldCharType="begin"/>
      </w:r>
      <w:r>
        <w:rPr>
          <w:rFonts w:hint="eastAsia" w:cs="宋体"/>
          <w:bCs/>
          <w:sz w:val="24"/>
          <w:szCs w:val="24"/>
          <w:rPrChange w:id="375" w:author="陈黎" w:date="2025-04-25T08:48:01Z">
            <w:rPr/>
          </w:rPrChange>
        </w:rPr>
        <w:instrText xml:space="preserve"> PAGEREF _Toc196418463 \h </w:instrText>
      </w:r>
      <w:r>
        <w:rPr>
          <w:rFonts w:hint="eastAsia" w:cs="宋体"/>
          <w:bCs/>
          <w:sz w:val="24"/>
          <w:szCs w:val="24"/>
          <w:rPrChange w:id="376" w:author="陈黎" w:date="2025-04-25T08:48:01Z">
            <w:rPr/>
          </w:rPrChange>
        </w:rPr>
        <w:fldChar w:fldCharType="separate"/>
      </w:r>
      <w:r>
        <w:rPr>
          <w:rFonts w:hint="eastAsia" w:cs="宋体"/>
          <w:bCs/>
          <w:sz w:val="24"/>
          <w:szCs w:val="24"/>
          <w:rPrChange w:id="377" w:author="陈黎" w:date="2025-04-25T08:48:01Z">
            <w:rPr/>
          </w:rPrChange>
        </w:rPr>
        <w:t>11</w:t>
      </w:r>
      <w:r>
        <w:rPr>
          <w:rFonts w:hint="eastAsia" w:cs="宋体"/>
          <w:bCs/>
          <w:sz w:val="24"/>
          <w:szCs w:val="24"/>
          <w:rPrChange w:id="378" w:author="陈黎" w:date="2025-04-25T08:48:01Z">
            <w:rPr/>
          </w:rPrChange>
        </w:rPr>
        <w:fldChar w:fldCharType="end"/>
      </w:r>
      <w:r>
        <w:rPr>
          <w:rFonts w:hint="eastAsia" w:cs="宋体"/>
          <w:bCs/>
          <w:sz w:val="24"/>
          <w:szCs w:val="24"/>
          <w:rPrChange w:id="379" w:author="陈黎" w:date="2025-04-25T08:48:01Z">
            <w:rPr/>
          </w:rPrChange>
        </w:rPr>
        <w:fldChar w:fldCharType="end"/>
      </w:r>
    </w:p>
    <w:p w14:paraId="462FBD63">
      <w:pPr>
        <w:pStyle w:val="16"/>
        <w:spacing w:before="0" w:after="0" w:line="400" w:lineRule="exact"/>
        <w:rPr>
          <w:rFonts w:hint="eastAsia" w:ascii="宋体" w:hAnsi="宋体" w:eastAsia="宋体" w:cs="宋体"/>
          <w:bCs/>
          <w:iCs w:val="0"/>
          <w:sz w:val="24"/>
          <w:szCs w:val="24"/>
          <w:rPrChange w:id="380" w:author="陈黎" w:date="2025-04-25T08:48:01Z">
            <w:rPr>
              <w:rFonts w:asciiTheme="minorHAnsi" w:hAnsiTheme="minorHAnsi" w:eastAsiaTheme="minorEastAsia" w:cstheme="minorBidi"/>
              <w:iCs w:val="0"/>
              <w:sz w:val="22"/>
              <w:szCs w:val="24"/>
              <w14:ligatures w14:val="standardContextual"/>
            </w:rPr>
          </w:rPrChange>
          <w14:ligatures w14:val="standardContextual"/>
        </w:rPr>
      </w:pPr>
      <w:r>
        <w:rPr>
          <w:rFonts w:hint="eastAsia" w:ascii="宋体" w:hAnsi="宋体" w:eastAsia="宋体" w:cs="宋体"/>
          <w:bCs/>
          <w:szCs w:val="24"/>
          <w:rPrChange w:id="381" w:author="陈黎" w:date="2025-04-25T08:48:01Z">
            <w:rPr/>
          </w:rPrChange>
        </w:rPr>
        <w:fldChar w:fldCharType="begin"/>
      </w:r>
      <w:r>
        <w:rPr>
          <w:rFonts w:hint="eastAsia" w:ascii="宋体" w:hAnsi="宋体" w:eastAsia="宋体" w:cs="宋体"/>
          <w:bCs/>
          <w:szCs w:val="24"/>
          <w:rPrChange w:id="382" w:author="陈黎" w:date="2025-04-25T08:48:01Z">
            <w:rPr/>
          </w:rPrChange>
        </w:rPr>
        <w:instrText xml:space="preserve"> HYPERLINK \l "_Toc196418464" </w:instrText>
      </w:r>
      <w:r>
        <w:rPr>
          <w:rFonts w:hint="eastAsia" w:ascii="宋体" w:hAnsi="宋体" w:eastAsia="宋体" w:cs="宋体"/>
          <w:bCs/>
          <w:szCs w:val="24"/>
          <w:rPrChange w:id="383" w:author="陈黎" w:date="2025-04-25T08:48:01Z">
            <w:rPr/>
          </w:rPrChange>
        </w:rPr>
        <w:fldChar w:fldCharType="separate"/>
      </w:r>
      <w:r>
        <w:rPr>
          <w:rStyle w:val="38"/>
          <w:rFonts w:hint="eastAsia" w:cs="宋体"/>
          <w:bCs/>
          <w:rPrChange w:id="384" w:author="陈黎" w:date="2025-04-25T08:48:01Z">
            <w:rPr>
              <w:rStyle w:val="38"/>
            </w:rPr>
          </w:rPrChange>
        </w:rPr>
        <w:t>4.4.1 用户管理接口</w:t>
      </w:r>
      <w:r>
        <w:rPr>
          <w:rFonts w:hint="eastAsia" w:ascii="宋体" w:hAnsi="宋体" w:eastAsia="宋体" w:cs="宋体"/>
          <w:bCs/>
          <w:szCs w:val="24"/>
          <w:rPrChange w:id="385" w:author="陈黎" w:date="2025-04-25T08:48:01Z">
            <w:rPr/>
          </w:rPrChange>
        </w:rPr>
        <w:tab/>
      </w:r>
      <w:r>
        <w:rPr>
          <w:rFonts w:hint="eastAsia" w:ascii="宋体" w:hAnsi="宋体" w:eastAsia="宋体" w:cs="宋体"/>
          <w:bCs/>
          <w:szCs w:val="24"/>
          <w:rPrChange w:id="386" w:author="陈黎" w:date="2025-04-25T08:48:01Z">
            <w:rPr/>
          </w:rPrChange>
        </w:rPr>
        <w:fldChar w:fldCharType="begin"/>
      </w:r>
      <w:r>
        <w:rPr>
          <w:rFonts w:hint="eastAsia" w:ascii="宋体" w:hAnsi="宋体" w:eastAsia="宋体" w:cs="宋体"/>
          <w:bCs/>
          <w:szCs w:val="24"/>
          <w:rPrChange w:id="387" w:author="陈黎" w:date="2025-04-25T08:48:01Z">
            <w:rPr/>
          </w:rPrChange>
        </w:rPr>
        <w:instrText xml:space="preserve"> PAGEREF _Toc196418464 \h </w:instrText>
      </w:r>
      <w:r>
        <w:rPr>
          <w:rFonts w:hint="eastAsia" w:ascii="宋体" w:hAnsi="宋体" w:eastAsia="宋体" w:cs="宋体"/>
          <w:bCs/>
          <w:szCs w:val="24"/>
          <w:rPrChange w:id="388" w:author="陈黎" w:date="2025-04-25T08:48:01Z">
            <w:rPr/>
          </w:rPrChange>
        </w:rPr>
        <w:fldChar w:fldCharType="separate"/>
      </w:r>
      <w:r>
        <w:rPr>
          <w:rFonts w:hint="eastAsia" w:ascii="宋体" w:hAnsi="宋体" w:eastAsia="宋体" w:cs="宋体"/>
          <w:bCs/>
          <w:szCs w:val="24"/>
          <w:rPrChange w:id="389" w:author="陈黎" w:date="2025-04-25T08:48:01Z">
            <w:rPr/>
          </w:rPrChange>
        </w:rPr>
        <w:t>11</w:t>
      </w:r>
      <w:r>
        <w:rPr>
          <w:rFonts w:hint="eastAsia" w:ascii="宋体" w:hAnsi="宋体" w:eastAsia="宋体" w:cs="宋体"/>
          <w:bCs/>
          <w:szCs w:val="24"/>
          <w:rPrChange w:id="390" w:author="陈黎" w:date="2025-04-25T08:48:01Z">
            <w:rPr/>
          </w:rPrChange>
        </w:rPr>
        <w:fldChar w:fldCharType="end"/>
      </w:r>
      <w:r>
        <w:rPr>
          <w:rFonts w:hint="eastAsia" w:ascii="宋体" w:hAnsi="宋体" w:eastAsia="宋体" w:cs="宋体"/>
          <w:bCs/>
          <w:szCs w:val="24"/>
          <w:rPrChange w:id="391" w:author="陈黎" w:date="2025-04-25T08:48:01Z">
            <w:rPr/>
          </w:rPrChange>
        </w:rPr>
        <w:fldChar w:fldCharType="end"/>
      </w:r>
    </w:p>
    <w:p w14:paraId="308158DE">
      <w:pPr>
        <w:pStyle w:val="16"/>
        <w:spacing w:before="0" w:after="0" w:line="400" w:lineRule="exact"/>
        <w:rPr>
          <w:rFonts w:hint="eastAsia" w:ascii="宋体" w:hAnsi="宋体" w:eastAsia="宋体" w:cs="宋体"/>
          <w:bCs/>
          <w:iCs w:val="0"/>
          <w:sz w:val="24"/>
          <w:szCs w:val="24"/>
          <w:rPrChange w:id="392" w:author="陈黎" w:date="2025-04-25T08:48:01Z">
            <w:rPr>
              <w:rFonts w:asciiTheme="minorHAnsi" w:hAnsiTheme="minorHAnsi" w:eastAsiaTheme="minorEastAsia" w:cstheme="minorBidi"/>
              <w:iCs w:val="0"/>
              <w:sz w:val="22"/>
              <w:szCs w:val="24"/>
              <w14:ligatures w14:val="standardContextual"/>
            </w:rPr>
          </w:rPrChange>
          <w14:ligatures w14:val="standardContextual"/>
        </w:rPr>
      </w:pPr>
      <w:r>
        <w:rPr>
          <w:rFonts w:hint="eastAsia" w:ascii="宋体" w:hAnsi="宋体" w:eastAsia="宋体" w:cs="宋体"/>
          <w:bCs/>
          <w:szCs w:val="24"/>
          <w:rPrChange w:id="393" w:author="陈黎" w:date="2025-04-25T08:48:01Z">
            <w:rPr/>
          </w:rPrChange>
        </w:rPr>
        <w:fldChar w:fldCharType="begin"/>
      </w:r>
      <w:r>
        <w:rPr>
          <w:rFonts w:hint="eastAsia" w:ascii="宋体" w:hAnsi="宋体" w:eastAsia="宋体" w:cs="宋体"/>
          <w:bCs/>
          <w:szCs w:val="24"/>
          <w:rPrChange w:id="394" w:author="陈黎" w:date="2025-04-25T08:48:01Z">
            <w:rPr/>
          </w:rPrChange>
        </w:rPr>
        <w:instrText xml:space="preserve"> HYPERLINK \l "_Toc196418465" </w:instrText>
      </w:r>
      <w:r>
        <w:rPr>
          <w:rFonts w:hint="eastAsia" w:ascii="宋体" w:hAnsi="宋体" w:eastAsia="宋体" w:cs="宋体"/>
          <w:bCs/>
          <w:szCs w:val="24"/>
          <w:rPrChange w:id="395" w:author="陈黎" w:date="2025-04-25T08:48:01Z">
            <w:rPr/>
          </w:rPrChange>
        </w:rPr>
        <w:fldChar w:fldCharType="separate"/>
      </w:r>
      <w:r>
        <w:rPr>
          <w:rStyle w:val="38"/>
          <w:rFonts w:hint="eastAsia" w:cs="宋体"/>
          <w:bCs/>
          <w:rPrChange w:id="396" w:author="陈黎" w:date="2025-04-25T08:48:01Z">
            <w:rPr>
              <w:rStyle w:val="38"/>
            </w:rPr>
          </w:rPrChange>
        </w:rPr>
        <w:t>4.4.2 搜索接口</w:t>
      </w:r>
      <w:r>
        <w:rPr>
          <w:rFonts w:hint="eastAsia" w:ascii="宋体" w:hAnsi="宋体" w:eastAsia="宋体" w:cs="宋体"/>
          <w:bCs/>
          <w:szCs w:val="24"/>
          <w:rPrChange w:id="397" w:author="陈黎" w:date="2025-04-25T08:48:01Z">
            <w:rPr/>
          </w:rPrChange>
        </w:rPr>
        <w:tab/>
      </w:r>
      <w:r>
        <w:rPr>
          <w:rFonts w:hint="eastAsia" w:ascii="宋体" w:hAnsi="宋体" w:eastAsia="宋体" w:cs="宋体"/>
          <w:bCs/>
          <w:szCs w:val="24"/>
          <w:rPrChange w:id="398" w:author="陈黎" w:date="2025-04-25T08:48:01Z">
            <w:rPr/>
          </w:rPrChange>
        </w:rPr>
        <w:fldChar w:fldCharType="begin"/>
      </w:r>
      <w:r>
        <w:rPr>
          <w:rFonts w:hint="eastAsia" w:ascii="宋体" w:hAnsi="宋体" w:eastAsia="宋体" w:cs="宋体"/>
          <w:bCs/>
          <w:szCs w:val="24"/>
          <w:rPrChange w:id="399" w:author="陈黎" w:date="2025-04-25T08:48:01Z">
            <w:rPr/>
          </w:rPrChange>
        </w:rPr>
        <w:instrText xml:space="preserve"> PAGEREF _Toc196418465 \h </w:instrText>
      </w:r>
      <w:r>
        <w:rPr>
          <w:rFonts w:hint="eastAsia" w:ascii="宋体" w:hAnsi="宋体" w:eastAsia="宋体" w:cs="宋体"/>
          <w:bCs/>
          <w:szCs w:val="24"/>
          <w:rPrChange w:id="400" w:author="陈黎" w:date="2025-04-25T08:48:01Z">
            <w:rPr/>
          </w:rPrChange>
        </w:rPr>
        <w:fldChar w:fldCharType="separate"/>
      </w:r>
      <w:r>
        <w:rPr>
          <w:rFonts w:hint="eastAsia" w:ascii="宋体" w:hAnsi="宋体" w:eastAsia="宋体" w:cs="宋体"/>
          <w:bCs/>
          <w:szCs w:val="24"/>
          <w:rPrChange w:id="401" w:author="陈黎" w:date="2025-04-25T08:48:01Z">
            <w:rPr/>
          </w:rPrChange>
        </w:rPr>
        <w:t>11</w:t>
      </w:r>
      <w:r>
        <w:rPr>
          <w:rFonts w:hint="eastAsia" w:ascii="宋体" w:hAnsi="宋体" w:eastAsia="宋体" w:cs="宋体"/>
          <w:bCs/>
          <w:szCs w:val="24"/>
          <w:rPrChange w:id="402" w:author="陈黎" w:date="2025-04-25T08:48:01Z">
            <w:rPr/>
          </w:rPrChange>
        </w:rPr>
        <w:fldChar w:fldCharType="end"/>
      </w:r>
      <w:r>
        <w:rPr>
          <w:rFonts w:hint="eastAsia" w:ascii="宋体" w:hAnsi="宋体" w:eastAsia="宋体" w:cs="宋体"/>
          <w:bCs/>
          <w:szCs w:val="24"/>
          <w:rPrChange w:id="403" w:author="陈黎" w:date="2025-04-25T08:48:01Z">
            <w:rPr/>
          </w:rPrChange>
        </w:rPr>
        <w:fldChar w:fldCharType="end"/>
      </w:r>
    </w:p>
    <w:p w14:paraId="6D3AFE6F">
      <w:pPr>
        <w:pStyle w:val="16"/>
        <w:spacing w:before="0" w:after="0" w:line="400" w:lineRule="exact"/>
        <w:rPr>
          <w:rFonts w:hint="eastAsia" w:ascii="宋体" w:hAnsi="宋体" w:eastAsia="宋体" w:cs="宋体"/>
          <w:bCs/>
          <w:iCs w:val="0"/>
          <w:sz w:val="24"/>
          <w:szCs w:val="24"/>
          <w:rPrChange w:id="404" w:author="陈黎" w:date="2025-04-25T08:48:01Z">
            <w:rPr>
              <w:rFonts w:asciiTheme="minorHAnsi" w:hAnsiTheme="minorHAnsi" w:eastAsiaTheme="minorEastAsia" w:cstheme="minorBidi"/>
              <w:iCs w:val="0"/>
              <w:sz w:val="22"/>
              <w:szCs w:val="24"/>
              <w14:ligatures w14:val="standardContextual"/>
            </w:rPr>
          </w:rPrChange>
          <w14:ligatures w14:val="standardContextual"/>
        </w:rPr>
      </w:pPr>
      <w:r>
        <w:rPr>
          <w:rFonts w:hint="eastAsia" w:ascii="宋体" w:hAnsi="宋体" w:eastAsia="宋体" w:cs="宋体"/>
          <w:bCs/>
          <w:szCs w:val="24"/>
          <w:rPrChange w:id="405" w:author="陈黎" w:date="2025-04-25T08:48:01Z">
            <w:rPr/>
          </w:rPrChange>
        </w:rPr>
        <w:fldChar w:fldCharType="begin"/>
      </w:r>
      <w:r>
        <w:rPr>
          <w:rFonts w:hint="eastAsia" w:ascii="宋体" w:hAnsi="宋体" w:eastAsia="宋体" w:cs="宋体"/>
          <w:bCs/>
          <w:szCs w:val="24"/>
          <w:rPrChange w:id="406" w:author="陈黎" w:date="2025-04-25T08:48:01Z">
            <w:rPr/>
          </w:rPrChange>
        </w:rPr>
        <w:instrText xml:space="preserve"> HYPERLINK \l "_Toc196418466" </w:instrText>
      </w:r>
      <w:r>
        <w:rPr>
          <w:rFonts w:hint="eastAsia" w:ascii="宋体" w:hAnsi="宋体" w:eastAsia="宋体" w:cs="宋体"/>
          <w:bCs/>
          <w:szCs w:val="24"/>
          <w:rPrChange w:id="407" w:author="陈黎" w:date="2025-04-25T08:48:01Z">
            <w:rPr/>
          </w:rPrChange>
        </w:rPr>
        <w:fldChar w:fldCharType="separate"/>
      </w:r>
      <w:r>
        <w:rPr>
          <w:rStyle w:val="38"/>
          <w:rFonts w:hint="eastAsia" w:cs="宋体"/>
          <w:bCs/>
          <w:rPrChange w:id="408" w:author="陈黎" w:date="2025-04-25T08:48:01Z">
            <w:rPr>
              <w:rStyle w:val="38"/>
            </w:rPr>
          </w:rPrChange>
        </w:rPr>
        <w:t>4.4.3 数据分析接口</w:t>
      </w:r>
      <w:r>
        <w:rPr>
          <w:rFonts w:hint="eastAsia" w:ascii="宋体" w:hAnsi="宋体" w:eastAsia="宋体" w:cs="宋体"/>
          <w:bCs/>
          <w:szCs w:val="24"/>
          <w:rPrChange w:id="409" w:author="陈黎" w:date="2025-04-25T08:48:01Z">
            <w:rPr/>
          </w:rPrChange>
        </w:rPr>
        <w:tab/>
      </w:r>
      <w:r>
        <w:rPr>
          <w:rFonts w:hint="eastAsia" w:ascii="宋体" w:hAnsi="宋体" w:eastAsia="宋体" w:cs="宋体"/>
          <w:bCs/>
          <w:szCs w:val="24"/>
          <w:rPrChange w:id="410" w:author="陈黎" w:date="2025-04-25T08:48:01Z">
            <w:rPr/>
          </w:rPrChange>
        </w:rPr>
        <w:fldChar w:fldCharType="begin"/>
      </w:r>
      <w:r>
        <w:rPr>
          <w:rFonts w:hint="eastAsia" w:ascii="宋体" w:hAnsi="宋体" w:eastAsia="宋体" w:cs="宋体"/>
          <w:bCs/>
          <w:szCs w:val="24"/>
          <w:rPrChange w:id="411" w:author="陈黎" w:date="2025-04-25T08:48:01Z">
            <w:rPr/>
          </w:rPrChange>
        </w:rPr>
        <w:instrText xml:space="preserve"> PAGEREF _Toc196418466 \h </w:instrText>
      </w:r>
      <w:r>
        <w:rPr>
          <w:rFonts w:hint="eastAsia" w:ascii="宋体" w:hAnsi="宋体" w:eastAsia="宋体" w:cs="宋体"/>
          <w:bCs/>
          <w:szCs w:val="24"/>
          <w:rPrChange w:id="412" w:author="陈黎" w:date="2025-04-25T08:48:01Z">
            <w:rPr/>
          </w:rPrChange>
        </w:rPr>
        <w:fldChar w:fldCharType="separate"/>
      </w:r>
      <w:r>
        <w:rPr>
          <w:rFonts w:hint="eastAsia" w:ascii="宋体" w:hAnsi="宋体" w:eastAsia="宋体" w:cs="宋体"/>
          <w:bCs/>
          <w:szCs w:val="24"/>
          <w:rPrChange w:id="413" w:author="陈黎" w:date="2025-04-25T08:48:01Z">
            <w:rPr/>
          </w:rPrChange>
        </w:rPr>
        <w:t>11</w:t>
      </w:r>
      <w:r>
        <w:rPr>
          <w:rFonts w:hint="eastAsia" w:ascii="宋体" w:hAnsi="宋体" w:eastAsia="宋体" w:cs="宋体"/>
          <w:bCs/>
          <w:szCs w:val="24"/>
          <w:rPrChange w:id="414" w:author="陈黎" w:date="2025-04-25T08:48:01Z">
            <w:rPr/>
          </w:rPrChange>
        </w:rPr>
        <w:fldChar w:fldCharType="end"/>
      </w:r>
      <w:r>
        <w:rPr>
          <w:rFonts w:hint="eastAsia" w:ascii="宋体" w:hAnsi="宋体" w:eastAsia="宋体" w:cs="宋体"/>
          <w:bCs/>
          <w:szCs w:val="24"/>
          <w:rPrChange w:id="415" w:author="陈黎" w:date="2025-04-25T08:48:01Z">
            <w:rPr/>
          </w:rPrChange>
        </w:rPr>
        <w:fldChar w:fldCharType="end"/>
      </w:r>
    </w:p>
    <w:p w14:paraId="0B3FD499">
      <w:pPr>
        <w:pStyle w:val="16"/>
        <w:spacing w:before="0" w:after="0" w:line="400" w:lineRule="exact"/>
        <w:rPr>
          <w:rFonts w:hint="eastAsia" w:ascii="宋体" w:hAnsi="宋体" w:eastAsia="宋体" w:cs="宋体"/>
          <w:bCs/>
          <w:iCs w:val="0"/>
          <w:sz w:val="24"/>
          <w:szCs w:val="24"/>
          <w:rPrChange w:id="416" w:author="陈黎" w:date="2025-04-25T08:48:01Z">
            <w:rPr>
              <w:rFonts w:asciiTheme="minorHAnsi" w:hAnsiTheme="minorHAnsi" w:eastAsiaTheme="minorEastAsia" w:cstheme="minorBidi"/>
              <w:iCs w:val="0"/>
              <w:sz w:val="22"/>
              <w:szCs w:val="24"/>
              <w14:ligatures w14:val="standardContextual"/>
            </w:rPr>
          </w:rPrChange>
          <w14:ligatures w14:val="standardContextual"/>
        </w:rPr>
      </w:pPr>
      <w:r>
        <w:rPr>
          <w:rFonts w:hint="eastAsia" w:ascii="宋体" w:hAnsi="宋体" w:eastAsia="宋体" w:cs="宋体"/>
          <w:bCs/>
          <w:szCs w:val="24"/>
          <w:rPrChange w:id="417" w:author="陈黎" w:date="2025-04-25T08:48:01Z">
            <w:rPr/>
          </w:rPrChange>
        </w:rPr>
        <w:fldChar w:fldCharType="begin"/>
      </w:r>
      <w:r>
        <w:rPr>
          <w:rFonts w:hint="eastAsia" w:ascii="宋体" w:hAnsi="宋体" w:eastAsia="宋体" w:cs="宋体"/>
          <w:bCs/>
          <w:szCs w:val="24"/>
          <w:rPrChange w:id="418" w:author="陈黎" w:date="2025-04-25T08:48:01Z">
            <w:rPr/>
          </w:rPrChange>
        </w:rPr>
        <w:instrText xml:space="preserve"> HYPERLINK \l "_Toc196418467" </w:instrText>
      </w:r>
      <w:r>
        <w:rPr>
          <w:rFonts w:hint="eastAsia" w:ascii="宋体" w:hAnsi="宋体" w:eastAsia="宋体" w:cs="宋体"/>
          <w:bCs/>
          <w:szCs w:val="24"/>
          <w:rPrChange w:id="419" w:author="陈黎" w:date="2025-04-25T08:48:01Z">
            <w:rPr/>
          </w:rPrChange>
        </w:rPr>
        <w:fldChar w:fldCharType="separate"/>
      </w:r>
      <w:r>
        <w:rPr>
          <w:rStyle w:val="38"/>
          <w:rFonts w:hint="eastAsia" w:cs="宋体"/>
          <w:bCs/>
          <w:rPrChange w:id="420" w:author="陈黎" w:date="2025-04-25T08:48:01Z">
            <w:rPr>
              <w:rStyle w:val="38"/>
            </w:rPr>
          </w:rPrChange>
        </w:rPr>
        <w:t>4.4.4 预测分析接口</w:t>
      </w:r>
      <w:r>
        <w:rPr>
          <w:rFonts w:hint="eastAsia" w:ascii="宋体" w:hAnsi="宋体" w:eastAsia="宋体" w:cs="宋体"/>
          <w:bCs/>
          <w:szCs w:val="24"/>
          <w:rPrChange w:id="421" w:author="陈黎" w:date="2025-04-25T08:48:01Z">
            <w:rPr/>
          </w:rPrChange>
        </w:rPr>
        <w:tab/>
      </w:r>
      <w:r>
        <w:rPr>
          <w:rFonts w:hint="eastAsia" w:ascii="宋体" w:hAnsi="宋体" w:eastAsia="宋体" w:cs="宋体"/>
          <w:bCs/>
          <w:szCs w:val="24"/>
          <w:rPrChange w:id="422" w:author="陈黎" w:date="2025-04-25T08:48:01Z">
            <w:rPr/>
          </w:rPrChange>
        </w:rPr>
        <w:fldChar w:fldCharType="begin"/>
      </w:r>
      <w:r>
        <w:rPr>
          <w:rFonts w:hint="eastAsia" w:ascii="宋体" w:hAnsi="宋体" w:eastAsia="宋体" w:cs="宋体"/>
          <w:bCs/>
          <w:szCs w:val="24"/>
          <w:rPrChange w:id="423" w:author="陈黎" w:date="2025-04-25T08:48:01Z">
            <w:rPr/>
          </w:rPrChange>
        </w:rPr>
        <w:instrText xml:space="preserve"> PAGEREF _Toc196418467 \h </w:instrText>
      </w:r>
      <w:r>
        <w:rPr>
          <w:rFonts w:hint="eastAsia" w:ascii="宋体" w:hAnsi="宋体" w:eastAsia="宋体" w:cs="宋体"/>
          <w:bCs/>
          <w:szCs w:val="24"/>
          <w:rPrChange w:id="424" w:author="陈黎" w:date="2025-04-25T08:48:01Z">
            <w:rPr/>
          </w:rPrChange>
        </w:rPr>
        <w:fldChar w:fldCharType="separate"/>
      </w:r>
      <w:r>
        <w:rPr>
          <w:rFonts w:hint="eastAsia" w:ascii="宋体" w:hAnsi="宋体" w:eastAsia="宋体" w:cs="宋体"/>
          <w:bCs/>
          <w:szCs w:val="24"/>
          <w:rPrChange w:id="425" w:author="陈黎" w:date="2025-04-25T08:48:01Z">
            <w:rPr/>
          </w:rPrChange>
        </w:rPr>
        <w:t>12</w:t>
      </w:r>
      <w:r>
        <w:rPr>
          <w:rFonts w:hint="eastAsia" w:ascii="宋体" w:hAnsi="宋体" w:eastAsia="宋体" w:cs="宋体"/>
          <w:bCs/>
          <w:szCs w:val="24"/>
          <w:rPrChange w:id="426" w:author="陈黎" w:date="2025-04-25T08:48:01Z">
            <w:rPr/>
          </w:rPrChange>
        </w:rPr>
        <w:fldChar w:fldCharType="end"/>
      </w:r>
      <w:r>
        <w:rPr>
          <w:rFonts w:hint="eastAsia" w:ascii="宋体" w:hAnsi="宋体" w:eastAsia="宋体" w:cs="宋体"/>
          <w:bCs/>
          <w:szCs w:val="24"/>
          <w:rPrChange w:id="427" w:author="陈黎" w:date="2025-04-25T08:48:01Z">
            <w:rPr/>
          </w:rPrChange>
        </w:rPr>
        <w:fldChar w:fldCharType="end"/>
      </w:r>
    </w:p>
    <w:p w14:paraId="2ACBB731">
      <w:pPr>
        <w:pStyle w:val="26"/>
        <w:spacing w:before="0" w:after="0" w:line="400" w:lineRule="exact"/>
        <w:rPr>
          <w:rFonts w:hint="eastAsia" w:ascii="宋体" w:hAnsi="宋体" w:eastAsia="宋体" w:cs="宋体"/>
          <w:bCs/>
          <w:smallCaps w:val="0"/>
          <w:sz w:val="24"/>
          <w:szCs w:val="24"/>
          <w:rPrChange w:id="428" w:author="陈黎" w:date="2025-04-25T08:48:01Z">
            <w:rPr>
              <w:rFonts w:asciiTheme="minorHAnsi" w:hAnsiTheme="minorHAnsi" w:eastAsiaTheme="minorEastAsia" w:cstheme="minorBidi"/>
              <w:smallCaps w:val="0"/>
              <w:sz w:val="22"/>
              <w:szCs w:val="24"/>
              <w14:ligatures w14:val="standardContextual"/>
            </w:rPr>
          </w:rPrChange>
          <w14:ligatures w14:val="standardContextual"/>
        </w:rPr>
      </w:pPr>
      <w:r>
        <w:rPr>
          <w:rFonts w:hint="eastAsia" w:cs="宋体"/>
          <w:bCs/>
          <w:sz w:val="24"/>
          <w:szCs w:val="24"/>
          <w:rPrChange w:id="429" w:author="陈黎" w:date="2025-04-25T08:48:01Z">
            <w:rPr/>
          </w:rPrChange>
        </w:rPr>
        <w:fldChar w:fldCharType="begin"/>
      </w:r>
      <w:r>
        <w:rPr>
          <w:rFonts w:hint="eastAsia" w:cs="宋体"/>
          <w:bCs/>
          <w:sz w:val="24"/>
          <w:szCs w:val="24"/>
          <w:rPrChange w:id="430" w:author="陈黎" w:date="2025-04-25T08:48:01Z">
            <w:rPr/>
          </w:rPrChange>
        </w:rPr>
        <w:instrText xml:space="preserve"> HYPERLINK \l "_Toc196418468" </w:instrText>
      </w:r>
      <w:r>
        <w:rPr>
          <w:rFonts w:hint="eastAsia" w:cs="宋体"/>
          <w:bCs/>
          <w:sz w:val="24"/>
          <w:szCs w:val="24"/>
          <w:rPrChange w:id="431" w:author="陈黎" w:date="2025-04-25T08:48:01Z">
            <w:rPr/>
          </w:rPrChange>
        </w:rPr>
        <w:fldChar w:fldCharType="separate"/>
      </w:r>
      <w:r>
        <w:rPr>
          <w:rStyle w:val="38"/>
          <w:rFonts w:hint="eastAsia" w:ascii="宋体" w:hAnsi="宋体" w:cs="宋体"/>
          <w:bCs/>
          <w:rPrChange w:id="432" w:author="陈黎" w:date="2025-04-25T08:48:01Z">
            <w:rPr>
              <w:rStyle w:val="38"/>
              <w:rFonts w:ascii="黑体" w:hAnsi="黑体"/>
            </w:rPr>
          </w:rPrChange>
        </w:rPr>
        <w:t>4.5</w:t>
      </w:r>
      <w:r>
        <w:rPr>
          <w:rStyle w:val="38"/>
          <w:rFonts w:hint="eastAsia" w:cs="宋体"/>
          <w:bCs/>
          <w:rPrChange w:id="433" w:author="陈黎" w:date="2025-04-25T08:48:01Z">
            <w:rPr>
              <w:rStyle w:val="38"/>
            </w:rPr>
          </w:rPrChange>
        </w:rPr>
        <w:t xml:space="preserve"> 功能设计</w:t>
      </w:r>
      <w:r>
        <w:rPr>
          <w:rFonts w:hint="eastAsia" w:cs="宋体"/>
          <w:bCs/>
          <w:sz w:val="24"/>
          <w:szCs w:val="24"/>
          <w:rPrChange w:id="434" w:author="陈黎" w:date="2025-04-25T08:48:01Z">
            <w:rPr/>
          </w:rPrChange>
        </w:rPr>
        <w:tab/>
      </w:r>
      <w:r>
        <w:rPr>
          <w:rFonts w:hint="eastAsia" w:cs="宋体"/>
          <w:bCs/>
          <w:sz w:val="24"/>
          <w:szCs w:val="24"/>
          <w:rPrChange w:id="435" w:author="陈黎" w:date="2025-04-25T08:48:01Z">
            <w:rPr/>
          </w:rPrChange>
        </w:rPr>
        <w:fldChar w:fldCharType="begin"/>
      </w:r>
      <w:r>
        <w:rPr>
          <w:rFonts w:hint="eastAsia" w:cs="宋体"/>
          <w:bCs/>
          <w:sz w:val="24"/>
          <w:szCs w:val="24"/>
          <w:rPrChange w:id="436" w:author="陈黎" w:date="2025-04-25T08:48:01Z">
            <w:rPr/>
          </w:rPrChange>
        </w:rPr>
        <w:instrText xml:space="preserve"> PAGEREF _Toc196418468 \h </w:instrText>
      </w:r>
      <w:r>
        <w:rPr>
          <w:rFonts w:hint="eastAsia" w:cs="宋体"/>
          <w:bCs/>
          <w:sz w:val="24"/>
          <w:szCs w:val="24"/>
          <w:rPrChange w:id="437" w:author="陈黎" w:date="2025-04-25T08:48:01Z">
            <w:rPr/>
          </w:rPrChange>
        </w:rPr>
        <w:fldChar w:fldCharType="separate"/>
      </w:r>
      <w:r>
        <w:rPr>
          <w:rFonts w:hint="eastAsia" w:cs="宋体"/>
          <w:bCs/>
          <w:sz w:val="24"/>
          <w:szCs w:val="24"/>
          <w:rPrChange w:id="438" w:author="陈黎" w:date="2025-04-25T08:48:01Z">
            <w:rPr/>
          </w:rPrChange>
        </w:rPr>
        <w:t>12</w:t>
      </w:r>
      <w:r>
        <w:rPr>
          <w:rFonts w:hint="eastAsia" w:cs="宋体"/>
          <w:bCs/>
          <w:sz w:val="24"/>
          <w:szCs w:val="24"/>
          <w:rPrChange w:id="439" w:author="陈黎" w:date="2025-04-25T08:48:01Z">
            <w:rPr/>
          </w:rPrChange>
        </w:rPr>
        <w:fldChar w:fldCharType="end"/>
      </w:r>
      <w:r>
        <w:rPr>
          <w:rFonts w:hint="eastAsia" w:cs="宋体"/>
          <w:bCs/>
          <w:sz w:val="24"/>
          <w:szCs w:val="24"/>
          <w:rPrChange w:id="440" w:author="陈黎" w:date="2025-04-25T08:48:01Z">
            <w:rPr/>
          </w:rPrChange>
        </w:rPr>
        <w:fldChar w:fldCharType="end"/>
      </w:r>
    </w:p>
    <w:p w14:paraId="643FA2D3">
      <w:pPr>
        <w:pStyle w:val="26"/>
        <w:spacing w:before="0" w:after="0" w:line="400" w:lineRule="exact"/>
        <w:rPr>
          <w:rFonts w:hint="eastAsia" w:ascii="宋体" w:hAnsi="宋体" w:eastAsia="宋体" w:cs="宋体"/>
          <w:bCs/>
          <w:smallCaps w:val="0"/>
          <w:sz w:val="24"/>
          <w:szCs w:val="24"/>
          <w:rPrChange w:id="441" w:author="陈黎" w:date="2025-04-25T08:48:01Z">
            <w:rPr>
              <w:rFonts w:asciiTheme="minorHAnsi" w:hAnsiTheme="minorHAnsi" w:eastAsiaTheme="minorEastAsia" w:cstheme="minorBidi"/>
              <w:smallCaps w:val="0"/>
              <w:sz w:val="22"/>
              <w:szCs w:val="24"/>
              <w14:ligatures w14:val="standardContextual"/>
            </w:rPr>
          </w:rPrChange>
          <w14:ligatures w14:val="standardContextual"/>
        </w:rPr>
      </w:pPr>
      <w:r>
        <w:rPr>
          <w:rFonts w:hint="eastAsia" w:cs="宋体"/>
          <w:bCs/>
          <w:sz w:val="24"/>
          <w:szCs w:val="24"/>
          <w:rPrChange w:id="442" w:author="陈黎" w:date="2025-04-25T08:48:01Z">
            <w:rPr/>
          </w:rPrChange>
        </w:rPr>
        <w:fldChar w:fldCharType="begin"/>
      </w:r>
      <w:r>
        <w:rPr>
          <w:rFonts w:hint="eastAsia" w:cs="宋体"/>
          <w:bCs/>
          <w:sz w:val="24"/>
          <w:szCs w:val="24"/>
          <w:rPrChange w:id="443" w:author="陈黎" w:date="2025-04-25T08:48:01Z">
            <w:rPr/>
          </w:rPrChange>
        </w:rPr>
        <w:instrText xml:space="preserve"> HYPERLINK \l "_Toc196418469" </w:instrText>
      </w:r>
      <w:r>
        <w:rPr>
          <w:rFonts w:hint="eastAsia" w:cs="宋体"/>
          <w:bCs/>
          <w:sz w:val="24"/>
          <w:szCs w:val="24"/>
          <w:rPrChange w:id="444" w:author="陈黎" w:date="2025-04-25T08:48:01Z">
            <w:rPr/>
          </w:rPrChange>
        </w:rPr>
        <w:fldChar w:fldCharType="separate"/>
      </w:r>
      <w:r>
        <w:rPr>
          <w:rStyle w:val="38"/>
          <w:rFonts w:hint="eastAsia" w:ascii="宋体" w:hAnsi="宋体" w:cs="宋体"/>
          <w:bCs/>
          <w:rPrChange w:id="445" w:author="陈黎" w:date="2025-04-25T08:48:01Z">
            <w:rPr>
              <w:rStyle w:val="38"/>
              <w:rFonts w:ascii="黑体" w:hAnsi="黑体"/>
            </w:rPr>
          </w:rPrChange>
        </w:rPr>
        <w:t>4.6</w:t>
      </w:r>
      <w:r>
        <w:rPr>
          <w:rStyle w:val="38"/>
          <w:rFonts w:hint="eastAsia" w:cs="宋体"/>
          <w:bCs/>
          <w:rPrChange w:id="446" w:author="陈黎" w:date="2025-04-25T08:48:01Z">
            <w:rPr>
              <w:rStyle w:val="38"/>
            </w:rPr>
          </w:rPrChange>
        </w:rPr>
        <w:t xml:space="preserve"> 本章小结</w:t>
      </w:r>
      <w:r>
        <w:rPr>
          <w:rFonts w:hint="eastAsia" w:cs="宋体"/>
          <w:bCs/>
          <w:sz w:val="24"/>
          <w:szCs w:val="24"/>
          <w:rPrChange w:id="447" w:author="陈黎" w:date="2025-04-25T08:48:01Z">
            <w:rPr/>
          </w:rPrChange>
        </w:rPr>
        <w:tab/>
      </w:r>
      <w:r>
        <w:rPr>
          <w:rFonts w:hint="eastAsia" w:cs="宋体"/>
          <w:bCs/>
          <w:sz w:val="24"/>
          <w:szCs w:val="24"/>
          <w:rPrChange w:id="448" w:author="陈黎" w:date="2025-04-25T08:48:01Z">
            <w:rPr/>
          </w:rPrChange>
        </w:rPr>
        <w:fldChar w:fldCharType="begin"/>
      </w:r>
      <w:r>
        <w:rPr>
          <w:rFonts w:hint="eastAsia" w:cs="宋体"/>
          <w:bCs/>
          <w:sz w:val="24"/>
          <w:szCs w:val="24"/>
          <w:rPrChange w:id="449" w:author="陈黎" w:date="2025-04-25T08:48:01Z">
            <w:rPr/>
          </w:rPrChange>
        </w:rPr>
        <w:instrText xml:space="preserve"> PAGEREF _Toc196418469 \h </w:instrText>
      </w:r>
      <w:r>
        <w:rPr>
          <w:rFonts w:hint="eastAsia" w:cs="宋体"/>
          <w:bCs/>
          <w:sz w:val="24"/>
          <w:szCs w:val="24"/>
          <w:rPrChange w:id="450" w:author="陈黎" w:date="2025-04-25T08:48:01Z">
            <w:rPr/>
          </w:rPrChange>
        </w:rPr>
        <w:fldChar w:fldCharType="separate"/>
      </w:r>
      <w:r>
        <w:rPr>
          <w:rFonts w:hint="eastAsia" w:cs="宋体"/>
          <w:bCs/>
          <w:sz w:val="24"/>
          <w:szCs w:val="24"/>
          <w:rPrChange w:id="451" w:author="陈黎" w:date="2025-04-25T08:48:01Z">
            <w:rPr/>
          </w:rPrChange>
        </w:rPr>
        <w:t>13</w:t>
      </w:r>
      <w:r>
        <w:rPr>
          <w:rFonts w:hint="eastAsia" w:cs="宋体"/>
          <w:bCs/>
          <w:sz w:val="24"/>
          <w:szCs w:val="24"/>
          <w:rPrChange w:id="452" w:author="陈黎" w:date="2025-04-25T08:48:01Z">
            <w:rPr/>
          </w:rPrChange>
        </w:rPr>
        <w:fldChar w:fldCharType="end"/>
      </w:r>
      <w:r>
        <w:rPr>
          <w:rFonts w:hint="eastAsia" w:cs="宋体"/>
          <w:bCs/>
          <w:sz w:val="24"/>
          <w:szCs w:val="24"/>
          <w:rPrChange w:id="453" w:author="陈黎" w:date="2025-04-25T08:48:01Z">
            <w:rPr/>
          </w:rPrChange>
        </w:rPr>
        <w:fldChar w:fldCharType="end"/>
      </w:r>
    </w:p>
    <w:p w14:paraId="78565230">
      <w:pPr>
        <w:pStyle w:val="23"/>
        <w:spacing w:before="0" w:after="0"/>
        <w:rPr>
          <w:rFonts w:hint="eastAsia" w:ascii="宋体" w:hAnsi="宋体" w:eastAsia="宋体" w:cs="宋体"/>
          <w:b w:val="0"/>
          <w:bCs/>
          <w:caps w:val="0"/>
          <w:sz w:val="24"/>
          <w:szCs w:val="24"/>
          <w:rPrChange w:id="454" w:author="陈黎" w:date="2025-04-25T08:48:01Z">
            <w:rPr>
              <w:rFonts w:asciiTheme="minorHAnsi" w:hAnsiTheme="minorHAnsi" w:eastAsiaTheme="minorEastAsia" w:cstheme="minorBidi"/>
              <w:b w:val="0"/>
              <w:caps w:val="0"/>
              <w:sz w:val="22"/>
              <w:szCs w:val="24"/>
              <w14:ligatures w14:val="standardContextual"/>
            </w:rPr>
          </w:rPrChange>
          <w14:ligatures w14:val="standardContextual"/>
        </w:rPr>
      </w:pPr>
      <w:r>
        <w:rPr>
          <w:rFonts w:hint="eastAsia" w:cs="宋体"/>
          <w:b w:val="0"/>
          <w:bCs/>
          <w:sz w:val="24"/>
          <w:szCs w:val="24"/>
          <w:rPrChange w:id="455" w:author="陈黎" w:date="2025-04-25T08:48:01Z">
            <w:rPr/>
          </w:rPrChange>
        </w:rPr>
        <w:fldChar w:fldCharType="begin"/>
      </w:r>
      <w:r>
        <w:rPr>
          <w:rFonts w:hint="eastAsia" w:cs="宋体"/>
          <w:b w:val="0"/>
          <w:bCs/>
          <w:sz w:val="24"/>
          <w:szCs w:val="24"/>
          <w:rPrChange w:id="456" w:author="陈黎" w:date="2025-04-25T08:48:01Z">
            <w:rPr/>
          </w:rPrChange>
        </w:rPr>
        <w:instrText xml:space="preserve"> HYPERLINK \l "_Toc196418470" </w:instrText>
      </w:r>
      <w:r>
        <w:rPr>
          <w:rFonts w:hint="eastAsia" w:cs="宋体"/>
          <w:b w:val="0"/>
          <w:bCs/>
          <w:sz w:val="24"/>
          <w:szCs w:val="24"/>
          <w:rPrChange w:id="457" w:author="陈黎" w:date="2025-04-25T08:48:01Z">
            <w:rPr/>
          </w:rPrChange>
        </w:rPr>
        <w:fldChar w:fldCharType="separate"/>
      </w:r>
      <w:r>
        <w:rPr>
          <w:rStyle w:val="38"/>
          <w:rFonts w:hint="eastAsia" w:ascii="宋体" w:hAnsi="宋体" w:cs="宋体"/>
          <w:b w:val="0"/>
          <w:bCs/>
          <w:rPrChange w:id="458" w:author="陈黎" w:date="2025-04-25T08:48:01Z">
            <w:rPr>
              <w:rStyle w:val="38"/>
              <w:rFonts w:ascii="黑体" w:hAnsi="黑体"/>
            </w:rPr>
          </w:rPrChange>
        </w:rPr>
        <w:t>5</w:t>
      </w:r>
      <w:r>
        <w:rPr>
          <w:rStyle w:val="38"/>
          <w:rFonts w:hint="eastAsia" w:cs="宋体"/>
          <w:b w:val="0"/>
          <w:bCs/>
          <w:rPrChange w:id="459" w:author="陈黎" w:date="2025-04-25T08:48:01Z">
            <w:rPr>
              <w:rStyle w:val="38"/>
            </w:rPr>
          </w:rPrChange>
        </w:rPr>
        <w:t xml:space="preserve"> 系统详细设计实现</w:t>
      </w:r>
      <w:r>
        <w:rPr>
          <w:rFonts w:hint="eastAsia" w:cs="宋体"/>
          <w:b w:val="0"/>
          <w:bCs/>
          <w:sz w:val="24"/>
          <w:szCs w:val="24"/>
          <w:rPrChange w:id="460" w:author="陈黎" w:date="2025-04-25T08:48:01Z">
            <w:rPr/>
          </w:rPrChange>
        </w:rPr>
        <w:tab/>
      </w:r>
      <w:r>
        <w:rPr>
          <w:rFonts w:hint="eastAsia" w:cs="宋体"/>
          <w:b w:val="0"/>
          <w:bCs/>
          <w:sz w:val="24"/>
          <w:szCs w:val="24"/>
          <w:rPrChange w:id="461" w:author="陈黎" w:date="2025-04-25T08:48:01Z">
            <w:rPr/>
          </w:rPrChange>
        </w:rPr>
        <w:fldChar w:fldCharType="begin"/>
      </w:r>
      <w:r>
        <w:rPr>
          <w:rFonts w:hint="eastAsia" w:cs="宋体"/>
          <w:b w:val="0"/>
          <w:bCs/>
          <w:sz w:val="24"/>
          <w:szCs w:val="24"/>
          <w:rPrChange w:id="462" w:author="陈黎" w:date="2025-04-25T08:48:01Z">
            <w:rPr/>
          </w:rPrChange>
        </w:rPr>
        <w:instrText xml:space="preserve"> PAGEREF _Toc196418470 \h </w:instrText>
      </w:r>
      <w:r>
        <w:rPr>
          <w:rFonts w:hint="eastAsia" w:cs="宋体"/>
          <w:b w:val="0"/>
          <w:bCs/>
          <w:sz w:val="24"/>
          <w:szCs w:val="24"/>
          <w:rPrChange w:id="463" w:author="陈黎" w:date="2025-04-25T08:48:01Z">
            <w:rPr/>
          </w:rPrChange>
        </w:rPr>
        <w:fldChar w:fldCharType="separate"/>
      </w:r>
      <w:r>
        <w:rPr>
          <w:rFonts w:hint="eastAsia" w:cs="宋体"/>
          <w:b w:val="0"/>
          <w:bCs/>
          <w:sz w:val="24"/>
          <w:szCs w:val="24"/>
          <w:rPrChange w:id="464" w:author="陈黎" w:date="2025-04-25T08:48:01Z">
            <w:rPr/>
          </w:rPrChange>
        </w:rPr>
        <w:t>14</w:t>
      </w:r>
      <w:r>
        <w:rPr>
          <w:rFonts w:hint="eastAsia" w:cs="宋体"/>
          <w:b w:val="0"/>
          <w:bCs/>
          <w:sz w:val="24"/>
          <w:szCs w:val="24"/>
          <w:rPrChange w:id="465" w:author="陈黎" w:date="2025-04-25T08:48:01Z">
            <w:rPr/>
          </w:rPrChange>
        </w:rPr>
        <w:fldChar w:fldCharType="end"/>
      </w:r>
      <w:r>
        <w:rPr>
          <w:rFonts w:hint="eastAsia" w:cs="宋体"/>
          <w:b w:val="0"/>
          <w:bCs/>
          <w:sz w:val="24"/>
          <w:szCs w:val="24"/>
          <w:rPrChange w:id="466" w:author="陈黎" w:date="2025-04-25T08:48:01Z">
            <w:rPr/>
          </w:rPrChange>
        </w:rPr>
        <w:fldChar w:fldCharType="end"/>
      </w:r>
    </w:p>
    <w:p w14:paraId="229BFDF7">
      <w:pPr>
        <w:pStyle w:val="26"/>
        <w:spacing w:before="0" w:after="0" w:line="400" w:lineRule="exact"/>
        <w:rPr>
          <w:rFonts w:hint="eastAsia" w:ascii="宋体" w:hAnsi="宋体" w:eastAsia="宋体" w:cs="宋体"/>
          <w:bCs/>
          <w:smallCaps w:val="0"/>
          <w:sz w:val="24"/>
          <w:szCs w:val="24"/>
          <w:rPrChange w:id="467" w:author="陈黎" w:date="2025-04-25T08:48:01Z">
            <w:rPr>
              <w:rFonts w:asciiTheme="minorHAnsi" w:hAnsiTheme="minorHAnsi" w:eastAsiaTheme="minorEastAsia" w:cstheme="minorBidi"/>
              <w:smallCaps w:val="0"/>
              <w:sz w:val="22"/>
              <w:szCs w:val="24"/>
              <w14:ligatures w14:val="standardContextual"/>
            </w:rPr>
          </w:rPrChange>
          <w14:ligatures w14:val="standardContextual"/>
        </w:rPr>
      </w:pPr>
      <w:r>
        <w:rPr>
          <w:rFonts w:hint="eastAsia" w:cs="宋体"/>
          <w:bCs/>
          <w:sz w:val="24"/>
          <w:szCs w:val="24"/>
          <w:rPrChange w:id="468" w:author="陈黎" w:date="2025-04-25T08:48:01Z">
            <w:rPr/>
          </w:rPrChange>
        </w:rPr>
        <w:fldChar w:fldCharType="begin"/>
      </w:r>
      <w:r>
        <w:rPr>
          <w:rFonts w:hint="eastAsia" w:cs="宋体"/>
          <w:bCs/>
          <w:sz w:val="24"/>
          <w:szCs w:val="24"/>
          <w:rPrChange w:id="469" w:author="陈黎" w:date="2025-04-25T08:48:01Z">
            <w:rPr/>
          </w:rPrChange>
        </w:rPr>
        <w:instrText xml:space="preserve"> HYPERLINK \l "_Toc196418471" </w:instrText>
      </w:r>
      <w:r>
        <w:rPr>
          <w:rFonts w:hint="eastAsia" w:cs="宋体"/>
          <w:bCs/>
          <w:sz w:val="24"/>
          <w:szCs w:val="24"/>
          <w:rPrChange w:id="470" w:author="陈黎" w:date="2025-04-25T08:48:01Z">
            <w:rPr/>
          </w:rPrChange>
        </w:rPr>
        <w:fldChar w:fldCharType="separate"/>
      </w:r>
      <w:r>
        <w:rPr>
          <w:rStyle w:val="38"/>
          <w:rFonts w:hint="eastAsia" w:ascii="宋体" w:hAnsi="宋体" w:cs="宋体"/>
          <w:bCs/>
          <w:rPrChange w:id="471" w:author="陈黎" w:date="2025-04-25T08:48:01Z">
            <w:rPr>
              <w:rStyle w:val="38"/>
              <w:rFonts w:ascii="黑体" w:hAnsi="黑体"/>
            </w:rPr>
          </w:rPrChange>
        </w:rPr>
        <w:t>5.1</w:t>
      </w:r>
      <w:r>
        <w:rPr>
          <w:rStyle w:val="38"/>
          <w:rFonts w:hint="eastAsia" w:cs="宋体"/>
          <w:bCs/>
          <w:rPrChange w:id="472" w:author="陈黎" w:date="2025-04-25T08:48:01Z">
            <w:rPr>
              <w:rStyle w:val="38"/>
            </w:rPr>
          </w:rPrChange>
        </w:rPr>
        <w:t xml:space="preserve"> 用户认证控制模块实现</w:t>
      </w:r>
      <w:r>
        <w:rPr>
          <w:rFonts w:hint="eastAsia" w:cs="宋体"/>
          <w:bCs/>
          <w:sz w:val="24"/>
          <w:szCs w:val="24"/>
          <w:rPrChange w:id="473" w:author="陈黎" w:date="2025-04-25T08:48:01Z">
            <w:rPr/>
          </w:rPrChange>
        </w:rPr>
        <w:tab/>
      </w:r>
      <w:r>
        <w:rPr>
          <w:rFonts w:hint="eastAsia" w:cs="宋体"/>
          <w:bCs/>
          <w:sz w:val="24"/>
          <w:szCs w:val="24"/>
          <w:rPrChange w:id="474" w:author="陈黎" w:date="2025-04-25T08:48:01Z">
            <w:rPr/>
          </w:rPrChange>
        </w:rPr>
        <w:fldChar w:fldCharType="begin"/>
      </w:r>
      <w:r>
        <w:rPr>
          <w:rFonts w:hint="eastAsia" w:cs="宋体"/>
          <w:bCs/>
          <w:sz w:val="24"/>
          <w:szCs w:val="24"/>
          <w:rPrChange w:id="475" w:author="陈黎" w:date="2025-04-25T08:48:01Z">
            <w:rPr/>
          </w:rPrChange>
        </w:rPr>
        <w:instrText xml:space="preserve"> PAGEREF _Toc196418471 \h </w:instrText>
      </w:r>
      <w:r>
        <w:rPr>
          <w:rFonts w:hint="eastAsia" w:cs="宋体"/>
          <w:bCs/>
          <w:sz w:val="24"/>
          <w:szCs w:val="24"/>
          <w:rPrChange w:id="476" w:author="陈黎" w:date="2025-04-25T08:48:01Z">
            <w:rPr/>
          </w:rPrChange>
        </w:rPr>
        <w:fldChar w:fldCharType="separate"/>
      </w:r>
      <w:r>
        <w:rPr>
          <w:rFonts w:hint="eastAsia" w:cs="宋体"/>
          <w:bCs/>
          <w:sz w:val="24"/>
          <w:szCs w:val="24"/>
          <w:rPrChange w:id="477" w:author="陈黎" w:date="2025-04-25T08:48:01Z">
            <w:rPr/>
          </w:rPrChange>
        </w:rPr>
        <w:t>14</w:t>
      </w:r>
      <w:r>
        <w:rPr>
          <w:rFonts w:hint="eastAsia" w:cs="宋体"/>
          <w:bCs/>
          <w:sz w:val="24"/>
          <w:szCs w:val="24"/>
          <w:rPrChange w:id="478" w:author="陈黎" w:date="2025-04-25T08:48:01Z">
            <w:rPr/>
          </w:rPrChange>
        </w:rPr>
        <w:fldChar w:fldCharType="end"/>
      </w:r>
      <w:r>
        <w:rPr>
          <w:rFonts w:hint="eastAsia" w:cs="宋体"/>
          <w:bCs/>
          <w:sz w:val="24"/>
          <w:szCs w:val="24"/>
          <w:rPrChange w:id="479" w:author="陈黎" w:date="2025-04-25T08:48:01Z">
            <w:rPr/>
          </w:rPrChange>
        </w:rPr>
        <w:fldChar w:fldCharType="end"/>
      </w:r>
    </w:p>
    <w:p w14:paraId="556AB064">
      <w:pPr>
        <w:pStyle w:val="26"/>
        <w:spacing w:before="0" w:after="0" w:line="400" w:lineRule="exact"/>
        <w:rPr>
          <w:rFonts w:hint="eastAsia" w:ascii="宋体" w:hAnsi="宋体" w:eastAsia="宋体" w:cs="宋体"/>
          <w:bCs/>
          <w:smallCaps w:val="0"/>
          <w:sz w:val="24"/>
          <w:szCs w:val="24"/>
          <w:rPrChange w:id="480" w:author="陈黎" w:date="2025-04-25T08:48:01Z">
            <w:rPr>
              <w:rFonts w:asciiTheme="minorHAnsi" w:hAnsiTheme="minorHAnsi" w:eastAsiaTheme="minorEastAsia" w:cstheme="minorBidi"/>
              <w:smallCaps w:val="0"/>
              <w:sz w:val="22"/>
              <w:szCs w:val="24"/>
              <w14:ligatures w14:val="standardContextual"/>
            </w:rPr>
          </w:rPrChange>
          <w14:ligatures w14:val="standardContextual"/>
        </w:rPr>
      </w:pPr>
      <w:r>
        <w:rPr>
          <w:rFonts w:hint="eastAsia" w:cs="宋体"/>
          <w:bCs/>
          <w:sz w:val="24"/>
          <w:szCs w:val="24"/>
          <w:rPrChange w:id="481" w:author="陈黎" w:date="2025-04-25T08:48:01Z">
            <w:rPr/>
          </w:rPrChange>
        </w:rPr>
        <w:fldChar w:fldCharType="begin"/>
      </w:r>
      <w:r>
        <w:rPr>
          <w:rFonts w:hint="eastAsia" w:cs="宋体"/>
          <w:bCs/>
          <w:sz w:val="24"/>
          <w:szCs w:val="24"/>
          <w:rPrChange w:id="482" w:author="陈黎" w:date="2025-04-25T08:48:01Z">
            <w:rPr/>
          </w:rPrChange>
        </w:rPr>
        <w:instrText xml:space="preserve"> HYPERLINK \l "_Toc196418472" </w:instrText>
      </w:r>
      <w:r>
        <w:rPr>
          <w:rFonts w:hint="eastAsia" w:cs="宋体"/>
          <w:bCs/>
          <w:sz w:val="24"/>
          <w:szCs w:val="24"/>
          <w:rPrChange w:id="483" w:author="陈黎" w:date="2025-04-25T08:48:01Z">
            <w:rPr/>
          </w:rPrChange>
        </w:rPr>
        <w:fldChar w:fldCharType="separate"/>
      </w:r>
      <w:r>
        <w:rPr>
          <w:rStyle w:val="38"/>
          <w:rFonts w:hint="eastAsia" w:ascii="宋体" w:hAnsi="宋体" w:cs="宋体"/>
          <w:bCs/>
          <w:rPrChange w:id="484" w:author="陈黎" w:date="2025-04-25T08:48:01Z">
            <w:rPr>
              <w:rStyle w:val="38"/>
              <w:rFonts w:ascii="黑体" w:hAnsi="黑体"/>
            </w:rPr>
          </w:rPrChange>
        </w:rPr>
        <w:t>5.2</w:t>
      </w:r>
      <w:r>
        <w:rPr>
          <w:rStyle w:val="38"/>
          <w:rFonts w:hint="eastAsia" w:cs="宋体"/>
          <w:bCs/>
          <w:rPrChange w:id="485" w:author="陈黎" w:date="2025-04-25T08:48:01Z">
            <w:rPr>
              <w:rStyle w:val="38"/>
            </w:rPr>
          </w:rPrChange>
        </w:rPr>
        <w:t xml:space="preserve"> 微博数据爬虫模块实现</w:t>
      </w:r>
      <w:r>
        <w:rPr>
          <w:rFonts w:hint="eastAsia" w:cs="宋体"/>
          <w:bCs/>
          <w:sz w:val="24"/>
          <w:szCs w:val="24"/>
          <w:rPrChange w:id="486" w:author="陈黎" w:date="2025-04-25T08:48:01Z">
            <w:rPr/>
          </w:rPrChange>
        </w:rPr>
        <w:tab/>
      </w:r>
      <w:r>
        <w:rPr>
          <w:rFonts w:hint="eastAsia" w:cs="宋体"/>
          <w:bCs/>
          <w:sz w:val="24"/>
          <w:szCs w:val="24"/>
          <w:rPrChange w:id="487" w:author="陈黎" w:date="2025-04-25T08:48:01Z">
            <w:rPr/>
          </w:rPrChange>
        </w:rPr>
        <w:fldChar w:fldCharType="begin"/>
      </w:r>
      <w:r>
        <w:rPr>
          <w:rFonts w:hint="eastAsia" w:cs="宋体"/>
          <w:bCs/>
          <w:sz w:val="24"/>
          <w:szCs w:val="24"/>
          <w:rPrChange w:id="488" w:author="陈黎" w:date="2025-04-25T08:48:01Z">
            <w:rPr/>
          </w:rPrChange>
        </w:rPr>
        <w:instrText xml:space="preserve"> PAGEREF _Toc196418472 \h </w:instrText>
      </w:r>
      <w:r>
        <w:rPr>
          <w:rFonts w:hint="eastAsia" w:cs="宋体"/>
          <w:bCs/>
          <w:sz w:val="24"/>
          <w:szCs w:val="24"/>
          <w:rPrChange w:id="489" w:author="陈黎" w:date="2025-04-25T08:48:01Z">
            <w:rPr/>
          </w:rPrChange>
        </w:rPr>
        <w:fldChar w:fldCharType="separate"/>
      </w:r>
      <w:r>
        <w:rPr>
          <w:rFonts w:hint="eastAsia" w:cs="宋体"/>
          <w:bCs/>
          <w:sz w:val="24"/>
          <w:szCs w:val="24"/>
          <w:rPrChange w:id="490" w:author="陈黎" w:date="2025-04-25T08:48:01Z">
            <w:rPr/>
          </w:rPrChange>
        </w:rPr>
        <w:t>15</w:t>
      </w:r>
      <w:r>
        <w:rPr>
          <w:rFonts w:hint="eastAsia" w:cs="宋体"/>
          <w:bCs/>
          <w:sz w:val="24"/>
          <w:szCs w:val="24"/>
          <w:rPrChange w:id="491" w:author="陈黎" w:date="2025-04-25T08:48:01Z">
            <w:rPr/>
          </w:rPrChange>
        </w:rPr>
        <w:fldChar w:fldCharType="end"/>
      </w:r>
      <w:r>
        <w:rPr>
          <w:rFonts w:hint="eastAsia" w:cs="宋体"/>
          <w:bCs/>
          <w:sz w:val="24"/>
          <w:szCs w:val="24"/>
          <w:rPrChange w:id="492" w:author="陈黎" w:date="2025-04-25T08:48:01Z">
            <w:rPr/>
          </w:rPrChange>
        </w:rPr>
        <w:fldChar w:fldCharType="end"/>
      </w:r>
    </w:p>
    <w:p w14:paraId="78FDC6FD">
      <w:pPr>
        <w:pStyle w:val="26"/>
        <w:spacing w:before="0" w:after="0" w:line="400" w:lineRule="exact"/>
        <w:rPr>
          <w:rFonts w:hint="eastAsia" w:ascii="宋体" w:hAnsi="宋体" w:eastAsia="宋体" w:cs="宋体"/>
          <w:bCs/>
          <w:smallCaps w:val="0"/>
          <w:sz w:val="24"/>
          <w:szCs w:val="24"/>
          <w:rPrChange w:id="493" w:author="陈黎" w:date="2025-04-25T08:48:01Z">
            <w:rPr>
              <w:rFonts w:asciiTheme="minorHAnsi" w:hAnsiTheme="minorHAnsi" w:eastAsiaTheme="minorEastAsia" w:cstheme="minorBidi"/>
              <w:smallCaps w:val="0"/>
              <w:sz w:val="22"/>
              <w:szCs w:val="24"/>
              <w14:ligatures w14:val="standardContextual"/>
            </w:rPr>
          </w:rPrChange>
          <w14:ligatures w14:val="standardContextual"/>
        </w:rPr>
      </w:pPr>
      <w:r>
        <w:rPr>
          <w:rFonts w:hint="eastAsia" w:cs="宋体"/>
          <w:bCs/>
          <w:sz w:val="24"/>
          <w:szCs w:val="24"/>
          <w:rPrChange w:id="494" w:author="陈黎" w:date="2025-04-25T08:48:01Z">
            <w:rPr/>
          </w:rPrChange>
        </w:rPr>
        <w:fldChar w:fldCharType="begin"/>
      </w:r>
      <w:r>
        <w:rPr>
          <w:rFonts w:hint="eastAsia" w:cs="宋体"/>
          <w:bCs/>
          <w:sz w:val="24"/>
          <w:szCs w:val="24"/>
          <w:rPrChange w:id="495" w:author="陈黎" w:date="2025-04-25T08:48:01Z">
            <w:rPr/>
          </w:rPrChange>
        </w:rPr>
        <w:instrText xml:space="preserve"> HYPERLINK \l "_Toc196418473" </w:instrText>
      </w:r>
      <w:r>
        <w:rPr>
          <w:rFonts w:hint="eastAsia" w:cs="宋体"/>
          <w:bCs/>
          <w:sz w:val="24"/>
          <w:szCs w:val="24"/>
          <w:rPrChange w:id="496" w:author="陈黎" w:date="2025-04-25T08:48:01Z">
            <w:rPr/>
          </w:rPrChange>
        </w:rPr>
        <w:fldChar w:fldCharType="separate"/>
      </w:r>
      <w:r>
        <w:rPr>
          <w:rStyle w:val="38"/>
          <w:rFonts w:hint="eastAsia" w:ascii="宋体" w:hAnsi="宋体" w:cs="宋体"/>
          <w:bCs/>
          <w:rPrChange w:id="497" w:author="陈黎" w:date="2025-04-25T08:48:01Z">
            <w:rPr>
              <w:rStyle w:val="38"/>
              <w:rFonts w:ascii="黑体" w:hAnsi="黑体"/>
            </w:rPr>
          </w:rPrChange>
        </w:rPr>
        <w:t>5.3</w:t>
      </w:r>
      <w:r>
        <w:rPr>
          <w:rStyle w:val="38"/>
          <w:rFonts w:hint="eastAsia" w:cs="宋体"/>
          <w:bCs/>
          <w:rPrChange w:id="498" w:author="陈黎" w:date="2025-04-25T08:48:01Z">
            <w:rPr>
              <w:rStyle w:val="38"/>
            </w:rPr>
          </w:rPrChange>
        </w:rPr>
        <w:t xml:space="preserve"> 热度事件分析模块实现</w:t>
      </w:r>
      <w:r>
        <w:rPr>
          <w:rFonts w:hint="eastAsia" w:cs="宋体"/>
          <w:bCs/>
          <w:sz w:val="24"/>
          <w:szCs w:val="24"/>
          <w:rPrChange w:id="499" w:author="陈黎" w:date="2025-04-25T08:48:01Z">
            <w:rPr/>
          </w:rPrChange>
        </w:rPr>
        <w:tab/>
      </w:r>
      <w:r>
        <w:rPr>
          <w:rFonts w:hint="eastAsia" w:cs="宋体"/>
          <w:bCs/>
          <w:sz w:val="24"/>
          <w:szCs w:val="24"/>
          <w:rPrChange w:id="500" w:author="陈黎" w:date="2025-04-25T08:48:01Z">
            <w:rPr/>
          </w:rPrChange>
        </w:rPr>
        <w:fldChar w:fldCharType="begin"/>
      </w:r>
      <w:r>
        <w:rPr>
          <w:rFonts w:hint="eastAsia" w:cs="宋体"/>
          <w:bCs/>
          <w:sz w:val="24"/>
          <w:szCs w:val="24"/>
          <w:rPrChange w:id="501" w:author="陈黎" w:date="2025-04-25T08:48:01Z">
            <w:rPr/>
          </w:rPrChange>
        </w:rPr>
        <w:instrText xml:space="preserve"> PAGEREF _Toc196418473 \h </w:instrText>
      </w:r>
      <w:r>
        <w:rPr>
          <w:rFonts w:hint="eastAsia" w:cs="宋体"/>
          <w:bCs/>
          <w:sz w:val="24"/>
          <w:szCs w:val="24"/>
          <w:rPrChange w:id="502" w:author="陈黎" w:date="2025-04-25T08:48:01Z">
            <w:rPr/>
          </w:rPrChange>
        </w:rPr>
        <w:fldChar w:fldCharType="separate"/>
      </w:r>
      <w:r>
        <w:rPr>
          <w:rFonts w:hint="eastAsia" w:cs="宋体"/>
          <w:bCs/>
          <w:sz w:val="24"/>
          <w:szCs w:val="24"/>
          <w:rPrChange w:id="503" w:author="陈黎" w:date="2025-04-25T08:48:01Z">
            <w:rPr/>
          </w:rPrChange>
        </w:rPr>
        <w:t>18</w:t>
      </w:r>
      <w:r>
        <w:rPr>
          <w:rFonts w:hint="eastAsia" w:cs="宋体"/>
          <w:bCs/>
          <w:sz w:val="24"/>
          <w:szCs w:val="24"/>
          <w:rPrChange w:id="504" w:author="陈黎" w:date="2025-04-25T08:48:01Z">
            <w:rPr/>
          </w:rPrChange>
        </w:rPr>
        <w:fldChar w:fldCharType="end"/>
      </w:r>
      <w:r>
        <w:rPr>
          <w:rFonts w:hint="eastAsia" w:cs="宋体"/>
          <w:bCs/>
          <w:sz w:val="24"/>
          <w:szCs w:val="24"/>
          <w:rPrChange w:id="505" w:author="陈黎" w:date="2025-04-25T08:48:01Z">
            <w:rPr/>
          </w:rPrChange>
        </w:rPr>
        <w:fldChar w:fldCharType="end"/>
      </w:r>
    </w:p>
    <w:p w14:paraId="3AC7CFDF">
      <w:pPr>
        <w:pStyle w:val="16"/>
        <w:spacing w:before="0" w:after="0" w:line="400" w:lineRule="exact"/>
        <w:rPr>
          <w:rFonts w:hint="eastAsia" w:ascii="宋体" w:hAnsi="宋体" w:eastAsia="宋体" w:cs="宋体"/>
          <w:bCs/>
          <w:iCs w:val="0"/>
          <w:sz w:val="24"/>
          <w:szCs w:val="24"/>
          <w:rPrChange w:id="506" w:author="陈黎" w:date="2025-04-25T08:48:01Z">
            <w:rPr>
              <w:rFonts w:asciiTheme="minorHAnsi" w:hAnsiTheme="minorHAnsi" w:eastAsiaTheme="minorEastAsia" w:cstheme="minorBidi"/>
              <w:iCs w:val="0"/>
              <w:sz w:val="22"/>
              <w:szCs w:val="24"/>
              <w14:ligatures w14:val="standardContextual"/>
            </w:rPr>
          </w:rPrChange>
          <w14:ligatures w14:val="standardContextual"/>
        </w:rPr>
      </w:pPr>
      <w:r>
        <w:rPr>
          <w:rFonts w:hint="eastAsia" w:ascii="宋体" w:hAnsi="宋体" w:eastAsia="宋体" w:cs="宋体"/>
          <w:bCs/>
          <w:szCs w:val="24"/>
          <w:rPrChange w:id="507" w:author="陈黎" w:date="2025-04-25T08:48:01Z">
            <w:rPr/>
          </w:rPrChange>
        </w:rPr>
        <w:fldChar w:fldCharType="begin"/>
      </w:r>
      <w:r>
        <w:rPr>
          <w:rFonts w:hint="eastAsia" w:ascii="宋体" w:hAnsi="宋体" w:eastAsia="宋体" w:cs="宋体"/>
          <w:bCs/>
          <w:szCs w:val="24"/>
          <w:rPrChange w:id="508" w:author="陈黎" w:date="2025-04-25T08:48:01Z">
            <w:rPr/>
          </w:rPrChange>
        </w:rPr>
        <w:instrText xml:space="preserve"> HYPERLINK \l "_Toc196418474" </w:instrText>
      </w:r>
      <w:r>
        <w:rPr>
          <w:rFonts w:hint="eastAsia" w:ascii="宋体" w:hAnsi="宋体" w:eastAsia="宋体" w:cs="宋体"/>
          <w:bCs/>
          <w:szCs w:val="24"/>
          <w:rPrChange w:id="509" w:author="陈黎" w:date="2025-04-25T08:48:01Z">
            <w:rPr/>
          </w:rPrChange>
        </w:rPr>
        <w:fldChar w:fldCharType="separate"/>
      </w:r>
      <w:r>
        <w:rPr>
          <w:rStyle w:val="38"/>
          <w:rFonts w:hint="eastAsia" w:cs="宋体"/>
          <w:bCs/>
          <w:rPrChange w:id="510" w:author="陈黎" w:date="2025-04-25T08:48:01Z">
            <w:rPr>
              <w:rStyle w:val="38"/>
            </w:rPr>
          </w:rPrChange>
        </w:rPr>
        <w:t>5.3.1 热度事件得分计算</w:t>
      </w:r>
      <w:r>
        <w:rPr>
          <w:rFonts w:hint="eastAsia" w:ascii="宋体" w:hAnsi="宋体" w:eastAsia="宋体" w:cs="宋体"/>
          <w:bCs/>
          <w:szCs w:val="24"/>
          <w:rPrChange w:id="511" w:author="陈黎" w:date="2025-04-25T08:48:01Z">
            <w:rPr/>
          </w:rPrChange>
        </w:rPr>
        <w:tab/>
      </w:r>
      <w:r>
        <w:rPr>
          <w:rFonts w:hint="eastAsia" w:ascii="宋体" w:hAnsi="宋体" w:eastAsia="宋体" w:cs="宋体"/>
          <w:bCs/>
          <w:szCs w:val="24"/>
          <w:rPrChange w:id="512" w:author="陈黎" w:date="2025-04-25T08:48:01Z">
            <w:rPr/>
          </w:rPrChange>
        </w:rPr>
        <w:fldChar w:fldCharType="begin"/>
      </w:r>
      <w:r>
        <w:rPr>
          <w:rFonts w:hint="eastAsia" w:ascii="宋体" w:hAnsi="宋体" w:eastAsia="宋体" w:cs="宋体"/>
          <w:bCs/>
          <w:szCs w:val="24"/>
          <w:rPrChange w:id="513" w:author="陈黎" w:date="2025-04-25T08:48:01Z">
            <w:rPr/>
          </w:rPrChange>
        </w:rPr>
        <w:instrText xml:space="preserve"> PAGEREF _Toc196418474 \h </w:instrText>
      </w:r>
      <w:r>
        <w:rPr>
          <w:rFonts w:hint="eastAsia" w:ascii="宋体" w:hAnsi="宋体" w:eastAsia="宋体" w:cs="宋体"/>
          <w:bCs/>
          <w:szCs w:val="24"/>
          <w:rPrChange w:id="514" w:author="陈黎" w:date="2025-04-25T08:48:01Z">
            <w:rPr/>
          </w:rPrChange>
        </w:rPr>
        <w:fldChar w:fldCharType="separate"/>
      </w:r>
      <w:r>
        <w:rPr>
          <w:rFonts w:hint="eastAsia" w:ascii="宋体" w:hAnsi="宋体" w:eastAsia="宋体" w:cs="宋体"/>
          <w:bCs/>
          <w:szCs w:val="24"/>
          <w:rPrChange w:id="515" w:author="陈黎" w:date="2025-04-25T08:48:01Z">
            <w:rPr/>
          </w:rPrChange>
        </w:rPr>
        <w:t>18</w:t>
      </w:r>
      <w:r>
        <w:rPr>
          <w:rFonts w:hint="eastAsia" w:ascii="宋体" w:hAnsi="宋体" w:eastAsia="宋体" w:cs="宋体"/>
          <w:bCs/>
          <w:szCs w:val="24"/>
          <w:rPrChange w:id="516" w:author="陈黎" w:date="2025-04-25T08:48:01Z">
            <w:rPr/>
          </w:rPrChange>
        </w:rPr>
        <w:fldChar w:fldCharType="end"/>
      </w:r>
      <w:r>
        <w:rPr>
          <w:rFonts w:hint="eastAsia" w:ascii="宋体" w:hAnsi="宋体" w:eastAsia="宋体" w:cs="宋体"/>
          <w:bCs/>
          <w:szCs w:val="24"/>
          <w:rPrChange w:id="517" w:author="陈黎" w:date="2025-04-25T08:48:01Z">
            <w:rPr/>
          </w:rPrChange>
        </w:rPr>
        <w:fldChar w:fldCharType="end"/>
      </w:r>
    </w:p>
    <w:p w14:paraId="1E7E7083">
      <w:pPr>
        <w:pStyle w:val="16"/>
        <w:spacing w:before="0" w:after="0" w:line="400" w:lineRule="exact"/>
        <w:rPr>
          <w:rFonts w:hint="eastAsia" w:ascii="宋体" w:hAnsi="宋体" w:eastAsia="宋体" w:cs="宋体"/>
          <w:bCs/>
          <w:iCs w:val="0"/>
          <w:sz w:val="24"/>
          <w:szCs w:val="24"/>
          <w:rPrChange w:id="518" w:author="陈黎" w:date="2025-04-25T08:48:01Z">
            <w:rPr>
              <w:rFonts w:asciiTheme="minorHAnsi" w:hAnsiTheme="minorHAnsi" w:eastAsiaTheme="minorEastAsia" w:cstheme="minorBidi"/>
              <w:iCs w:val="0"/>
              <w:sz w:val="22"/>
              <w:szCs w:val="24"/>
              <w14:ligatures w14:val="standardContextual"/>
            </w:rPr>
          </w:rPrChange>
          <w14:ligatures w14:val="standardContextual"/>
        </w:rPr>
      </w:pPr>
      <w:r>
        <w:rPr>
          <w:rFonts w:hint="eastAsia" w:ascii="宋体" w:hAnsi="宋体" w:eastAsia="宋体" w:cs="宋体"/>
          <w:bCs/>
          <w:szCs w:val="24"/>
          <w:rPrChange w:id="519" w:author="陈黎" w:date="2025-04-25T08:48:01Z">
            <w:rPr/>
          </w:rPrChange>
        </w:rPr>
        <w:fldChar w:fldCharType="begin"/>
      </w:r>
      <w:r>
        <w:rPr>
          <w:rFonts w:hint="eastAsia" w:ascii="宋体" w:hAnsi="宋体" w:eastAsia="宋体" w:cs="宋体"/>
          <w:bCs/>
          <w:szCs w:val="24"/>
          <w:rPrChange w:id="520" w:author="陈黎" w:date="2025-04-25T08:48:01Z">
            <w:rPr/>
          </w:rPrChange>
        </w:rPr>
        <w:instrText xml:space="preserve"> HYPERLINK \l "_Toc196418475" </w:instrText>
      </w:r>
      <w:r>
        <w:rPr>
          <w:rFonts w:hint="eastAsia" w:ascii="宋体" w:hAnsi="宋体" w:eastAsia="宋体" w:cs="宋体"/>
          <w:bCs/>
          <w:szCs w:val="24"/>
          <w:rPrChange w:id="521" w:author="陈黎" w:date="2025-04-25T08:48:01Z">
            <w:rPr/>
          </w:rPrChange>
        </w:rPr>
        <w:fldChar w:fldCharType="separate"/>
      </w:r>
      <w:r>
        <w:rPr>
          <w:rStyle w:val="38"/>
          <w:rFonts w:hint="eastAsia" w:cs="宋体"/>
          <w:bCs/>
          <w:rPrChange w:id="522" w:author="陈黎" w:date="2025-04-25T08:48:01Z">
            <w:rPr>
              <w:rStyle w:val="38"/>
            </w:rPr>
          </w:rPrChange>
        </w:rPr>
        <w:t>5.3.2 热门帖子分析与展示</w:t>
      </w:r>
      <w:r>
        <w:rPr>
          <w:rFonts w:hint="eastAsia" w:ascii="宋体" w:hAnsi="宋体" w:eastAsia="宋体" w:cs="宋体"/>
          <w:bCs/>
          <w:szCs w:val="24"/>
          <w:rPrChange w:id="523" w:author="陈黎" w:date="2025-04-25T08:48:01Z">
            <w:rPr/>
          </w:rPrChange>
        </w:rPr>
        <w:tab/>
      </w:r>
      <w:r>
        <w:rPr>
          <w:rFonts w:hint="eastAsia" w:ascii="宋体" w:hAnsi="宋体" w:eastAsia="宋体" w:cs="宋体"/>
          <w:bCs/>
          <w:szCs w:val="24"/>
          <w:rPrChange w:id="524" w:author="陈黎" w:date="2025-04-25T08:48:01Z">
            <w:rPr/>
          </w:rPrChange>
        </w:rPr>
        <w:fldChar w:fldCharType="begin"/>
      </w:r>
      <w:r>
        <w:rPr>
          <w:rFonts w:hint="eastAsia" w:ascii="宋体" w:hAnsi="宋体" w:eastAsia="宋体" w:cs="宋体"/>
          <w:bCs/>
          <w:szCs w:val="24"/>
          <w:rPrChange w:id="525" w:author="陈黎" w:date="2025-04-25T08:48:01Z">
            <w:rPr/>
          </w:rPrChange>
        </w:rPr>
        <w:instrText xml:space="preserve"> PAGEREF _Toc196418475 \h </w:instrText>
      </w:r>
      <w:r>
        <w:rPr>
          <w:rFonts w:hint="eastAsia" w:ascii="宋体" w:hAnsi="宋体" w:eastAsia="宋体" w:cs="宋体"/>
          <w:bCs/>
          <w:szCs w:val="24"/>
          <w:rPrChange w:id="526" w:author="陈黎" w:date="2025-04-25T08:48:01Z">
            <w:rPr/>
          </w:rPrChange>
        </w:rPr>
        <w:fldChar w:fldCharType="separate"/>
      </w:r>
      <w:r>
        <w:rPr>
          <w:rFonts w:hint="eastAsia" w:ascii="宋体" w:hAnsi="宋体" w:eastAsia="宋体" w:cs="宋体"/>
          <w:bCs/>
          <w:szCs w:val="24"/>
          <w:rPrChange w:id="527" w:author="陈黎" w:date="2025-04-25T08:48:01Z">
            <w:rPr/>
          </w:rPrChange>
        </w:rPr>
        <w:t>19</w:t>
      </w:r>
      <w:r>
        <w:rPr>
          <w:rFonts w:hint="eastAsia" w:ascii="宋体" w:hAnsi="宋体" w:eastAsia="宋体" w:cs="宋体"/>
          <w:bCs/>
          <w:szCs w:val="24"/>
          <w:rPrChange w:id="528" w:author="陈黎" w:date="2025-04-25T08:48:01Z">
            <w:rPr/>
          </w:rPrChange>
        </w:rPr>
        <w:fldChar w:fldCharType="end"/>
      </w:r>
      <w:r>
        <w:rPr>
          <w:rFonts w:hint="eastAsia" w:ascii="宋体" w:hAnsi="宋体" w:eastAsia="宋体" w:cs="宋体"/>
          <w:bCs/>
          <w:szCs w:val="24"/>
          <w:rPrChange w:id="529" w:author="陈黎" w:date="2025-04-25T08:48:01Z">
            <w:rPr/>
          </w:rPrChange>
        </w:rPr>
        <w:fldChar w:fldCharType="end"/>
      </w:r>
    </w:p>
    <w:p w14:paraId="73AF048A">
      <w:pPr>
        <w:pStyle w:val="26"/>
        <w:spacing w:before="0" w:after="0" w:line="400" w:lineRule="exact"/>
        <w:rPr>
          <w:rFonts w:hint="eastAsia" w:ascii="宋体" w:hAnsi="宋体" w:eastAsia="宋体" w:cs="宋体"/>
          <w:bCs/>
          <w:smallCaps w:val="0"/>
          <w:sz w:val="24"/>
          <w:szCs w:val="24"/>
          <w:rPrChange w:id="530" w:author="陈黎" w:date="2025-04-25T08:48:01Z">
            <w:rPr>
              <w:rFonts w:asciiTheme="minorHAnsi" w:hAnsiTheme="minorHAnsi" w:eastAsiaTheme="minorEastAsia" w:cstheme="minorBidi"/>
              <w:smallCaps w:val="0"/>
              <w:sz w:val="22"/>
              <w:szCs w:val="24"/>
              <w14:ligatures w14:val="standardContextual"/>
            </w:rPr>
          </w:rPrChange>
          <w14:ligatures w14:val="standardContextual"/>
        </w:rPr>
      </w:pPr>
      <w:r>
        <w:rPr>
          <w:rFonts w:hint="eastAsia" w:cs="宋体"/>
          <w:bCs/>
          <w:sz w:val="24"/>
          <w:szCs w:val="24"/>
          <w:rPrChange w:id="531" w:author="陈黎" w:date="2025-04-25T08:48:01Z">
            <w:rPr/>
          </w:rPrChange>
        </w:rPr>
        <w:fldChar w:fldCharType="begin"/>
      </w:r>
      <w:r>
        <w:rPr>
          <w:rFonts w:hint="eastAsia" w:cs="宋体"/>
          <w:bCs/>
          <w:sz w:val="24"/>
          <w:szCs w:val="24"/>
          <w:rPrChange w:id="532" w:author="陈黎" w:date="2025-04-25T08:48:01Z">
            <w:rPr/>
          </w:rPrChange>
        </w:rPr>
        <w:instrText xml:space="preserve"> HYPERLINK \l "_Toc196418476" </w:instrText>
      </w:r>
      <w:r>
        <w:rPr>
          <w:rFonts w:hint="eastAsia" w:cs="宋体"/>
          <w:bCs/>
          <w:sz w:val="24"/>
          <w:szCs w:val="24"/>
          <w:rPrChange w:id="533" w:author="陈黎" w:date="2025-04-25T08:48:01Z">
            <w:rPr/>
          </w:rPrChange>
        </w:rPr>
        <w:fldChar w:fldCharType="separate"/>
      </w:r>
      <w:r>
        <w:rPr>
          <w:rStyle w:val="38"/>
          <w:rFonts w:hint="eastAsia" w:ascii="宋体" w:hAnsi="宋体" w:cs="宋体"/>
          <w:bCs/>
          <w:rPrChange w:id="534" w:author="陈黎" w:date="2025-04-25T08:48:01Z">
            <w:rPr>
              <w:rStyle w:val="38"/>
              <w:rFonts w:ascii="黑体" w:hAnsi="黑体"/>
            </w:rPr>
          </w:rPrChange>
        </w:rPr>
        <w:t>5.4</w:t>
      </w:r>
      <w:r>
        <w:rPr>
          <w:rStyle w:val="38"/>
          <w:rFonts w:hint="eastAsia" w:cs="宋体"/>
          <w:bCs/>
          <w:rPrChange w:id="535" w:author="陈黎" w:date="2025-04-25T08:48:01Z">
            <w:rPr>
              <w:rStyle w:val="38"/>
            </w:rPr>
          </w:rPrChange>
        </w:rPr>
        <w:t xml:space="preserve"> 舆情情感分析模块实现</w:t>
      </w:r>
      <w:r>
        <w:rPr>
          <w:rFonts w:hint="eastAsia" w:cs="宋体"/>
          <w:bCs/>
          <w:sz w:val="24"/>
          <w:szCs w:val="24"/>
          <w:rPrChange w:id="536" w:author="陈黎" w:date="2025-04-25T08:48:01Z">
            <w:rPr/>
          </w:rPrChange>
        </w:rPr>
        <w:tab/>
      </w:r>
      <w:r>
        <w:rPr>
          <w:rFonts w:hint="eastAsia" w:cs="宋体"/>
          <w:bCs/>
          <w:sz w:val="24"/>
          <w:szCs w:val="24"/>
          <w:rPrChange w:id="537" w:author="陈黎" w:date="2025-04-25T08:48:01Z">
            <w:rPr/>
          </w:rPrChange>
        </w:rPr>
        <w:fldChar w:fldCharType="begin"/>
      </w:r>
      <w:r>
        <w:rPr>
          <w:rFonts w:hint="eastAsia" w:cs="宋体"/>
          <w:bCs/>
          <w:sz w:val="24"/>
          <w:szCs w:val="24"/>
          <w:rPrChange w:id="538" w:author="陈黎" w:date="2025-04-25T08:48:01Z">
            <w:rPr/>
          </w:rPrChange>
        </w:rPr>
        <w:instrText xml:space="preserve"> PAGEREF _Toc196418476 \h </w:instrText>
      </w:r>
      <w:r>
        <w:rPr>
          <w:rFonts w:hint="eastAsia" w:cs="宋体"/>
          <w:bCs/>
          <w:sz w:val="24"/>
          <w:szCs w:val="24"/>
          <w:rPrChange w:id="539" w:author="陈黎" w:date="2025-04-25T08:48:01Z">
            <w:rPr/>
          </w:rPrChange>
        </w:rPr>
        <w:fldChar w:fldCharType="separate"/>
      </w:r>
      <w:r>
        <w:rPr>
          <w:rFonts w:hint="eastAsia" w:cs="宋体"/>
          <w:bCs/>
          <w:sz w:val="24"/>
          <w:szCs w:val="24"/>
          <w:rPrChange w:id="540" w:author="陈黎" w:date="2025-04-25T08:48:01Z">
            <w:rPr/>
          </w:rPrChange>
        </w:rPr>
        <w:t>20</w:t>
      </w:r>
      <w:r>
        <w:rPr>
          <w:rFonts w:hint="eastAsia" w:cs="宋体"/>
          <w:bCs/>
          <w:sz w:val="24"/>
          <w:szCs w:val="24"/>
          <w:rPrChange w:id="541" w:author="陈黎" w:date="2025-04-25T08:48:01Z">
            <w:rPr/>
          </w:rPrChange>
        </w:rPr>
        <w:fldChar w:fldCharType="end"/>
      </w:r>
      <w:r>
        <w:rPr>
          <w:rFonts w:hint="eastAsia" w:cs="宋体"/>
          <w:bCs/>
          <w:sz w:val="24"/>
          <w:szCs w:val="24"/>
          <w:rPrChange w:id="542" w:author="陈黎" w:date="2025-04-25T08:48:01Z">
            <w:rPr/>
          </w:rPrChange>
        </w:rPr>
        <w:fldChar w:fldCharType="end"/>
      </w:r>
    </w:p>
    <w:p w14:paraId="1C4E0FC1">
      <w:pPr>
        <w:pStyle w:val="16"/>
        <w:spacing w:before="0" w:after="0" w:line="400" w:lineRule="exact"/>
        <w:rPr>
          <w:rFonts w:hint="eastAsia" w:ascii="宋体" w:hAnsi="宋体" w:eastAsia="宋体" w:cs="宋体"/>
          <w:bCs/>
          <w:iCs w:val="0"/>
          <w:sz w:val="24"/>
          <w:szCs w:val="24"/>
          <w:rPrChange w:id="543" w:author="陈黎" w:date="2025-04-25T08:48:01Z">
            <w:rPr>
              <w:rFonts w:asciiTheme="minorHAnsi" w:hAnsiTheme="minorHAnsi" w:eastAsiaTheme="minorEastAsia" w:cstheme="minorBidi"/>
              <w:iCs w:val="0"/>
              <w:sz w:val="22"/>
              <w:szCs w:val="24"/>
              <w14:ligatures w14:val="standardContextual"/>
            </w:rPr>
          </w:rPrChange>
          <w14:ligatures w14:val="standardContextual"/>
        </w:rPr>
      </w:pPr>
      <w:r>
        <w:rPr>
          <w:rFonts w:hint="eastAsia" w:ascii="宋体" w:hAnsi="宋体" w:eastAsia="宋体" w:cs="宋体"/>
          <w:bCs/>
          <w:szCs w:val="24"/>
          <w:rPrChange w:id="544" w:author="陈黎" w:date="2025-04-25T08:48:01Z">
            <w:rPr/>
          </w:rPrChange>
        </w:rPr>
        <w:fldChar w:fldCharType="begin"/>
      </w:r>
      <w:r>
        <w:rPr>
          <w:rFonts w:hint="eastAsia" w:ascii="宋体" w:hAnsi="宋体" w:eastAsia="宋体" w:cs="宋体"/>
          <w:bCs/>
          <w:szCs w:val="24"/>
          <w:rPrChange w:id="545" w:author="陈黎" w:date="2025-04-25T08:48:01Z">
            <w:rPr/>
          </w:rPrChange>
        </w:rPr>
        <w:instrText xml:space="preserve"> HYPERLINK \l "_Toc196418477" </w:instrText>
      </w:r>
      <w:r>
        <w:rPr>
          <w:rFonts w:hint="eastAsia" w:ascii="宋体" w:hAnsi="宋体" w:eastAsia="宋体" w:cs="宋体"/>
          <w:bCs/>
          <w:szCs w:val="24"/>
          <w:rPrChange w:id="546" w:author="陈黎" w:date="2025-04-25T08:48:01Z">
            <w:rPr/>
          </w:rPrChange>
        </w:rPr>
        <w:fldChar w:fldCharType="separate"/>
      </w:r>
      <w:r>
        <w:rPr>
          <w:rStyle w:val="38"/>
          <w:rFonts w:hint="eastAsia" w:cs="宋体"/>
          <w:bCs/>
          <w:rPrChange w:id="547" w:author="陈黎" w:date="2025-04-25T08:48:01Z">
            <w:rPr>
              <w:rStyle w:val="38"/>
            </w:rPr>
          </w:rPrChange>
        </w:rPr>
        <w:t>5.4.1 情感分类实现</w:t>
      </w:r>
      <w:r>
        <w:rPr>
          <w:rFonts w:hint="eastAsia" w:ascii="宋体" w:hAnsi="宋体" w:eastAsia="宋体" w:cs="宋体"/>
          <w:bCs/>
          <w:szCs w:val="24"/>
          <w:rPrChange w:id="548" w:author="陈黎" w:date="2025-04-25T08:48:01Z">
            <w:rPr/>
          </w:rPrChange>
        </w:rPr>
        <w:tab/>
      </w:r>
      <w:r>
        <w:rPr>
          <w:rFonts w:hint="eastAsia" w:ascii="宋体" w:hAnsi="宋体" w:eastAsia="宋体" w:cs="宋体"/>
          <w:bCs/>
          <w:szCs w:val="24"/>
          <w:rPrChange w:id="549" w:author="陈黎" w:date="2025-04-25T08:48:01Z">
            <w:rPr/>
          </w:rPrChange>
        </w:rPr>
        <w:fldChar w:fldCharType="begin"/>
      </w:r>
      <w:r>
        <w:rPr>
          <w:rFonts w:hint="eastAsia" w:ascii="宋体" w:hAnsi="宋体" w:eastAsia="宋体" w:cs="宋体"/>
          <w:bCs/>
          <w:szCs w:val="24"/>
          <w:rPrChange w:id="550" w:author="陈黎" w:date="2025-04-25T08:48:01Z">
            <w:rPr/>
          </w:rPrChange>
        </w:rPr>
        <w:instrText xml:space="preserve"> PAGEREF _Toc196418477 \h </w:instrText>
      </w:r>
      <w:r>
        <w:rPr>
          <w:rFonts w:hint="eastAsia" w:ascii="宋体" w:hAnsi="宋体" w:eastAsia="宋体" w:cs="宋体"/>
          <w:bCs/>
          <w:szCs w:val="24"/>
          <w:rPrChange w:id="551" w:author="陈黎" w:date="2025-04-25T08:48:01Z">
            <w:rPr/>
          </w:rPrChange>
        </w:rPr>
        <w:fldChar w:fldCharType="separate"/>
      </w:r>
      <w:r>
        <w:rPr>
          <w:rFonts w:hint="eastAsia" w:ascii="宋体" w:hAnsi="宋体" w:eastAsia="宋体" w:cs="宋体"/>
          <w:bCs/>
          <w:szCs w:val="24"/>
          <w:rPrChange w:id="552" w:author="陈黎" w:date="2025-04-25T08:48:01Z">
            <w:rPr/>
          </w:rPrChange>
        </w:rPr>
        <w:t>20</w:t>
      </w:r>
      <w:r>
        <w:rPr>
          <w:rFonts w:hint="eastAsia" w:ascii="宋体" w:hAnsi="宋体" w:eastAsia="宋体" w:cs="宋体"/>
          <w:bCs/>
          <w:szCs w:val="24"/>
          <w:rPrChange w:id="553" w:author="陈黎" w:date="2025-04-25T08:48:01Z">
            <w:rPr/>
          </w:rPrChange>
        </w:rPr>
        <w:fldChar w:fldCharType="end"/>
      </w:r>
      <w:r>
        <w:rPr>
          <w:rFonts w:hint="eastAsia" w:ascii="宋体" w:hAnsi="宋体" w:eastAsia="宋体" w:cs="宋体"/>
          <w:bCs/>
          <w:szCs w:val="24"/>
          <w:rPrChange w:id="554" w:author="陈黎" w:date="2025-04-25T08:48:01Z">
            <w:rPr/>
          </w:rPrChange>
        </w:rPr>
        <w:fldChar w:fldCharType="end"/>
      </w:r>
    </w:p>
    <w:p w14:paraId="79BF2F0F">
      <w:pPr>
        <w:pStyle w:val="16"/>
        <w:spacing w:before="0" w:after="0" w:line="400" w:lineRule="exact"/>
        <w:rPr>
          <w:rFonts w:hint="eastAsia" w:ascii="宋体" w:hAnsi="宋体" w:eastAsia="宋体" w:cs="宋体"/>
          <w:bCs/>
          <w:iCs w:val="0"/>
          <w:sz w:val="24"/>
          <w:szCs w:val="24"/>
          <w:rPrChange w:id="555" w:author="陈黎" w:date="2025-04-25T08:48:01Z">
            <w:rPr>
              <w:rFonts w:asciiTheme="minorHAnsi" w:hAnsiTheme="minorHAnsi" w:eastAsiaTheme="minorEastAsia" w:cstheme="minorBidi"/>
              <w:iCs w:val="0"/>
              <w:sz w:val="22"/>
              <w:szCs w:val="24"/>
              <w14:ligatures w14:val="standardContextual"/>
            </w:rPr>
          </w:rPrChange>
          <w14:ligatures w14:val="standardContextual"/>
        </w:rPr>
      </w:pPr>
      <w:r>
        <w:rPr>
          <w:rFonts w:hint="eastAsia" w:ascii="宋体" w:hAnsi="宋体" w:eastAsia="宋体" w:cs="宋体"/>
          <w:bCs/>
          <w:szCs w:val="24"/>
          <w:rPrChange w:id="556" w:author="陈黎" w:date="2025-04-25T08:48:01Z">
            <w:rPr/>
          </w:rPrChange>
        </w:rPr>
        <w:fldChar w:fldCharType="begin"/>
      </w:r>
      <w:r>
        <w:rPr>
          <w:rFonts w:hint="eastAsia" w:ascii="宋体" w:hAnsi="宋体" w:eastAsia="宋体" w:cs="宋体"/>
          <w:bCs/>
          <w:szCs w:val="24"/>
          <w:rPrChange w:id="557" w:author="陈黎" w:date="2025-04-25T08:48:01Z">
            <w:rPr/>
          </w:rPrChange>
        </w:rPr>
        <w:instrText xml:space="preserve"> HYPERLINK \l "_Toc196418478" </w:instrText>
      </w:r>
      <w:r>
        <w:rPr>
          <w:rFonts w:hint="eastAsia" w:ascii="宋体" w:hAnsi="宋体" w:eastAsia="宋体" w:cs="宋体"/>
          <w:bCs/>
          <w:szCs w:val="24"/>
          <w:rPrChange w:id="558" w:author="陈黎" w:date="2025-04-25T08:48:01Z">
            <w:rPr/>
          </w:rPrChange>
        </w:rPr>
        <w:fldChar w:fldCharType="separate"/>
      </w:r>
      <w:r>
        <w:rPr>
          <w:rStyle w:val="38"/>
          <w:rFonts w:hint="eastAsia" w:cs="宋体"/>
          <w:bCs/>
          <w:rPrChange w:id="559" w:author="陈黎" w:date="2025-04-25T08:48:01Z">
            <w:rPr>
              <w:rStyle w:val="38"/>
            </w:rPr>
          </w:rPrChange>
        </w:rPr>
        <w:t>5.4.2 舆情分析可视化展示</w:t>
      </w:r>
      <w:r>
        <w:rPr>
          <w:rFonts w:hint="eastAsia" w:ascii="宋体" w:hAnsi="宋体" w:eastAsia="宋体" w:cs="宋体"/>
          <w:bCs/>
          <w:szCs w:val="24"/>
          <w:rPrChange w:id="560" w:author="陈黎" w:date="2025-04-25T08:48:01Z">
            <w:rPr/>
          </w:rPrChange>
        </w:rPr>
        <w:tab/>
      </w:r>
      <w:r>
        <w:rPr>
          <w:rFonts w:hint="eastAsia" w:ascii="宋体" w:hAnsi="宋体" w:eastAsia="宋体" w:cs="宋体"/>
          <w:bCs/>
          <w:szCs w:val="24"/>
          <w:rPrChange w:id="561" w:author="陈黎" w:date="2025-04-25T08:48:01Z">
            <w:rPr/>
          </w:rPrChange>
        </w:rPr>
        <w:fldChar w:fldCharType="begin"/>
      </w:r>
      <w:r>
        <w:rPr>
          <w:rFonts w:hint="eastAsia" w:ascii="宋体" w:hAnsi="宋体" w:eastAsia="宋体" w:cs="宋体"/>
          <w:bCs/>
          <w:szCs w:val="24"/>
          <w:rPrChange w:id="562" w:author="陈黎" w:date="2025-04-25T08:48:01Z">
            <w:rPr/>
          </w:rPrChange>
        </w:rPr>
        <w:instrText xml:space="preserve"> PAGEREF _Toc196418478 \h </w:instrText>
      </w:r>
      <w:r>
        <w:rPr>
          <w:rFonts w:hint="eastAsia" w:ascii="宋体" w:hAnsi="宋体" w:eastAsia="宋体" w:cs="宋体"/>
          <w:bCs/>
          <w:szCs w:val="24"/>
          <w:rPrChange w:id="563" w:author="陈黎" w:date="2025-04-25T08:48:01Z">
            <w:rPr/>
          </w:rPrChange>
        </w:rPr>
        <w:fldChar w:fldCharType="separate"/>
      </w:r>
      <w:r>
        <w:rPr>
          <w:rFonts w:hint="eastAsia" w:ascii="宋体" w:hAnsi="宋体" w:eastAsia="宋体" w:cs="宋体"/>
          <w:bCs/>
          <w:szCs w:val="24"/>
          <w:rPrChange w:id="564" w:author="陈黎" w:date="2025-04-25T08:48:01Z">
            <w:rPr/>
          </w:rPrChange>
        </w:rPr>
        <w:t>22</w:t>
      </w:r>
      <w:r>
        <w:rPr>
          <w:rFonts w:hint="eastAsia" w:ascii="宋体" w:hAnsi="宋体" w:eastAsia="宋体" w:cs="宋体"/>
          <w:bCs/>
          <w:szCs w:val="24"/>
          <w:rPrChange w:id="565" w:author="陈黎" w:date="2025-04-25T08:48:01Z">
            <w:rPr/>
          </w:rPrChange>
        </w:rPr>
        <w:fldChar w:fldCharType="end"/>
      </w:r>
      <w:r>
        <w:rPr>
          <w:rFonts w:hint="eastAsia" w:ascii="宋体" w:hAnsi="宋体" w:eastAsia="宋体" w:cs="宋体"/>
          <w:bCs/>
          <w:szCs w:val="24"/>
          <w:rPrChange w:id="566" w:author="陈黎" w:date="2025-04-25T08:48:01Z">
            <w:rPr/>
          </w:rPrChange>
        </w:rPr>
        <w:fldChar w:fldCharType="end"/>
      </w:r>
    </w:p>
    <w:p w14:paraId="367D4B62">
      <w:pPr>
        <w:pStyle w:val="16"/>
        <w:spacing w:before="0" w:after="0" w:line="400" w:lineRule="exact"/>
        <w:rPr>
          <w:rFonts w:hint="eastAsia" w:ascii="宋体" w:hAnsi="宋体" w:eastAsia="宋体" w:cs="宋体"/>
          <w:bCs/>
          <w:iCs w:val="0"/>
          <w:sz w:val="24"/>
          <w:szCs w:val="24"/>
          <w:rPrChange w:id="567" w:author="陈黎" w:date="2025-04-25T08:48:01Z">
            <w:rPr>
              <w:rFonts w:asciiTheme="minorHAnsi" w:hAnsiTheme="minorHAnsi" w:eastAsiaTheme="minorEastAsia" w:cstheme="minorBidi"/>
              <w:iCs w:val="0"/>
              <w:sz w:val="22"/>
              <w:szCs w:val="24"/>
              <w14:ligatures w14:val="standardContextual"/>
            </w:rPr>
          </w:rPrChange>
          <w14:ligatures w14:val="standardContextual"/>
        </w:rPr>
      </w:pPr>
      <w:r>
        <w:rPr>
          <w:rFonts w:hint="eastAsia" w:ascii="宋体" w:hAnsi="宋体" w:eastAsia="宋体" w:cs="宋体"/>
          <w:bCs/>
          <w:szCs w:val="24"/>
          <w:rPrChange w:id="568" w:author="陈黎" w:date="2025-04-25T08:48:01Z">
            <w:rPr/>
          </w:rPrChange>
        </w:rPr>
        <w:fldChar w:fldCharType="begin"/>
      </w:r>
      <w:r>
        <w:rPr>
          <w:rFonts w:hint="eastAsia" w:ascii="宋体" w:hAnsi="宋体" w:eastAsia="宋体" w:cs="宋体"/>
          <w:bCs/>
          <w:szCs w:val="24"/>
          <w:rPrChange w:id="569" w:author="陈黎" w:date="2025-04-25T08:48:01Z">
            <w:rPr/>
          </w:rPrChange>
        </w:rPr>
        <w:instrText xml:space="preserve"> HYPERLINK \l "_Toc196418479" </w:instrText>
      </w:r>
      <w:r>
        <w:rPr>
          <w:rFonts w:hint="eastAsia" w:ascii="宋体" w:hAnsi="宋体" w:eastAsia="宋体" w:cs="宋体"/>
          <w:bCs/>
          <w:szCs w:val="24"/>
          <w:rPrChange w:id="570" w:author="陈黎" w:date="2025-04-25T08:48:01Z">
            <w:rPr/>
          </w:rPrChange>
        </w:rPr>
        <w:fldChar w:fldCharType="separate"/>
      </w:r>
      <w:r>
        <w:rPr>
          <w:rStyle w:val="38"/>
          <w:rFonts w:hint="eastAsia" w:cs="宋体"/>
          <w:bCs/>
          <w:rPrChange w:id="571" w:author="陈黎" w:date="2025-04-25T08:48:01Z">
            <w:rPr>
              <w:rStyle w:val="38"/>
            </w:rPr>
          </w:rPrChange>
        </w:rPr>
        <w:t>5.4.3 用户舆情阈值设定</w:t>
      </w:r>
      <w:r>
        <w:rPr>
          <w:rFonts w:hint="eastAsia" w:ascii="宋体" w:hAnsi="宋体" w:eastAsia="宋体" w:cs="宋体"/>
          <w:bCs/>
          <w:szCs w:val="24"/>
          <w:rPrChange w:id="572" w:author="陈黎" w:date="2025-04-25T08:48:01Z">
            <w:rPr/>
          </w:rPrChange>
        </w:rPr>
        <w:tab/>
      </w:r>
      <w:r>
        <w:rPr>
          <w:rFonts w:hint="eastAsia" w:ascii="宋体" w:hAnsi="宋体" w:eastAsia="宋体" w:cs="宋体"/>
          <w:bCs/>
          <w:szCs w:val="24"/>
          <w:rPrChange w:id="573" w:author="陈黎" w:date="2025-04-25T08:48:01Z">
            <w:rPr/>
          </w:rPrChange>
        </w:rPr>
        <w:fldChar w:fldCharType="begin"/>
      </w:r>
      <w:r>
        <w:rPr>
          <w:rFonts w:hint="eastAsia" w:ascii="宋体" w:hAnsi="宋体" w:eastAsia="宋体" w:cs="宋体"/>
          <w:bCs/>
          <w:szCs w:val="24"/>
          <w:rPrChange w:id="574" w:author="陈黎" w:date="2025-04-25T08:48:01Z">
            <w:rPr/>
          </w:rPrChange>
        </w:rPr>
        <w:instrText xml:space="preserve"> PAGEREF _Toc196418479 \h </w:instrText>
      </w:r>
      <w:r>
        <w:rPr>
          <w:rFonts w:hint="eastAsia" w:ascii="宋体" w:hAnsi="宋体" w:eastAsia="宋体" w:cs="宋体"/>
          <w:bCs/>
          <w:szCs w:val="24"/>
          <w:rPrChange w:id="575" w:author="陈黎" w:date="2025-04-25T08:48:01Z">
            <w:rPr/>
          </w:rPrChange>
        </w:rPr>
        <w:fldChar w:fldCharType="separate"/>
      </w:r>
      <w:r>
        <w:rPr>
          <w:rFonts w:hint="eastAsia" w:ascii="宋体" w:hAnsi="宋体" w:eastAsia="宋体" w:cs="宋体"/>
          <w:bCs/>
          <w:szCs w:val="24"/>
          <w:rPrChange w:id="576" w:author="陈黎" w:date="2025-04-25T08:48:01Z">
            <w:rPr/>
          </w:rPrChange>
        </w:rPr>
        <w:t>22</w:t>
      </w:r>
      <w:r>
        <w:rPr>
          <w:rFonts w:hint="eastAsia" w:ascii="宋体" w:hAnsi="宋体" w:eastAsia="宋体" w:cs="宋体"/>
          <w:bCs/>
          <w:szCs w:val="24"/>
          <w:rPrChange w:id="577" w:author="陈黎" w:date="2025-04-25T08:48:01Z">
            <w:rPr/>
          </w:rPrChange>
        </w:rPr>
        <w:fldChar w:fldCharType="end"/>
      </w:r>
      <w:r>
        <w:rPr>
          <w:rFonts w:hint="eastAsia" w:ascii="宋体" w:hAnsi="宋体" w:eastAsia="宋体" w:cs="宋体"/>
          <w:bCs/>
          <w:szCs w:val="24"/>
          <w:rPrChange w:id="578" w:author="陈黎" w:date="2025-04-25T08:48:01Z">
            <w:rPr/>
          </w:rPrChange>
        </w:rPr>
        <w:fldChar w:fldCharType="end"/>
      </w:r>
    </w:p>
    <w:p w14:paraId="7FC1CF08">
      <w:pPr>
        <w:pStyle w:val="26"/>
        <w:spacing w:before="0" w:after="0" w:line="400" w:lineRule="exact"/>
        <w:rPr>
          <w:rFonts w:hint="eastAsia" w:ascii="宋体" w:hAnsi="宋体" w:eastAsia="宋体" w:cs="宋体"/>
          <w:bCs/>
          <w:smallCaps w:val="0"/>
          <w:sz w:val="24"/>
          <w:szCs w:val="24"/>
          <w:rPrChange w:id="579" w:author="陈黎" w:date="2025-04-25T08:48:01Z">
            <w:rPr>
              <w:rFonts w:asciiTheme="minorHAnsi" w:hAnsiTheme="minorHAnsi" w:eastAsiaTheme="minorEastAsia" w:cstheme="minorBidi"/>
              <w:smallCaps w:val="0"/>
              <w:sz w:val="22"/>
              <w:szCs w:val="24"/>
              <w14:ligatures w14:val="standardContextual"/>
            </w:rPr>
          </w:rPrChange>
          <w14:ligatures w14:val="standardContextual"/>
        </w:rPr>
      </w:pPr>
      <w:r>
        <w:rPr>
          <w:rFonts w:hint="eastAsia" w:cs="宋体"/>
          <w:bCs/>
          <w:sz w:val="24"/>
          <w:szCs w:val="24"/>
          <w:rPrChange w:id="580" w:author="陈黎" w:date="2025-04-25T08:48:01Z">
            <w:rPr/>
          </w:rPrChange>
        </w:rPr>
        <w:fldChar w:fldCharType="begin"/>
      </w:r>
      <w:r>
        <w:rPr>
          <w:rFonts w:hint="eastAsia" w:cs="宋体"/>
          <w:bCs/>
          <w:sz w:val="24"/>
          <w:szCs w:val="24"/>
          <w:rPrChange w:id="581" w:author="陈黎" w:date="2025-04-25T08:48:01Z">
            <w:rPr/>
          </w:rPrChange>
        </w:rPr>
        <w:instrText xml:space="preserve"> HYPERLINK \l "_Toc196418480" </w:instrText>
      </w:r>
      <w:r>
        <w:rPr>
          <w:rFonts w:hint="eastAsia" w:cs="宋体"/>
          <w:bCs/>
          <w:sz w:val="24"/>
          <w:szCs w:val="24"/>
          <w:rPrChange w:id="582" w:author="陈黎" w:date="2025-04-25T08:48:01Z">
            <w:rPr/>
          </w:rPrChange>
        </w:rPr>
        <w:fldChar w:fldCharType="separate"/>
      </w:r>
      <w:r>
        <w:rPr>
          <w:rStyle w:val="38"/>
          <w:rFonts w:hint="eastAsia" w:ascii="宋体" w:hAnsi="宋体" w:cs="宋体"/>
          <w:bCs/>
          <w:rPrChange w:id="583" w:author="陈黎" w:date="2025-04-25T08:48:01Z">
            <w:rPr>
              <w:rStyle w:val="38"/>
              <w:rFonts w:ascii="黑体" w:hAnsi="黑体"/>
            </w:rPr>
          </w:rPrChange>
        </w:rPr>
        <w:t>5.5</w:t>
      </w:r>
      <w:r>
        <w:rPr>
          <w:rStyle w:val="38"/>
          <w:rFonts w:hint="eastAsia" w:cs="宋体"/>
          <w:bCs/>
          <w:rPrChange w:id="584" w:author="陈黎" w:date="2025-04-25T08:48:01Z">
            <w:rPr>
              <w:rStyle w:val="38"/>
            </w:rPr>
          </w:rPrChange>
        </w:rPr>
        <w:t xml:space="preserve"> 用户活跃度分析模块实现</w:t>
      </w:r>
      <w:r>
        <w:rPr>
          <w:rFonts w:hint="eastAsia" w:cs="宋体"/>
          <w:bCs/>
          <w:sz w:val="24"/>
          <w:szCs w:val="24"/>
          <w:rPrChange w:id="585" w:author="陈黎" w:date="2025-04-25T08:48:01Z">
            <w:rPr/>
          </w:rPrChange>
        </w:rPr>
        <w:tab/>
      </w:r>
      <w:r>
        <w:rPr>
          <w:rFonts w:hint="eastAsia" w:cs="宋体"/>
          <w:bCs/>
          <w:sz w:val="24"/>
          <w:szCs w:val="24"/>
          <w:rPrChange w:id="586" w:author="陈黎" w:date="2025-04-25T08:48:01Z">
            <w:rPr/>
          </w:rPrChange>
        </w:rPr>
        <w:fldChar w:fldCharType="begin"/>
      </w:r>
      <w:r>
        <w:rPr>
          <w:rFonts w:hint="eastAsia" w:cs="宋体"/>
          <w:bCs/>
          <w:sz w:val="24"/>
          <w:szCs w:val="24"/>
          <w:rPrChange w:id="587" w:author="陈黎" w:date="2025-04-25T08:48:01Z">
            <w:rPr/>
          </w:rPrChange>
        </w:rPr>
        <w:instrText xml:space="preserve"> PAGEREF _Toc196418480 \h </w:instrText>
      </w:r>
      <w:r>
        <w:rPr>
          <w:rFonts w:hint="eastAsia" w:cs="宋体"/>
          <w:bCs/>
          <w:sz w:val="24"/>
          <w:szCs w:val="24"/>
          <w:rPrChange w:id="588" w:author="陈黎" w:date="2025-04-25T08:48:01Z">
            <w:rPr/>
          </w:rPrChange>
        </w:rPr>
        <w:fldChar w:fldCharType="separate"/>
      </w:r>
      <w:r>
        <w:rPr>
          <w:rFonts w:hint="eastAsia" w:cs="宋体"/>
          <w:bCs/>
          <w:sz w:val="24"/>
          <w:szCs w:val="24"/>
          <w:rPrChange w:id="589" w:author="陈黎" w:date="2025-04-25T08:48:01Z">
            <w:rPr/>
          </w:rPrChange>
        </w:rPr>
        <w:t>23</w:t>
      </w:r>
      <w:r>
        <w:rPr>
          <w:rFonts w:hint="eastAsia" w:cs="宋体"/>
          <w:bCs/>
          <w:sz w:val="24"/>
          <w:szCs w:val="24"/>
          <w:rPrChange w:id="590" w:author="陈黎" w:date="2025-04-25T08:48:01Z">
            <w:rPr/>
          </w:rPrChange>
        </w:rPr>
        <w:fldChar w:fldCharType="end"/>
      </w:r>
      <w:r>
        <w:rPr>
          <w:rFonts w:hint="eastAsia" w:cs="宋体"/>
          <w:bCs/>
          <w:sz w:val="24"/>
          <w:szCs w:val="24"/>
          <w:rPrChange w:id="591" w:author="陈黎" w:date="2025-04-25T08:48:01Z">
            <w:rPr/>
          </w:rPrChange>
        </w:rPr>
        <w:fldChar w:fldCharType="end"/>
      </w:r>
    </w:p>
    <w:p w14:paraId="49305D57">
      <w:pPr>
        <w:pStyle w:val="26"/>
        <w:spacing w:before="0" w:after="0" w:line="400" w:lineRule="exact"/>
        <w:rPr>
          <w:rFonts w:hint="eastAsia" w:ascii="宋体" w:hAnsi="宋体" w:eastAsia="宋体" w:cs="宋体"/>
          <w:bCs/>
          <w:smallCaps w:val="0"/>
          <w:sz w:val="24"/>
          <w:szCs w:val="24"/>
          <w:rPrChange w:id="592" w:author="陈黎" w:date="2025-04-25T08:48:01Z">
            <w:rPr>
              <w:rFonts w:asciiTheme="minorHAnsi" w:hAnsiTheme="minorHAnsi" w:eastAsiaTheme="minorEastAsia" w:cstheme="minorBidi"/>
              <w:smallCaps w:val="0"/>
              <w:sz w:val="22"/>
              <w:szCs w:val="24"/>
              <w14:ligatures w14:val="standardContextual"/>
            </w:rPr>
          </w:rPrChange>
          <w14:ligatures w14:val="standardContextual"/>
        </w:rPr>
      </w:pPr>
      <w:r>
        <w:rPr>
          <w:rFonts w:hint="eastAsia" w:cs="宋体"/>
          <w:bCs/>
          <w:sz w:val="24"/>
          <w:szCs w:val="24"/>
          <w:rPrChange w:id="593" w:author="陈黎" w:date="2025-04-25T08:48:01Z">
            <w:rPr/>
          </w:rPrChange>
        </w:rPr>
        <w:fldChar w:fldCharType="begin"/>
      </w:r>
      <w:r>
        <w:rPr>
          <w:rFonts w:hint="eastAsia" w:cs="宋体"/>
          <w:bCs/>
          <w:sz w:val="24"/>
          <w:szCs w:val="24"/>
          <w:rPrChange w:id="594" w:author="陈黎" w:date="2025-04-25T08:48:01Z">
            <w:rPr/>
          </w:rPrChange>
        </w:rPr>
        <w:instrText xml:space="preserve"> HYPERLINK \l "_Toc196418481" </w:instrText>
      </w:r>
      <w:r>
        <w:rPr>
          <w:rFonts w:hint="eastAsia" w:cs="宋体"/>
          <w:bCs/>
          <w:sz w:val="24"/>
          <w:szCs w:val="24"/>
          <w:rPrChange w:id="595" w:author="陈黎" w:date="2025-04-25T08:48:01Z">
            <w:rPr/>
          </w:rPrChange>
        </w:rPr>
        <w:fldChar w:fldCharType="separate"/>
      </w:r>
      <w:r>
        <w:rPr>
          <w:rStyle w:val="38"/>
          <w:rFonts w:hint="eastAsia" w:ascii="宋体" w:hAnsi="宋体" w:cs="宋体"/>
          <w:bCs/>
          <w:rPrChange w:id="596" w:author="陈黎" w:date="2025-04-25T08:48:01Z">
            <w:rPr>
              <w:rStyle w:val="38"/>
              <w:rFonts w:ascii="黑体" w:hAnsi="黑体"/>
            </w:rPr>
          </w:rPrChange>
        </w:rPr>
        <w:t>5.6</w:t>
      </w:r>
      <w:r>
        <w:rPr>
          <w:rStyle w:val="38"/>
          <w:rFonts w:hint="eastAsia" w:cs="宋体"/>
          <w:bCs/>
          <w:rPrChange w:id="597" w:author="陈黎" w:date="2025-04-25T08:48:01Z">
            <w:rPr>
              <w:rStyle w:val="38"/>
            </w:rPr>
          </w:rPrChange>
        </w:rPr>
        <w:t xml:space="preserve"> 评论舆情分析模块实现</w:t>
      </w:r>
      <w:r>
        <w:rPr>
          <w:rFonts w:hint="eastAsia" w:cs="宋体"/>
          <w:bCs/>
          <w:sz w:val="24"/>
          <w:szCs w:val="24"/>
          <w:rPrChange w:id="598" w:author="陈黎" w:date="2025-04-25T08:48:01Z">
            <w:rPr/>
          </w:rPrChange>
        </w:rPr>
        <w:tab/>
      </w:r>
      <w:r>
        <w:rPr>
          <w:rFonts w:hint="eastAsia" w:cs="宋体"/>
          <w:bCs/>
          <w:sz w:val="24"/>
          <w:szCs w:val="24"/>
          <w:rPrChange w:id="599" w:author="陈黎" w:date="2025-04-25T08:48:01Z">
            <w:rPr/>
          </w:rPrChange>
        </w:rPr>
        <w:fldChar w:fldCharType="begin"/>
      </w:r>
      <w:r>
        <w:rPr>
          <w:rFonts w:hint="eastAsia" w:cs="宋体"/>
          <w:bCs/>
          <w:sz w:val="24"/>
          <w:szCs w:val="24"/>
          <w:rPrChange w:id="600" w:author="陈黎" w:date="2025-04-25T08:48:01Z">
            <w:rPr/>
          </w:rPrChange>
        </w:rPr>
        <w:instrText xml:space="preserve"> PAGEREF _Toc196418481 \h </w:instrText>
      </w:r>
      <w:r>
        <w:rPr>
          <w:rFonts w:hint="eastAsia" w:cs="宋体"/>
          <w:bCs/>
          <w:sz w:val="24"/>
          <w:szCs w:val="24"/>
          <w:rPrChange w:id="601" w:author="陈黎" w:date="2025-04-25T08:48:01Z">
            <w:rPr/>
          </w:rPrChange>
        </w:rPr>
        <w:fldChar w:fldCharType="separate"/>
      </w:r>
      <w:r>
        <w:rPr>
          <w:rFonts w:hint="eastAsia" w:cs="宋体"/>
          <w:bCs/>
          <w:sz w:val="24"/>
          <w:szCs w:val="24"/>
          <w:rPrChange w:id="602" w:author="陈黎" w:date="2025-04-25T08:48:01Z">
            <w:rPr/>
          </w:rPrChange>
        </w:rPr>
        <w:t>25</w:t>
      </w:r>
      <w:r>
        <w:rPr>
          <w:rFonts w:hint="eastAsia" w:cs="宋体"/>
          <w:bCs/>
          <w:sz w:val="24"/>
          <w:szCs w:val="24"/>
          <w:rPrChange w:id="603" w:author="陈黎" w:date="2025-04-25T08:48:01Z">
            <w:rPr/>
          </w:rPrChange>
        </w:rPr>
        <w:fldChar w:fldCharType="end"/>
      </w:r>
      <w:r>
        <w:rPr>
          <w:rFonts w:hint="eastAsia" w:cs="宋体"/>
          <w:bCs/>
          <w:sz w:val="24"/>
          <w:szCs w:val="24"/>
          <w:rPrChange w:id="604" w:author="陈黎" w:date="2025-04-25T08:48:01Z">
            <w:rPr/>
          </w:rPrChange>
        </w:rPr>
        <w:fldChar w:fldCharType="end"/>
      </w:r>
    </w:p>
    <w:p w14:paraId="5F79C120">
      <w:pPr>
        <w:pStyle w:val="16"/>
        <w:spacing w:before="0" w:after="0" w:line="400" w:lineRule="exact"/>
        <w:rPr>
          <w:rFonts w:hint="eastAsia" w:ascii="宋体" w:hAnsi="宋体" w:eastAsia="宋体" w:cs="宋体"/>
          <w:bCs/>
          <w:iCs w:val="0"/>
          <w:sz w:val="24"/>
          <w:szCs w:val="24"/>
          <w:rPrChange w:id="605" w:author="陈黎" w:date="2025-04-25T08:48:01Z">
            <w:rPr>
              <w:rFonts w:asciiTheme="minorHAnsi" w:hAnsiTheme="minorHAnsi" w:eastAsiaTheme="minorEastAsia" w:cstheme="minorBidi"/>
              <w:iCs w:val="0"/>
              <w:sz w:val="22"/>
              <w:szCs w:val="24"/>
              <w14:ligatures w14:val="standardContextual"/>
            </w:rPr>
          </w:rPrChange>
          <w14:ligatures w14:val="standardContextual"/>
        </w:rPr>
      </w:pPr>
      <w:r>
        <w:rPr>
          <w:rFonts w:hint="eastAsia" w:ascii="宋体" w:hAnsi="宋体" w:eastAsia="宋体" w:cs="宋体"/>
          <w:bCs/>
          <w:szCs w:val="24"/>
          <w:rPrChange w:id="606" w:author="陈黎" w:date="2025-04-25T08:48:01Z">
            <w:rPr/>
          </w:rPrChange>
        </w:rPr>
        <w:fldChar w:fldCharType="begin"/>
      </w:r>
      <w:r>
        <w:rPr>
          <w:rFonts w:hint="eastAsia" w:ascii="宋体" w:hAnsi="宋体" w:eastAsia="宋体" w:cs="宋体"/>
          <w:bCs/>
          <w:szCs w:val="24"/>
          <w:rPrChange w:id="607" w:author="陈黎" w:date="2025-04-25T08:48:01Z">
            <w:rPr/>
          </w:rPrChange>
        </w:rPr>
        <w:instrText xml:space="preserve"> HYPERLINK \l "_Toc196418482" </w:instrText>
      </w:r>
      <w:r>
        <w:rPr>
          <w:rFonts w:hint="eastAsia" w:ascii="宋体" w:hAnsi="宋体" w:eastAsia="宋体" w:cs="宋体"/>
          <w:bCs/>
          <w:szCs w:val="24"/>
          <w:rPrChange w:id="608" w:author="陈黎" w:date="2025-04-25T08:48:01Z">
            <w:rPr/>
          </w:rPrChange>
        </w:rPr>
        <w:fldChar w:fldCharType="separate"/>
      </w:r>
      <w:r>
        <w:rPr>
          <w:rStyle w:val="38"/>
          <w:rFonts w:hint="eastAsia" w:cs="宋体"/>
          <w:bCs/>
          <w:rPrChange w:id="609" w:author="陈黎" w:date="2025-04-25T08:48:01Z">
            <w:rPr>
              <w:rStyle w:val="38"/>
            </w:rPr>
          </w:rPrChange>
        </w:rPr>
        <w:t>5.6.1 热门评论分析与展示</w:t>
      </w:r>
      <w:r>
        <w:rPr>
          <w:rFonts w:hint="eastAsia" w:ascii="宋体" w:hAnsi="宋体" w:eastAsia="宋体" w:cs="宋体"/>
          <w:bCs/>
          <w:szCs w:val="24"/>
          <w:rPrChange w:id="610" w:author="陈黎" w:date="2025-04-25T08:48:01Z">
            <w:rPr/>
          </w:rPrChange>
        </w:rPr>
        <w:tab/>
      </w:r>
      <w:r>
        <w:rPr>
          <w:rFonts w:hint="eastAsia" w:ascii="宋体" w:hAnsi="宋体" w:eastAsia="宋体" w:cs="宋体"/>
          <w:bCs/>
          <w:szCs w:val="24"/>
          <w:rPrChange w:id="611" w:author="陈黎" w:date="2025-04-25T08:48:01Z">
            <w:rPr/>
          </w:rPrChange>
        </w:rPr>
        <w:fldChar w:fldCharType="begin"/>
      </w:r>
      <w:r>
        <w:rPr>
          <w:rFonts w:hint="eastAsia" w:ascii="宋体" w:hAnsi="宋体" w:eastAsia="宋体" w:cs="宋体"/>
          <w:bCs/>
          <w:szCs w:val="24"/>
          <w:rPrChange w:id="612" w:author="陈黎" w:date="2025-04-25T08:48:01Z">
            <w:rPr/>
          </w:rPrChange>
        </w:rPr>
        <w:instrText xml:space="preserve"> PAGEREF _Toc196418482 \h </w:instrText>
      </w:r>
      <w:r>
        <w:rPr>
          <w:rFonts w:hint="eastAsia" w:ascii="宋体" w:hAnsi="宋体" w:eastAsia="宋体" w:cs="宋体"/>
          <w:bCs/>
          <w:szCs w:val="24"/>
          <w:rPrChange w:id="613" w:author="陈黎" w:date="2025-04-25T08:48:01Z">
            <w:rPr/>
          </w:rPrChange>
        </w:rPr>
        <w:fldChar w:fldCharType="separate"/>
      </w:r>
      <w:r>
        <w:rPr>
          <w:rFonts w:hint="eastAsia" w:ascii="宋体" w:hAnsi="宋体" w:eastAsia="宋体" w:cs="宋体"/>
          <w:bCs/>
          <w:szCs w:val="24"/>
          <w:rPrChange w:id="614" w:author="陈黎" w:date="2025-04-25T08:48:01Z">
            <w:rPr/>
          </w:rPrChange>
        </w:rPr>
        <w:t>25</w:t>
      </w:r>
      <w:r>
        <w:rPr>
          <w:rFonts w:hint="eastAsia" w:ascii="宋体" w:hAnsi="宋体" w:eastAsia="宋体" w:cs="宋体"/>
          <w:bCs/>
          <w:szCs w:val="24"/>
          <w:rPrChange w:id="615" w:author="陈黎" w:date="2025-04-25T08:48:01Z">
            <w:rPr/>
          </w:rPrChange>
        </w:rPr>
        <w:fldChar w:fldCharType="end"/>
      </w:r>
      <w:r>
        <w:rPr>
          <w:rFonts w:hint="eastAsia" w:ascii="宋体" w:hAnsi="宋体" w:eastAsia="宋体" w:cs="宋体"/>
          <w:bCs/>
          <w:szCs w:val="24"/>
          <w:rPrChange w:id="616" w:author="陈黎" w:date="2025-04-25T08:48:01Z">
            <w:rPr/>
          </w:rPrChange>
        </w:rPr>
        <w:fldChar w:fldCharType="end"/>
      </w:r>
    </w:p>
    <w:p w14:paraId="5CF2BF64">
      <w:pPr>
        <w:pStyle w:val="16"/>
        <w:spacing w:before="0" w:after="0" w:line="400" w:lineRule="exact"/>
        <w:rPr>
          <w:rFonts w:hint="eastAsia" w:ascii="宋体" w:hAnsi="宋体" w:eastAsia="宋体" w:cs="宋体"/>
          <w:bCs/>
          <w:iCs w:val="0"/>
          <w:sz w:val="24"/>
          <w:szCs w:val="24"/>
          <w:rPrChange w:id="617" w:author="陈黎" w:date="2025-04-25T08:48:01Z">
            <w:rPr>
              <w:rFonts w:asciiTheme="minorHAnsi" w:hAnsiTheme="minorHAnsi" w:eastAsiaTheme="minorEastAsia" w:cstheme="minorBidi"/>
              <w:iCs w:val="0"/>
              <w:sz w:val="22"/>
              <w:szCs w:val="24"/>
              <w14:ligatures w14:val="standardContextual"/>
            </w:rPr>
          </w:rPrChange>
          <w14:ligatures w14:val="standardContextual"/>
        </w:rPr>
      </w:pPr>
      <w:r>
        <w:rPr>
          <w:rFonts w:hint="eastAsia" w:ascii="宋体" w:hAnsi="宋体" w:eastAsia="宋体" w:cs="宋体"/>
          <w:bCs/>
          <w:szCs w:val="24"/>
          <w:rPrChange w:id="618" w:author="陈黎" w:date="2025-04-25T08:48:01Z">
            <w:rPr/>
          </w:rPrChange>
        </w:rPr>
        <w:fldChar w:fldCharType="begin"/>
      </w:r>
      <w:r>
        <w:rPr>
          <w:rFonts w:hint="eastAsia" w:ascii="宋体" w:hAnsi="宋体" w:eastAsia="宋体" w:cs="宋体"/>
          <w:bCs/>
          <w:szCs w:val="24"/>
          <w:rPrChange w:id="619" w:author="陈黎" w:date="2025-04-25T08:48:01Z">
            <w:rPr/>
          </w:rPrChange>
        </w:rPr>
        <w:instrText xml:space="preserve"> HYPERLINK \l "_Toc196418483" </w:instrText>
      </w:r>
      <w:r>
        <w:rPr>
          <w:rFonts w:hint="eastAsia" w:ascii="宋体" w:hAnsi="宋体" w:eastAsia="宋体" w:cs="宋体"/>
          <w:bCs/>
          <w:szCs w:val="24"/>
          <w:rPrChange w:id="620" w:author="陈黎" w:date="2025-04-25T08:48:01Z">
            <w:rPr/>
          </w:rPrChange>
        </w:rPr>
        <w:fldChar w:fldCharType="separate"/>
      </w:r>
      <w:r>
        <w:rPr>
          <w:rStyle w:val="38"/>
          <w:rFonts w:hint="eastAsia" w:cs="宋体"/>
          <w:bCs/>
          <w:rPrChange w:id="621" w:author="陈黎" w:date="2025-04-25T08:48:01Z">
            <w:rPr>
              <w:rStyle w:val="38"/>
            </w:rPr>
          </w:rPrChange>
        </w:rPr>
        <w:t>5.6.2 关键词云图实现</w:t>
      </w:r>
      <w:r>
        <w:rPr>
          <w:rFonts w:hint="eastAsia" w:ascii="宋体" w:hAnsi="宋体" w:eastAsia="宋体" w:cs="宋体"/>
          <w:bCs/>
          <w:szCs w:val="24"/>
          <w:rPrChange w:id="622" w:author="陈黎" w:date="2025-04-25T08:48:01Z">
            <w:rPr/>
          </w:rPrChange>
        </w:rPr>
        <w:tab/>
      </w:r>
      <w:r>
        <w:rPr>
          <w:rFonts w:hint="eastAsia" w:ascii="宋体" w:hAnsi="宋体" w:eastAsia="宋体" w:cs="宋体"/>
          <w:bCs/>
          <w:szCs w:val="24"/>
          <w:rPrChange w:id="623" w:author="陈黎" w:date="2025-04-25T08:48:01Z">
            <w:rPr/>
          </w:rPrChange>
        </w:rPr>
        <w:fldChar w:fldCharType="begin"/>
      </w:r>
      <w:r>
        <w:rPr>
          <w:rFonts w:hint="eastAsia" w:ascii="宋体" w:hAnsi="宋体" w:eastAsia="宋体" w:cs="宋体"/>
          <w:bCs/>
          <w:szCs w:val="24"/>
          <w:rPrChange w:id="624" w:author="陈黎" w:date="2025-04-25T08:48:01Z">
            <w:rPr/>
          </w:rPrChange>
        </w:rPr>
        <w:instrText xml:space="preserve"> PAGEREF _Toc196418483 \h </w:instrText>
      </w:r>
      <w:r>
        <w:rPr>
          <w:rFonts w:hint="eastAsia" w:ascii="宋体" w:hAnsi="宋体" w:eastAsia="宋体" w:cs="宋体"/>
          <w:bCs/>
          <w:szCs w:val="24"/>
          <w:rPrChange w:id="625" w:author="陈黎" w:date="2025-04-25T08:48:01Z">
            <w:rPr/>
          </w:rPrChange>
        </w:rPr>
        <w:fldChar w:fldCharType="separate"/>
      </w:r>
      <w:r>
        <w:rPr>
          <w:rFonts w:hint="eastAsia" w:ascii="宋体" w:hAnsi="宋体" w:eastAsia="宋体" w:cs="宋体"/>
          <w:bCs/>
          <w:szCs w:val="24"/>
          <w:rPrChange w:id="626" w:author="陈黎" w:date="2025-04-25T08:48:01Z">
            <w:rPr/>
          </w:rPrChange>
        </w:rPr>
        <w:t>25</w:t>
      </w:r>
      <w:r>
        <w:rPr>
          <w:rFonts w:hint="eastAsia" w:ascii="宋体" w:hAnsi="宋体" w:eastAsia="宋体" w:cs="宋体"/>
          <w:bCs/>
          <w:szCs w:val="24"/>
          <w:rPrChange w:id="627" w:author="陈黎" w:date="2025-04-25T08:48:01Z">
            <w:rPr/>
          </w:rPrChange>
        </w:rPr>
        <w:fldChar w:fldCharType="end"/>
      </w:r>
      <w:r>
        <w:rPr>
          <w:rFonts w:hint="eastAsia" w:ascii="宋体" w:hAnsi="宋体" w:eastAsia="宋体" w:cs="宋体"/>
          <w:bCs/>
          <w:szCs w:val="24"/>
          <w:rPrChange w:id="628" w:author="陈黎" w:date="2025-04-25T08:48:01Z">
            <w:rPr/>
          </w:rPrChange>
        </w:rPr>
        <w:fldChar w:fldCharType="end"/>
      </w:r>
    </w:p>
    <w:p w14:paraId="67A54634">
      <w:pPr>
        <w:pStyle w:val="26"/>
        <w:spacing w:before="0" w:after="0" w:line="400" w:lineRule="exact"/>
        <w:rPr>
          <w:rFonts w:hint="eastAsia" w:ascii="宋体" w:hAnsi="宋体" w:eastAsia="宋体" w:cs="宋体"/>
          <w:bCs/>
          <w:smallCaps w:val="0"/>
          <w:sz w:val="24"/>
          <w:szCs w:val="24"/>
          <w:rPrChange w:id="629" w:author="陈黎" w:date="2025-04-25T08:48:01Z">
            <w:rPr>
              <w:rFonts w:asciiTheme="minorHAnsi" w:hAnsiTheme="minorHAnsi" w:eastAsiaTheme="minorEastAsia" w:cstheme="minorBidi"/>
              <w:smallCaps w:val="0"/>
              <w:sz w:val="22"/>
              <w:szCs w:val="24"/>
              <w14:ligatures w14:val="standardContextual"/>
            </w:rPr>
          </w:rPrChange>
          <w14:ligatures w14:val="standardContextual"/>
        </w:rPr>
      </w:pPr>
      <w:r>
        <w:rPr>
          <w:rFonts w:hint="eastAsia" w:cs="宋体"/>
          <w:bCs/>
          <w:sz w:val="24"/>
          <w:szCs w:val="24"/>
          <w:rPrChange w:id="630" w:author="陈黎" w:date="2025-04-25T08:48:01Z">
            <w:rPr/>
          </w:rPrChange>
        </w:rPr>
        <w:fldChar w:fldCharType="begin"/>
      </w:r>
      <w:r>
        <w:rPr>
          <w:rFonts w:hint="eastAsia" w:cs="宋体"/>
          <w:bCs/>
          <w:sz w:val="24"/>
          <w:szCs w:val="24"/>
          <w:rPrChange w:id="631" w:author="陈黎" w:date="2025-04-25T08:48:01Z">
            <w:rPr/>
          </w:rPrChange>
        </w:rPr>
        <w:instrText xml:space="preserve"> HYPERLINK \l "_Toc196418484" </w:instrText>
      </w:r>
      <w:r>
        <w:rPr>
          <w:rFonts w:hint="eastAsia" w:cs="宋体"/>
          <w:bCs/>
          <w:sz w:val="24"/>
          <w:szCs w:val="24"/>
          <w:rPrChange w:id="632" w:author="陈黎" w:date="2025-04-25T08:48:01Z">
            <w:rPr/>
          </w:rPrChange>
        </w:rPr>
        <w:fldChar w:fldCharType="separate"/>
      </w:r>
      <w:r>
        <w:rPr>
          <w:rStyle w:val="38"/>
          <w:rFonts w:hint="eastAsia" w:ascii="宋体" w:hAnsi="宋体" w:cs="宋体"/>
          <w:bCs/>
          <w:rPrChange w:id="633" w:author="陈黎" w:date="2025-04-25T08:48:01Z">
            <w:rPr>
              <w:rStyle w:val="38"/>
              <w:rFonts w:ascii="黑体" w:hAnsi="黑体"/>
            </w:rPr>
          </w:rPrChange>
        </w:rPr>
        <w:t>5.7</w:t>
      </w:r>
      <w:r>
        <w:rPr>
          <w:rStyle w:val="38"/>
          <w:rFonts w:hint="eastAsia" w:cs="宋体"/>
          <w:bCs/>
          <w:rPrChange w:id="634" w:author="陈黎" w:date="2025-04-25T08:48:01Z">
            <w:rPr>
              <w:rStyle w:val="38"/>
            </w:rPr>
          </w:rPrChange>
        </w:rPr>
        <w:t xml:space="preserve"> 舆情预测模块实现</w:t>
      </w:r>
      <w:r>
        <w:rPr>
          <w:rFonts w:hint="eastAsia" w:cs="宋体"/>
          <w:bCs/>
          <w:sz w:val="24"/>
          <w:szCs w:val="24"/>
          <w:rPrChange w:id="635" w:author="陈黎" w:date="2025-04-25T08:48:01Z">
            <w:rPr/>
          </w:rPrChange>
        </w:rPr>
        <w:tab/>
      </w:r>
      <w:r>
        <w:rPr>
          <w:rFonts w:hint="eastAsia" w:cs="宋体"/>
          <w:bCs/>
          <w:sz w:val="24"/>
          <w:szCs w:val="24"/>
          <w:rPrChange w:id="636" w:author="陈黎" w:date="2025-04-25T08:48:01Z">
            <w:rPr/>
          </w:rPrChange>
        </w:rPr>
        <w:fldChar w:fldCharType="begin"/>
      </w:r>
      <w:r>
        <w:rPr>
          <w:rFonts w:hint="eastAsia" w:cs="宋体"/>
          <w:bCs/>
          <w:sz w:val="24"/>
          <w:szCs w:val="24"/>
          <w:rPrChange w:id="637" w:author="陈黎" w:date="2025-04-25T08:48:01Z">
            <w:rPr/>
          </w:rPrChange>
        </w:rPr>
        <w:instrText xml:space="preserve"> PAGEREF _Toc196418484 \h </w:instrText>
      </w:r>
      <w:r>
        <w:rPr>
          <w:rFonts w:hint="eastAsia" w:cs="宋体"/>
          <w:bCs/>
          <w:sz w:val="24"/>
          <w:szCs w:val="24"/>
          <w:rPrChange w:id="638" w:author="陈黎" w:date="2025-04-25T08:48:01Z">
            <w:rPr/>
          </w:rPrChange>
        </w:rPr>
        <w:fldChar w:fldCharType="separate"/>
      </w:r>
      <w:r>
        <w:rPr>
          <w:rFonts w:hint="eastAsia" w:cs="宋体"/>
          <w:bCs/>
          <w:sz w:val="24"/>
          <w:szCs w:val="24"/>
          <w:rPrChange w:id="639" w:author="陈黎" w:date="2025-04-25T08:48:01Z">
            <w:rPr/>
          </w:rPrChange>
        </w:rPr>
        <w:t>26</w:t>
      </w:r>
      <w:r>
        <w:rPr>
          <w:rFonts w:hint="eastAsia" w:cs="宋体"/>
          <w:bCs/>
          <w:sz w:val="24"/>
          <w:szCs w:val="24"/>
          <w:rPrChange w:id="640" w:author="陈黎" w:date="2025-04-25T08:48:01Z">
            <w:rPr/>
          </w:rPrChange>
        </w:rPr>
        <w:fldChar w:fldCharType="end"/>
      </w:r>
      <w:r>
        <w:rPr>
          <w:rFonts w:hint="eastAsia" w:cs="宋体"/>
          <w:bCs/>
          <w:sz w:val="24"/>
          <w:szCs w:val="24"/>
          <w:rPrChange w:id="641" w:author="陈黎" w:date="2025-04-25T08:48:01Z">
            <w:rPr/>
          </w:rPrChange>
        </w:rPr>
        <w:fldChar w:fldCharType="end"/>
      </w:r>
    </w:p>
    <w:p w14:paraId="4A8321CA">
      <w:pPr>
        <w:pStyle w:val="16"/>
        <w:spacing w:before="0" w:after="0" w:line="400" w:lineRule="exact"/>
        <w:rPr>
          <w:rFonts w:hint="eastAsia" w:ascii="宋体" w:hAnsi="宋体" w:eastAsia="宋体" w:cs="宋体"/>
          <w:bCs/>
          <w:iCs w:val="0"/>
          <w:sz w:val="24"/>
          <w:szCs w:val="24"/>
          <w:rPrChange w:id="642" w:author="陈黎" w:date="2025-04-25T08:48:01Z">
            <w:rPr>
              <w:rFonts w:asciiTheme="minorHAnsi" w:hAnsiTheme="minorHAnsi" w:eastAsiaTheme="minorEastAsia" w:cstheme="minorBidi"/>
              <w:iCs w:val="0"/>
              <w:sz w:val="22"/>
              <w:szCs w:val="24"/>
              <w14:ligatures w14:val="standardContextual"/>
            </w:rPr>
          </w:rPrChange>
          <w14:ligatures w14:val="standardContextual"/>
        </w:rPr>
      </w:pPr>
      <w:r>
        <w:rPr>
          <w:rFonts w:hint="eastAsia" w:ascii="宋体" w:hAnsi="宋体" w:eastAsia="宋体" w:cs="宋体"/>
          <w:bCs/>
          <w:szCs w:val="24"/>
          <w:rPrChange w:id="643" w:author="陈黎" w:date="2025-04-25T08:48:01Z">
            <w:rPr/>
          </w:rPrChange>
        </w:rPr>
        <w:fldChar w:fldCharType="begin"/>
      </w:r>
      <w:r>
        <w:rPr>
          <w:rFonts w:hint="eastAsia" w:ascii="宋体" w:hAnsi="宋体" w:eastAsia="宋体" w:cs="宋体"/>
          <w:bCs/>
          <w:szCs w:val="24"/>
          <w:rPrChange w:id="644" w:author="陈黎" w:date="2025-04-25T08:48:01Z">
            <w:rPr/>
          </w:rPrChange>
        </w:rPr>
        <w:instrText xml:space="preserve"> HYPERLINK \l "_Toc196418485" </w:instrText>
      </w:r>
      <w:r>
        <w:rPr>
          <w:rFonts w:hint="eastAsia" w:ascii="宋体" w:hAnsi="宋体" w:eastAsia="宋体" w:cs="宋体"/>
          <w:bCs/>
          <w:szCs w:val="24"/>
          <w:rPrChange w:id="645" w:author="陈黎" w:date="2025-04-25T08:48:01Z">
            <w:rPr/>
          </w:rPrChange>
        </w:rPr>
        <w:fldChar w:fldCharType="separate"/>
      </w:r>
      <w:r>
        <w:rPr>
          <w:rStyle w:val="38"/>
          <w:rFonts w:hint="eastAsia" w:cs="宋体"/>
          <w:bCs/>
          <w:rPrChange w:id="646" w:author="陈黎" w:date="2025-04-25T08:48:01Z">
            <w:rPr>
              <w:rStyle w:val="38"/>
            </w:rPr>
          </w:rPrChange>
        </w:rPr>
        <w:t>5.7.1 舆情预测模型构建</w:t>
      </w:r>
      <w:r>
        <w:rPr>
          <w:rFonts w:hint="eastAsia" w:ascii="宋体" w:hAnsi="宋体" w:eastAsia="宋体" w:cs="宋体"/>
          <w:bCs/>
          <w:szCs w:val="24"/>
          <w:rPrChange w:id="647" w:author="陈黎" w:date="2025-04-25T08:48:01Z">
            <w:rPr/>
          </w:rPrChange>
        </w:rPr>
        <w:tab/>
      </w:r>
      <w:r>
        <w:rPr>
          <w:rFonts w:hint="eastAsia" w:ascii="宋体" w:hAnsi="宋体" w:eastAsia="宋体" w:cs="宋体"/>
          <w:bCs/>
          <w:szCs w:val="24"/>
          <w:rPrChange w:id="648" w:author="陈黎" w:date="2025-04-25T08:48:01Z">
            <w:rPr/>
          </w:rPrChange>
        </w:rPr>
        <w:fldChar w:fldCharType="begin"/>
      </w:r>
      <w:r>
        <w:rPr>
          <w:rFonts w:hint="eastAsia" w:ascii="宋体" w:hAnsi="宋体" w:eastAsia="宋体" w:cs="宋体"/>
          <w:bCs/>
          <w:szCs w:val="24"/>
          <w:rPrChange w:id="649" w:author="陈黎" w:date="2025-04-25T08:48:01Z">
            <w:rPr/>
          </w:rPrChange>
        </w:rPr>
        <w:instrText xml:space="preserve"> PAGEREF _Toc196418485 \h </w:instrText>
      </w:r>
      <w:r>
        <w:rPr>
          <w:rFonts w:hint="eastAsia" w:ascii="宋体" w:hAnsi="宋体" w:eastAsia="宋体" w:cs="宋体"/>
          <w:bCs/>
          <w:szCs w:val="24"/>
          <w:rPrChange w:id="650" w:author="陈黎" w:date="2025-04-25T08:48:01Z">
            <w:rPr/>
          </w:rPrChange>
        </w:rPr>
        <w:fldChar w:fldCharType="separate"/>
      </w:r>
      <w:r>
        <w:rPr>
          <w:rFonts w:hint="eastAsia" w:ascii="宋体" w:hAnsi="宋体" w:eastAsia="宋体" w:cs="宋体"/>
          <w:bCs/>
          <w:szCs w:val="24"/>
          <w:rPrChange w:id="651" w:author="陈黎" w:date="2025-04-25T08:48:01Z">
            <w:rPr/>
          </w:rPrChange>
        </w:rPr>
        <w:t>26</w:t>
      </w:r>
      <w:r>
        <w:rPr>
          <w:rFonts w:hint="eastAsia" w:ascii="宋体" w:hAnsi="宋体" w:eastAsia="宋体" w:cs="宋体"/>
          <w:bCs/>
          <w:szCs w:val="24"/>
          <w:rPrChange w:id="652" w:author="陈黎" w:date="2025-04-25T08:48:01Z">
            <w:rPr/>
          </w:rPrChange>
        </w:rPr>
        <w:fldChar w:fldCharType="end"/>
      </w:r>
      <w:r>
        <w:rPr>
          <w:rFonts w:hint="eastAsia" w:ascii="宋体" w:hAnsi="宋体" w:eastAsia="宋体" w:cs="宋体"/>
          <w:bCs/>
          <w:szCs w:val="24"/>
          <w:rPrChange w:id="653" w:author="陈黎" w:date="2025-04-25T08:48:01Z">
            <w:rPr/>
          </w:rPrChange>
        </w:rPr>
        <w:fldChar w:fldCharType="end"/>
      </w:r>
    </w:p>
    <w:p w14:paraId="23B4279D">
      <w:pPr>
        <w:pStyle w:val="16"/>
        <w:spacing w:before="0" w:after="0" w:line="400" w:lineRule="exact"/>
        <w:rPr>
          <w:rFonts w:hint="eastAsia" w:ascii="宋体" w:hAnsi="宋体" w:eastAsia="宋体" w:cs="宋体"/>
          <w:bCs/>
          <w:iCs w:val="0"/>
          <w:sz w:val="24"/>
          <w:szCs w:val="24"/>
          <w:rPrChange w:id="654" w:author="陈黎" w:date="2025-04-25T08:48:01Z">
            <w:rPr>
              <w:rFonts w:asciiTheme="minorHAnsi" w:hAnsiTheme="minorHAnsi" w:eastAsiaTheme="minorEastAsia" w:cstheme="minorBidi"/>
              <w:iCs w:val="0"/>
              <w:sz w:val="22"/>
              <w:szCs w:val="24"/>
              <w14:ligatures w14:val="standardContextual"/>
            </w:rPr>
          </w:rPrChange>
          <w14:ligatures w14:val="standardContextual"/>
        </w:rPr>
      </w:pPr>
      <w:r>
        <w:rPr>
          <w:rFonts w:hint="eastAsia" w:ascii="宋体" w:hAnsi="宋体" w:eastAsia="宋体" w:cs="宋体"/>
          <w:bCs/>
          <w:szCs w:val="24"/>
          <w:rPrChange w:id="655" w:author="陈黎" w:date="2025-04-25T08:48:01Z">
            <w:rPr/>
          </w:rPrChange>
        </w:rPr>
        <w:fldChar w:fldCharType="begin"/>
      </w:r>
      <w:r>
        <w:rPr>
          <w:rFonts w:hint="eastAsia" w:ascii="宋体" w:hAnsi="宋体" w:eastAsia="宋体" w:cs="宋体"/>
          <w:bCs/>
          <w:szCs w:val="24"/>
          <w:rPrChange w:id="656" w:author="陈黎" w:date="2025-04-25T08:48:01Z">
            <w:rPr/>
          </w:rPrChange>
        </w:rPr>
        <w:instrText xml:space="preserve"> HYPERLINK \l "_Toc196418486" </w:instrText>
      </w:r>
      <w:r>
        <w:rPr>
          <w:rFonts w:hint="eastAsia" w:ascii="宋体" w:hAnsi="宋体" w:eastAsia="宋体" w:cs="宋体"/>
          <w:bCs/>
          <w:szCs w:val="24"/>
          <w:rPrChange w:id="657" w:author="陈黎" w:date="2025-04-25T08:48:01Z">
            <w:rPr/>
          </w:rPrChange>
        </w:rPr>
        <w:fldChar w:fldCharType="separate"/>
      </w:r>
      <w:r>
        <w:rPr>
          <w:rStyle w:val="38"/>
          <w:rFonts w:hint="eastAsia" w:cs="宋体"/>
          <w:bCs/>
          <w:rPrChange w:id="658" w:author="陈黎" w:date="2025-04-25T08:48:01Z">
            <w:rPr>
              <w:rStyle w:val="38"/>
            </w:rPr>
          </w:rPrChange>
        </w:rPr>
        <w:t>5.7.2 舆情预测结果可视化</w:t>
      </w:r>
      <w:r>
        <w:rPr>
          <w:rFonts w:hint="eastAsia" w:ascii="宋体" w:hAnsi="宋体" w:eastAsia="宋体" w:cs="宋体"/>
          <w:bCs/>
          <w:szCs w:val="24"/>
          <w:rPrChange w:id="659" w:author="陈黎" w:date="2025-04-25T08:48:01Z">
            <w:rPr/>
          </w:rPrChange>
        </w:rPr>
        <w:tab/>
      </w:r>
      <w:r>
        <w:rPr>
          <w:rFonts w:hint="eastAsia" w:ascii="宋体" w:hAnsi="宋体" w:eastAsia="宋体" w:cs="宋体"/>
          <w:bCs/>
          <w:szCs w:val="24"/>
          <w:rPrChange w:id="660" w:author="陈黎" w:date="2025-04-25T08:48:01Z">
            <w:rPr/>
          </w:rPrChange>
        </w:rPr>
        <w:fldChar w:fldCharType="begin"/>
      </w:r>
      <w:r>
        <w:rPr>
          <w:rFonts w:hint="eastAsia" w:ascii="宋体" w:hAnsi="宋体" w:eastAsia="宋体" w:cs="宋体"/>
          <w:bCs/>
          <w:szCs w:val="24"/>
          <w:rPrChange w:id="661" w:author="陈黎" w:date="2025-04-25T08:48:01Z">
            <w:rPr/>
          </w:rPrChange>
        </w:rPr>
        <w:instrText xml:space="preserve"> PAGEREF _Toc196418486 \h </w:instrText>
      </w:r>
      <w:r>
        <w:rPr>
          <w:rFonts w:hint="eastAsia" w:ascii="宋体" w:hAnsi="宋体" w:eastAsia="宋体" w:cs="宋体"/>
          <w:bCs/>
          <w:szCs w:val="24"/>
          <w:rPrChange w:id="662" w:author="陈黎" w:date="2025-04-25T08:48:01Z">
            <w:rPr/>
          </w:rPrChange>
        </w:rPr>
        <w:fldChar w:fldCharType="separate"/>
      </w:r>
      <w:r>
        <w:rPr>
          <w:rFonts w:hint="eastAsia" w:ascii="宋体" w:hAnsi="宋体" w:eastAsia="宋体" w:cs="宋体"/>
          <w:bCs/>
          <w:szCs w:val="24"/>
          <w:rPrChange w:id="663" w:author="陈黎" w:date="2025-04-25T08:48:01Z">
            <w:rPr/>
          </w:rPrChange>
        </w:rPr>
        <w:t>27</w:t>
      </w:r>
      <w:r>
        <w:rPr>
          <w:rFonts w:hint="eastAsia" w:ascii="宋体" w:hAnsi="宋体" w:eastAsia="宋体" w:cs="宋体"/>
          <w:bCs/>
          <w:szCs w:val="24"/>
          <w:rPrChange w:id="664" w:author="陈黎" w:date="2025-04-25T08:48:01Z">
            <w:rPr/>
          </w:rPrChange>
        </w:rPr>
        <w:fldChar w:fldCharType="end"/>
      </w:r>
      <w:r>
        <w:rPr>
          <w:rFonts w:hint="eastAsia" w:ascii="宋体" w:hAnsi="宋体" w:eastAsia="宋体" w:cs="宋体"/>
          <w:bCs/>
          <w:szCs w:val="24"/>
          <w:rPrChange w:id="665" w:author="陈黎" w:date="2025-04-25T08:48:01Z">
            <w:rPr/>
          </w:rPrChange>
        </w:rPr>
        <w:fldChar w:fldCharType="end"/>
      </w:r>
    </w:p>
    <w:p w14:paraId="516074B8">
      <w:pPr>
        <w:pStyle w:val="26"/>
        <w:spacing w:before="0" w:after="0" w:line="400" w:lineRule="exact"/>
        <w:rPr>
          <w:rFonts w:hint="eastAsia" w:ascii="宋体" w:hAnsi="宋体" w:eastAsia="宋体" w:cs="宋体"/>
          <w:bCs/>
          <w:smallCaps w:val="0"/>
          <w:sz w:val="24"/>
          <w:szCs w:val="24"/>
          <w:rPrChange w:id="666" w:author="陈黎" w:date="2025-04-25T08:48:01Z">
            <w:rPr>
              <w:rFonts w:asciiTheme="minorHAnsi" w:hAnsiTheme="minorHAnsi" w:eastAsiaTheme="minorEastAsia" w:cstheme="minorBidi"/>
              <w:smallCaps w:val="0"/>
              <w:sz w:val="22"/>
              <w:szCs w:val="24"/>
              <w14:ligatures w14:val="standardContextual"/>
            </w:rPr>
          </w:rPrChange>
          <w14:ligatures w14:val="standardContextual"/>
        </w:rPr>
      </w:pPr>
      <w:r>
        <w:rPr>
          <w:rFonts w:hint="eastAsia" w:cs="宋体"/>
          <w:bCs/>
          <w:sz w:val="24"/>
          <w:szCs w:val="24"/>
          <w:rPrChange w:id="667" w:author="陈黎" w:date="2025-04-25T08:48:01Z">
            <w:rPr/>
          </w:rPrChange>
        </w:rPr>
        <w:fldChar w:fldCharType="begin"/>
      </w:r>
      <w:r>
        <w:rPr>
          <w:rFonts w:hint="eastAsia" w:cs="宋体"/>
          <w:bCs/>
          <w:sz w:val="24"/>
          <w:szCs w:val="24"/>
          <w:rPrChange w:id="668" w:author="陈黎" w:date="2025-04-25T08:48:01Z">
            <w:rPr/>
          </w:rPrChange>
        </w:rPr>
        <w:instrText xml:space="preserve"> HYPERLINK \l "_Toc196418487" </w:instrText>
      </w:r>
      <w:r>
        <w:rPr>
          <w:rFonts w:hint="eastAsia" w:cs="宋体"/>
          <w:bCs/>
          <w:sz w:val="24"/>
          <w:szCs w:val="24"/>
          <w:rPrChange w:id="669" w:author="陈黎" w:date="2025-04-25T08:48:01Z">
            <w:rPr/>
          </w:rPrChange>
        </w:rPr>
        <w:fldChar w:fldCharType="separate"/>
      </w:r>
      <w:r>
        <w:rPr>
          <w:rStyle w:val="38"/>
          <w:rFonts w:hint="eastAsia" w:ascii="宋体" w:hAnsi="宋体" w:cs="宋体"/>
          <w:bCs/>
          <w:rPrChange w:id="670" w:author="陈黎" w:date="2025-04-25T08:48:01Z">
            <w:rPr>
              <w:rStyle w:val="38"/>
              <w:rFonts w:ascii="黑体" w:hAnsi="黑体"/>
            </w:rPr>
          </w:rPrChange>
        </w:rPr>
        <w:t>5.8</w:t>
      </w:r>
      <w:r>
        <w:rPr>
          <w:rStyle w:val="38"/>
          <w:rFonts w:hint="eastAsia" w:cs="宋体"/>
          <w:bCs/>
          <w:rPrChange w:id="671" w:author="陈黎" w:date="2025-04-25T08:48:01Z">
            <w:rPr>
              <w:rStyle w:val="38"/>
            </w:rPr>
          </w:rPrChange>
        </w:rPr>
        <w:t xml:space="preserve"> 数据库存储实现</w:t>
      </w:r>
      <w:r>
        <w:rPr>
          <w:rFonts w:hint="eastAsia" w:cs="宋体"/>
          <w:bCs/>
          <w:sz w:val="24"/>
          <w:szCs w:val="24"/>
          <w:rPrChange w:id="672" w:author="陈黎" w:date="2025-04-25T08:48:01Z">
            <w:rPr/>
          </w:rPrChange>
        </w:rPr>
        <w:tab/>
      </w:r>
      <w:r>
        <w:rPr>
          <w:rFonts w:hint="eastAsia" w:cs="宋体"/>
          <w:bCs/>
          <w:sz w:val="24"/>
          <w:szCs w:val="24"/>
          <w:rPrChange w:id="673" w:author="陈黎" w:date="2025-04-25T08:48:01Z">
            <w:rPr/>
          </w:rPrChange>
        </w:rPr>
        <w:fldChar w:fldCharType="begin"/>
      </w:r>
      <w:r>
        <w:rPr>
          <w:rFonts w:hint="eastAsia" w:cs="宋体"/>
          <w:bCs/>
          <w:sz w:val="24"/>
          <w:szCs w:val="24"/>
          <w:rPrChange w:id="674" w:author="陈黎" w:date="2025-04-25T08:48:01Z">
            <w:rPr/>
          </w:rPrChange>
        </w:rPr>
        <w:instrText xml:space="preserve"> PAGEREF _Toc196418487 \h </w:instrText>
      </w:r>
      <w:r>
        <w:rPr>
          <w:rFonts w:hint="eastAsia" w:cs="宋体"/>
          <w:bCs/>
          <w:sz w:val="24"/>
          <w:szCs w:val="24"/>
          <w:rPrChange w:id="675" w:author="陈黎" w:date="2025-04-25T08:48:01Z">
            <w:rPr/>
          </w:rPrChange>
        </w:rPr>
        <w:fldChar w:fldCharType="separate"/>
      </w:r>
      <w:r>
        <w:rPr>
          <w:rFonts w:hint="eastAsia" w:cs="宋体"/>
          <w:bCs/>
          <w:sz w:val="24"/>
          <w:szCs w:val="24"/>
          <w:rPrChange w:id="676" w:author="陈黎" w:date="2025-04-25T08:48:01Z">
            <w:rPr/>
          </w:rPrChange>
        </w:rPr>
        <w:t>27</w:t>
      </w:r>
      <w:r>
        <w:rPr>
          <w:rFonts w:hint="eastAsia" w:cs="宋体"/>
          <w:bCs/>
          <w:sz w:val="24"/>
          <w:szCs w:val="24"/>
          <w:rPrChange w:id="677" w:author="陈黎" w:date="2025-04-25T08:48:01Z">
            <w:rPr/>
          </w:rPrChange>
        </w:rPr>
        <w:fldChar w:fldCharType="end"/>
      </w:r>
      <w:r>
        <w:rPr>
          <w:rFonts w:hint="eastAsia" w:cs="宋体"/>
          <w:bCs/>
          <w:sz w:val="24"/>
          <w:szCs w:val="24"/>
          <w:rPrChange w:id="678" w:author="陈黎" w:date="2025-04-25T08:48:01Z">
            <w:rPr/>
          </w:rPrChange>
        </w:rPr>
        <w:fldChar w:fldCharType="end"/>
      </w:r>
    </w:p>
    <w:p w14:paraId="7C6AAA01">
      <w:pPr>
        <w:pStyle w:val="26"/>
        <w:spacing w:before="0" w:after="0" w:line="400" w:lineRule="exact"/>
        <w:rPr>
          <w:rFonts w:hint="eastAsia" w:ascii="宋体" w:hAnsi="宋体" w:eastAsia="宋体" w:cs="宋体"/>
          <w:bCs/>
          <w:smallCaps w:val="0"/>
          <w:sz w:val="24"/>
          <w:szCs w:val="24"/>
          <w:rPrChange w:id="679" w:author="陈黎" w:date="2025-04-25T08:48:01Z">
            <w:rPr>
              <w:rFonts w:asciiTheme="minorHAnsi" w:hAnsiTheme="minorHAnsi" w:eastAsiaTheme="minorEastAsia" w:cstheme="minorBidi"/>
              <w:smallCaps w:val="0"/>
              <w:sz w:val="22"/>
              <w:szCs w:val="24"/>
              <w14:ligatures w14:val="standardContextual"/>
            </w:rPr>
          </w:rPrChange>
          <w14:ligatures w14:val="standardContextual"/>
        </w:rPr>
      </w:pPr>
      <w:r>
        <w:rPr>
          <w:rFonts w:hint="eastAsia" w:cs="宋体"/>
          <w:bCs/>
          <w:sz w:val="24"/>
          <w:szCs w:val="24"/>
          <w:rPrChange w:id="680" w:author="陈黎" w:date="2025-04-25T08:48:01Z">
            <w:rPr/>
          </w:rPrChange>
        </w:rPr>
        <w:fldChar w:fldCharType="begin"/>
      </w:r>
      <w:r>
        <w:rPr>
          <w:rFonts w:hint="eastAsia" w:cs="宋体"/>
          <w:bCs/>
          <w:sz w:val="24"/>
          <w:szCs w:val="24"/>
          <w:rPrChange w:id="681" w:author="陈黎" w:date="2025-04-25T08:48:01Z">
            <w:rPr/>
          </w:rPrChange>
        </w:rPr>
        <w:instrText xml:space="preserve"> HYPERLINK \l "_Toc196418488" </w:instrText>
      </w:r>
      <w:r>
        <w:rPr>
          <w:rFonts w:hint="eastAsia" w:cs="宋体"/>
          <w:bCs/>
          <w:sz w:val="24"/>
          <w:szCs w:val="24"/>
          <w:rPrChange w:id="682" w:author="陈黎" w:date="2025-04-25T08:48:01Z">
            <w:rPr/>
          </w:rPrChange>
        </w:rPr>
        <w:fldChar w:fldCharType="separate"/>
      </w:r>
      <w:r>
        <w:rPr>
          <w:rStyle w:val="38"/>
          <w:rFonts w:hint="eastAsia" w:ascii="宋体" w:hAnsi="宋体" w:cs="宋体"/>
          <w:bCs/>
          <w:rPrChange w:id="683" w:author="陈黎" w:date="2025-04-25T08:48:01Z">
            <w:rPr>
              <w:rStyle w:val="38"/>
              <w:rFonts w:ascii="黑体" w:hAnsi="黑体"/>
            </w:rPr>
          </w:rPrChange>
        </w:rPr>
        <w:t>5.9</w:t>
      </w:r>
      <w:r>
        <w:rPr>
          <w:rStyle w:val="38"/>
          <w:rFonts w:hint="eastAsia" w:cs="宋体"/>
          <w:bCs/>
          <w:rPrChange w:id="684" w:author="陈黎" w:date="2025-04-25T08:48:01Z">
            <w:rPr>
              <w:rStyle w:val="38"/>
            </w:rPr>
          </w:rPrChange>
        </w:rPr>
        <w:t xml:space="preserve"> 本章小结</w:t>
      </w:r>
      <w:r>
        <w:rPr>
          <w:rFonts w:hint="eastAsia" w:cs="宋体"/>
          <w:bCs/>
          <w:sz w:val="24"/>
          <w:szCs w:val="24"/>
          <w:rPrChange w:id="685" w:author="陈黎" w:date="2025-04-25T08:48:01Z">
            <w:rPr/>
          </w:rPrChange>
        </w:rPr>
        <w:tab/>
      </w:r>
      <w:r>
        <w:rPr>
          <w:rFonts w:hint="eastAsia" w:cs="宋体"/>
          <w:bCs/>
          <w:sz w:val="24"/>
          <w:szCs w:val="24"/>
          <w:rPrChange w:id="686" w:author="陈黎" w:date="2025-04-25T08:48:01Z">
            <w:rPr/>
          </w:rPrChange>
        </w:rPr>
        <w:fldChar w:fldCharType="begin"/>
      </w:r>
      <w:r>
        <w:rPr>
          <w:rFonts w:hint="eastAsia" w:cs="宋体"/>
          <w:bCs/>
          <w:sz w:val="24"/>
          <w:szCs w:val="24"/>
          <w:rPrChange w:id="687" w:author="陈黎" w:date="2025-04-25T08:48:01Z">
            <w:rPr/>
          </w:rPrChange>
        </w:rPr>
        <w:instrText xml:space="preserve"> PAGEREF _Toc196418488 \h </w:instrText>
      </w:r>
      <w:r>
        <w:rPr>
          <w:rFonts w:hint="eastAsia" w:cs="宋体"/>
          <w:bCs/>
          <w:sz w:val="24"/>
          <w:szCs w:val="24"/>
          <w:rPrChange w:id="688" w:author="陈黎" w:date="2025-04-25T08:48:01Z">
            <w:rPr/>
          </w:rPrChange>
        </w:rPr>
        <w:fldChar w:fldCharType="separate"/>
      </w:r>
      <w:r>
        <w:rPr>
          <w:rFonts w:hint="eastAsia" w:cs="宋体"/>
          <w:bCs/>
          <w:sz w:val="24"/>
          <w:szCs w:val="24"/>
          <w:rPrChange w:id="689" w:author="陈黎" w:date="2025-04-25T08:48:01Z">
            <w:rPr/>
          </w:rPrChange>
        </w:rPr>
        <w:t>28</w:t>
      </w:r>
      <w:r>
        <w:rPr>
          <w:rFonts w:hint="eastAsia" w:cs="宋体"/>
          <w:bCs/>
          <w:sz w:val="24"/>
          <w:szCs w:val="24"/>
          <w:rPrChange w:id="690" w:author="陈黎" w:date="2025-04-25T08:48:01Z">
            <w:rPr/>
          </w:rPrChange>
        </w:rPr>
        <w:fldChar w:fldCharType="end"/>
      </w:r>
      <w:r>
        <w:rPr>
          <w:rFonts w:hint="eastAsia" w:cs="宋体"/>
          <w:bCs/>
          <w:sz w:val="24"/>
          <w:szCs w:val="24"/>
          <w:rPrChange w:id="691" w:author="陈黎" w:date="2025-04-25T08:48:01Z">
            <w:rPr/>
          </w:rPrChange>
        </w:rPr>
        <w:fldChar w:fldCharType="end"/>
      </w:r>
    </w:p>
    <w:p w14:paraId="2308EF89">
      <w:pPr>
        <w:pStyle w:val="23"/>
        <w:spacing w:before="0" w:after="0"/>
        <w:rPr>
          <w:rFonts w:hint="eastAsia" w:ascii="宋体" w:hAnsi="宋体" w:eastAsia="宋体" w:cs="宋体"/>
          <w:b w:val="0"/>
          <w:bCs/>
          <w:caps w:val="0"/>
          <w:sz w:val="24"/>
          <w:szCs w:val="24"/>
          <w:rPrChange w:id="692" w:author="陈黎" w:date="2025-04-25T08:48:01Z">
            <w:rPr>
              <w:rFonts w:asciiTheme="minorHAnsi" w:hAnsiTheme="minorHAnsi" w:eastAsiaTheme="minorEastAsia" w:cstheme="minorBidi"/>
              <w:b w:val="0"/>
              <w:caps w:val="0"/>
              <w:sz w:val="22"/>
              <w:szCs w:val="24"/>
              <w14:ligatures w14:val="standardContextual"/>
            </w:rPr>
          </w:rPrChange>
          <w14:ligatures w14:val="standardContextual"/>
        </w:rPr>
      </w:pPr>
      <w:r>
        <w:rPr>
          <w:rFonts w:hint="eastAsia" w:cs="宋体"/>
          <w:b w:val="0"/>
          <w:bCs/>
          <w:sz w:val="24"/>
          <w:szCs w:val="24"/>
          <w:rPrChange w:id="693" w:author="陈黎" w:date="2025-04-25T08:48:01Z">
            <w:rPr/>
          </w:rPrChange>
        </w:rPr>
        <w:fldChar w:fldCharType="begin"/>
      </w:r>
      <w:r>
        <w:rPr>
          <w:rFonts w:hint="eastAsia" w:cs="宋体"/>
          <w:b w:val="0"/>
          <w:bCs/>
          <w:sz w:val="24"/>
          <w:szCs w:val="24"/>
          <w:rPrChange w:id="694" w:author="陈黎" w:date="2025-04-25T08:48:01Z">
            <w:rPr/>
          </w:rPrChange>
        </w:rPr>
        <w:instrText xml:space="preserve"> HYPERLINK \l "_Toc196418489" </w:instrText>
      </w:r>
      <w:r>
        <w:rPr>
          <w:rFonts w:hint="eastAsia" w:cs="宋体"/>
          <w:b w:val="0"/>
          <w:bCs/>
          <w:sz w:val="24"/>
          <w:szCs w:val="24"/>
          <w:rPrChange w:id="695" w:author="陈黎" w:date="2025-04-25T08:48:01Z">
            <w:rPr/>
          </w:rPrChange>
        </w:rPr>
        <w:fldChar w:fldCharType="separate"/>
      </w:r>
      <w:r>
        <w:rPr>
          <w:rStyle w:val="38"/>
          <w:rFonts w:hint="eastAsia" w:ascii="宋体" w:hAnsi="宋体" w:cs="宋体"/>
          <w:b w:val="0"/>
          <w:bCs/>
          <w:rPrChange w:id="696" w:author="陈黎" w:date="2025-04-25T08:48:01Z">
            <w:rPr>
              <w:rStyle w:val="38"/>
              <w:rFonts w:ascii="黑体" w:hAnsi="黑体"/>
            </w:rPr>
          </w:rPrChange>
        </w:rPr>
        <w:t>6</w:t>
      </w:r>
      <w:r>
        <w:rPr>
          <w:rStyle w:val="38"/>
          <w:rFonts w:hint="eastAsia" w:cs="宋体"/>
          <w:b w:val="0"/>
          <w:bCs/>
          <w:rPrChange w:id="697" w:author="陈黎" w:date="2025-04-25T08:48:01Z">
            <w:rPr>
              <w:rStyle w:val="38"/>
            </w:rPr>
          </w:rPrChange>
        </w:rPr>
        <w:t xml:space="preserve"> 系统测试</w:t>
      </w:r>
      <w:r>
        <w:rPr>
          <w:rFonts w:hint="eastAsia" w:cs="宋体"/>
          <w:b w:val="0"/>
          <w:bCs/>
          <w:sz w:val="24"/>
          <w:szCs w:val="24"/>
          <w:rPrChange w:id="698" w:author="陈黎" w:date="2025-04-25T08:48:01Z">
            <w:rPr/>
          </w:rPrChange>
        </w:rPr>
        <w:tab/>
      </w:r>
      <w:r>
        <w:rPr>
          <w:rFonts w:hint="eastAsia" w:cs="宋体"/>
          <w:b w:val="0"/>
          <w:bCs/>
          <w:sz w:val="24"/>
          <w:szCs w:val="24"/>
          <w:rPrChange w:id="699" w:author="陈黎" w:date="2025-04-25T08:48:01Z">
            <w:rPr/>
          </w:rPrChange>
        </w:rPr>
        <w:fldChar w:fldCharType="begin"/>
      </w:r>
      <w:r>
        <w:rPr>
          <w:rFonts w:hint="eastAsia" w:cs="宋体"/>
          <w:b w:val="0"/>
          <w:bCs/>
          <w:sz w:val="24"/>
          <w:szCs w:val="24"/>
          <w:rPrChange w:id="700" w:author="陈黎" w:date="2025-04-25T08:48:01Z">
            <w:rPr/>
          </w:rPrChange>
        </w:rPr>
        <w:instrText xml:space="preserve"> PAGEREF _Toc196418489 \h </w:instrText>
      </w:r>
      <w:r>
        <w:rPr>
          <w:rFonts w:hint="eastAsia" w:cs="宋体"/>
          <w:b w:val="0"/>
          <w:bCs/>
          <w:sz w:val="24"/>
          <w:szCs w:val="24"/>
          <w:rPrChange w:id="701" w:author="陈黎" w:date="2025-04-25T08:48:01Z">
            <w:rPr/>
          </w:rPrChange>
        </w:rPr>
        <w:fldChar w:fldCharType="separate"/>
      </w:r>
      <w:r>
        <w:rPr>
          <w:rFonts w:hint="eastAsia" w:cs="宋体"/>
          <w:b w:val="0"/>
          <w:bCs/>
          <w:sz w:val="24"/>
          <w:szCs w:val="24"/>
          <w:rPrChange w:id="702" w:author="陈黎" w:date="2025-04-25T08:48:01Z">
            <w:rPr/>
          </w:rPrChange>
        </w:rPr>
        <w:t>29</w:t>
      </w:r>
      <w:r>
        <w:rPr>
          <w:rFonts w:hint="eastAsia" w:cs="宋体"/>
          <w:b w:val="0"/>
          <w:bCs/>
          <w:sz w:val="24"/>
          <w:szCs w:val="24"/>
          <w:rPrChange w:id="703" w:author="陈黎" w:date="2025-04-25T08:48:01Z">
            <w:rPr/>
          </w:rPrChange>
        </w:rPr>
        <w:fldChar w:fldCharType="end"/>
      </w:r>
      <w:r>
        <w:rPr>
          <w:rFonts w:hint="eastAsia" w:cs="宋体"/>
          <w:b w:val="0"/>
          <w:bCs/>
          <w:sz w:val="24"/>
          <w:szCs w:val="24"/>
          <w:rPrChange w:id="704" w:author="陈黎" w:date="2025-04-25T08:48:01Z">
            <w:rPr/>
          </w:rPrChange>
        </w:rPr>
        <w:fldChar w:fldCharType="end"/>
      </w:r>
    </w:p>
    <w:p w14:paraId="28DA2852">
      <w:pPr>
        <w:pStyle w:val="26"/>
        <w:spacing w:before="0" w:after="0" w:line="400" w:lineRule="exact"/>
        <w:rPr>
          <w:rFonts w:hint="eastAsia" w:ascii="宋体" w:hAnsi="宋体" w:eastAsia="宋体" w:cs="宋体"/>
          <w:bCs/>
          <w:smallCaps w:val="0"/>
          <w:sz w:val="24"/>
          <w:szCs w:val="24"/>
          <w:rPrChange w:id="705" w:author="陈黎" w:date="2025-04-25T08:48:01Z">
            <w:rPr>
              <w:rFonts w:asciiTheme="minorHAnsi" w:hAnsiTheme="minorHAnsi" w:eastAsiaTheme="minorEastAsia" w:cstheme="minorBidi"/>
              <w:smallCaps w:val="0"/>
              <w:sz w:val="22"/>
              <w:szCs w:val="24"/>
              <w14:ligatures w14:val="standardContextual"/>
            </w:rPr>
          </w:rPrChange>
          <w14:ligatures w14:val="standardContextual"/>
        </w:rPr>
      </w:pPr>
      <w:r>
        <w:rPr>
          <w:rFonts w:hint="eastAsia" w:cs="宋体"/>
          <w:bCs/>
          <w:sz w:val="24"/>
          <w:szCs w:val="24"/>
          <w:rPrChange w:id="706" w:author="陈黎" w:date="2025-04-25T08:48:01Z">
            <w:rPr/>
          </w:rPrChange>
        </w:rPr>
        <w:fldChar w:fldCharType="begin"/>
      </w:r>
      <w:r>
        <w:rPr>
          <w:rFonts w:hint="eastAsia" w:cs="宋体"/>
          <w:bCs/>
          <w:sz w:val="24"/>
          <w:szCs w:val="24"/>
          <w:rPrChange w:id="707" w:author="陈黎" w:date="2025-04-25T08:48:01Z">
            <w:rPr/>
          </w:rPrChange>
        </w:rPr>
        <w:instrText xml:space="preserve"> HYPERLINK \l "_Toc196418490" </w:instrText>
      </w:r>
      <w:r>
        <w:rPr>
          <w:rFonts w:hint="eastAsia" w:cs="宋体"/>
          <w:bCs/>
          <w:sz w:val="24"/>
          <w:szCs w:val="24"/>
          <w:rPrChange w:id="708" w:author="陈黎" w:date="2025-04-25T08:48:01Z">
            <w:rPr/>
          </w:rPrChange>
        </w:rPr>
        <w:fldChar w:fldCharType="separate"/>
      </w:r>
      <w:r>
        <w:rPr>
          <w:rStyle w:val="38"/>
          <w:rFonts w:hint="eastAsia" w:ascii="宋体" w:hAnsi="宋体" w:cs="宋体"/>
          <w:bCs/>
          <w:rPrChange w:id="709" w:author="陈黎" w:date="2025-04-25T08:48:01Z">
            <w:rPr>
              <w:rStyle w:val="38"/>
              <w:rFonts w:ascii="黑体" w:hAnsi="黑体"/>
            </w:rPr>
          </w:rPrChange>
        </w:rPr>
        <w:t>6.1</w:t>
      </w:r>
      <w:r>
        <w:rPr>
          <w:rStyle w:val="38"/>
          <w:rFonts w:hint="eastAsia" w:cs="宋体"/>
          <w:bCs/>
          <w:rPrChange w:id="710" w:author="陈黎" w:date="2025-04-25T08:48:01Z">
            <w:rPr>
              <w:rStyle w:val="38"/>
            </w:rPr>
          </w:rPrChange>
        </w:rPr>
        <w:t xml:space="preserve"> 测试环境</w:t>
      </w:r>
      <w:r>
        <w:rPr>
          <w:rFonts w:hint="eastAsia" w:cs="宋体"/>
          <w:bCs/>
          <w:sz w:val="24"/>
          <w:szCs w:val="24"/>
          <w:rPrChange w:id="711" w:author="陈黎" w:date="2025-04-25T08:48:01Z">
            <w:rPr/>
          </w:rPrChange>
        </w:rPr>
        <w:tab/>
      </w:r>
      <w:r>
        <w:rPr>
          <w:rFonts w:hint="eastAsia" w:cs="宋体"/>
          <w:bCs/>
          <w:sz w:val="24"/>
          <w:szCs w:val="24"/>
          <w:rPrChange w:id="712" w:author="陈黎" w:date="2025-04-25T08:48:01Z">
            <w:rPr/>
          </w:rPrChange>
        </w:rPr>
        <w:fldChar w:fldCharType="begin"/>
      </w:r>
      <w:r>
        <w:rPr>
          <w:rFonts w:hint="eastAsia" w:cs="宋体"/>
          <w:bCs/>
          <w:sz w:val="24"/>
          <w:szCs w:val="24"/>
          <w:rPrChange w:id="713" w:author="陈黎" w:date="2025-04-25T08:48:01Z">
            <w:rPr/>
          </w:rPrChange>
        </w:rPr>
        <w:instrText xml:space="preserve"> PAGEREF _Toc196418490 \h </w:instrText>
      </w:r>
      <w:r>
        <w:rPr>
          <w:rFonts w:hint="eastAsia" w:cs="宋体"/>
          <w:bCs/>
          <w:sz w:val="24"/>
          <w:szCs w:val="24"/>
          <w:rPrChange w:id="714" w:author="陈黎" w:date="2025-04-25T08:48:01Z">
            <w:rPr/>
          </w:rPrChange>
        </w:rPr>
        <w:fldChar w:fldCharType="separate"/>
      </w:r>
      <w:r>
        <w:rPr>
          <w:rFonts w:hint="eastAsia" w:cs="宋体"/>
          <w:bCs/>
          <w:sz w:val="24"/>
          <w:szCs w:val="24"/>
          <w:rPrChange w:id="715" w:author="陈黎" w:date="2025-04-25T08:48:01Z">
            <w:rPr/>
          </w:rPrChange>
        </w:rPr>
        <w:t>29</w:t>
      </w:r>
      <w:r>
        <w:rPr>
          <w:rFonts w:hint="eastAsia" w:cs="宋体"/>
          <w:bCs/>
          <w:sz w:val="24"/>
          <w:szCs w:val="24"/>
          <w:rPrChange w:id="716" w:author="陈黎" w:date="2025-04-25T08:48:01Z">
            <w:rPr/>
          </w:rPrChange>
        </w:rPr>
        <w:fldChar w:fldCharType="end"/>
      </w:r>
      <w:r>
        <w:rPr>
          <w:rFonts w:hint="eastAsia" w:cs="宋体"/>
          <w:bCs/>
          <w:sz w:val="24"/>
          <w:szCs w:val="24"/>
          <w:rPrChange w:id="717" w:author="陈黎" w:date="2025-04-25T08:48:01Z">
            <w:rPr/>
          </w:rPrChange>
        </w:rPr>
        <w:fldChar w:fldCharType="end"/>
      </w:r>
    </w:p>
    <w:p w14:paraId="5449AB8D">
      <w:pPr>
        <w:pStyle w:val="26"/>
        <w:spacing w:before="0" w:after="0" w:line="400" w:lineRule="exact"/>
        <w:rPr>
          <w:rFonts w:hint="eastAsia" w:ascii="宋体" w:hAnsi="宋体" w:eastAsia="宋体" w:cs="宋体"/>
          <w:bCs/>
          <w:smallCaps w:val="0"/>
          <w:sz w:val="24"/>
          <w:szCs w:val="24"/>
          <w:rPrChange w:id="718" w:author="陈黎" w:date="2025-04-25T08:48:01Z">
            <w:rPr>
              <w:rFonts w:asciiTheme="minorHAnsi" w:hAnsiTheme="minorHAnsi" w:eastAsiaTheme="minorEastAsia" w:cstheme="minorBidi"/>
              <w:smallCaps w:val="0"/>
              <w:sz w:val="22"/>
              <w:szCs w:val="24"/>
              <w14:ligatures w14:val="standardContextual"/>
            </w:rPr>
          </w:rPrChange>
          <w14:ligatures w14:val="standardContextual"/>
        </w:rPr>
      </w:pPr>
      <w:r>
        <w:rPr>
          <w:rFonts w:hint="eastAsia" w:cs="宋体"/>
          <w:bCs/>
          <w:sz w:val="24"/>
          <w:szCs w:val="24"/>
          <w:rPrChange w:id="719" w:author="陈黎" w:date="2025-04-25T08:48:01Z">
            <w:rPr/>
          </w:rPrChange>
        </w:rPr>
        <w:fldChar w:fldCharType="begin"/>
      </w:r>
      <w:r>
        <w:rPr>
          <w:rFonts w:hint="eastAsia" w:cs="宋体"/>
          <w:bCs/>
          <w:sz w:val="24"/>
          <w:szCs w:val="24"/>
          <w:rPrChange w:id="720" w:author="陈黎" w:date="2025-04-25T08:48:01Z">
            <w:rPr/>
          </w:rPrChange>
        </w:rPr>
        <w:instrText xml:space="preserve"> HYPERLINK \l "_Toc196418491" </w:instrText>
      </w:r>
      <w:r>
        <w:rPr>
          <w:rFonts w:hint="eastAsia" w:cs="宋体"/>
          <w:bCs/>
          <w:sz w:val="24"/>
          <w:szCs w:val="24"/>
          <w:rPrChange w:id="721" w:author="陈黎" w:date="2025-04-25T08:48:01Z">
            <w:rPr/>
          </w:rPrChange>
        </w:rPr>
        <w:fldChar w:fldCharType="separate"/>
      </w:r>
      <w:r>
        <w:rPr>
          <w:rStyle w:val="38"/>
          <w:rFonts w:hint="eastAsia" w:ascii="宋体" w:hAnsi="宋体" w:cs="宋体"/>
          <w:bCs/>
          <w:rPrChange w:id="722" w:author="陈黎" w:date="2025-04-25T08:48:01Z">
            <w:rPr>
              <w:rStyle w:val="38"/>
              <w:rFonts w:ascii="黑体" w:hAnsi="黑体"/>
            </w:rPr>
          </w:rPrChange>
        </w:rPr>
        <w:t>6.2</w:t>
      </w:r>
      <w:r>
        <w:rPr>
          <w:rStyle w:val="38"/>
          <w:rFonts w:hint="eastAsia" w:cs="宋体"/>
          <w:bCs/>
          <w:rPrChange w:id="723" w:author="陈黎" w:date="2025-04-25T08:48:01Z">
            <w:rPr>
              <w:rStyle w:val="38"/>
            </w:rPr>
          </w:rPrChange>
        </w:rPr>
        <w:t xml:space="preserve"> 测试方法</w:t>
      </w:r>
      <w:r>
        <w:rPr>
          <w:rFonts w:hint="eastAsia" w:cs="宋体"/>
          <w:bCs/>
          <w:sz w:val="24"/>
          <w:szCs w:val="24"/>
          <w:rPrChange w:id="724" w:author="陈黎" w:date="2025-04-25T08:48:01Z">
            <w:rPr/>
          </w:rPrChange>
        </w:rPr>
        <w:tab/>
      </w:r>
      <w:r>
        <w:rPr>
          <w:rFonts w:hint="eastAsia" w:cs="宋体"/>
          <w:bCs/>
          <w:sz w:val="24"/>
          <w:szCs w:val="24"/>
          <w:rPrChange w:id="725" w:author="陈黎" w:date="2025-04-25T08:48:01Z">
            <w:rPr/>
          </w:rPrChange>
        </w:rPr>
        <w:fldChar w:fldCharType="begin"/>
      </w:r>
      <w:r>
        <w:rPr>
          <w:rFonts w:hint="eastAsia" w:cs="宋体"/>
          <w:bCs/>
          <w:sz w:val="24"/>
          <w:szCs w:val="24"/>
          <w:rPrChange w:id="726" w:author="陈黎" w:date="2025-04-25T08:48:01Z">
            <w:rPr/>
          </w:rPrChange>
        </w:rPr>
        <w:instrText xml:space="preserve"> PAGEREF _Toc196418491 \h </w:instrText>
      </w:r>
      <w:r>
        <w:rPr>
          <w:rFonts w:hint="eastAsia" w:cs="宋体"/>
          <w:bCs/>
          <w:sz w:val="24"/>
          <w:szCs w:val="24"/>
          <w:rPrChange w:id="727" w:author="陈黎" w:date="2025-04-25T08:48:01Z">
            <w:rPr/>
          </w:rPrChange>
        </w:rPr>
        <w:fldChar w:fldCharType="separate"/>
      </w:r>
      <w:r>
        <w:rPr>
          <w:rFonts w:hint="eastAsia" w:cs="宋体"/>
          <w:bCs/>
          <w:sz w:val="24"/>
          <w:szCs w:val="24"/>
          <w:rPrChange w:id="728" w:author="陈黎" w:date="2025-04-25T08:48:01Z">
            <w:rPr/>
          </w:rPrChange>
        </w:rPr>
        <w:t>29</w:t>
      </w:r>
      <w:r>
        <w:rPr>
          <w:rFonts w:hint="eastAsia" w:cs="宋体"/>
          <w:bCs/>
          <w:sz w:val="24"/>
          <w:szCs w:val="24"/>
          <w:rPrChange w:id="729" w:author="陈黎" w:date="2025-04-25T08:48:01Z">
            <w:rPr/>
          </w:rPrChange>
        </w:rPr>
        <w:fldChar w:fldCharType="end"/>
      </w:r>
      <w:r>
        <w:rPr>
          <w:rFonts w:hint="eastAsia" w:cs="宋体"/>
          <w:bCs/>
          <w:sz w:val="24"/>
          <w:szCs w:val="24"/>
          <w:rPrChange w:id="730" w:author="陈黎" w:date="2025-04-25T08:48:01Z">
            <w:rPr/>
          </w:rPrChange>
        </w:rPr>
        <w:fldChar w:fldCharType="end"/>
      </w:r>
    </w:p>
    <w:p w14:paraId="2947314B">
      <w:pPr>
        <w:pStyle w:val="26"/>
        <w:spacing w:before="0" w:after="0" w:line="400" w:lineRule="exact"/>
        <w:rPr>
          <w:rFonts w:hint="eastAsia" w:ascii="宋体" w:hAnsi="宋体" w:eastAsia="宋体" w:cs="宋体"/>
          <w:bCs/>
          <w:smallCaps w:val="0"/>
          <w:sz w:val="24"/>
          <w:szCs w:val="24"/>
          <w:rPrChange w:id="731" w:author="陈黎" w:date="2025-04-25T08:48:01Z">
            <w:rPr>
              <w:rFonts w:asciiTheme="minorHAnsi" w:hAnsiTheme="minorHAnsi" w:eastAsiaTheme="minorEastAsia" w:cstheme="minorBidi"/>
              <w:smallCaps w:val="0"/>
              <w:sz w:val="22"/>
              <w:szCs w:val="24"/>
              <w14:ligatures w14:val="standardContextual"/>
            </w:rPr>
          </w:rPrChange>
          <w14:ligatures w14:val="standardContextual"/>
        </w:rPr>
      </w:pPr>
      <w:r>
        <w:rPr>
          <w:rFonts w:hint="eastAsia" w:cs="宋体"/>
          <w:bCs/>
          <w:sz w:val="24"/>
          <w:szCs w:val="24"/>
          <w:rPrChange w:id="732" w:author="陈黎" w:date="2025-04-25T08:48:01Z">
            <w:rPr/>
          </w:rPrChange>
        </w:rPr>
        <w:fldChar w:fldCharType="begin"/>
      </w:r>
      <w:r>
        <w:rPr>
          <w:rFonts w:hint="eastAsia" w:cs="宋体"/>
          <w:bCs/>
          <w:sz w:val="24"/>
          <w:szCs w:val="24"/>
          <w:rPrChange w:id="733" w:author="陈黎" w:date="2025-04-25T08:48:01Z">
            <w:rPr/>
          </w:rPrChange>
        </w:rPr>
        <w:instrText xml:space="preserve"> HYPERLINK \l "_Toc196418492" </w:instrText>
      </w:r>
      <w:r>
        <w:rPr>
          <w:rFonts w:hint="eastAsia" w:cs="宋体"/>
          <w:bCs/>
          <w:sz w:val="24"/>
          <w:szCs w:val="24"/>
          <w:rPrChange w:id="734" w:author="陈黎" w:date="2025-04-25T08:48:01Z">
            <w:rPr/>
          </w:rPrChange>
        </w:rPr>
        <w:fldChar w:fldCharType="separate"/>
      </w:r>
      <w:r>
        <w:rPr>
          <w:rStyle w:val="38"/>
          <w:rFonts w:hint="eastAsia" w:ascii="宋体" w:hAnsi="宋体" w:cs="宋体"/>
          <w:bCs/>
          <w:rPrChange w:id="735" w:author="陈黎" w:date="2025-04-25T08:48:01Z">
            <w:rPr>
              <w:rStyle w:val="38"/>
              <w:rFonts w:ascii="黑体" w:hAnsi="黑体"/>
            </w:rPr>
          </w:rPrChange>
        </w:rPr>
        <w:t>6.3</w:t>
      </w:r>
      <w:r>
        <w:rPr>
          <w:rStyle w:val="38"/>
          <w:rFonts w:hint="eastAsia" w:cs="宋体"/>
          <w:bCs/>
          <w:rPrChange w:id="736" w:author="陈黎" w:date="2025-04-25T08:48:01Z">
            <w:rPr>
              <w:rStyle w:val="38"/>
            </w:rPr>
          </w:rPrChange>
        </w:rPr>
        <w:t xml:space="preserve"> 改进方案</w:t>
      </w:r>
      <w:r>
        <w:rPr>
          <w:rFonts w:hint="eastAsia" w:cs="宋体"/>
          <w:bCs/>
          <w:sz w:val="24"/>
          <w:szCs w:val="24"/>
          <w:rPrChange w:id="737" w:author="陈黎" w:date="2025-04-25T08:48:01Z">
            <w:rPr/>
          </w:rPrChange>
        </w:rPr>
        <w:tab/>
      </w:r>
      <w:r>
        <w:rPr>
          <w:rFonts w:hint="eastAsia" w:cs="宋体"/>
          <w:bCs/>
          <w:sz w:val="24"/>
          <w:szCs w:val="24"/>
          <w:rPrChange w:id="738" w:author="陈黎" w:date="2025-04-25T08:48:01Z">
            <w:rPr/>
          </w:rPrChange>
        </w:rPr>
        <w:fldChar w:fldCharType="begin"/>
      </w:r>
      <w:r>
        <w:rPr>
          <w:rFonts w:hint="eastAsia" w:cs="宋体"/>
          <w:bCs/>
          <w:sz w:val="24"/>
          <w:szCs w:val="24"/>
          <w:rPrChange w:id="739" w:author="陈黎" w:date="2025-04-25T08:48:01Z">
            <w:rPr/>
          </w:rPrChange>
        </w:rPr>
        <w:instrText xml:space="preserve"> PAGEREF _Toc196418492 \h </w:instrText>
      </w:r>
      <w:r>
        <w:rPr>
          <w:rFonts w:hint="eastAsia" w:cs="宋体"/>
          <w:bCs/>
          <w:sz w:val="24"/>
          <w:szCs w:val="24"/>
          <w:rPrChange w:id="740" w:author="陈黎" w:date="2025-04-25T08:48:01Z">
            <w:rPr/>
          </w:rPrChange>
        </w:rPr>
        <w:fldChar w:fldCharType="separate"/>
      </w:r>
      <w:r>
        <w:rPr>
          <w:rFonts w:hint="eastAsia" w:cs="宋体"/>
          <w:bCs/>
          <w:sz w:val="24"/>
          <w:szCs w:val="24"/>
          <w:rPrChange w:id="741" w:author="陈黎" w:date="2025-04-25T08:48:01Z">
            <w:rPr/>
          </w:rPrChange>
        </w:rPr>
        <w:t>32</w:t>
      </w:r>
      <w:r>
        <w:rPr>
          <w:rFonts w:hint="eastAsia" w:cs="宋体"/>
          <w:bCs/>
          <w:sz w:val="24"/>
          <w:szCs w:val="24"/>
          <w:rPrChange w:id="742" w:author="陈黎" w:date="2025-04-25T08:48:01Z">
            <w:rPr/>
          </w:rPrChange>
        </w:rPr>
        <w:fldChar w:fldCharType="end"/>
      </w:r>
      <w:r>
        <w:rPr>
          <w:rFonts w:hint="eastAsia" w:cs="宋体"/>
          <w:bCs/>
          <w:sz w:val="24"/>
          <w:szCs w:val="24"/>
          <w:rPrChange w:id="743" w:author="陈黎" w:date="2025-04-25T08:48:01Z">
            <w:rPr/>
          </w:rPrChange>
        </w:rPr>
        <w:fldChar w:fldCharType="end"/>
      </w:r>
    </w:p>
    <w:p w14:paraId="2B3AC165">
      <w:pPr>
        <w:pStyle w:val="26"/>
        <w:spacing w:before="0" w:after="0" w:line="400" w:lineRule="exact"/>
        <w:rPr>
          <w:rFonts w:hint="eastAsia" w:ascii="宋体" w:hAnsi="宋体" w:eastAsia="宋体" w:cs="宋体"/>
          <w:bCs/>
          <w:smallCaps w:val="0"/>
          <w:sz w:val="24"/>
          <w:szCs w:val="24"/>
          <w:rPrChange w:id="744" w:author="陈黎" w:date="2025-04-25T08:48:01Z">
            <w:rPr>
              <w:rFonts w:asciiTheme="minorHAnsi" w:hAnsiTheme="minorHAnsi" w:eastAsiaTheme="minorEastAsia" w:cstheme="minorBidi"/>
              <w:smallCaps w:val="0"/>
              <w:sz w:val="22"/>
              <w:szCs w:val="24"/>
              <w14:ligatures w14:val="standardContextual"/>
            </w:rPr>
          </w:rPrChange>
          <w14:ligatures w14:val="standardContextual"/>
        </w:rPr>
      </w:pPr>
      <w:r>
        <w:rPr>
          <w:rFonts w:hint="eastAsia" w:cs="宋体"/>
          <w:bCs/>
          <w:sz w:val="24"/>
          <w:szCs w:val="24"/>
          <w:rPrChange w:id="745" w:author="陈黎" w:date="2025-04-25T08:48:01Z">
            <w:rPr/>
          </w:rPrChange>
        </w:rPr>
        <w:fldChar w:fldCharType="begin"/>
      </w:r>
      <w:r>
        <w:rPr>
          <w:rFonts w:hint="eastAsia" w:cs="宋体"/>
          <w:bCs/>
          <w:sz w:val="24"/>
          <w:szCs w:val="24"/>
          <w:rPrChange w:id="746" w:author="陈黎" w:date="2025-04-25T08:48:01Z">
            <w:rPr/>
          </w:rPrChange>
        </w:rPr>
        <w:instrText xml:space="preserve"> HYPERLINK \l "_Toc196418493" </w:instrText>
      </w:r>
      <w:r>
        <w:rPr>
          <w:rFonts w:hint="eastAsia" w:cs="宋体"/>
          <w:bCs/>
          <w:sz w:val="24"/>
          <w:szCs w:val="24"/>
          <w:rPrChange w:id="747" w:author="陈黎" w:date="2025-04-25T08:48:01Z">
            <w:rPr/>
          </w:rPrChange>
        </w:rPr>
        <w:fldChar w:fldCharType="separate"/>
      </w:r>
      <w:r>
        <w:rPr>
          <w:rStyle w:val="38"/>
          <w:rFonts w:hint="eastAsia" w:ascii="宋体" w:hAnsi="宋体" w:cs="宋体"/>
          <w:bCs/>
          <w:rPrChange w:id="748" w:author="陈黎" w:date="2025-04-25T08:48:01Z">
            <w:rPr>
              <w:rStyle w:val="38"/>
              <w:rFonts w:ascii="黑体" w:hAnsi="黑体"/>
            </w:rPr>
          </w:rPrChange>
        </w:rPr>
        <w:t>6.4</w:t>
      </w:r>
      <w:r>
        <w:rPr>
          <w:rStyle w:val="38"/>
          <w:rFonts w:hint="eastAsia" w:cs="宋体"/>
          <w:bCs/>
          <w:rPrChange w:id="749" w:author="陈黎" w:date="2025-04-25T08:48:01Z">
            <w:rPr>
              <w:rStyle w:val="38"/>
            </w:rPr>
          </w:rPrChange>
        </w:rPr>
        <w:t xml:space="preserve"> 本章小结</w:t>
      </w:r>
      <w:r>
        <w:rPr>
          <w:rFonts w:hint="eastAsia" w:cs="宋体"/>
          <w:bCs/>
          <w:sz w:val="24"/>
          <w:szCs w:val="24"/>
          <w:rPrChange w:id="750" w:author="陈黎" w:date="2025-04-25T08:48:01Z">
            <w:rPr/>
          </w:rPrChange>
        </w:rPr>
        <w:tab/>
      </w:r>
      <w:r>
        <w:rPr>
          <w:rFonts w:hint="eastAsia" w:cs="宋体"/>
          <w:bCs/>
          <w:sz w:val="24"/>
          <w:szCs w:val="24"/>
          <w:rPrChange w:id="751" w:author="陈黎" w:date="2025-04-25T08:48:01Z">
            <w:rPr/>
          </w:rPrChange>
        </w:rPr>
        <w:fldChar w:fldCharType="begin"/>
      </w:r>
      <w:r>
        <w:rPr>
          <w:rFonts w:hint="eastAsia" w:cs="宋体"/>
          <w:bCs/>
          <w:sz w:val="24"/>
          <w:szCs w:val="24"/>
          <w:rPrChange w:id="752" w:author="陈黎" w:date="2025-04-25T08:48:01Z">
            <w:rPr/>
          </w:rPrChange>
        </w:rPr>
        <w:instrText xml:space="preserve"> PAGEREF _Toc196418493 \h </w:instrText>
      </w:r>
      <w:r>
        <w:rPr>
          <w:rFonts w:hint="eastAsia" w:cs="宋体"/>
          <w:bCs/>
          <w:sz w:val="24"/>
          <w:szCs w:val="24"/>
          <w:rPrChange w:id="753" w:author="陈黎" w:date="2025-04-25T08:48:01Z">
            <w:rPr/>
          </w:rPrChange>
        </w:rPr>
        <w:fldChar w:fldCharType="separate"/>
      </w:r>
      <w:r>
        <w:rPr>
          <w:rFonts w:hint="eastAsia" w:cs="宋体"/>
          <w:bCs/>
          <w:sz w:val="24"/>
          <w:szCs w:val="24"/>
          <w:rPrChange w:id="754" w:author="陈黎" w:date="2025-04-25T08:48:01Z">
            <w:rPr/>
          </w:rPrChange>
        </w:rPr>
        <w:t>32</w:t>
      </w:r>
      <w:r>
        <w:rPr>
          <w:rFonts w:hint="eastAsia" w:cs="宋体"/>
          <w:bCs/>
          <w:sz w:val="24"/>
          <w:szCs w:val="24"/>
          <w:rPrChange w:id="755" w:author="陈黎" w:date="2025-04-25T08:48:01Z">
            <w:rPr/>
          </w:rPrChange>
        </w:rPr>
        <w:fldChar w:fldCharType="end"/>
      </w:r>
      <w:r>
        <w:rPr>
          <w:rFonts w:hint="eastAsia" w:cs="宋体"/>
          <w:bCs/>
          <w:sz w:val="24"/>
          <w:szCs w:val="24"/>
          <w:rPrChange w:id="756" w:author="陈黎" w:date="2025-04-25T08:48:01Z">
            <w:rPr/>
          </w:rPrChange>
        </w:rPr>
        <w:fldChar w:fldCharType="end"/>
      </w:r>
    </w:p>
    <w:p w14:paraId="081A0D8C">
      <w:pPr>
        <w:pStyle w:val="23"/>
        <w:spacing w:before="0" w:after="0"/>
        <w:rPr>
          <w:rFonts w:hint="eastAsia" w:ascii="宋体" w:hAnsi="宋体" w:eastAsia="宋体" w:cs="宋体"/>
          <w:b w:val="0"/>
          <w:bCs/>
          <w:caps w:val="0"/>
          <w:sz w:val="24"/>
          <w:szCs w:val="24"/>
          <w:rPrChange w:id="757" w:author="陈黎" w:date="2025-04-25T08:48:01Z">
            <w:rPr>
              <w:rFonts w:asciiTheme="minorHAnsi" w:hAnsiTheme="minorHAnsi" w:eastAsiaTheme="minorEastAsia" w:cstheme="minorBidi"/>
              <w:b w:val="0"/>
              <w:caps w:val="0"/>
              <w:sz w:val="22"/>
              <w:szCs w:val="24"/>
              <w14:ligatures w14:val="standardContextual"/>
            </w:rPr>
          </w:rPrChange>
          <w14:ligatures w14:val="standardContextual"/>
        </w:rPr>
      </w:pPr>
      <w:r>
        <w:rPr>
          <w:rFonts w:hint="eastAsia" w:cs="宋体"/>
          <w:b w:val="0"/>
          <w:bCs/>
          <w:sz w:val="24"/>
          <w:szCs w:val="24"/>
          <w:rPrChange w:id="758" w:author="陈黎" w:date="2025-04-25T08:48:01Z">
            <w:rPr/>
          </w:rPrChange>
        </w:rPr>
        <w:fldChar w:fldCharType="begin"/>
      </w:r>
      <w:r>
        <w:rPr>
          <w:rFonts w:hint="eastAsia" w:cs="宋体"/>
          <w:b w:val="0"/>
          <w:bCs/>
          <w:sz w:val="24"/>
          <w:szCs w:val="24"/>
          <w:rPrChange w:id="759" w:author="陈黎" w:date="2025-04-25T08:48:01Z">
            <w:rPr/>
          </w:rPrChange>
        </w:rPr>
        <w:instrText xml:space="preserve"> HYPERLINK \l "_Toc196418494" </w:instrText>
      </w:r>
      <w:r>
        <w:rPr>
          <w:rFonts w:hint="eastAsia" w:cs="宋体"/>
          <w:b w:val="0"/>
          <w:bCs/>
          <w:sz w:val="24"/>
          <w:szCs w:val="24"/>
          <w:rPrChange w:id="760" w:author="陈黎" w:date="2025-04-25T08:48:01Z">
            <w:rPr/>
          </w:rPrChange>
        </w:rPr>
        <w:fldChar w:fldCharType="separate"/>
      </w:r>
      <w:r>
        <w:rPr>
          <w:rStyle w:val="38"/>
          <w:rFonts w:hint="eastAsia" w:ascii="宋体" w:hAnsi="宋体" w:cs="宋体"/>
          <w:b w:val="0"/>
          <w:bCs/>
          <w:rPrChange w:id="761" w:author="陈黎" w:date="2025-04-25T08:48:01Z">
            <w:rPr>
              <w:rStyle w:val="38"/>
              <w:rFonts w:ascii="黑体" w:hAnsi="黑体"/>
            </w:rPr>
          </w:rPrChange>
        </w:rPr>
        <w:t>7</w:t>
      </w:r>
      <w:r>
        <w:rPr>
          <w:rStyle w:val="38"/>
          <w:rFonts w:hint="eastAsia" w:cs="宋体"/>
          <w:b w:val="0"/>
          <w:bCs/>
          <w:rPrChange w:id="762" w:author="陈黎" w:date="2025-04-25T08:48:01Z">
            <w:rPr>
              <w:rStyle w:val="38"/>
            </w:rPr>
          </w:rPrChange>
        </w:rPr>
        <w:t xml:space="preserve"> 总结和展望</w:t>
      </w:r>
      <w:r>
        <w:rPr>
          <w:rFonts w:hint="eastAsia" w:cs="宋体"/>
          <w:b w:val="0"/>
          <w:bCs/>
          <w:sz w:val="24"/>
          <w:szCs w:val="24"/>
          <w:rPrChange w:id="763" w:author="陈黎" w:date="2025-04-25T08:48:01Z">
            <w:rPr/>
          </w:rPrChange>
        </w:rPr>
        <w:tab/>
      </w:r>
      <w:r>
        <w:rPr>
          <w:rFonts w:hint="eastAsia" w:cs="宋体"/>
          <w:b w:val="0"/>
          <w:bCs/>
          <w:sz w:val="24"/>
          <w:szCs w:val="24"/>
          <w:rPrChange w:id="764" w:author="陈黎" w:date="2025-04-25T08:48:01Z">
            <w:rPr/>
          </w:rPrChange>
        </w:rPr>
        <w:fldChar w:fldCharType="begin"/>
      </w:r>
      <w:r>
        <w:rPr>
          <w:rFonts w:hint="eastAsia" w:cs="宋体"/>
          <w:b w:val="0"/>
          <w:bCs/>
          <w:sz w:val="24"/>
          <w:szCs w:val="24"/>
          <w:rPrChange w:id="765" w:author="陈黎" w:date="2025-04-25T08:48:01Z">
            <w:rPr/>
          </w:rPrChange>
        </w:rPr>
        <w:instrText xml:space="preserve"> PAGEREF _Toc196418494 \h </w:instrText>
      </w:r>
      <w:r>
        <w:rPr>
          <w:rFonts w:hint="eastAsia" w:cs="宋体"/>
          <w:b w:val="0"/>
          <w:bCs/>
          <w:sz w:val="24"/>
          <w:szCs w:val="24"/>
          <w:rPrChange w:id="766" w:author="陈黎" w:date="2025-04-25T08:48:01Z">
            <w:rPr/>
          </w:rPrChange>
        </w:rPr>
        <w:fldChar w:fldCharType="separate"/>
      </w:r>
      <w:r>
        <w:rPr>
          <w:rFonts w:hint="eastAsia" w:cs="宋体"/>
          <w:b w:val="0"/>
          <w:bCs/>
          <w:sz w:val="24"/>
          <w:szCs w:val="24"/>
          <w:rPrChange w:id="767" w:author="陈黎" w:date="2025-04-25T08:48:01Z">
            <w:rPr/>
          </w:rPrChange>
        </w:rPr>
        <w:t>33</w:t>
      </w:r>
      <w:r>
        <w:rPr>
          <w:rFonts w:hint="eastAsia" w:cs="宋体"/>
          <w:b w:val="0"/>
          <w:bCs/>
          <w:sz w:val="24"/>
          <w:szCs w:val="24"/>
          <w:rPrChange w:id="768" w:author="陈黎" w:date="2025-04-25T08:48:01Z">
            <w:rPr/>
          </w:rPrChange>
        </w:rPr>
        <w:fldChar w:fldCharType="end"/>
      </w:r>
      <w:r>
        <w:rPr>
          <w:rFonts w:hint="eastAsia" w:cs="宋体"/>
          <w:b w:val="0"/>
          <w:bCs/>
          <w:sz w:val="24"/>
          <w:szCs w:val="24"/>
          <w:rPrChange w:id="769" w:author="陈黎" w:date="2025-04-25T08:48:01Z">
            <w:rPr/>
          </w:rPrChange>
        </w:rPr>
        <w:fldChar w:fldCharType="end"/>
      </w:r>
    </w:p>
    <w:p w14:paraId="6A865CC5">
      <w:pPr>
        <w:pStyle w:val="26"/>
        <w:spacing w:before="0" w:after="0" w:line="400" w:lineRule="exact"/>
        <w:rPr>
          <w:rFonts w:hint="eastAsia" w:ascii="宋体" w:hAnsi="宋体" w:eastAsia="宋体" w:cs="宋体"/>
          <w:bCs/>
          <w:smallCaps w:val="0"/>
          <w:sz w:val="24"/>
          <w:szCs w:val="24"/>
          <w:rPrChange w:id="770" w:author="陈黎" w:date="2025-04-25T08:48:01Z">
            <w:rPr>
              <w:rFonts w:asciiTheme="minorHAnsi" w:hAnsiTheme="minorHAnsi" w:eastAsiaTheme="minorEastAsia" w:cstheme="minorBidi"/>
              <w:smallCaps w:val="0"/>
              <w:sz w:val="22"/>
              <w:szCs w:val="24"/>
              <w14:ligatures w14:val="standardContextual"/>
            </w:rPr>
          </w:rPrChange>
          <w14:ligatures w14:val="standardContextual"/>
        </w:rPr>
      </w:pPr>
      <w:r>
        <w:rPr>
          <w:rFonts w:hint="eastAsia" w:cs="宋体"/>
          <w:bCs/>
          <w:sz w:val="24"/>
          <w:szCs w:val="24"/>
          <w:rPrChange w:id="771" w:author="陈黎" w:date="2025-04-25T08:48:01Z">
            <w:rPr/>
          </w:rPrChange>
        </w:rPr>
        <w:fldChar w:fldCharType="begin"/>
      </w:r>
      <w:r>
        <w:rPr>
          <w:rFonts w:hint="eastAsia" w:cs="宋体"/>
          <w:bCs/>
          <w:sz w:val="24"/>
          <w:szCs w:val="24"/>
          <w:rPrChange w:id="772" w:author="陈黎" w:date="2025-04-25T08:48:01Z">
            <w:rPr/>
          </w:rPrChange>
        </w:rPr>
        <w:instrText xml:space="preserve"> HYPERLINK \l "_Toc196418495" </w:instrText>
      </w:r>
      <w:r>
        <w:rPr>
          <w:rFonts w:hint="eastAsia" w:cs="宋体"/>
          <w:bCs/>
          <w:sz w:val="24"/>
          <w:szCs w:val="24"/>
          <w:rPrChange w:id="773" w:author="陈黎" w:date="2025-04-25T08:48:01Z">
            <w:rPr/>
          </w:rPrChange>
        </w:rPr>
        <w:fldChar w:fldCharType="separate"/>
      </w:r>
      <w:r>
        <w:rPr>
          <w:rStyle w:val="38"/>
          <w:rFonts w:hint="eastAsia" w:ascii="宋体" w:hAnsi="宋体" w:cs="宋体"/>
          <w:bCs/>
          <w:rPrChange w:id="774" w:author="陈黎" w:date="2025-04-25T08:48:01Z">
            <w:rPr>
              <w:rStyle w:val="38"/>
              <w:rFonts w:ascii="黑体" w:hAnsi="黑体"/>
            </w:rPr>
          </w:rPrChange>
        </w:rPr>
        <w:t>7.1</w:t>
      </w:r>
      <w:r>
        <w:rPr>
          <w:rStyle w:val="38"/>
          <w:rFonts w:hint="eastAsia" w:cs="宋体"/>
          <w:bCs/>
          <w:rPrChange w:id="775" w:author="陈黎" w:date="2025-04-25T08:48:01Z">
            <w:rPr>
              <w:rStyle w:val="38"/>
            </w:rPr>
          </w:rPrChange>
        </w:rPr>
        <w:t xml:space="preserve"> 总结</w:t>
      </w:r>
      <w:r>
        <w:rPr>
          <w:rFonts w:hint="eastAsia" w:cs="宋体"/>
          <w:bCs/>
          <w:sz w:val="24"/>
          <w:szCs w:val="24"/>
          <w:rPrChange w:id="776" w:author="陈黎" w:date="2025-04-25T08:48:01Z">
            <w:rPr/>
          </w:rPrChange>
        </w:rPr>
        <w:tab/>
      </w:r>
      <w:r>
        <w:rPr>
          <w:rFonts w:hint="eastAsia" w:cs="宋体"/>
          <w:bCs/>
          <w:sz w:val="24"/>
          <w:szCs w:val="24"/>
          <w:rPrChange w:id="777" w:author="陈黎" w:date="2025-04-25T08:48:01Z">
            <w:rPr/>
          </w:rPrChange>
        </w:rPr>
        <w:fldChar w:fldCharType="begin"/>
      </w:r>
      <w:r>
        <w:rPr>
          <w:rFonts w:hint="eastAsia" w:cs="宋体"/>
          <w:bCs/>
          <w:sz w:val="24"/>
          <w:szCs w:val="24"/>
          <w:rPrChange w:id="778" w:author="陈黎" w:date="2025-04-25T08:48:01Z">
            <w:rPr/>
          </w:rPrChange>
        </w:rPr>
        <w:instrText xml:space="preserve"> PAGEREF _Toc196418495 \h </w:instrText>
      </w:r>
      <w:r>
        <w:rPr>
          <w:rFonts w:hint="eastAsia" w:cs="宋体"/>
          <w:bCs/>
          <w:sz w:val="24"/>
          <w:szCs w:val="24"/>
          <w:rPrChange w:id="779" w:author="陈黎" w:date="2025-04-25T08:48:01Z">
            <w:rPr/>
          </w:rPrChange>
        </w:rPr>
        <w:fldChar w:fldCharType="separate"/>
      </w:r>
      <w:r>
        <w:rPr>
          <w:rFonts w:hint="eastAsia" w:cs="宋体"/>
          <w:bCs/>
          <w:sz w:val="24"/>
          <w:szCs w:val="24"/>
          <w:rPrChange w:id="780" w:author="陈黎" w:date="2025-04-25T08:48:01Z">
            <w:rPr/>
          </w:rPrChange>
        </w:rPr>
        <w:t>33</w:t>
      </w:r>
      <w:r>
        <w:rPr>
          <w:rFonts w:hint="eastAsia" w:cs="宋体"/>
          <w:bCs/>
          <w:sz w:val="24"/>
          <w:szCs w:val="24"/>
          <w:rPrChange w:id="781" w:author="陈黎" w:date="2025-04-25T08:48:01Z">
            <w:rPr/>
          </w:rPrChange>
        </w:rPr>
        <w:fldChar w:fldCharType="end"/>
      </w:r>
      <w:r>
        <w:rPr>
          <w:rFonts w:hint="eastAsia" w:cs="宋体"/>
          <w:bCs/>
          <w:sz w:val="24"/>
          <w:szCs w:val="24"/>
          <w:rPrChange w:id="782" w:author="陈黎" w:date="2025-04-25T08:48:01Z">
            <w:rPr/>
          </w:rPrChange>
        </w:rPr>
        <w:fldChar w:fldCharType="end"/>
      </w:r>
    </w:p>
    <w:p w14:paraId="3FA1D226">
      <w:pPr>
        <w:pStyle w:val="26"/>
        <w:spacing w:before="0" w:after="0" w:line="400" w:lineRule="exact"/>
        <w:rPr>
          <w:rFonts w:hint="eastAsia" w:ascii="宋体" w:hAnsi="宋体" w:eastAsia="宋体" w:cs="宋体"/>
          <w:bCs/>
          <w:smallCaps w:val="0"/>
          <w:sz w:val="24"/>
          <w:szCs w:val="24"/>
          <w:rPrChange w:id="783" w:author="陈黎" w:date="2025-04-25T08:48:01Z">
            <w:rPr>
              <w:rFonts w:asciiTheme="minorHAnsi" w:hAnsiTheme="minorHAnsi" w:eastAsiaTheme="minorEastAsia" w:cstheme="minorBidi"/>
              <w:smallCaps w:val="0"/>
              <w:sz w:val="22"/>
              <w:szCs w:val="24"/>
              <w14:ligatures w14:val="standardContextual"/>
            </w:rPr>
          </w:rPrChange>
          <w14:ligatures w14:val="standardContextual"/>
        </w:rPr>
      </w:pPr>
      <w:r>
        <w:rPr>
          <w:rFonts w:hint="eastAsia" w:cs="宋体"/>
          <w:bCs/>
          <w:sz w:val="24"/>
          <w:szCs w:val="24"/>
          <w:rPrChange w:id="784" w:author="陈黎" w:date="2025-04-25T08:48:01Z">
            <w:rPr/>
          </w:rPrChange>
        </w:rPr>
        <w:fldChar w:fldCharType="begin"/>
      </w:r>
      <w:r>
        <w:rPr>
          <w:rFonts w:hint="eastAsia" w:cs="宋体"/>
          <w:bCs/>
          <w:sz w:val="24"/>
          <w:szCs w:val="24"/>
          <w:rPrChange w:id="785" w:author="陈黎" w:date="2025-04-25T08:48:01Z">
            <w:rPr/>
          </w:rPrChange>
        </w:rPr>
        <w:instrText xml:space="preserve"> HYPERLINK \l "_Toc196418496" </w:instrText>
      </w:r>
      <w:r>
        <w:rPr>
          <w:rFonts w:hint="eastAsia" w:cs="宋体"/>
          <w:bCs/>
          <w:sz w:val="24"/>
          <w:szCs w:val="24"/>
          <w:rPrChange w:id="786" w:author="陈黎" w:date="2025-04-25T08:48:01Z">
            <w:rPr/>
          </w:rPrChange>
        </w:rPr>
        <w:fldChar w:fldCharType="separate"/>
      </w:r>
      <w:r>
        <w:rPr>
          <w:rStyle w:val="38"/>
          <w:rFonts w:hint="eastAsia" w:ascii="宋体" w:hAnsi="宋体" w:cs="宋体"/>
          <w:bCs/>
          <w:rPrChange w:id="787" w:author="陈黎" w:date="2025-04-25T08:48:01Z">
            <w:rPr>
              <w:rStyle w:val="38"/>
              <w:rFonts w:ascii="黑体" w:hAnsi="黑体"/>
            </w:rPr>
          </w:rPrChange>
        </w:rPr>
        <w:t>7.2</w:t>
      </w:r>
      <w:r>
        <w:rPr>
          <w:rStyle w:val="38"/>
          <w:rFonts w:hint="eastAsia" w:cs="宋体"/>
          <w:bCs/>
          <w:rPrChange w:id="788" w:author="陈黎" w:date="2025-04-25T08:48:01Z">
            <w:rPr>
              <w:rStyle w:val="38"/>
            </w:rPr>
          </w:rPrChange>
        </w:rPr>
        <w:t xml:space="preserve"> 展望</w:t>
      </w:r>
      <w:r>
        <w:rPr>
          <w:rFonts w:hint="eastAsia" w:cs="宋体"/>
          <w:bCs/>
          <w:sz w:val="24"/>
          <w:szCs w:val="24"/>
          <w:rPrChange w:id="789" w:author="陈黎" w:date="2025-04-25T08:48:01Z">
            <w:rPr/>
          </w:rPrChange>
        </w:rPr>
        <w:tab/>
      </w:r>
      <w:r>
        <w:rPr>
          <w:rFonts w:hint="eastAsia" w:cs="宋体"/>
          <w:bCs/>
          <w:sz w:val="24"/>
          <w:szCs w:val="24"/>
          <w:rPrChange w:id="790" w:author="陈黎" w:date="2025-04-25T08:48:01Z">
            <w:rPr/>
          </w:rPrChange>
        </w:rPr>
        <w:fldChar w:fldCharType="begin"/>
      </w:r>
      <w:r>
        <w:rPr>
          <w:rFonts w:hint="eastAsia" w:cs="宋体"/>
          <w:bCs/>
          <w:sz w:val="24"/>
          <w:szCs w:val="24"/>
          <w:rPrChange w:id="791" w:author="陈黎" w:date="2025-04-25T08:48:01Z">
            <w:rPr/>
          </w:rPrChange>
        </w:rPr>
        <w:instrText xml:space="preserve"> PAGEREF _Toc196418496 \h </w:instrText>
      </w:r>
      <w:r>
        <w:rPr>
          <w:rFonts w:hint="eastAsia" w:cs="宋体"/>
          <w:bCs/>
          <w:sz w:val="24"/>
          <w:szCs w:val="24"/>
          <w:rPrChange w:id="792" w:author="陈黎" w:date="2025-04-25T08:48:01Z">
            <w:rPr/>
          </w:rPrChange>
        </w:rPr>
        <w:fldChar w:fldCharType="separate"/>
      </w:r>
      <w:r>
        <w:rPr>
          <w:rFonts w:hint="eastAsia" w:cs="宋体"/>
          <w:bCs/>
          <w:sz w:val="24"/>
          <w:szCs w:val="24"/>
          <w:rPrChange w:id="793" w:author="陈黎" w:date="2025-04-25T08:48:01Z">
            <w:rPr/>
          </w:rPrChange>
        </w:rPr>
        <w:t>33</w:t>
      </w:r>
      <w:r>
        <w:rPr>
          <w:rFonts w:hint="eastAsia" w:cs="宋体"/>
          <w:bCs/>
          <w:sz w:val="24"/>
          <w:szCs w:val="24"/>
          <w:rPrChange w:id="794" w:author="陈黎" w:date="2025-04-25T08:48:01Z">
            <w:rPr/>
          </w:rPrChange>
        </w:rPr>
        <w:fldChar w:fldCharType="end"/>
      </w:r>
      <w:r>
        <w:rPr>
          <w:rFonts w:hint="eastAsia" w:cs="宋体"/>
          <w:bCs/>
          <w:sz w:val="24"/>
          <w:szCs w:val="24"/>
          <w:rPrChange w:id="795" w:author="陈黎" w:date="2025-04-25T08:48:01Z">
            <w:rPr/>
          </w:rPrChange>
        </w:rPr>
        <w:fldChar w:fldCharType="end"/>
      </w:r>
    </w:p>
    <w:p w14:paraId="3E07DAD0">
      <w:pPr>
        <w:pStyle w:val="23"/>
        <w:spacing w:before="0" w:after="0"/>
        <w:rPr>
          <w:rFonts w:hint="eastAsia" w:ascii="宋体" w:hAnsi="宋体" w:eastAsia="宋体" w:cs="宋体"/>
          <w:b w:val="0"/>
          <w:bCs/>
          <w:caps w:val="0"/>
          <w:sz w:val="24"/>
          <w:szCs w:val="24"/>
          <w:rPrChange w:id="796" w:author="陈黎" w:date="2025-04-25T08:48:01Z">
            <w:rPr>
              <w:rFonts w:asciiTheme="minorHAnsi" w:hAnsiTheme="minorHAnsi" w:eastAsiaTheme="minorEastAsia" w:cstheme="minorBidi"/>
              <w:b w:val="0"/>
              <w:caps w:val="0"/>
              <w:sz w:val="22"/>
              <w:szCs w:val="24"/>
              <w14:ligatures w14:val="standardContextual"/>
            </w:rPr>
          </w:rPrChange>
          <w14:ligatures w14:val="standardContextual"/>
        </w:rPr>
      </w:pPr>
      <w:r>
        <w:rPr>
          <w:rFonts w:hint="eastAsia" w:cs="宋体"/>
          <w:b w:val="0"/>
          <w:bCs/>
          <w:sz w:val="24"/>
          <w:szCs w:val="24"/>
          <w:rPrChange w:id="797" w:author="陈黎" w:date="2025-04-25T08:48:01Z">
            <w:rPr/>
          </w:rPrChange>
        </w:rPr>
        <w:fldChar w:fldCharType="begin"/>
      </w:r>
      <w:r>
        <w:rPr>
          <w:rFonts w:hint="eastAsia" w:cs="宋体"/>
          <w:b w:val="0"/>
          <w:bCs/>
          <w:sz w:val="24"/>
          <w:szCs w:val="24"/>
          <w:rPrChange w:id="798" w:author="陈黎" w:date="2025-04-25T08:48:01Z">
            <w:rPr/>
          </w:rPrChange>
        </w:rPr>
        <w:instrText xml:space="preserve"> HYPERLINK \l "_Toc196418497" </w:instrText>
      </w:r>
      <w:r>
        <w:rPr>
          <w:rFonts w:hint="eastAsia" w:cs="宋体"/>
          <w:b w:val="0"/>
          <w:bCs/>
          <w:sz w:val="24"/>
          <w:szCs w:val="24"/>
          <w:rPrChange w:id="799" w:author="陈黎" w:date="2025-04-25T08:48:01Z">
            <w:rPr/>
          </w:rPrChange>
        </w:rPr>
        <w:fldChar w:fldCharType="separate"/>
      </w:r>
      <w:r>
        <w:rPr>
          <w:rStyle w:val="38"/>
          <w:rFonts w:hint="eastAsia" w:cs="宋体"/>
          <w:b w:val="0"/>
          <w:bCs/>
          <w:rPrChange w:id="800" w:author="陈黎" w:date="2025-04-25T08:48:01Z">
            <w:rPr>
              <w:rStyle w:val="38"/>
            </w:rPr>
          </w:rPrChange>
        </w:rPr>
        <w:t>参考文献</w:t>
      </w:r>
      <w:r>
        <w:rPr>
          <w:rFonts w:hint="eastAsia" w:cs="宋体"/>
          <w:b w:val="0"/>
          <w:bCs/>
          <w:sz w:val="24"/>
          <w:szCs w:val="24"/>
          <w:rPrChange w:id="801" w:author="陈黎" w:date="2025-04-25T08:48:01Z">
            <w:rPr/>
          </w:rPrChange>
        </w:rPr>
        <w:tab/>
      </w:r>
      <w:r>
        <w:rPr>
          <w:rFonts w:hint="eastAsia" w:cs="宋体"/>
          <w:b w:val="0"/>
          <w:bCs/>
          <w:sz w:val="24"/>
          <w:szCs w:val="24"/>
          <w:rPrChange w:id="802" w:author="陈黎" w:date="2025-04-25T08:48:01Z">
            <w:rPr/>
          </w:rPrChange>
        </w:rPr>
        <w:fldChar w:fldCharType="begin"/>
      </w:r>
      <w:r>
        <w:rPr>
          <w:rFonts w:hint="eastAsia" w:cs="宋体"/>
          <w:b w:val="0"/>
          <w:bCs/>
          <w:sz w:val="24"/>
          <w:szCs w:val="24"/>
          <w:rPrChange w:id="803" w:author="陈黎" w:date="2025-04-25T08:48:01Z">
            <w:rPr/>
          </w:rPrChange>
        </w:rPr>
        <w:instrText xml:space="preserve"> PAGEREF _Toc196418497 \h </w:instrText>
      </w:r>
      <w:r>
        <w:rPr>
          <w:rFonts w:hint="eastAsia" w:cs="宋体"/>
          <w:b w:val="0"/>
          <w:bCs/>
          <w:sz w:val="24"/>
          <w:szCs w:val="24"/>
          <w:rPrChange w:id="804" w:author="陈黎" w:date="2025-04-25T08:48:01Z">
            <w:rPr/>
          </w:rPrChange>
        </w:rPr>
        <w:fldChar w:fldCharType="separate"/>
      </w:r>
      <w:r>
        <w:rPr>
          <w:rFonts w:hint="eastAsia" w:cs="宋体"/>
          <w:b w:val="0"/>
          <w:bCs/>
          <w:sz w:val="24"/>
          <w:szCs w:val="24"/>
          <w:rPrChange w:id="805" w:author="陈黎" w:date="2025-04-25T08:48:01Z">
            <w:rPr/>
          </w:rPrChange>
        </w:rPr>
        <w:t>34</w:t>
      </w:r>
      <w:r>
        <w:rPr>
          <w:rFonts w:hint="eastAsia" w:cs="宋体"/>
          <w:b w:val="0"/>
          <w:bCs/>
          <w:sz w:val="24"/>
          <w:szCs w:val="24"/>
          <w:rPrChange w:id="806" w:author="陈黎" w:date="2025-04-25T08:48:01Z">
            <w:rPr/>
          </w:rPrChange>
        </w:rPr>
        <w:fldChar w:fldCharType="end"/>
      </w:r>
      <w:r>
        <w:rPr>
          <w:rFonts w:hint="eastAsia" w:cs="宋体"/>
          <w:b w:val="0"/>
          <w:bCs/>
          <w:sz w:val="24"/>
          <w:szCs w:val="24"/>
          <w:rPrChange w:id="807" w:author="陈黎" w:date="2025-04-25T08:48:01Z">
            <w:rPr/>
          </w:rPrChange>
        </w:rPr>
        <w:fldChar w:fldCharType="end"/>
      </w:r>
    </w:p>
    <w:p w14:paraId="4E6243B0">
      <w:pPr>
        <w:pStyle w:val="23"/>
        <w:spacing w:before="0" w:after="0"/>
        <w:rPr>
          <w:rFonts w:asciiTheme="minorHAnsi" w:hAnsiTheme="minorHAnsi" w:eastAsiaTheme="minorEastAsia" w:cstheme="minorBidi"/>
          <w:b w:val="0"/>
          <w:caps w:val="0"/>
          <w:sz w:val="22"/>
          <w:szCs w:val="24"/>
          <w14:ligatures w14:val="standardContextual"/>
        </w:rPr>
      </w:pPr>
      <w:r>
        <w:rPr>
          <w:rFonts w:hint="eastAsia" w:cs="宋体"/>
          <w:b w:val="0"/>
          <w:bCs/>
          <w:sz w:val="24"/>
          <w:szCs w:val="24"/>
          <w:rPrChange w:id="808" w:author="陈黎" w:date="2025-04-25T08:48:01Z">
            <w:rPr/>
          </w:rPrChange>
        </w:rPr>
        <w:fldChar w:fldCharType="begin"/>
      </w:r>
      <w:r>
        <w:rPr>
          <w:rFonts w:hint="eastAsia" w:cs="宋体"/>
          <w:b w:val="0"/>
          <w:bCs/>
          <w:sz w:val="24"/>
          <w:szCs w:val="24"/>
          <w:rPrChange w:id="809" w:author="陈黎" w:date="2025-04-25T08:48:01Z">
            <w:rPr/>
          </w:rPrChange>
        </w:rPr>
        <w:instrText xml:space="preserve"> HYPERLINK \l "_Toc196418498" </w:instrText>
      </w:r>
      <w:r>
        <w:rPr>
          <w:rFonts w:hint="eastAsia" w:cs="宋体"/>
          <w:b w:val="0"/>
          <w:bCs/>
          <w:sz w:val="24"/>
          <w:szCs w:val="24"/>
          <w:rPrChange w:id="810" w:author="陈黎" w:date="2025-04-25T08:48:01Z">
            <w:rPr/>
          </w:rPrChange>
        </w:rPr>
        <w:fldChar w:fldCharType="separate"/>
      </w:r>
      <w:r>
        <w:rPr>
          <w:rStyle w:val="38"/>
          <w:rFonts w:hint="eastAsia" w:cs="宋体"/>
          <w:b w:val="0"/>
          <w:bCs/>
          <w:rPrChange w:id="811" w:author="陈黎" w:date="2025-04-25T08:48:01Z">
            <w:rPr>
              <w:rStyle w:val="38"/>
            </w:rPr>
          </w:rPrChange>
        </w:rPr>
        <w:t>致  谢</w:t>
      </w:r>
      <w:r>
        <w:rPr>
          <w:rFonts w:hint="eastAsia" w:cs="宋体"/>
          <w:b w:val="0"/>
          <w:bCs/>
          <w:sz w:val="24"/>
          <w:szCs w:val="24"/>
          <w:rPrChange w:id="812" w:author="陈黎" w:date="2025-04-25T08:48:01Z">
            <w:rPr/>
          </w:rPrChange>
        </w:rPr>
        <w:tab/>
      </w:r>
      <w:r>
        <w:rPr>
          <w:rFonts w:hint="eastAsia" w:cs="宋体"/>
          <w:b w:val="0"/>
          <w:bCs/>
          <w:sz w:val="24"/>
          <w:szCs w:val="24"/>
          <w:rPrChange w:id="813" w:author="陈黎" w:date="2025-04-25T08:48:01Z">
            <w:rPr/>
          </w:rPrChange>
        </w:rPr>
        <w:fldChar w:fldCharType="begin"/>
      </w:r>
      <w:r>
        <w:rPr>
          <w:rFonts w:hint="eastAsia" w:cs="宋体"/>
          <w:b w:val="0"/>
          <w:bCs/>
          <w:sz w:val="24"/>
          <w:szCs w:val="24"/>
          <w:rPrChange w:id="814" w:author="陈黎" w:date="2025-04-25T08:48:01Z">
            <w:rPr/>
          </w:rPrChange>
        </w:rPr>
        <w:instrText xml:space="preserve"> PAGEREF _Toc196418498 \h </w:instrText>
      </w:r>
      <w:r>
        <w:rPr>
          <w:rFonts w:hint="eastAsia" w:cs="宋体"/>
          <w:b w:val="0"/>
          <w:bCs/>
          <w:sz w:val="24"/>
          <w:szCs w:val="24"/>
          <w:rPrChange w:id="815" w:author="陈黎" w:date="2025-04-25T08:48:01Z">
            <w:rPr/>
          </w:rPrChange>
        </w:rPr>
        <w:fldChar w:fldCharType="separate"/>
      </w:r>
      <w:r>
        <w:rPr>
          <w:rFonts w:hint="eastAsia" w:cs="宋体"/>
          <w:b w:val="0"/>
          <w:bCs/>
          <w:sz w:val="24"/>
          <w:szCs w:val="24"/>
          <w:rPrChange w:id="816" w:author="陈黎" w:date="2025-04-25T08:48:01Z">
            <w:rPr/>
          </w:rPrChange>
        </w:rPr>
        <w:t>37</w:t>
      </w:r>
      <w:r>
        <w:rPr>
          <w:rFonts w:hint="eastAsia" w:cs="宋体"/>
          <w:b w:val="0"/>
          <w:bCs/>
          <w:sz w:val="24"/>
          <w:szCs w:val="24"/>
          <w:rPrChange w:id="817" w:author="陈黎" w:date="2025-04-25T08:48:01Z">
            <w:rPr/>
          </w:rPrChange>
        </w:rPr>
        <w:fldChar w:fldCharType="end"/>
      </w:r>
      <w:r>
        <w:rPr>
          <w:rFonts w:hint="eastAsia" w:cs="宋体"/>
          <w:b w:val="0"/>
          <w:bCs/>
          <w:sz w:val="24"/>
          <w:szCs w:val="24"/>
          <w:rPrChange w:id="818" w:author="陈黎" w:date="2025-04-25T08:48:01Z">
            <w:rPr/>
          </w:rPrChange>
        </w:rPr>
        <w:fldChar w:fldCharType="end"/>
      </w:r>
    </w:p>
    <w:p w14:paraId="0929346F">
      <w:pPr>
        <w:spacing w:line="400" w:lineRule="exact"/>
      </w:pPr>
      <w:r>
        <w:rPr>
          <w:b/>
          <w:bCs/>
          <w:lang w:val="zh-CN"/>
        </w:rPr>
        <w:fldChar w:fldCharType="end"/>
      </w:r>
    </w:p>
    <w:p w14:paraId="26F48753">
      <w:pPr>
        <w:pStyle w:val="23"/>
        <w:spacing w:line="330" w:lineRule="exact"/>
      </w:pPr>
    </w:p>
    <w:p w14:paraId="6EB03ACA">
      <w:pPr>
        <w:pStyle w:val="23"/>
        <w:spacing w:line="330" w:lineRule="exact"/>
        <w:sectPr>
          <w:footerReference r:id="rId14" w:type="first"/>
          <w:pgSz w:w="11907" w:h="16840"/>
          <w:pgMar w:top="1440" w:right="1440" w:bottom="1440" w:left="1440" w:header="567" w:footer="851" w:gutter="0"/>
          <w:pgNumType w:fmt="upperRoman" w:start="1"/>
          <w:cols w:space="720" w:num="1"/>
          <w:titlePg/>
          <w:docGrid w:type="linesAndChars" w:linePitch="290" w:charSpace="-3674"/>
        </w:sectPr>
      </w:pPr>
      <w:r>
        <w:fldChar w:fldCharType="begin"/>
      </w:r>
      <w:r>
        <w:instrText xml:space="preserve"> TOC \o "1-5" \h \z \u </w:instrText>
      </w:r>
      <w:r>
        <w:fldChar w:fldCharType="separate"/>
      </w:r>
      <w:r>
        <w:fldChar w:fldCharType="end"/>
      </w:r>
      <w:bookmarkStart w:id="3" w:name="_Toc130202644"/>
    </w:p>
    <w:p w14:paraId="79CC4766">
      <w:pPr>
        <w:pStyle w:val="2"/>
      </w:pPr>
      <w:bookmarkStart w:id="4" w:name="_Toc196418434"/>
      <w:bookmarkStart w:id="5" w:name="_Ref130208393"/>
      <w:bookmarkStart w:id="6" w:name="_Toc36193137"/>
      <w:r>
        <w:rPr>
          <w:rFonts w:hint="eastAsia"/>
        </w:rPr>
        <w:t>绪论</w:t>
      </w:r>
      <w:bookmarkEnd w:id="3"/>
      <w:bookmarkEnd w:id="4"/>
      <w:bookmarkEnd w:id="5"/>
      <w:bookmarkEnd w:id="6"/>
    </w:p>
    <w:p w14:paraId="2CDC032D">
      <w:pPr>
        <w:pStyle w:val="57"/>
      </w:pPr>
      <w:bookmarkStart w:id="7" w:name="_Toc36193138"/>
      <w:r>
        <w:rPr>
          <w:rFonts w:hint="eastAsia"/>
        </w:rPr>
        <w:t xml:space="preserve"> </w:t>
      </w:r>
      <w:bookmarkStart w:id="8" w:name="_Toc196418435"/>
      <w:r>
        <w:rPr>
          <w:rFonts w:hint="eastAsia"/>
        </w:rPr>
        <w:t>研究背景</w:t>
      </w:r>
      <w:bookmarkEnd w:id="7"/>
      <w:bookmarkEnd w:id="8"/>
    </w:p>
    <w:p w14:paraId="791F6FF1">
      <w:pPr>
        <w:pStyle w:val="10"/>
      </w:pPr>
      <w:r>
        <w:rPr>
          <w:rFonts w:hint="eastAsia"/>
        </w:rPr>
        <w:t>社交媒体作为信息传播的核心载体，其海量用户生成内容已成为反映社会情绪、舆论动态及公共事件的重要数据源。微博作为中国最具代表性的开放性社交平台，日均活跃用户超亿级，其文本数据覆盖政治、经济、文化等多元领域，蕴含着丰富的社会情感信息</w:t>
      </w:r>
      <w:r>
        <w:fldChar w:fldCharType="begin"/>
      </w:r>
      <w:r>
        <w:instrText xml:space="preserve"> </w:instrText>
      </w:r>
      <w:r>
        <w:rPr>
          <w:rFonts w:hint="eastAsia"/>
        </w:rPr>
        <w:instrText xml:space="preserve">REF _Ref196414109 \r \h</w:instrText>
      </w:r>
      <w:r>
        <w:instrText xml:space="preserve">  \* MERGEFORMAT </w:instrText>
      </w:r>
      <w:r>
        <w:fldChar w:fldCharType="separate"/>
      </w:r>
      <w:r>
        <w:rPr>
          <w:vertAlign w:val="superscript"/>
        </w:rPr>
        <w:t>[1]</w:t>
      </w:r>
      <w:r>
        <w:fldChar w:fldCharType="end"/>
      </w:r>
      <w:r>
        <w:rPr>
          <w:rFonts w:hint="eastAsia"/>
        </w:rPr>
        <w:t>。这些数据以碎片化、即时性的特点，记录着用户对热点事件、社会现象的即时反馈与情感态度，通过对微博文本的分析，能够深入挖掘公众情绪倾向、社会价值取向以及潜在的社会矛盾。例如，在新冠疫情期间，微博数据中关于疫苗接种的讨论呈现出显著的情感波动，通过分析这些数据可以揭示公众对疫苗有效性和安全性的认知演变过程。根据中国互联网络信息中心（CNNIC）最新数据，截至 2024 年 12 月，微博月活跃用户数已突破 6 亿，日均产生超 5 亿条文本数据，其中蕴含的社会舆论动态与情感倾向对公共治理、企业决策及社会风险预警具有重要价值</w:t>
      </w:r>
      <w:r>
        <w:fldChar w:fldCharType="begin"/>
      </w:r>
      <w:r>
        <w:instrText xml:space="preserve"> </w:instrText>
      </w:r>
      <w:r>
        <w:rPr>
          <w:rFonts w:hint="eastAsia"/>
        </w:rPr>
        <w:instrText xml:space="preserve">REF _Ref196414121 \r \h</w:instrText>
      </w:r>
      <w:r>
        <w:instrText xml:space="preserve">  \* MERGEFORMAT </w:instrText>
      </w:r>
      <w:r>
        <w:fldChar w:fldCharType="separate"/>
      </w:r>
      <w:r>
        <w:rPr>
          <w:vertAlign w:val="superscript"/>
        </w:rPr>
        <w:t>[2]</w:t>
      </w:r>
      <w:r>
        <w:fldChar w:fldCharType="end"/>
      </w:r>
      <w:r>
        <w:rPr>
          <w:rFonts w:hint="eastAsia"/>
        </w:rPr>
        <w:t>。然而，微博数据的海量性、碎片化及语义复杂性导致传统舆情分析方法面临处理效率低、情感识别精度不足等瓶颈，例如网络用语的模糊性和讽刺语境的识别难题，需要结合深度学习技术提升语义理解能力。</w:t>
      </w:r>
    </w:p>
    <w:p w14:paraId="46166B49">
      <w:pPr>
        <w:pStyle w:val="10"/>
      </w:pPr>
      <w:r>
        <w:rPr>
          <w:rFonts w:hint="eastAsia"/>
        </w:rPr>
        <w:t>正是由于微博数据所蕴含的重要价值，舆情监测系统的构建显得尤为关键。舆情监测系统通过对微博海量文本数据的实时抓取、清洗与分析，能够及时发现社会舆论的热点趋势，捕捉公众情绪的微妙变化。借助舆情监测系统，政府部门可洞察社情民意，为政策制定与公共治理提供依据；企业能够把握消费者需求与市场动态，优化营销策略；同时，系统还能对突发事件中的舆情走向进行预警，助力相关方提前采取措施，降低负面舆情的扩散风险，维护社会稳定。例如，在 2024 年某城市交通政策调整引发的舆情事件中，舆情监测系统通过分析微博用户的评论和转发行为，及时发现公众对政策执行细节的不满情绪，并通过关键词敏感度阈值触发预警机制，帮助政府部门快速调整沟通策略，避免了舆情的进一步恶化</w:t>
      </w:r>
      <w:r>
        <w:fldChar w:fldCharType="begin"/>
      </w:r>
      <w:r>
        <w:instrText xml:space="preserve"> </w:instrText>
      </w:r>
      <w:r>
        <w:rPr>
          <w:rFonts w:hint="eastAsia"/>
        </w:rPr>
        <w:instrText xml:space="preserve">REF _Ref196414125 \r \h</w:instrText>
      </w:r>
      <w:r>
        <w:instrText xml:space="preserve">  \* MERGEFORMAT </w:instrText>
      </w:r>
      <w:r>
        <w:fldChar w:fldCharType="separate"/>
      </w:r>
      <w:r>
        <w:rPr>
          <w:vertAlign w:val="superscript"/>
        </w:rPr>
        <w:t>[3]</w:t>
      </w:r>
      <w:r>
        <w:fldChar w:fldCharType="end"/>
      </w:r>
      <w:r>
        <w:rPr>
          <w:rFonts w:hint="eastAsia"/>
        </w:rPr>
        <w:t>。系统的技术实现通常整合了数据采集、预处理、模型构建及可视化展示等模块，例如 Scrapy 框架可突破反爬机制实现高效数据抓取，而 LSTM 模型能动态追踪舆情演变趋势</w:t>
      </w:r>
      <w:r>
        <w:fldChar w:fldCharType="begin"/>
      </w:r>
      <w:r>
        <w:instrText xml:space="preserve"> </w:instrText>
      </w:r>
      <w:r>
        <w:rPr>
          <w:rFonts w:hint="eastAsia"/>
        </w:rPr>
        <w:instrText xml:space="preserve">REF _Ref196414133 \r \h</w:instrText>
      </w:r>
      <w:r>
        <w:instrText xml:space="preserve">  \* MERGEFORMAT </w:instrText>
      </w:r>
      <w:r>
        <w:fldChar w:fldCharType="separate"/>
      </w:r>
      <w:r>
        <w:rPr>
          <w:vertAlign w:val="superscript"/>
        </w:rPr>
        <w:t>[4]</w:t>
      </w:r>
      <w:r>
        <w:fldChar w:fldCharType="end"/>
      </w:r>
      <w:r>
        <w:rPr>
          <w:rFonts w:hint="eastAsia"/>
        </w:rPr>
        <w:t>。此外，舆情监测系统还需应对数据隐私保护、跨平台数据整合等挑战，确保在合规框架下实现数据价值的最大化利用。</w:t>
      </w:r>
    </w:p>
    <w:p w14:paraId="106637F7">
      <w:pPr>
        <w:pStyle w:val="10"/>
        <w:rPr>
          <w:ins w:id="819" w:author="陈黎" w:date="2025-04-25T08:49:27Z"/>
          <w:rFonts w:hint="eastAsia"/>
        </w:rPr>
      </w:pPr>
      <w:ins w:id="820" w:author="陈黎" w:date="2025-04-25T08:49:27Z">
        <w:r>
          <w:rPr>
            <w:rFonts w:hint="eastAsia"/>
          </w:rPr>
          <w:t>本研究聚焦于微博平台的舆情分析，基于 Python 构建了一套具备完整流程的舆情分析系统。系统涵盖数据采集、文本预处理、情感分析及可视化展示等模块，面向舆情监测的实时性、复杂性需求，提供了一种自动化处理路径。该系统集成 jieba 分词工具与 ECharts 可视化库，实现了包括情感分布饼图、地域热力图与趋势折线图等在内的多维展示形式，有效提升了数据的可读性与解读效率。在模型设计方面，引入 BERT 深度学习模型以提升情感分类精度，结合用户历史发言特征对语义倾向进行个性化微调，增强了特定语境下的分析能力。此外，系统构建了预警模块，通过设定敏感词阈值动态监测舆情变化，能够在情绪极化初现时及时预警，具备一定的干预与管理能力，适用于公共治理与企业舆情管理等实际场景。尽管系统在多项任务中表现出良好的适应性与效果，但仍存在若干技术瓶颈。例如，对网络用语、讽刺表达等非字面语义的识别能力仍显不足，情感分类模型在面对非线性舆情演变过程时的泛化能力亦有待提升。</w:t>
        </w:r>
      </w:ins>
    </w:p>
    <w:p w14:paraId="4E1FC410">
      <w:pPr>
        <w:pStyle w:val="10"/>
        <w:rPr>
          <w:del w:id="821" w:author="陈黎" w:date="2025-04-25T08:48:36Z"/>
        </w:rPr>
      </w:pPr>
      <w:del w:id="822" w:author="陈黎" w:date="2025-04-25T08:49:27Z">
        <w:r>
          <w:rPr>
            <w:rFonts w:hint="eastAsia"/>
          </w:rPr>
          <w:delText>本研究聚焦微博舆情分析，基于 Python 技术构建了一套完整的舆情分析系统。系统涵盖数据采集、预处理、分析及可视化等多个环节，通过对微博文本数据的系统性处理，实现对舆情的实时监测、深入分析以及直观展示，旨在为不同主体在应对网络舆情时提供科学、有效的决策支持。具体而言，系统通过集成 jieba 分词、ECharts 可视化等开源工具链，实现了多维度数据展示功能，包括情感分布饼图、地域热力图、热度趋势折线图等，将复杂数据转化为决策依据。在技术层面，系统引入了 BERT 等深度学习模型，结合主体个性化特征提升情感分析的准确性，例如通过分析博主历史发言记录优化对特定主题的情感倾向判断。同时，系统的预警模块能够监测事件中的情绪极化现象，通过设置关键词敏感度阈值实现负面舆情的前置干预，为公共治理和企业危机管理提供了可操作的解决方案。然而，现有技术仍存在局限性，例如对网络用语、讽刺语境的识别不足，以及预测模型在非线性舆情演变中的泛化能力瓶颈，这些发现为后续研究指明了优化方向。</w:delText>
        </w:r>
      </w:del>
    </w:p>
    <w:p w14:paraId="5120BBB2">
      <w:pPr>
        <w:pStyle w:val="10"/>
      </w:pPr>
    </w:p>
    <w:p w14:paraId="6F022C8C">
      <w:pPr>
        <w:pStyle w:val="57"/>
      </w:pPr>
      <w:bookmarkStart w:id="9" w:name="_Toc196418436"/>
      <w:r>
        <w:rPr>
          <w:rFonts w:hint="eastAsia"/>
        </w:rPr>
        <w:t>国内外研究现状</w:t>
      </w:r>
      <w:bookmarkEnd w:id="9"/>
    </w:p>
    <w:p w14:paraId="4A940FD7">
      <w:pPr>
        <w:pStyle w:val="10"/>
      </w:pPr>
      <w:r>
        <w:rPr>
          <w:rFonts w:hint="eastAsia"/>
        </w:rPr>
        <w:t>在舆情分析技术领域，国内外学者针对社交媒体平台特性展开了多维度探索。国内研究早期聚焦于传播学理论框架构建，李明德团队基于5W传播模式提出的四类舆情传播结构，揭示了微博舆情传播的路径分异特征，其构建的时空关联模型在交通政策调整事件中成功捕捉到87%的争议焦点</w:t>
      </w:r>
      <w:r>
        <w:fldChar w:fldCharType="begin"/>
      </w:r>
      <w:r>
        <w:instrText xml:space="preserve"> </w:instrText>
      </w:r>
      <w:r>
        <w:rPr>
          <w:rFonts w:hint="eastAsia"/>
        </w:rPr>
        <w:instrText xml:space="preserve">REF _Ref196414170 \r \h</w:instrText>
      </w:r>
      <w:r>
        <w:instrText xml:space="preserve">  \* MERGEFORMAT </w:instrText>
      </w:r>
      <w:r>
        <w:fldChar w:fldCharType="separate"/>
      </w:r>
      <w:r>
        <w:rPr>
          <w:vertAlign w:val="superscript"/>
        </w:rPr>
        <w:t>[5]</w:t>
      </w:r>
      <w:r>
        <w:fldChar w:fldCharType="end"/>
      </w:r>
      <w:r>
        <w:rPr>
          <w:rFonts w:hint="eastAsia"/>
        </w:rPr>
        <w:t>。随着深度学习技术的渗透，苏小英等人开发的神经网络情感分析结构模型通过上下文语义嵌入技术，将情感极性识别准确率提升至78.6%，有效解决了网络用语的多义性难题</w:t>
      </w:r>
      <w:r>
        <w:fldChar w:fldCharType="begin"/>
      </w:r>
      <w:r>
        <w:instrText xml:space="preserve"> </w:instrText>
      </w:r>
      <w:r>
        <w:rPr>
          <w:rFonts w:hint="eastAsia"/>
        </w:rPr>
        <w:instrText xml:space="preserve">REF _Ref196414175 \r \h</w:instrText>
      </w:r>
      <w:r>
        <w:instrText xml:space="preserve">  \* MERGEFORMAT </w:instrText>
      </w:r>
      <w:r>
        <w:fldChar w:fldCharType="separate"/>
      </w:r>
      <w:r>
        <w:rPr>
          <w:vertAlign w:val="superscript"/>
        </w:rPr>
        <w:t>[6]</w:t>
      </w:r>
      <w:r>
        <w:fldChar w:fldCharType="end"/>
      </w:r>
      <w:r>
        <w:rPr>
          <w:rFonts w:hint="eastAsia"/>
        </w:rPr>
        <w:t>。值得关注的是，杨冠超提出的迭代式语义分析模型通过用户角色权重与话题热度预测算法的协同优化，在突发事件检测中将MAE值降低至0.13，其构建的传播链路图谱可提前4小时识别舆情拐点</w:t>
      </w:r>
      <w:r>
        <w:fldChar w:fldCharType="begin"/>
      </w:r>
      <w:r>
        <w:instrText xml:space="preserve"> </w:instrText>
      </w:r>
      <w:r>
        <w:rPr>
          <w:rFonts w:hint="eastAsia"/>
        </w:rPr>
        <w:instrText xml:space="preserve">REF _Ref196414183 \r \h</w:instrText>
      </w:r>
      <w:r>
        <w:instrText xml:space="preserve">  \* MERGEFORMAT </w:instrText>
      </w:r>
      <w:r>
        <w:fldChar w:fldCharType="separate"/>
      </w:r>
      <w:r>
        <w:rPr>
          <w:vertAlign w:val="superscript"/>
        </w:rPr>
        <w:t>[7]</w:t>
      </w:r>
      <w:r>
        <w:fldChar w:fldCharType="end"/>
      </w:r>
      <w:r>
        <w:rPr>
          <w:rFonts w:hint="eastAsia"/>
        </w:rPr>
        <w:t>。</w:t>
      </w:r>
    </w:p>
    <w:p w14:paraId="3C5467F6">
      <w:pPr>
        <w:pStyle w:val="10"/>
      </w:pPr>
      <w:r>
        <w:rPr>
          <w:rFonts w:hint="eastAsia"/>
        </w:rPr>
        <w:t>技术方法层面，国内研究呈现从特征工程向深度学习的范式转型。张霞团队构建的BP神经网络预警模型引入领域自适应机制，在社群突发舆情检测中AUC值达0.93，较传统统计方法提升21个百分点</w:t>
      </w:r>
      <w:r>
        <w:fldChar w:fldCharType="begin"/>
      </w:r>
      <w:r>
        <w:instrText xml:space="preserve"> </w:instrText>
      </w:r>
      <w:r>
        <w:rPr>
          <w:rFonts w:hint="eastAsia"/>
        </w:rPr>
        <w:instrText xml:space="preserve">REF _Ref196414187 \r \h</w:instrText>
      </w:r>
      <w:r>
        <w:instrText xml:space="preserve">  \* MERGEFORMAT </w:instrText>
      </w:r>
      <w:r>
        <w:fldChar w:fldCharType="separate"/>
      </w:r>
      <w:r>
        <w:rPr>
          <w:vertAlign w:val="superscript"/>
        </w:rPr>
        <w:t>[8]</w:t>
      </w:r>
      <w:r>
        <w:fldChar w:fldCharType="end"/>
      </w:r>
      <w:r>
        <w:rPr>
          <w:rFonts w:hint="eastAsia"/>
        </w:rPr>
        <w:t>。针对微博短文本特性，王恒静提出的搭配聚类方法通过词类模型与LDA主题模型协同优化，将语义密度提升43%，为热点话题识别提供了新路径</w:t>
      </w:r>
      <w:r>
        <w:fldChar w:fldCharType="begin"/>
      </w:r>
      <w:r>
        <w:instrText xml:space="preserve"> </w:instrText>
      </w:r>
      <w:r>
        <w:rPr>
          <w:rFonts w:hint="eastAsia"/>
        </w:rPr>
        <w:instrText xml:space="preserve">REF _Ref196414191 \r \h</w:instrText>
      </w:r>
      <w:r>
        <w:instrText xml:space="preserve">  \* MERGEFORMAT </w:instrText>
      </w:r>
      <w:r>
        <w:fldChar w:fldCharType="separate"/>
      </w:r>
      <w:r>
        <w:rPr>
          <w:vertAlign w:val="superscript"/>
        </w:rPr>
        <w:t>[9]</w:t>
      </w:r>
      <w:r>
        <w:fldChar w:fldCharType="end"/>
      </w:r>
      <w:r>
        <w:rPr>
          <w:rFonts w:hint="eastAsia"/>
        </w:rPr>
        <w:t>。在系统架构方面，分布式存储与并行处理技术的应用取得突破，基于Celery分布式任务队列的MTV架构优化方案使数据爬取效率提升3倍，日均处理能力突破5亿条文本</w:t>
      </w:r>
      <w:r>
        <w:fldChar w:fldCharType="begin"/>
      </w:r>
      <w:r>
        <w:instrText xml:space="preserve"> </w:instrText>
      </w:r>
      <w:r>
        <w:rPr>
          <w:rFonts w:hint="eastAsia"/>
        </w:rPr>
        <w:instrText xml:space="preserve">REF _Ref196414194 \r \h</w:instrText>
      </w:r>
      <w:r>
        <w:instrText xml:space="preserve">  \* MERGEFORMAT </w:instrText>
      </w:r>
      <w:r>
        <w:fldChar w:fldCharType="separate"/>
      </w:r>
      <w:r>
        <w:rPr>
          <w:vertAlign w:val="superscript"/>
        </w:rPr>
        <w:t>[10]</w:t>
      </w:r>
      <w:r>
        <w:fldChar w:fldCharType="end"/>
      </w:r>
      <w:r>
        <w:rPr>
          <w:rFonts w:hint="eastAsia"/>
        </w:rPr>
        <w:t>。</w:t>
      </w:r>
    </w:p>
    <w:p w14:paraId="64F4590B">
      <w:pPr>
        <w:pStyle w:val="10"/>
      </w:pPr>
      <w:r>
        <w:rPr>
          <w:rFonts w:hint="eastAsia"/>
        </w:rPr>
        <w:t>国际学界更侧重技术融合与跨文化比较研究。Phuvipadawat团队开发的增量聚类算法通过推文相似性实时度量，将突发事件检测延迟缩短至5分钟内，其构建的动态阈值模型在Twitter数据集上实现89%的召回率</w:t>
      </w:r>
      <w:r>
        <w:fldChar w:fldCharType="begin"/>
      </w:r>
      <w:r>
        <w:instrText xml:space="preserve"> </w:instrText>
      </w:r>
      <w:r>
        <w:rPr>
          <w:rFonts w:hint="eastAsia"/>
        </w:rPr>
        <w:instrText xml:space="preserve">REF _Ref196414199 \r \h</w:instrText>
      </w:r>
      <w:r>
        <w:instrText xml:space="preserve">  \* MERGEFORMAT </w:instrText>
      </w:r>
      <w:r>
        <w:fldChar w:fldCharType="separate"/>
      </w:r>
      <w:r>
        <w:rPr>
          <w:vertAlign w:val="superscript"/>
        </w:rPr>
        <w:t>[11]</w:t>
      </w:r>
      <w:r>
        <w:fldChar w:fldCharType="end"/>
      </w:r>
      <w:r>
        <w:rPr>
          <w:rFonts w:hint="eastAsia"/>
        </w:rPr>
        <w:t>。Lara Tavoschi基于Hawkes过程模型构建的疫苗情感分析框架，捕捉到发达国家与发展中国家舆情演化存在显著差异（p&lt;0.01），揭示了文化背景对情感传播的调节效应</w:t>
      </w:r>
      <w:r>
        <w:fldChar w:fldCharType="begin"/>
      </w:r>
      <w:r>
        <w:instrText xml:space="preserve"> </w:instrText>
      </w:r>
      <w:r>
        <w:rPr>
          <w:rFonts w:hint="eastAsia"/>
        </w:rPr>
        <w:instrText xml:space="preserve">REF _Ref196414202 \r \h</w:instrText>
      </w:r>
      <w:r>
        <w:instrText xml:space="preserve">  \* MERGEFORMAT </w:instrText>
      </w:r>
      <w:r>
        <w:fldChar w:fldCharType="separate"/>
      </w:r>
      <w:r>
        <w:rPr>
          <w:vertAlign w:val="superscript"/>
        </w:rPr>
        <w:t>[12]</w:t>
      </w:r>
      <w:r>
        <w:fldChar w:fldCharType="end"/>
      </w:r>
      <w:r>
        <w:rPr>
          <w:rFonts w:hint="eastAsia"/>
        </w:rPr>
        <w:t>。Choi等人提出的时序追踪模型虽在初始话题关联性判断上取得进展，但面对微博非线性传播特性时仍存在18.4%的误判率，凸显跨平台模型迁移的局限性</w:t>
      </w:r>
      <w:r>
        <w:fldChar w:fldCharType="begin"/>
      </w:r>
      <w:r>
        <w:instrText xml:space="preserve"> </w:instrText>
      </w:r>
      <w:r>
        <w:rPr>
          <w:rFonts w:hint="eastAsia"/>
        </w:rPr>
        <w:instrText xml:space="preserve">REF _Ref196414206 \r \h</w:instrText>
      </w:r>
      <w:r>
        <w:instrText xml:space="preserve">  \* MERGEFORMAT </w:instrText>
      </w:r>
      <w:r>
        <w:fldChar w:fldCharType="separate"/>
      </w:r>
      <w:r>
        <w:rPr>
          <w:vertAlign w:val="superscript"/>
        </w:rPr>
        <w:t>[13]</w:t>
      </w:r>
      <w:r>
        <w:fldChar w:fldCharType="end"/>
      </w:r>
      <w:r>
        <w:rPr>
          <w:rFonts w:hint="eastAsia"/>
        </w:rPr>
        <w:t>。</w:t>
      </w:r>
    </w:p>
    <w:p w14:paraId="16646ECF">
      <w:pPr>
        <w:pStyle w:val="10"/>
      </w:pPr>
      <w:r>
        <w:rPr>
          <w:rFonts w:hint="eastAsia"/>
        </w:rPr>
        <w:t>当前研究前沿集中于多模态融合与实时性提升。Chen等人开发的多模态情感分析框架整合文本、表情符号与图像特征，在讽刺语境识别中将F1值提升至0.82</w:t>
      </w:r>
      <w:r>
        <w:fldChar w:fldCharType="begin"/>
      </w:r>
      <w:r>
        <w:instrText xml:space="preserve"> </w:instrText>
      </w:r>
      <w:r>
        <w:rPr>
          <w:rFonts w:hint="eastAsia"/>
        </w:rPr>
        <w:instrText xml:space="preserve">REF _Ref196414209 \r \h</w:instrText>
      </w:r>
      <w:r>
        <w:instrText xml:space="preserve">  \* MERGEFORMAT </w:instrText>
      </w:r>
      <w:r>
        <w:fldChar w:fldCharType="separate"/>
      </w:r>
      <w:r>
        <w:rPr>
          <w:vertAlign w:val="superscript"/>
        </w:rPr>
        <w:t>[14]</w:t>
      </w:r>
      <w:r>
        <w:fldChar w:fldCharType="end"/>
      </w:r>
      <w:r>
        <w:rPr>
          <w:rFonts w:hint="eastAsia"/>
        </w:rPr>
        <w:t>。Kumar团队构建的危机沟通策略模型通过实时社交数据流分析，为企业创造黄金4小时应急响应窗口，其动态阈值预警机制在品牌危机事件中降低32%的负面舆情扩散风险</w:t>
      </w:r>
      <w:r>
        <w:fldChar w:fldCharType="begin"/>
      </w:r>
      <w:r>
        <w:instrText xml:space="preserve"> </w:instrText>
      </w:r>
      <w:r>
        <w:rPr>
          <w:rFonts w:hint="eastAsia"/>
        </w:rPr>
        <w:instrText xml:space="preserve">REF _Ref196414214 \r \h</w:instrText>
      </w:r>
      <w:r>
        <w:instrText xml:space="preserve">  \* MERGEFORMAT </w:instrText>
      </w:r>
      <w:r>
        <w:fldChar w:fldCharType="separate"/>
      </w:r>
      <w:r>
        <w:rPr>
          <w:vertAlign w:val="superscript"/>
        </w:rPr>
        <w:t>[15]</w:t>
      </w:r>
      <w:r>
        <w:fldChar w:fldCharType="end"/>
      </w:r>
      <w:r>
        <w:rPr>
          <w:rFonts w:hint="eastAsia"/>
        </w:rPr>
        <w:t>。然而，现有技术仍面临双重挑战：其一，网络用语动态演化导致语义消解困难，如表情符号的多义性使情感误判率高达15%</w:t>
      </w:r>
      <w:r>
        <w:fldChar w:fldCharType="begin"/>
      </w:r>
      <w:r>
        <w:instrText xml:space="preserve"> </w:instrText>
      </w:r>
      <w:r>
        <w:rPr>
          <w:rFonts w:hint="eastAsia"/>
        </w:rPr>
        <w:instrText xml:space="preserve">REF _Ref196414220 \r \h</w:instrText>
      </w:r>
      <w:r>
        <w:instrText xml:space="preserve">  \* MERGEFORMAT </w:instrText>
      </w:r>
      <w:r>
        <w:fldChar w:fldCharType="separate"/>
      </w:r>
      <w:r>
        <w:rPr>
          <w:vertAlign w:val="superscript"/>
        </w:rPr>
        <w:t>[16]</w:t>
      </w:r>
      <w:r>
        <w:fldChar w:fldCharType="end"/>
      </w:r>
      <w:r>
        <w:rPr>
          <w:rFonts w:hint="eastAsia"/>
        </w:rPr>
        <w:t>；其二，预测模型对非线性舆情演变的泛化能力不足，在跨领域事件中的预测误差波动幅度超过20%</w:t>
      </w:r>
      <w:r>
        <w:fldChar w:fldCharType="begin"/>
      </w:r>
      <w:r>
        <w:instrText xml:space="preserve"> </w:instrText>
      </w:r>
      <w:r>
        <w:rPr>
          <w:rFonts w:hint="eastAsia"/>
        </w:rPr>
        <w:instrText xml:space="preserve">REF _Ref196414224 \r \h</w:instrText>
      </w:r>
      <w:r>
        <w:instrText xml:space="preserve">  \* MERGEFORMAT </w:instrText>
      </w:r>
      <w:r>
        <w:fldChar w:fldCharType="separate"/>
      </w:r>
      <w:r>
        <w:rPr>
          <w:vertAlign w:val="superscript"/>
        </w:rPr>
        <w:t>[17]</w:t>
      </w:r>
      <w:r>
        <w:fldChar w:fldCharType="end"/>
      </w:r>
      <w:r>
        <w:rPr>
          <w:rFonts w:hint="eastAsia"/>
        </w:rPr>
        <w:t>。</w:t>
      </w:r>
    </w:p>
    <w:p w14:paraId="25FBC262">
      <w:pPr>
        <w:pStyle w:val="57"/>
      </w:pPr>
      <w:bookmarkStart w:id="10" w:name="_Toc196418437"/>
      <w:bookmarkStart w:id="11" w:name="_Toc36193140"/>
      <w:bookmarkStart w:id="12" w:name="_Toc218767022"/>
      <w:r>
        <w:rPr>
          <w:rFonts w:hint="eastAsia"/>
        </w:rPr>
        <w:t>论文主要工作</w:t>
      </w:r>
      <w:bookmarkEnd w:id="10"/>
      <w:bookmarkEnd w:id="11"/>
      <w:bookmarkEnd w:id="12"/>
      <w:bookmarkStart w:id="13" w:name="_Toc67804967"/>
      <w:bookmarkStart w:id="14" w:name="_Toc67103619"/>
    </w:p>
    <w:p w14:paraId="5969ED8E">
      <w:pPr>
        <w:pStyle w:val="10"/>
        <w:rPr>
          <w:ins w:id="823" w:author="陈黎" w:date="2025-04-25T08:50:49Z"/>
          <w:rFonts w:hint="eastAsia"/>
        </w:rPr>
      </w:pPr>
      <w:ins w:id="824" w:author="陈黎" w:date="2025-04-25T08:50:49Z">
        <w:r>
          <w:rPr>
            <w:rFonts w:hint="eastAsia"/>
          </w:rPr>
          <w:t>本研究构建的微博舆情分析系统实现了数据采集、情感识别、趋势分析与可视化展示等核心功能，具备较强的实时性与扩展性。在数据采集环节，系统基于 Celery 分布式任务队列，模拟浏览器行为绕过微博反爬机制，实现大规模数据抓取；数据清洗模块可自动过滤无效信息，并利用 TF-IDF 提取文本特征，提升后续处理效率。</w:t>
        </w:r>
      </w:ins>
    </w:p>
    <w:p w14:paraId="0D218226">
      <w:pPr>
        <w:pStyle w:val="10"/>
        <w:rPr>
          <w:ins w:id="825" w:author="陈黎" w:date="2025-04-25T08:50:49Z"/>
          <w:rFonts w:hint="eastAsia"/>
        </w:rPr>
      </w:pPr>
      <w:ins w:id="826" w:author="陈黎" w:date="2025-04-25T08:50:49Z">
        <w:r>
          <w:rPr>
            <w:rFonts w:hint="eastAsia"/>
          </w:rPr>
          <w:t>舆情分析部分提出 BERT 与朴素贝叶斯融合模型，结合深层语义理解与概率分类能力，提高中文情感分类的准确性。系统支持多维度分析，包括情感分类、热度趋势、地域分布和演化预测等，配套阈值预警机制，通过 Django 后台监控情绪波动并触发预警。</w:t>
        </w:r>
      </w:ins>
    </w:p>
    <w:p w14:paraId="4F0F0499">
      <w:pPr>
        <w:pStyle w:val="10"/>
      </w:pPr>
      <w:ins w:id="827" w:author="陈黎" w:date="2025-04-25T08:50:49Z">
        <w:r>
          <w:rPr>
            <w:rFonts w:hint="eastAsia"/>
          </w:rPr>
          <w:t>在系统架构上，采用 Django RESTful API 实现前后端分离，前端基于原生 HTML 与 ECharts 实现多种舆情可视化；后端结合 Redis 缓存、Nginx 负载均衡及 MySQL 主从复制，有效保障了系统的响应速度与并发处理能力</w:t>
        </w:r>
      </w:ins>
      <w:del w:id="828" w:author="陈黎" w:date="2025-04-25T08:50:49Z">
        <w:r>
          <w:rPr>
            <w:rFonts w:hint="eastAsia"/>
          </w:rPr>
          <w:delText>本研究构建的微博舆情分析系统实现了微博数据的自动化采集、智能分析及可视化决策支持，具备舆情监测、情感识别、趋势预测等核心功能。在数据采集环节，系统通过 Celery 分布式任务队列，模拟真实浏览器访问行为以突破微博反爬机制，实现微博数据的抓取；同时设计数据清洗模块，能够过滤无效信息，通过 TF-IDF 算法提取文本特征，提升数据质量与后续分析效率。在舆情分析层面，提出 BERT - 朴素贝叶斯混合模型，融合预训练语言模型的语义表征能力与朴素贝叶斯的概率分类优势，提升中文文本情感分类精度；构建多维度分析架构，包含情感分类、热度分析、地域分析、预测分析等模块，支持阈值预警机制，通过 Django 后台监控舆情分数并触发预警信号，前端采用 ECharts 等工具实现情感分布、热度趋势、地域传播特征的可视化呈现。在系统架构设计中，采用 Django RESTful API 与 HTML原生框架结合的前后端分离架构，通过 Redis 缓存、Nginx 负载均衡及 MySQL 主从复制优化系统性能</w:delText>
        </w:r>
      </w:del>
      <w:r>
        <w:rPr>
          <w:rFonts w:hint="eastAsia"/>
        </w:rPr>
        <w:t>。</w:t>
      </w:r>
    </w:p>
    <w:p w14:paraId="2C8C324F">
      <w:pPr>
        <w:pStyle w:val="57"/>
      </w:pPr>
      <w:bookmarkStart w:id="15" w:name="_Toc36193141"/>
      <w:bookmarkStart w:id="16" w:name="_Toc196418438"/>
      <w:bookmarkStart w:id="17" w:name="_Toc218767023"/>
      <w:r>
        <w:rPr>
          <w:rFonts w:hint="eastAsia"/>
        </w:rPr>
        <w:t>论文组织与结构</w:t>
      </w:r>
      <w:bookmarkEnd w:id="13"/>
      <w:bookmarkEnd w:id="14"/>
      <w:bookmarkEnd w:id="15"/>
      <w:bookmarkEnd w:id="16"/>
      <w:bookmarkEnd w:id="17"/>
    </w:p>
    <w:p w14:paraId="6BE83810">
      <w:pPr>
        <w:pStyle w:val="10"/>
      </w:pPr>
      <w:r>
        <w:rPr>
          <w:rFonts w:hint="eastAsia"/>
        </w:rPr>
        <w:t>本文按如下结构组织：</w:t>
      </w:r>
    </w:p>
    <w:p w14:paraId="46BBAEA8">
      <w:pPr>
        <w:pStyle w:val="10"/>
      </w:pPr>
      <w:r>
        <w:rPr>
          <w:rFonts w:hint="eastAsia"/>
        </w:rPr>
        <w:t>第一章 绪论：介绍研究背景、国内外研究现状、论文主要工作以及论文组织结构。</w:t>
      </w:r>
    </w:p>
    <w:p w14:paraId="29282BCA">
      <w:pPr>
        <w:pStyle w:val="10"/>
      </w:pPr>
      <w:r>
        <w:rPr>
          <w:rFonts w:hint="eastAsia"/>
        </w:rPr>
        <w:t>第二章 相关知识概述：阐述了Django框架、微博数据爬取技术、数据存储技术、舆情分析方法和数据可视化技术等关键技术。</w:t>
      </w:r>
    </w:p>
    <w:p w14:paraId="0524A62C">
      <w:pPr>
        <w:pStyle w:val="10"/>
      </w:pPr>
      <w:r>
        <w:rPr>
          <w:rFonts w:hint="eastAsia"/>
        </w:rPr>
        <w:t>第三章 系统分析：包括可行性分析和需求分析，明确了系统的功能与非功能需求。</w:t>
      </w:r>
    </w:p>
    <w:p w14:paraId="6A07ABE4">
      <w:pPr>
        <w:pStyle w:val="10"/>
      </w:pPr>
      <w:r>
        <w:rPr>
          <w:rFonts w:hint="eastAsia"/>
        </w:rPr>
        <w:t>第四章 系统设计：详细描述了系统整体架构设计、数据库设计、后端API设计和前端界面设计等内容。</w:t>
      </w:r>
    </w:p>
    <w:p w14:paraId="435A35BA">
      <w:pPr>
        <w:pStyle w:val="10"/>
      </w:pPr>
      <w:r>
        <w:rPr>
          <w:rFonts w:hint="eastAsia"/>
        </w:rPr>
        <w:t>第五章 系统实现：具体说明了各模块的实现细节，包括Django模块控制、微博数据爬虫模块、热度事件分析模块、帖子舆情分析模块、用户活跃度分析模块、评论舆情分析模块、舆情预测模块和数据库存储实现。</w:t>
      </w:r>
    </w:p>
    <w:p w14:paraId="76CBE99F">
      <w:pPr>
        <w:pStyle w:val="10"/>
      </w:pPr>
      <w:r>
        <w:rPr>
          <w:rFonts w:hint="eastAsia"/>
        </w:rPr>
        <w:t>第六章 系统测试：介绍了测试环境配置、采用的主要测试方法以及基于测试结果制定的系统改进方案。</w:t>
      </w:r>
    </w:p>
    <w:p w14:paraId="494B41C7">
      <w:pPr>
        <w:pStyle w:val="10"/>
      </w:pPr>
      <w:r>
        <w:rPr>
          <w:rFonts w:hint="eastAsia"/>
        </w:rPr>
        <w:t>第七章 总结和展望：总结了研究成果，分享了项目实施过程中的经验教训和个人心得。</w:t>
      </w:r>
    </w:p>
    <w:p w14:paraId="544477A9">
      <w:pPr>
        <w:pStyle w:val="2"/>
      </w:pPr>
      <w:r>
        <w:rPr>
          <w:szCs w:val="24"/>
        </w:rPr>
        <w:br w:type="page"/>
      </w:r>
      <w:bookmarkStart w:id="18" w:name="_Toc196418439"/>
      <w:r>
        <w:rPr>
          <w:rFonts w:hint="eastAsia"/>
        </w:rPr>
        <w:t>相关知识概述</w:t>
      </w:r>
      <w:bookmarkEnd w:id="18"/>
    </w:p>
    <w:p w14:paraId="61AF6CA7">
      <w:pPr>
        <w:pStyle w:val="57"/>
      </w:pPr>
      <w:bookmarkStart w:id="19" w:name="_Toc196418440"/>
      <w:r>
        <w:rPr>
          <w:rFonts w:hint="eastAsia"/>
        </w:rPr>
        <w:t>Django框架概述</w:t>
      </w:r>
      <w:bookmarkEnd w:id="19"/>
    </w:p>
    <w:p w14:paraId="7BCD6D10">
      <w:pPr>
        <w:pStyle w:val="10"/>
      </w:pPr>
      <w:r>
        <w:rPr>
          <w:rFonts w:hint="eastAsia"/>
        </w:rPr>
        <w:t>Django框架作为基于Python的Web开发主流选择，其MTV（Model-Template-View）架构通过分离业务逻辑、数据模型与用户界面，显著提升了系统开发效率与可维护性</w:t>
      </w:r>
      <w:r>
        <w:fldChar w:fldCharType="begin"/>
      </w:r>
      <w:r>
        <w:instrText xml:space="preserve"> </w:instrText>
      </w:r>
      <w:r>
        <w:rPr>
          <w:rFonts w:hint="eastAsia"/>
        </w:rPr>
        <w:instrText xml:space="preserve">REF _Ref195637757 \r \h</w:instrText>
      </w:r>
      <w:r>
        <w:instrText xml:space="preserve">  \* MERGEFORMAT </w:instrText>
      </w:r>
      <w:r>
        <w:fldChar w:fldCharType="separate"/>
      </w:r>
      <w:r>
        <w:rPr>
          <w:vertAlign w:val="superscript"/>
        </w:rPr>
        <w:t>[18]</w:t>
      </w:r>
      <w:r>
        <w:fldChar w:fldCharType="end"/>
      </w:r>
      <w:r>
        <w:rPr>
          <w:rFonts w:hint="eastAsia"/>
        </w:rPr>
        <w:t>。在舆情分析系统中，Django的ORM（对象关系映射）机制简化了MySQL数据库的操作。RESTful API设计则支持前后端分离架构，满足多用户并发访问需求</w:t>
      </w:r>
      <w:r>
        <w:fldChar w:fldCharType="begin"/>
      </w:r>
      <w:r>
        <w:instrText xml:space="preserve"> </w:instrText>
      </w:r>
      <w:r>
        <w:rPr>
          <w:rFonts w:hint="eastAsia"/>
        </w:rPr>
        <w:instrText xml:space="preserve">REF _Ref195637767 \r \h</w:instrText>
      </w:r>
      <w:r>
        <w:instrText xml:space="preserve">  \* MERGEFORMAT </w:instrText>
      </w:r>
      <w:r>
        <w:fldChar w:fldCharType="separate"/>
      </w:r>
      <w:r>
        <w:rPr>
          <w:vertAlign w:val="superscript"/>
        </w:rPr>
        <w:t>[19]</w:t>
      </w:r>
      <w:r>
        <w:fldChar w:fldCharType="end"/>
      </w:r>
      <w:r>
        <w:rPr>
          <w:rFonts w:hint="eastAsia"/>
        </w:rPr>
        <w:t>。实际应用中，张磊团队提出的Django优化方案通过引入Celery分布式任务队列，将微博数据爬取的并发处理能力提升3倍，验证了框架在高负载场景下的扩展性</w:t>
      </w:r>
      <w:r>
        <w:fldChar w:fldCharType="begin"/>
      </w:r>
      <w:r>
        <w:instrText xml:space="preserve"> </w:instrText>
      </w:r>
      <w:r>
        <w:rPr>
          <w:rFonts w:hint="eastAsia"/>
        </w:rPr>
        <w:instrText xml:space="preserve">REF _Ref195637804 \r \h</w:instrText>
      </w:r>
      <w:r>
        <w:instrText xml:space="preserve">  \* MERGEFORMAT </w:instrText>
      </w:r>
      <w:r>
        <w:fldChar w:fldCharType="separate"/>
      </w:r>
      <w:r>
        <w:rPr>
          <w:vertAlign w:val="superscript"/>
        </w:rPr>
        <w:t>[20]</w:t>
      </w:r>
      <w:r>
        <w:fldChar w:fldCharType="end"/>
      </w:r>
      <w:r>
        <w:rPr>
          <w:rFonts w:hint="eastAsia"/>
        </w:rPr>
        <w:t>。然而，Django在动态网页渲染与实时数据推送中的性能瓶颈仍需结合异步框架（如Django Channels）进一步优化</w:t>
      </w:r>
      <w:r>
        <w:fldChar w:fldCharType="begin"/>
      </w:r>
      <w:r>
        <w:instrText xml:space="preserve"> </w:instrText>
      </w:r>
      <w:r>
        <w:rPr>
          <w:rFonts w:hint="eastAsia"/>
        </w:rPr>
        <w:instrText xml:space="preserve">REF _Ref195637809 \r \h</w:instrText>
      </w:r>
      <w:r>
        <w:instrText xml:space="preserve">  \* MERGEFORMAT </w:instrText>
      </w:r>
      <w:r>
        <w:fldChar w:fldCharType="separate"/>
      </w:r>
      <w:r>
        <w:rPr>
          <w:vertAlign w:val="superscript"/>
        </w:rPr>
        <w:t>[21]</w:t>
      </w:r>
      <w:r>
        <w:fldChar w:fldCharType="end"/>
      </w:r>
      <w:r>
        <w:rPr>
          <w:rFonts w:hint="eastAsia"/>
        </w:rPr>
        <w:t>。</w:t>
      </w:r>
    </w:p>
    <w:p w14:paraId="15BD347B">
      <w:pPr>
        <w:pStyle w:val="57"/>
      </w:pPr>
      <w:bookmarkStart w:id="20" w:name="_Toc196418441"/>
      <w:r>
        <w:rPr>
          <w:rFonts w:hint="eastAsia"/>
        </w:rPr>
        <w:t>数据存储技术</w:t>
      </w:r>
      <w:bookmarkEnd w:id="20"/>
    </w:p>
    <w:p w14:paraId="5FEBFA0B">
      <w:pPr>
        <w:pStyle w:val="10"/>
      </w:pPr>
      <w:r>
        <w:rPr>
          <w:rFonts w:hint="eastAsia"/>
        </w:rPr>
        <w:t>MySQL是常用的关系型数据库之一，在本舆情系统中通过设定事务处理、分区表与主从复制机制，实现了高并发场景下的数据一致性与读写分离</w:t>
      </w:r>
      <w:r>
        <w:fldChar w:fldCharType="begin"/>
      </w:r>
      <w:r>
        <w:instrText xml:space="preserve"> </w:instrText>
      </w:r>
      <w:r>
        <w:rPr>
          <w:rFonts w:hint="eastAsia"/>
        </w:rPr>
        <w:instrText xml:space="preserve">REF _Ref195637812 \r \h</w:instrText>
      </w:r>
      <w:r>
        <w:instrText xml:space="preserve">  \* MERGEFORMAT </w:instrText>
      </w:r>
      <w:r>
        <w:fldChar w:fldCharType="separate"/>
      </w:r>
      <w:r>
        <w:rPr>
          <w:vertAlign w:val="superscript"/>
        </w:rPr>
        <w:t>[22]</w:t>
      </w:r>
      <w:r>
        <w:fldChar w:fldCharType="end"/>
      </w:r>
      <w:r>
        <w:fldChar w:fldCharType="begin"/>
      </w:r>
      <w:r>
        <w:instrText xml:space="preserve"> </w:instrText>
      </w:r>
      <w:r>
        <w:rPr>
          <w:rFonts w:hint="eastAsia"/>
        </w:rPr>
        <w:instrText xml:space="preserve">REF _Ref195637825 \r \h</w:instrText>
      </w:r>
      <w:r>
        <w:instrText xml:space="preserve">  \* MERGEFORMAT </w:instrText>
      </w:r>
      <w:r>
        <w:fldChar w:fldCharType="separate"/>
      </w:r>
      <w:r>
        <w:fldChar w:fldCharType="end"/>
      </w:r>
      <w:r>
        <w:rPr>
          <w:rFonts w:hint="eastAsia"/>
        </w:rPr>
        <w:t>。核心机制包括运用JSON数据类型支持非结构化微博文本的灵活存储、建立全文索引与复合索引加速关键词检索与地域分析</w:t>
      </w:r>
      <w:r>
        <w:fldChar w:fldCharType="begin"/>
      </w:r>
      <w:r>
        <w:instrText xml:space="preserve"> </w:instrText>
      </w:r>
      <w:r>
        <w:rPr>
          <w:rFonts w:hint="eastAsia"/>
        </w:rPr>
        <w:instrText xml:space="preserve">REF _Ref195637822 \r \h</w:instrText>
      </w:r>
      <w:r>
        <w:instrText xml:space="preserve">  \* MERGEFORMAT </w:instrText>
      </w:r>
      <w:r>
        <w:fldChar w:fldCharType="separate"/>
      </w:r>
      <w:r>
        <w:rPr>
          <w:vertAlign w:val="superscript"/>
        </w:rPr>
        <w:t>[23]</w:t>
      </w:r>
      <w:r>
        <w:fldChar w:fldCharType="end"/>
      </w:r>
      <w:r>
        <w:rPr>
          <w:rFonts w:hint="eastAsia"/>
        </w:rPr>
        <w:t>。以联合索引为例，本系统中通过status_province与status_city字段建立了联合索引，将地域分布查询效率提升40%</w:t>
      </w:r>
      <w:r>
        <w:fldChar w:fldCharType="begin"/>
      </w:r>
      <w:r>
        <w:instrText xml:space="preserve"> </w:instrText>
      </w:r>
      <w:r>
        <w:rPr>
          <w:rFonts w:hint="eastAsia"/>
        </w:rPr>
        <w:instrText xml:space="preserve">REF _Ref195637825 \r \h</w:instrText>
      </w:r>
      <w:r>
        <w:instrText xml:space="preserve">  \* MERGEFORMAT </w:instrText>
      </w:r>
      <w:r>
        <w:fldChar w:fldCharType="separate"/>
      </w:r>
      <w:r>
        <w:rPr>
          <w:vertAlign w:val="superscript"/>
        </w:rPr>
        <w:t>[24]</w:t>
      </w:r>
      <w:r>
        <w:fldChar w:fldCharType="end"/>
      </w:r>
      <w:r>
        <w:rPr>
          <w:rFonts w:hint="eastAsia"/>
        </w:rPr>
        <w:t>。在后续数据量过大时，考虑到海量数据的存储成本，可以结合分布式数据库（如MongoDB）或云存储方案进一步优化</w:t>
      </w:r>
      <w:r>
        <w:fldChar w:fldCharType="begin"/>
      </w:r>
      <w:r>
        <w:instrText xml:space="preserve"> </w:instrText>
      </w:r>
      <w:r>
        <w:rPr>
          <w:rFonts w:hint="eastAsia"/>
        </w:rPr>
        <w:instrText xml:space="preserve">REF _Ref195637829 \r \h</w:instrText>
      </w:r>
      <w:r>
        <w:instrText xml:space="preserve">  \* MERGEFORMAT </w:instrText>
      </w:r>
      <w:r>
        <w:fldChar w:fldCharType="separate"/>
      </w:r>
      <w:r>
        <w:rPr>
          <w:vertAlign w:val="superscript"/>
        </w:rPr>
        <w:t>[25]</w:t>
      </w:r>
      <w:r>
        <w:fldChar w:fldCharType="end"/>
      </w:r>
      <w:r>
        <w:fldChar w:fldCharType="begin"/>
      </w:r>
      <w:r>
        <w:instrText xml:space="preserve"> REF _Ref195637856 \r \h  \* MERGEFORMAT </w:instrText>
      </w:r>
      <w:r>
        <w:fldChar w:fldCharType="separate"/>
      </w:r>
      <w:r>
        <w:rPr>
          <w:vertAlign w:val="superscript"/>
        </w:rPr>
        <w:t>[27]</w:t>
      </w:r>
      <w:r>
        <w:fldChar w:fldCharType="end"/>
      </w:r>
      <w:r>
        <w:rPr>
          <w:rFonts w:hint="eastAsia"/>
        </w:rPr>
        <w:t>。</w:t>
      </w:r>
    </w:p>
    <w:p w14:paraId="294E946C">
      <w:pPr>
        <w:pStyle w:val="57"/>
      </w:pPr>
      <w:bookmarkStart w:id="21" w:name="_Toc196418442"/>
      <w:r>
        <w:rPr>
          <w:rFonts w:hint="eastAsia"/>
        </w:rPr>
        <w:t>舆情分析方法</w:t>
      </w:r>
      <w:bookmarkEnd w:id="21"/>
    </w:p>
    <w:p w14:paraId="44D60338">
      <w:pPr>
        <w:pStyle w:val="10"/>
      </w:pPr>
      <w:r>
        <w:rPr>
          <w:rFonts w:hint="eastAsia"/>
        </w:rPr>
        <w:t>舆情分析方法的核心原理在于通过数学建模与语义理解的双重路径，实现对社会化媒体文本的深度解析。陈思团队提出的混合模型在中文社交媒体场景下F1值达0.82，通过热度分析中的加权指标（转发、评论、点赞）构建综合评分体系</w:t>
      </w:r>
      <w:r>
        <w:fldChar w:fldCharType="begin"/>
      </w:r>
      <w:r>
        <w:instrText xml:space="preserve"> </w:instrText>
      </w:r>
      <w:r>
        <w:rPr>
          <w:rFonts w:hint="eastAsia"/>
        </w:rPr>
        <w:instrText xml:space="preserve">REF _Ref195637860 \r \h</w:instrText>
      </w:r>
      <w:r>
        <w:instrText xml:space="preserve">  \* MERGEFORMAT </w:instrText>
      </w:r>
      <w:r>
        <w:fldChar w:fldCharType="separate"/>
      </w:r>
      <w:r>
        <w:rPr>
          <w:vertAlign w:val="superscript"/>
        </w:rPr>
        <w:t>[28]</w:t>
      </w:r>
      <w:r>
        <w:fldChar w:fldCharType="end"/>
      </w:r>
      <w:r>
        <w:rPr>
          <w:rFonts w:hint="eastAsia"/>
        </w:rPr>
        <w:t>。</w:t>
      </w:r>
    </w:p>
    <w:p w14:paraId="148EE31A">
      <w:pPr>
        <w:pStyle w:val="10"/>
      </w:pPr>
      <w:r>
        <w:rPr>
          <w:rFonts w:hint="eastAsia"/>
        </w:rPr>
        <w:t>在情感分析层面，朴素贝叶斯分类器基于贝叶斯定理构建概率模型，通过计算特征词在不同情感类别中的条件概率实现分类决策。其理论假设特征间严格独立（即，</w:t>
      </w:r>
      <m:oMath>
        <m:r>
          <m:rPr>
            <m:sty m:val="p"/>
          </m:rPr>
          <m:t>P</m:t>
        </m:r>
        <m:d>
          <m:dPr>
            <m:sepChr m:val="∣"/>
            <m:ctrlPr>
              <w:rPr>
                <w:rFonts w:eastAsia="Cambria Math" w:cs="Cambria Math"/>
                <w:i/>
              </w:rPr>
            </m:ctrlPr>
          </m:dPr>
          <m:e>
            <m:sSub>
              <m:sSubPr/>
              <m:e>
                <m:r>
                  <m:rPr/>
                  <w:rPr>
                    <w:rFonts w:eastAsia="Cambria Math" w:cs="Cambria Math"/>
                  </w:rPr>
                  <m:t>x</m:t>
                </m:r>
              </m:e>
              <m:sub>
                <m:r>
                  <m:rPr/>
                  <w:rPr>
                    <w:rFonts w:eastAsia="Cambria Math" w:cs="Cambria Math"/>
                  </w:rPr>
                  <m:t>i</m:t>
                </m:r>
              </m:sub>
            </m:sSub>
            <m:ctrlPr>
              <w:rPr>
                <w:rFonts w:eastAsia="Cambria Math" w:cs="Cambria Math"/>
                <w:i/>
              </w:rPr>
            </m:ctrlPr>
          </m:e>
          <m:e>
            <m:sSub>
              <m:sSubPr/>
              <m:e>
                <m:r>
                  <m:rPr/>
                  <w:rPr>
                    <w:rFonts w:eastAsia="Cambria Math" w:cs="Cambria Math"/>
                  </w:rPr>
                  <m:t>c</m:t>
                </m:r>
              </m:e>
              <m:sub>
                <m:r>
                  <m:rPr/>
                  <w:rPr>
                    <w:rFonts w:eastAsia="Cambria Math" w:cs="Cambria Math"/>
                  </w:rPr>
                  <m:t>j</m:t>
                </m:r>
              </m:sub>
            </m:sSub>
            <m:ctrlPr>
              <w:rPr>
                <w:rFonts w:eastAsia="Cambria Math" w:cs="Cambria Math"/>
                <w:i/>
              </w:rPr>
            </m:ctrlPr>
          </m:e>
        </m:d>
      </m:oMath>
      <w:r>
        <w:rPr>
          <w:rFonts w:hint="eastAsia"/>
        </w:rPr>
        <w:t>与，</w:t>
      </w:r>
      <m:oMath>
        <m:r>
          <m:rPr>
            <m:sty m:val="p"/>
          </m:rPr>
          <m:t>P</m:t>
        </m:r>
        <m:d>
          <m:dPr>
            <m:sepChr m:val="∣"/>
            <m:ctrlPr>
              <w:rPr>
                <w:rFonts w:eastAsia="Cambria Math" w:cs="Cambria Math"/>
                <w:i/>
              </w:rPr>
            </m:ctrlPr>
          </m:dPr>
          <m:e>
            <m:sSub>
              <m:sSubPr/>
              <m:e>
                <m:r>
                  <m:rPr/>
                  <w:rPr>
                    <w:rFonts w:eastAsia="Cambria Math" w:cs="Cambria Math"/>
                  </w:rPr>
                  <m:t>x</m:t>
                </m:r>
              </m:e>
              <m:sub>
                <m:r>
                  <m:rPr/>
                  <w:rPr>
                    <w:rFonts w:eastAsia="Cambria Math" w:cs="Cambria Math"/>
                  </w:rPr>
                  <m:t>k</m:t>
                </m:r>
              </m:sub>
            </m:sSub>
            <m:ctrlPr>
              <w:rPr>
                <w:rFonts w:eastAsia="Cambria Math" w:cs="Cambria Math"/>
                <w:i/>
              </w:rPr>
            </m:ctrlPr>
          </m:e>
          <m:e>
            <m:sSub>
              <m:sSubPr/>
              <m:e>
                <m:r>
                  <m:rPr/>
                  <w:rPr>
                    <w:rFonts w:eastAsia="Cambria Math" w:cs="Cambria Math"/>
                  </w:rPr>
                  <m:t>c</m:t>
                </m:r>
              </m:e>
              <m:sub>
                <m:r>
                  <m:rPr/>
                  <w:rPr>
                    <w:rFonts w:eastAsia="Cambria Math" w:cs="Cambria Math"/>
                  </w:rPr>
                  <m:t>j</m:t>
                </m:r>
              </m:sub>
            </m:sSub>
            <m:ctrlPr>
              <w:rPr>
                <w:rFonts w:eastAsia="Cambria Math" w:cs="Cambria Math"/>
                <w:i/>
              </w:rPr>
            </m:ctrlPr>
          </m:e>
        </m:d>
      </m:oMath>
      <w:r>
        <w:rPr>
          <w:rFonts w:ascii="Segoe UI" w:hAnsi="Segoe UI" w:cs="Segoe UI"/>
          <w:shd w:val="clear" w:color="auto" w:fill="FCFCFC"/>
        </w:rPr>
        <w:t xml:space="preserve"> 相互独立），这使得模型在高斯分布假设下可有效处理短文本的稀疏特征。后验概率计算可表示为：</w:t>
      </w:r>
    </w:p>
    <w:p w14:paraId="6145289B">
      <w:commentRangeStart w:id="1"/>
      <m:oMathPara>
        <m:oMath>
          <m:r>
            <m:rPr/>
            <w:rPr>
              <w:rFonts w:ascii="Cambria Math" w:hAnsi="Cambria Math" w:eastAsia="Cambria Math" w:cs="Cambria Math"/>
            </w:rPr>
            <m:t>P</m:t>
          </m:r>
          <m:d>
            <m:dPr>
              <m:sepChr m:val="∣"/>
              <m:ctrlPr>
                <w:rPr>
                  <w:rFonts w:ascii="Cambria Math" w:hAnsi="Cambria Math" w:eastAsia="Cambria Math" w:cs="Cambria Math"/>
                  <w:i/>
                </w:rPr>
              </m:ctrlPr>
            </m:dPr>
            <m:e>
              <m:sSub>
                <m:sSubPr>
                  <m:ctrlPr>
                    <w:rPr>
                      <w:rFonts w:ascii="Cambria Math" w:hAnsi="Cambria Math"/>
                    </w:rPr>
                  </m:ctrlPr>
                </m:sSubPr>
                <m:e>
                  <m:r>
                    <m:rPr/>
                    <w:rPr>
                      <w:rFonts w:ascii="Cambria Math" w:hAnsi="Cambria Math" w:eastAsia="Cambria Math" w:cs="Cambria Math"/>
                    </w:rPr>
                    <m:t>c</m:t>
                  </m:r>
                  <m:ctrlPr>
                    <w:rPr>
                      <w:rFonts w:ascii="Cambria Math" w:hAnsi="Cambria Math"/>
                    </w:rPr>
                  </m:ctrlPr>
                </m:e>
                <m:sub>
                  <m:r>
                    <m:rPr/>
                    <w:rPr>
                      <w:rFonts w:ascii="Cambria Math" w:hAnsi="Cambria Math" w:eastAsia="Cambria Math" w:cs="Cambria Math"/>
                    </w:rPr>
                    <m:t>j</m:t>
                  </m:r>
                  <m:ctrlPr>
                    <w:rPr>
                      <w:rFonts w:ascii="Cambria Math" w:hAnsi="Cambria Math"/>
                    </w:rPr>
                  </m:ctrlPr>
                </m:sub>
              </m:sSub>
              <m:ctrlPr>
                <w:rPr>
                  <w:rFonts w:ascii="Cambria Math" w:hAnsi="Cambria Math" w:eastAsia="Cambria Math" w:cs="Cambria Math"/>
                  <w:i/>
                </w:rPr>
              </m:ctrlPr>
            </m:e>
            <m:e>
              <m:r>
                <m:rPr/>
                <w:rPr>
                  <w:rFonts w:ascii="Cambria Math" w:hAnsi="Cambria Math" w:eastAsia="Cambria Math" w:cs="Cambria Math"/>
                </w:rPr>
                <m:t>x</m:t>
              </m:r>
              <m:ctrlPr>
                <w:rPr>
                  <w:rFonts w:ascii="Cambria Math" w:hAnsi="Cambria Math" w:eastAsia="Cambria Math" w:cs="Cambria Math"/>
                  <w:i/>
                </w:rPr>
              </m:ctrlPr>
            </m:e>
          </m:d>
          <m:r>
            <m:rPr/>
            <w:rPr>
              <w:rFonts w:ascii="Cambria Math" w:hAnsi="Cambria Math" w:eastAsia="Cambria Math" w:cs="Cambria Math"/>
            </w:rPr>
            <m:t>∝P</m:t>
          </m:r>
          <m:d>
            <m:dPr>
              <m:ctrlPr>
                <w:rPr>
                  <w:rFonts w:ascii="Cambria Math" w:hAnsi="Cambria Math" w:eastAsia="Cambria Math" w:cs="Cambria Math"/>
                  <w:i/>
                </w:rPr>
              </m:ctrlPr>
            </m:dPr>
            <m:e>
              <m:sSub>
                <m:sSubPr>
                  <m:ctrlPr>
                    <w:rPr>
                      <w:rFonts w:ascii="Cambria Math" w:hAnsi="Cambria Math"/>
                    </w:rPr>
                  </m:ctrlPr>
                </m:sSubPr>
                <m:e>
                  <m:r>
                    <m:rPr/>
                    <w:rPr>
                      <w:rFonts w:ascii="Cambria Math" w:hAnsi="Cambria Math" w:eastAsia="Cambria Math" w:cs="Cambria Math"/>
                    </w:rPr>
                    <m:t>c</m:t>
                  </m:r>
                  <m:ctrlPr>
                    <w:rPr>
                      <w:rFonts w:ascii="Cambria Math" w:hAnsi="Cambria Math"/>
                    </w:rPr>
                  </m:ctrlPr>
                </m:e>
                <m:sub>
                  <m:r>
                    <m:rPr/>
                    <w:rPr>
                      <w:rFonts w:ascii="Cambria Math" w:hAnsi="Cambria Math" w:eastAsia="Cambria Math" w:cs="Cambria Math"/>
                    </w:rPr>
                    <m:t>j</m:t>
                  </m:r>
                  <m:ctrlPr>
                    <w:rPr>
                      <w:rFonts w:ascii="Cambria Math" w:hAnsi="Cambria Math"/>
                    </w:rPr>
                  </m:ctrlPr>
                </m:sub>
              </m:sSub>
              <m:ctrlPr>
                <w:rPr>
                  <w:rFonts w:ascii="Cambria Math" w:hAnsi="Cambria Math" w:eastAsia="Cambria Math" w:cs="Cambria Math"/>
                  <w:i/>
                </w:rPr>
              </m:ctrlPr>
            </m:e>
          </m:d>
          <m:nary>
            <m:naryPr>
              <m:chr m:val="∏"/>
              <m:ctrlPr>
                <w:rPr>
                  <w:rFonts w:ascii="Cambria Math" w:hAnsi="Cambria Math"/>
                </w:rPr>
              </m:ctrlPr>
            </m:naryPr>
            <m:sub>
              <m:r>
                <m:rPr/>
                <w:rPr>
                  <w:rFonts w:ascii="Cambria Math" w:hAnsi="Cambria Math" w:eastAsia="Cambria Math" w:cs="Cambria Math"/>
                </w:rPr>
                <m:t>i=1</m:t>
              </m:r>
              <m:ctrlPr>
                <w:rPr>
                  <w:rFonts w:ascii="Cambria Math" w:hAnsi="Cambria Math"/>
                </w:rPr>
              </m:ctrlPr>
            </m:sub>
            <m:sup>
              <m:r>
                <m:rPr/>
                <w:rPr>
                  <w:rFonts w:ascii="Cambria Math" w:hAnsi="Cambria Math" w:eastAsia="Cambria Math" w:cs="Cambria Math"/>
                </w:rPr>
                <m:t>n</m:t>
              </m:r>
              <m:ctrlPr>
                <w:rPr>
                  <w:rFonts w:ascii="Cambria Math" w:hAnsi="Cambria Math"/>
                </w:rPr>
              </m:ctrlPr>
            </m:sup>
            <m:e>
              <m:r>
                <m:rPr/>
                <w:rPr>
                  <w:rFonts w:ascii="Cambria Math" w:hAnsi="Cambria Math" w:eastAsia="Cambria Math" w:cs="Cambria Math"/>
                </w:rPr>
                <m:t>P</m:t>
              </m:r>
              <m:ctrlPr>
                <w:rPr>
                  <w:rFonts w:ascii="Cambria Math" w:hAnsi="Cambria Math"/>
                </w:rPr>
              </m:ctrlPr>
            </m:e>
          </m:nary>
          <m:d>
            <m:dPr>
              <m:sepChr m:val="∣"/>
              <m:ctrlPr>
                <w:rPr>
                  <w:rFonts w:ascii="Cambria Math" w:hAnsi="Cambria Math" w:eastAsia="Cambria Math" w:cs="Cambria Math"/>
                  <w:i/>
                </w:rPr>
              </m:ctrlPr>
            </m:dPr>
            <m:e>
              <m:sSub>
                <m:sSubPr>
                  <m:ctrlPr>
                    <w:rPr>
                      <w:rFonts w:ascii="Cambria Math" w:hAnsi="Cambria Math"/>
                    </w:rPr>
                  </m:ctrlPr>
                </m:sSubPr>
                <m:e>
                  <m:r>
                    <m:rPr/>
                    <w:rPr>
                      <w:rFonts w:ascii="Cambria Math" w:hAnsi="Cambria Math" w:eastAsia="Cambria Math" w:cs="Cambria Math"/>
                    </w:rPr>
                    <m:t>x</m:t>
                  </m:r>
                  <m:ctrlPr>
                    <w:rPr>
                      <w:rFonts w:ascii="Cambria Math" w:hAnsi="Cambria Math"/>
                    </w:rPr>
                  </m:ctrlPr>
                </m:e>
                <m:sub>
                  <m:r>
                    <m:rPr/>
                    <w:rPr>
                      <w:rFonts w:ascii="Cambria Math" w:hAnsi="Cambria Math" w:eastAsia="Cambria Math" w:cs="Cambria Math"/>
                    </w:rPr>
                    <m:t>i</m:t>
                  </m:r>
                  <m:ctrlPr>
                    <w:rPr>
                      <w:rFonts w:ascii="Cambria Math" w:hAnsi="Cambria Math"/>
                    </w:rPr>
                  </m:ctrlPr>
                </m:sub>
              </m:sSub>
              <m:ctrlPr>
                <w:rPr>
                  <w:rFonts w:ascii="Cambria Math" w:hAnsi="Cambria Math" w:eastAsia="Cambria Math" w:cs="Cambria Math"/>
                  <w:i/>
                </w:rPr>
              </m:ctrlPr>
            </m:e>
            <m:e>
              <m:sSub>
                <m:sSubPr>
                  <m:ctrlPr>
                    <w:rPr>
                      <w:rFonts w:ascii="Cambria Math" w:hAnsi="Cambria Math"/>
                    </w:rPr>
                  </m:ctrlPr>
                </m:sSubPr>
                <m:e>
                  <m:r>
                    <m:rPr/>
                    <w:rPr>
                      <w:rFonts w:ascii="Cambria Math" w:hAnsi="Cambria Math" w:eastAsia="Cambria Math" w:cs="Cambria Math"/>
                    </w:rPr>
                    <m:t>c</m:t>
                  </m:r>
                  <m:ctrlPr>
                    <w:rPr>
                      <w:rFonts w:ascii="Cambria Math" w:hAnsi="Cambria Math"/>
                    </w:rPr>
                  </m:ctrlPr>
                </m:e>
                <m:sub>
                  <m:r>
                    <m:rPr/>
                    <w:rPr>
                      <w:rFonts w:ascii="Cambria Math" w:hAnsi="Cambria Math" w:eastAsia="Cambria Math" w:cs="Cambria Math"/>
                    </w:rPr>
                    <m:t>j</m:t>
                  </m:r>
                  <m:ctrlPr>
                    <w:rPr>
                      <w:rFonts w:ascii="Cambria Math" w:hAnsi="Cambria Math"/>
                    </w:rPr>
                  </m:ctrlPr>
                </m:sub>
              </m:sSub>
              <m:ctrlPr>
                <w:rPr>
                  <w:rFonts w:ascii="Cambria Math" w:hAnsi="Cambria Math" w:eastAsia="Cambria Math" w:cs="Cambria Math"/>
                  <w:i/>
                </w:rPr>
              </m:ctrlPr>
            </m:e>
          </m:d>
          <w:commentRangeEnd w:id="1"/>
          <m:r>
            <m:rPr>
              <m:sty m:val="p"/>
            </m:rPr>
            <w:commentReference w:id="1"/>
          </m:r>
        </m:oMath>
      </m:oMathPara>
    </w:p>
    <w:p w14:paraId="64CB2B33">
      <w:pPr>
        <w:pStyle w:val="10"/>
      </w:pPr>
      <w:r>
        <w:rPr>
          <w:rFonts w:hint="eastAsia"/>
        </w:rPr>
        <w:t>其中</w:t>
      </w:r>
      <w:ins w:id="829" w:author="陈黎" w:date="2025-04-25T09:03:16Z">
        <w:r>
          <w:rPr>
            <w:rFonts w:hint="eastAsia"/>
            <w:lang w:eastAsia="zh-CN"/>
          </w:rPr>
          <w:t>，</w:t>
        </w:r>
      </w:ins>
      <m:oMath>
        <m:r>
          <m:rPr>
            <m:sty m:val="p"/>
          </m:rPr>
          <m:t>P</m:t>
        </m:r>
        <m:d>
          <m:dPr>
            <m:ctrlPr>
              <w:rPr>
                <w:rFonts w:eastAsia="Cambria Math" w:cs="Cambria Math"/>
                <w:i/>
              </w:rPr>
            </m:ctrlPr>
          </m:dPr>
          <m:e>
            <m:sSub>
              <m:sSubPr/>
              <m:e>
                <m:r>
                  <m:rPr/>
                  <w:rPr>
                    <w:rFonts w:eastAsia="Cambria Math" w:cs="Cambria Math"/>
                  </w:rPr>
                  <m:t>c</m:t>
                </m:r>
              </m:e>
              <m:sub>
                <m:r>
                  <m:rPr/>
                  <w:rPr>
                    <w:rFonts w:eastAsia="Cambria Math" w:cs="Cambria Math"/>
                  </w:rPr>
                  <m:t>j</m:t>
                </m:r>
              </m:sub>
            </m:sSub>
            <m:ctrlPr>
              <w:rPr>
                <w:rFonts w:eastAsia="Cambria Math" w:cs="Cambria Math"/>
                <w:i/>
              </w:rPr>
            </m:ctrlPr>
          </m:e>
        </m:d>
      </m:oMath>
      <w:r>
        <w:rPr>
          <w:rFonts w:hint="eastAsia"/>
        </w:rPr>
        <w:t>为类别先验概率，</w:t>
      </w:r>
      <m:oMath>
        <m:r>
          <m:rPr>
            <m:sty m:val="p"/>
          </m:rPr>
          <m:t>P</m:t>
        </m:r>
        <m:d>
          <m:dPr>
            <m:sepChr m:val="∣"/>
            <m:ctrlPr>
              <w:rPr>
                <w:rFonts w:eastAsia="Cambria Math" w:cs="Cambria Math"/>
                <w:i/>
              </w:rPr>
            </m:ctrlPr>
          </m:dPr>
          <m:e>
            <m:sSub>
              <m:sSubPr/>
              <m:e>
                <m:r>
                  <m:rPr/>
                  <w:rPr>
                    <w:rFonts w:eastAsia="Cambria Math" w:cs="Cambria Math"/>
                  </w:rPr>
                  <m:t>x</m:t>
                </m:r>
              </m:e>
              <m:sub>
                <m:r>
                  <m:rPr/>
                  <w:rPr>
                    <w:rFonts w:eastAsia="Cambria Math" w:cs="Cambria Math"/>
                  </w:rPr>
                  <m:t>i</m:t>
                </m:r>
              </m:sub>
            </m:sSub>
            <m:ctrlPr>
              <w:rPr>
                <w:rFonts w:eastAsia="Cambria Math" w:cs="Cambria Math"/>
                <w:i/>
              </w:rPr>
            </m:ctrlPr>
          </m:e>
          <m:e>
            <m:sSub>
              <m:sSubPr/>
              <m:e>
                <m:r>
                  <m:rPr/>
                  <w:rPr>
                    <w:rFonts w:eastAsia="Cambria Math" w:cs="Cambria Math"/>
                  </w:rPr>
                  <m:t>c</m:t>
                </m:r>
              </m:e>
              <m:sub>
                <m:r>
                  <m:rPr/>
                  <w:rPr>
                    <w:rFonts w:eastAsia="Cambria Math" w:cs="Cambria Math"/>
                  </w:rPr>
                  <m:t>j</m:t>
                </m:r>
              </m:sub>
            </m:sSub>
            <m:ctrlPr>
              <w:rPr>
                <w:rFonts w:eastAsia="Cambria Math" w:cs="Cambria Math"/>
                <w:i/>
              </w:rPr>
            </m:ctrlPr>
          </m:e>
        </m:d>
      </m:oMath>
      <w:r>
        <w:rPr>
          <w:rFonts w:hint="eastAsia"/>
        </w:rPr>
        <w:t>通过拉普拉斯平滑处理零概率问题。针对微博文本中普遍存在的非结构化特征，如表情符号与网络新词等，本研究引入BERT（Bidirectional Encoder Representations from Transformers）模型，其核心Transformer架构通过多头自注意力机制实现深层语义编码：</w:t>
      </w:r>
    </w:p>
    <w:p w14:paraId="44BA425C">
      <m:oMathPara>
        <m:oMath>
          <m:func>
            <m:funcPr>
              <m:ctrlPr>
                <w:rPr>
                  <w:rFonts w:ascii="Cambria Math" w:hAnsi="Cambria Math"/>
                  <w:i/>
                </w:rPr>
              </m:ctrlPr>
            </m:funcPr>
            <m:fName>
              <m:r>
                <m:rPr>
                  <m:sty m:val="p"/>
                </m:rPr>
                <w:rPr>
                  <w:rFonts w:ascii="Cambria Math" w:hAnsi="Cambria Math"/>
                </w:rPr>
                <m:t>Attention</m:t>
              </m:r>
              <m:ctrlPr>
                <w:rPr>
                  <w:rFonts w:ascii="Cambria Math" w:hAnsi="Cambria Math"/>
                </w:rPr>
              </m:ctrlPr>
            </m:fName>
            <m:e>
              <m:d>
                <m:dPr>
                  <m:ctrlPr>
                    <w:rPr>
                      <w:rFonts w:ascii="Cambria Math" w:hAnsi="Cambria Math"/>
                      <w:i/>
                    </w:rPr>
                  </m:ctrlPr>
                </m:dPr>
                <m:e>
                  <m:r>
                    <m:rPr/>
                    <w:rPr>
                      <w:rFonts w:ascii="Cambria Math" w:hAnsi="Cambria Math"/>
                    </w:rPr>
                    <m:t>Q,K,V</m:t>
                  </m:r>
                  <m:ctrlPr>
                    <w:rPr>
                      <w:rFonts w:ascii="Cambria Math" w:hAnsi="Cambria Math"/>
                      <w:i/>
                    </w:rPr>
                  </m:ctrlPr>
                </m:e>
              </m:d>
              <m:ctrlPr>
                <w:rPr>
                  <w:rFonts w:ascii="Cambria Math" w:hAnsi="Cambria Math"/>
                  <w:i/>
                </w:rPr>
              </m:ctrlPr>
            </m:e>
          </m:func>
          <m:r>
            <m:rPr/>
            <w:rPr>
              <w:rFonts w:ascii="Cambria Math" w:hAnsi="Cambria Math"/>
            </w:rPr>
            <m:t>=</m:t>
          </m:r>
          <m:func>
            <m:funcPr>
              <m:ctrlPr>
                <w:rPr>
                  <w:rFonts w:ascii="Cambria Math" w:hAnsi="Cambria Math"/>
                  <w:i/>
                </w:rPr>
              </m:ctrlPr>
            </m:funcPr>
            <m:fName>
              <m:r>
                <m:rPr>
                  <m:sty m:val="p"/>
                </m:rPr>
                <w:rPr>
                  <w:rFonts w:ascii="Cambria Math" w:hAnsi="Cambria Math"/>
                </w:rPr>
                <m:t>softmax</m:t>
              </m:r>
              <m:ctrlPr>
                <w:rPr>
                  <w:rFonts w:ascii="Cambria Math" w:hAnsi="Cambria Math"/>
                  <w:i/>
                </w:rPr>
              </m:ctrlPr>
            </m:fName>
            <m:e>
              <m:d>
                <m:dPr>
                  <m:ctrlPr>
                    <w:rPr>
                      <w:rFonts w:ascii="Cambria Math" w:hAnsi="Cambria Math"/>
                      <w:i/>
                    </w:rPr>
                  </m:ctrlPr>
                </m:dPr>
                <m:e>
                  <m:f>
                    <m:fPr>
                      <m:ctrlPr>
                        <w:rPr>
                          <w:rFonts w:ascii="Cambria Math" w:hAnsi="Cambria Math"/>
                        </w:rPr>
                      </m:ctrlPr>
                    </m:fPr>
                    <m:num>
                      <m:r>
                        <m:rPr/>
                        <w:rPr>
                          <w:rFonts w:ascii="Cambria Math" w:hAnsi="Cambria Math"/>
                        </w:rPr>
                        <m:t>Q</m:t>
                      </m:r>
                      <m:sSup>
                        <m:sSupPr>
                          <m:ctrlPr>
                            <w:rPr>
                              <w:rFonts w:ascii="Cambria Math" w:hAnsi="Cambria Math"/>
                            </w:rPr>
                          </m:ctrlPr>
                        </m:sSupPr>
                        <m:e>
                          <m:r>
                            <m:rPr/>
                            <w:rPr>
                              <w:rFonts w:ascii="Cambria Math" w:hAnsi="Cambria Math"/>
                            </w:rPr>
                            <m:t>K</m:t>
                          </m:r>
                          <m:ctrlPr>
                            <w:rPr>
                              <w:rFonts w:ascii="Cambria Math" w:hAnsi="Cambria Math"/>
                            </w:rPr>
                          </m:ctrlPr>
                        </m:e>
                        <m:sup>
                          <m:r>
                            <m:rPr/>
                            <w:rPr>
                              <w:rFonts w:ascii="Cambria Math" w:hAnsi="Cambria Math"/>
                            </w:rPr>
                            <m:t>T</m:t>
                          </m:r>
                          <m:ctrlPr>
                            <w:rPr>
                              <w:rFonts w:ascii="Cambria Math" w:hAnsi="Cambria Math"/>
                            </w:rPr>
                          </m:ctrlPr>
                        </m:sup>
                      </m:sSup>
                      <m:ctrlPr>
                        <w:rPr>
                          <w:rFonts w:ascii="Cambria Math" w:hAnsi="Cambria Math"/>
                        </w:rPr>
                      </m:ctrlPr>
                    </m:num>
                    <m:den>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rPr>
                          </m:ctrlPr>
                        </m:e>
                      </m:rad>
                      <m:ctrlPr>
                        <w:rPr>
                          <w:rFonts w:ascii="Cambria Math" w:hAnsi="Cambria Math"/>
                        </w:rPr>
                      </m:ctrlPr>
                    </m:den>
                  </m:f>
                  <m:ctrlPr>
                    <w:rPr>
                      <w:rFonts w:ascii="Cambria Math" w:hAnsi="Cambria Math"/>
                      <w:i/>
                    </w:rPr>
                  </m:ctrlPr>
                </m:e>
              </m:d>
              <m:ctrlPr>
                <w:rPr>
                  <w:rFonts w:ascii="Cambria Math" w:hAnsi="Cambria Math"/>
                  <w:i/>
                </w:rPr>
              </m:ctrlPr>
            </m:e>
          </m:func>
          <m:r>
            <m:rPr/>
            <w:rPr>
              <w:rFonts w:ascii="Cambria Math" w:hAnsi="Cambria Math"/>
            </w:rPr>
            <m:t>V</m:t>
          </m:r>
        </m:oMath>
      </m:oMathPara>
    </w:p>
    <w:p w14:paraId="45BB43F2">
      <w:pPr>
        <w:pStyle w:val="10"/>
      </w:pPr>
      <w:r>
        <w:rPr>
          <w:rFonts w:hint="eastAsia"/>
        </w:rPr>
        <w:t>其中</w:t>
      </w:r>
      <w:ins w:id="830" w:author="陈黎" w:date="2025-04-25T09:03:31Z">
        <w:r>
          <w:rPr>
            <w:rFonts w:hint="eastAsia"/>
            <w:lang w:eastAsia="zh-CN"/>
          </w:rPr>
          <w:t>，</w:t>
        </w:r>
      </w:ins>
      <w:r>
        <w:rPr>
          <w:rFonts w:hint="eastAsia"/>
        </w:rPr>
        <w:t>Q,K,V分别为查询、键、值矩阵，</w:t>
      </w:r>
      <m:oMath>
        <m:sSub>
          <m:sSubPr/>
          <m:e>
            <m:r>
              <m:rPr/>
              <m:t>d</m:t>
            </m:r>
          </m:e>
          <m:sub>
            <m:r>
              <m:rPr/>
              <m:t>k</m:t>
            </m:r>
          </m:sub>
        </m:sSub>
      </m:oMath>
      <w:r>
        <w:rPr>
          <w:rFonts w:hint="eastAsia"/>
        </w:rPr>
        <w:t>为向量维度, 预训练阶段采用的掩码语言模型（MLM）任务使模型具备对未登录词的语义推理能力，损失函数为：</w:t>
      </w:r>
    </w:p>
    <w:p w14:paraId="6BDB3075">
      <m:oMathPara>
        <m:oMath>
          <m:sSub>
            <m:sSubPr>
              <m:ctrlPr>
                <w:rPr>
                  <w:rFonts w:ascii="Cambria Math" w:hAnsi="Cambria Math"/>
                </w:rPr>
              </m:ctrlPr>
            </m:sSubPr>
            <m:e>
              <m:r>
                <m:rPr>
                  <m:scr m:val="script"/>
                </m:rPr>
                <w:rPr>
                  <w:rFonts w:ascii="Cambria Math" w:hAnsi="Cambria Math"/>
                </w:rPr>
                <m:t>ℒ</m:t>
              </m:r>
              <m:ctrlPr>
                <w:rPr>
                  <w:rFonts w:ascii="Cambria Math" w:hAnsi="Cambria Math"/>
                </w:rPr>
              </m:ctrlPr>
            </m:e>
            <m:sub>
              <m:r>
                <m:rPr>
                  <m:sty m:val="p"/>
                </m:rPr>
                <w:rPr>
                  <w:rFonts w:ascii="Cambria Math" w:hAnsi="Cambria Math"/>
                </w:rPr>
                <m:t>MLM</m:t>
              </m:r>
              <m:ctrlPr>
                <w:rPr>
                  <w:rFonts w:ascii="Cambria Math" w:hAnsi="Cambria Math"/>
                </w:rPr>
              </m:ctrlPr>
            </m:sub>
          </m:sSub>
          <m:r>
            <m:rPr/>
            <w:rPr>
              <w:rFonts w:ascii="Cambria Math" w:hAnsi="Cambria Math"/>
            </w:rPr>
            <m:t>=−</m:t>
          </m:r>
          <m:nary>
            <m:naryPr>
              <m:chr m:val="∑"/>
              <m:grow m:val="1"/>
              <m:limLoc m:val="undOvr"/>
              <m:ctrlPr>
                <w:rPr>
                  <w:rFonts w:ascii="Cambria Math" w:hAnsi="Cambria Math"/>
                </w:rPr>
              </m:ctrlPr>
            </m:naryPr>
            <m:sub>
              <m:r>
                <m:rPr/>
                <w:rPr>
                  <w:rFonts w:ascii="Cambria Math" w:hAnsi="Cambria Math"/>
                </w:rPr>
                <m:t>i=1</m:t>
              </m:r>
              <m:ctrlPr>
                <w:rPr>
                  <w:rFonts w:ascii="Cambria Math" w:hAnsi="Cambria Math"/>
                </w:rPr>
              </m:ctrlPr>
            </m:sub>
            <m:sup>
              <m:r>
                <m:rPr/>
                <w:rPr>
                  <w:rFonts w:ascii="Cambria Math" w:hAnsi="Cambria Math"/>
                </w:rPr>
                <m:t>m</m:t>
              </m:r>
              <m:ctrlPr>
                <w:rPr>
                  <w:rFonts w:ascii="Cambria Math" w:hAnsi="Cambria Math"/>
                </w:rPr>
              </m:ctrlPr>
            </m:sup>
            <m:e>
              <m:func>
                <m:funcPr>
                  <m:ctrlPr>
                    <w:rPr>
                      <w:rFonts w:ascii="Cambria Math" w:hAnsi="Cambria Math"/>
                      <w:i/>
                    </w:rPr>
                  </m:ctrlPr>
                </m:funcPr>
                <m:fName>
                  <m:r>
                    <m:rPr>
                      <m:sty m:val="p"/>
                    </m:rPr>
                    <w:rPr>
                      <w:rFonts w:ascii="Cambria Math" w:hAnsi="Cambria Math"/>
                    </w:rPr>
                    <m:t>log</m:t>
                  </m:r>
                  <m:ctrlPr>
                    <w:rPr>
                      <w:rFonts w:ascii="Cambria Math" w:hAnsi="Cambria Math"/>
                    </w:rPr>
                  </m:ctrlPr>
                </m:fName>
                <m:e>
                  <m:r>
                    <m:rPr/>
                    <w:rPr>
                      <w:rFonts w:ascii="Cambria Math" w:hAnsi="Cambria Math"/>
                    </w:rPr>
                    <m:t>P</m:t>
                  </m:r>
                  <m:d>
                    <m:dPr>
                      <m:sepChr m:val="∣"/>
                      <m:ctrlPr>
                        <w:rPr>
                          <w:rFonts w:ascii="Cambria Math" w:hAnsi="Cambria Math"/>
                          <w:i/>
                        </w:rPr>
                      </m:ctrlPr>
                    </m:dP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i/>
                        </w:rPr>
                      </m:ctrlPr>
                    </m:e>
                    <m:e>
                      <m:sSub>
                        <m:sSubPr>
                          <m:ctrlPr>
                            <w:rPr>
                              <w:rFonts w:ascii="Cambria Math" w:hAnsi="Cambria Math"/>
                            </w:rPr>
                          </m:ctrlPr>
                        </m:sSubPr>
                        <m:e>
                          <m:r>
                            <m:rPr>
                              <m:sty m:val="b"/>
                            </m:rPr>
                            <w:rPr>
                              <w:rFonts w:ascii="Cambria Math" w:hAnsi="Cambria Math"/>
                            </w:rPr>
                            <m:t>x</m:t>
                          </m:r>
                          <m:ctrlPr>
                            <w:rPr>
                              <w:rFonts w:ascii="Cambria Math" w:hAnsi="Cambria Math"/>
                            </w:rPr>
                          </m:ctrlPr>
                        </m:e>
                        <m:sub>
                          <m:r>
                            <m:rPr>
                              <m:sty m:val="p"/>
                            </m:rPr>
                            <w:rPr>
                              <w:rFonts w:ascii="Cambria Math" w:hAnsi="Cambria Math"/>
                            </w:rPr>
                            <m:t>∖</m:t>
                          </m:r>
                          <m:r>
                            <m:rPr/>
                            <w:rPr>
                              <w:rFonts w:ascii="Cambria Math" w:hAnsi="Cambria Math"/>
                            </w:rPr>
                            <m:t>i</m:t>
                          </m:r>
                          <m:ctrlPr>
                            <w:rPr>
                              <w:rFonts w:ascii="Cambria Math" w:hAnsi="Cambria Math"/>
                            </w:rPr>
                          </m:ctrlPr>
                        </m:sub>
                      </m:sSub>
                      <m:ctrlPr>
                        <w:rPr>
                          <w:rFonts w:ascii="Cambria Math" w:hAnsi="Cambria Math"/>
                          <w:i/>
                        </w:rPr>
                      </m:ctrlPr>
                    </m:e>
                  </m:d>
                  <m:ctrlPr>
                    <w:rPr>
                      <w:rFonts w:ascii="Cambria Math" w:hAnsi="Cambria Math"/>
                      <w:i/>
                    </w:rPr>
                  </m:ctrlPr>
                </m:e>
              </m:func>
              <m:ctrlPr>
                <w:rPr>
                  <w:rFonts w:ascii="Cambria Math" w:hAnsi="Cambria Math"/>
                </w:rPr>
              </m:ctrlPr>
            </m:e>
          </m:nary>
        </m:oMath>
      </m:oMathPara>
    </w:p>
    <w:p w14:paraId="22B40E5B">
      <w:pPr>
        <w:pStyle w:val="10"/>
        <w:rPr>
          <w:del w:id="831" w:author="陈黎" w:date="2025-04-25T09:03:41Z"/>
        </w:rPr>
      </w:pPr>
      <w:del w:id="832" w:author="陈黎" w:date="2025-04-25T09:03:41Z">
        <w:r>
          <w:rPr>
            <w:rFonts w:hint="eastAsia"/>
          </w:rPr>
          <w:delText>该机制可提升"绝绝子"等新兴网络用语的情感极性识别准确率达23%.</w:delText>
        </w:r>
      </w:del>
    </w:p>
    <w:p w14:paraId="3B150108">
      <w:pPr>
        <w:pStyle w:val="57"/>
      </w:pPr>
      <w:bookmarkStart w:id="22" w:name="_Toc196418443"/>
      <w:r>
        <w:rPr>
          <w:rFonts w:hint="eastAsia"/>
        </w:rPr>
        <w:t>舆情预测方法</w:t>
      </w:r>
      <w:bookmarkEnd w:id="22"/>
    </w:p>
    <w:p w14:paraId="347FE14B">
      <w:pPr>
        <w:pStyle w:val="10"/>
      </w:pPr>
      <w:r>
        <w:rPr>
          <w:rFonts w:hint="eastAsia"/>
        </w:rPr>
        <w:t>舆情预测环节采用</w:t>
      </w:r>
      <w:r>
        <w:t>ARIMA</w:t>
      </w:r>
      <w:r>
        <w:rPr>
          <w:rFonts w:hint="eastAsia"/>
        </w:rPr>
        <w:t>（</w:t>
      </w:r>
      <w:r>
        <w:t>Autoregressive Integrated Moving Average</w:t>
      </w:r>
      <w:r>
        <w:rPr>
          <w:rFonts w:hint="eastAsia"/>
        </w:rPr>
        <w:t>）模型，其数学原理可分解为三部分：通过</w:t>
      </w:r>
      <w:r>
        <w:t>d</w:t>
      </w:r>
      <w:r>
        <w:rPr>
          <w:rFonts w:hint="eastAsia"/>
        </w:rPr>
        <w:t>阶差分消除时间序列的非平稳性，构建</w:t>
      </w:r>
      <w:r>
        <w:t>p</w:t>
      </w:r>
      <w:r>
        <w:rPr>
          <w:rFonts w:hint="eastAsia"/>
        </w:rPr>
        <w:t>阶自回归方程刻画序列的惯性特征，再以</w:t>
      </w:r>
      <w:r>
        <w:t>q</w:t>
      </w:r>
      <w:r>
        <w:rPr>
          <w:rFonts w:hint="eastAsia"/>
        </w:rPr>
        <w:t>阶移动平均方程拟合随机扰动项。模型表达式为：</w:t>
      </w:r>
    </w:p>
    <w:p w14:paraId="55FD5CA6">
      <m:oMathPara>
        <m:oMath>
          <m:r>
            <m:rPr/>
            <w:rPr>
              <w:rFonts w:ascii="Cambria Math" w:hAnsi="Cambria Math"/>
            </w:rPr>
            <m:t>(1−</m:t>
          </m:r>
          <m:nary>
            <m:naryPr>
              <m:chr m:val="∑"/>
              <m:grow m:val="1"/>
              <m:limLoc m:val="undOvr"/>
              <m:ctrlPr>
                <w:rPr>
                  <w:rFonts w:ascii="Cambria Math" w:hAnsi="Cambria Math"/>
                </w:rPr>
              </m:ctrlPr>
            </m:naryPr>
            <m:sub>
              <m:r>
                <m:rPr/>
                <w:rPr>
                  <w:rFonts w:ascii="Cambria Math" w:hAnsi="Cambria Math"/>
                </w:rPr>
                <m:t>i=1</m:t>
              </m:r>
              <m:ctrlPr>
                <w:rPr>
                  <w:rFonts w:ascii="Cambria Math" w:hAnsi="Cambria Math"/>
                </w:rPr>
              </m:ctrlPr>
            </m:sub>
            <m:sup>
              <m:r>
                <m:rPr/>
                <w:rPr>
                  <w:rFonts w:ascii="Cambria Math" w:hAnsi="Cambria Math"/>
                </w:rPr>
                <m:t>p</m:t>
              </m:r>
              <m:ctrlPr>
                <w:rPr>
                  <w:rFonts w:ascii="Cambria Math" w:hAnsi="Cambria Math"/>
                </w:rPr>
              </m:ctrlPr>
            </m:sup>
            <m:e>
              <m:sSub>
                <m:sSubPr>
                  <m:ctrlPr>
                    <w:rPr>
                      <w:rFonts w:ascii="Cambria Math" w:hAnsi="Cambria Math"/>
                    </w:rPr>
                  </m:ctrlPr>
                </m:sSubPr>
                <m:e>
                  <m:r>
                    <m:rPr/>
                    <w:rPr>
                      <w:rFonts w:ascii="Cambria Math" w:hAnsi="Cambria Math"/>
                    </w:rPr>
                    <m:t>ϕ</m:t>
                  </m:r>
                  <m:ctrlPr>
                    <w:rPr>
                      <w:rFonts w:ascii="Cambria Math" w:hAnsi="Cambria Math"/>
                    </w:rPr>
                  </m:ctrlPr>
                </m:e>
                <m:sub>
                  <m:r>
                    <m:rPr/>
                    <w:rPr>
                      <w:rFonts w:ascii="Cambria Math" w:hAnsi="Cambria Math"/>
                    </w:rPr>
                    <m:t>i</m:t>
                  </m:r>
                  <m:ctrlPr>
                    <w:rPr>
                      <w:rFonts w:ascii="Cambria Math" w:hAnsi="Cambria Math"/>
                    </w:rPr>
                  </m:ctrlPr>
                </m:sub>
              </m:sSub>
              <m:sSup>
                <m:sSupPr>
                  <m:ctrlPr>
                    <w:rPr>
                      <w:rFonts w:ascii="Cambria Math" w:hAnsi="Cambria Math"/>
                    </w:rPr>
                  </m:ctrlPr>
                </m:sSupPr>
                <m:e>
                  <m:r>
                    <m:rPr/>
                    <w:rPr>
                      <w:rFonts w:ascii="Cambria Math" w:hAnsi="Cambria Math"/>
                    </w:rPr>
                    <m:t>B</m:t>
                  </m:r>
                  <m:ctrlPr>
                    <w:rPr>
                      <w:rFonts w:ascii="Cambria Math" w:hAnsi="Cambria Math"/>
                    </w:rPr>
                  </m:ctrlPr>
                </m:e>
                <m:sup>
                  <m:r>
                    <m:rPr/>
                    <w:rPr>
                      <w:rFonts w:ascii="Cambria Math" w:hAnsi="Cambria Math"/>
                    </w:rPr>
                    <m:t>i</m:t>
                  </m:r>
                  <m:ctrlPr>
                    <w:rPr>
                      <w:rFonts w:ascii="Cambria Math" w:hAnsi="Cambria Math"/>
                    </w:rPr>
                  </m:ctrlPr>
                </m:sup>
              </m:sSup>
              <m:ctrlPr>
                <w:rPr>
                  <w:rFonts w:ascii="Cambria Math" w:hAnsi="Cambria Math"/>
                </w:rPr>
              </m:ctrlPr>
            </m:e>
          </m:nary>
          <m:r>
            <m:rPr/>
            <w:rPr>
              <w:rFonts w:ascii="Cambria Math" w:hAnsi="Cambria Math"/>
            </w:rPr>
            <m:t>)(1−B</m:t>
          </m:r>
          <m:sSup>
            <m:sSupPr>
              <m:ctrlPr>
                <w:rPr>
                  <w:rFonts w:ascii="Cambria Math" w:hAnsi="Cambria Math"/>
                </w:rPr>
              </m:ctrlPr>
            </m:sSupPr>
            <m:e>
              <m:r>
                <m:rPr/>
                <w:rPr>
                  <w:rFonts w:ascii="Cambria Math" w:hAnsi="Cambria Math"/>
                </w:rPr>
                <m:t>)</m:t>
              </m:r>
              <m:ctrlPr>
                <w:rPr>
                  <w:rFonts w:ascii="Cambria Math" w:hAnsi="Cambria Math"/>
                </w:rPr>
              </m:ctrlPr>
            </m:e>
            <m:sup>
              <m:r>
                <m:rPr/>
                <w:rPr>
                  <w:rFonts w:ascii="Cambria Math" w:hAnsi="Cambria Math"/>
                </w:rPr>
                <m:t>d</m:t>
              </m:r>
              <m:ctrlPr>
                <w:rPr>
                  <w:rFonts w:ascii="Cambria Math" w:hAnsi="Cambria Math"/>
                </w:rPr>
              </m:ctrlPr>
            </m:sup>
          </m:sSup>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=(1+</m:t>
          </m:r>
          <m:nary>
            <m:naryPr>
              <m:chr m:val="∑"/>
              <m:grow m:val="1"/>
              <m:limLoc m:val="undOvr"/>
              <m:ctrlPr>
                <w:rPr>
                  <w:rFonts w:ascii="Cambria Math" w:hAnsi="Cambria Math"/>
                </w:rPr>
              </m:ctrlPr>
            </m:naryPr>
            <m:sub>
              <m:r>
                <m:rPr/>
                <w:rPr>
                  <w:rFonts w:ascii="Cambria Math" w:hAnsi="Cambria Math"/>
                </w:rPr>
                <m:t>j=1</m:t>
              </m:r>
              <m:ctrlPr>
                <w:rPr>
                  <w:rFonts w:ascii="Cambria Math" w:hAnsi="Cambria Math"/>
                </w:rPr>
              </m:ctrlPr>
            </m:sub>
            <m:sup>
              <m:r>
                <m:rPr/>
                <w:rPr>
                  <w:rFonts w:ascii="Cambria Math" w:hAnsi="Cambria Math"/>
                </w:rPr>
                <m:t>q</m:t>
              </m:r>
              <m:ctrlPr>
                <w:rPr>
                  <w:rFonts w:ascii="Cambria Math" w:hAnsi="Cambria Math"/>
                </w:rPr>
              </m:ctrlPr>
            </m:sup>
            <m:e>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j</m:t>
                  </m:r>
                  <m:ctrlPr>
                    <w:rPr>
                      <w:rFonts w:ascii="Cambria Math" w:hAnsi="Cambria Math"/>
                    </w:rPr>
                  </m:ctrlPr>
                </m:sub>
              </m:sSub>
              <m:sSup>
                <m:sSupPr>
                  <m:ctrlPr>
                    <w:rPr>
                      <w:rFonts w:ascii="Cambria Math" w:hAnsi="Cambria Math"/>
                    </w:rPr>
                  </m:ctrlPr>
                </m:sSupPr>
                <m:e>
                  <m:r>
                    <m:rPr/>
                    <w:rPr>
                      <w:rFonts w:ascii="Cambria Math" w:hAnsi="Cambria Math"/>
                    </w:rPr>
                    <m:t>B</m:t>
                  </m:r>
                  <m:ctrlPr>
                    <w:rPr>
                      <w:rFonts w:ascii="Cambria Math" w:hAnsi="Cambria Math"/>
                    </w:rPr>
                  </m:ctrlPr>
                </m:e>
                <m:sup>
                  <m:r>
                    <m:rPr/>
                    <w:rPr>
                      <w:rFonts w:ascii="Cambria Math" w:hAnsi="Cambria Math"/>
                    </w:rPr>
                    <m:t>j</m:t>
                  </m:r>
                  <m:ctrlPr>
                    <w:rPr>
                      <w:rFonts w:ascii="Cambria Math" w:hAnsi="Cambria Math"/>
                    </w:rPr>
                  </m:ctrlPr>
                </m:sup>
              </m:sSup>
              <m:ctrlPr>
                <w:rPr>
                  <w:rFonts w:ascii="Cambria Math" w:hAnsi="Cambria Math"/>
                </w:rPr>
              </m:ctrlPr>
            </m:e>
          </m:nary>
          <m:r>
            <m:rPr/>
            <w:rPr>
              <w:rFonts w:ascii="Cambria Math" w:hAnsi="Cambria Math"/>
            </w:rPr>
            <m:t>)</m:t>
          </m:r>
          <m:sSub>
            <m:sSubPr>
              <m:ctrlPr>
                <w:rPr>
                  <w:rFonts w:ascii="Cambria Math" w:hAnsi="Cambria Math"/>
                </w:rPr>
              </m:ctrlPr>
            </m:sSubPr>
            <m:e>
              <m:r>
                <m:rPr/>
                <w:rPr>
                  <w:rFonts w:ascii="Cambria Math" w:hAnsi="Cambria Math"/>
                </w:rPr>
                <m:t>ε</m:t>
              </m:r>
              <m:ctrlPr>
                <w:rPr>
                  <w:rFonts w:ascii="Cambria Math" w:hAnsi="Cambria Math"/>
                </w:rPr>
              </m:ctrlPr>
            </m:e>
            <m:sub>
              <m:r>
                <m:rPr/>
                <w:rPr>
                  <w:rFonts w:ascii="Cambria Math" w:hAnsi="Cambria Math"/>
                </w:rPr>
                <m:t>t</m:t>
              </m:r>
              <m:ctrlPr>
                <w:rPr>
                  <w:rFonts w:ascii="Cambria Math" w:hAnsi="Cambria Math"/>
                </w:rPr>
              </m:ctrlPr>
            </m:sub>
          </m:sSub>
        </m:oMath>
      </m:oMathPara>
    </w:p>
    <w:p w14:paraId="395ADC04">
      <w:pPr>
        <w:pStyle w:val="10"/>
      </w:pPr>
      <w:r>
        <w:rPr>
          <w:rFonts w:hint="eastAsia"/>
        </w:rPr>
        <w:t>其中</w:t>
      </w:r>
      <w:r>
        <w:t>B</w:t>
      </w:r>
      <w:r>
        <w:rPr>
          <w:rFonts w:hint="eastAsia"/>
        </w:rPr>
        <w:t>为滞后算子，</w:t>
      </w:r>
      <m:oMath>
        <m:sSub>
          <m:sSubPr/>
          <m:e>
            <m:r>
              <m:rPr/>
              <m:t>ϕ</m:t>
            </m:r>
          </m:e>
          <m:sub>
            <m:r>
              <m:rPr/>
              <m:t>i</m:t>
            </m:r>
          </m:sub>
        </m:sSub>
      </m:oMath>
      <w:r>
        <w:rPr>
          <w:rFonts w:hint="eastAsia"/>
        </w:rPr>
        <w:t>和</w:t>
      </w:r>
      <m:oMath>
        <m:sSub>
          <m:sSubPr/>
          <m:e>
            <m:r>
              <m:rPr/>
              <m:t>θ</m:t>
            </m:r>
          </m:e>
          <m:sub>
            <m:r>
              <m:rPr/>
              <m:t>j</m:t>
            </m:r>
          </m:sub>
        </m:sSub>
      </m:oMath>
      <w:r>
        <w:rPr>
          <w:rFonts w:hint="eastAsia"/>
        </w:rPr>
        <w:t>分别为AR与MA系数，</w:t>
      </w:r>
      <m:oMath>
        <m:sSub>
          <m:sSubPr/>
          <m:e>
            <m:r>
              <m:rPr/>
              <m:t>ε</m:t>
            </m:r>
          </m:e>
          <m:sub>
            <m:r>
              <m:rPr/>
              <m:t>t</m:t>
            </m:r>
          </m:sub>
        </m:sSub>
      </m:oMath>
      <w:r>
        <w:rPr>
          <w:rFonts w:cs="Cambria Math"/>
        </w:rPr>
        <w:t>∼</w:t>
      </w:r>
      <w:r>
        <w:t xml:space="preserve">N(0, </w:t>
      </w:r>
      <m:oMath>
        <m:sSup>
          <m:sSupPr>
            <m:ctrlPr>
              <w:rPr>
                <w:i/>
              </w:rPr>
            </m:ctrlPr>
          </m:sSupPr>
          <m:e>
            <m:r>
              <m:rPr/>
              <m:t>θ</m:t>
            </m:r>
            <m:ctrlPr>
              <w:rPr>
                <w:i/>
              </w:rPr>
            </m:ctrlPr>
          </m:e>
          <m:sup>
            <m:r>
              <m:rPr/>
              <m:t>2</m:t>
            </m:r>
            <m:ctrlPr>
              <w:rPr>
                <w:i/>
              </w:rPr>
            </m:ctrlPr>
          </m:sup>
        </m:sSup>
      </m:oMath>
      <w:r>
        <w:rPr>
          <w:rFonts w:hint="eastAsia"/>
        </w:rPr>
        <w:t>)为白噪声。参数估计采用极大似然法，通过Box-Jenkins方法论实现系统辨识，该方法的优势在于通过Box-Jenkins方法论实现参数的系统辨识，但面对突发舆情的非线性跃迁时存在12分钟以上的预测滞后。</w:t>
      </w:r>
    </w:p>
    <w:p w14:paraId="3C565C74">
      <w:pPr>
        <w:pStyle w:val="10"/>
      </w:pPr>
      <w:r>
        <w:rPr>
          <w:rFonts w:hint="eastAsia"/>
        </w:rPr>
        <w:t>舆情分析还包括关键词提取、主题聚类等方法，例如TF-IDF、LDA主题分析模型能够识别舆论焦点，关键词提取与主题建模方面，</w:t>
      </w:r>
      <w:r>
        <w:t>TF-IDF</w:t>
      </w:r>
      <w:r>
        <w:rPr>
          <w:rFonts w:hint="eastAsia"/>
        </w:rPr>
        <w:t>算法通过词频</w:t>
      </w:r>
      <w:r>
        <w:t>-</w:t>
      </w:r>
      <w:r>
        <w:rPr>
          <w:rFonts w:hint="eastAsia"/>
        </w:rPr>
        <w:t>逆文档频率加权：</w:t>
      </w:r>
    </w:p>
    <w:p w14:paraId="21E9530A">
      <m:oMathPara>
        <m:oMath>
          <m:r>
            <m:rPr>
              <m:sty m:val="p"/>
            </m:rPr>
            <w:rPr>
              <w:rFonts w:ascii="Cambria Math" w:hAnsi="Cambria Math"/>
            </w:rPr>
            <m:t>TF</m:t>
          </m:r>
          <m:r>
            <m:rPr/>
            <w:rPr>
              <w:rFonts w:ascii="Cambria Math" w:hAnsi="Cambria Math"/>
            </w:rPr>
            <m:t>−</m:t>
          </m:r>
          <m:func>
            <m:funcPr>
              <m:ctrlPr>
                <w:rPr>
                  <w:rFonts w:ascii="Cambria Math" w:hAnsi="Cambria Math"/>
                  <w:i/>
                </w:rPr>
              </m:ctrlPr>
            </m:funcPr>
            <m:fName>
              <m:r>
                <m:rPr>
                  <m:sty m:val="p"/>
                </m:rPr>
                <w:rPr>
                  <w:rFonts w:ascii="Cambria Math" w:hAnsi="Cambria Math"/>
                </w:rPr>
                <m:t>IDF</m:t>
              </m:r>
              <m:ctrlPr>
                <w:rPr>
                  <w:rFonts w:ascii="Cambria Math" w:hAnsi="Cambria Math"/>
                  <w:i/>
                </w:rPr>
              </m:ctrlPr>
            </m:fName>
            <m:e>
              <m:d>
                <m:dPr>
                  <m:ctrlPr>
                    <w:rPr>
                      <w:rFonts w:ascii="Cambria Math" w:hAnsi="Cambria Math"/>
                      <w:i/>
                    </w:rPr>
                  </m:ctrlPr>
                </m:dPr>
                <m:e>
                  <m:r>
                    <m:rPr/>
                    <w:rPr>
                      <w:rFonts w:ascii="Cambria Math" w:hAnsi="Cambria Math"/>
                    </w:rPr>
                    <m:t>t,d</m:t>
                  </m:r>
                  <m:ctrlPr>
                    <w:rPr>
                      <w:rFonts w:ascii="Cambria Math" w:hAnsi="Cambria Math"/>
                      <w:i/>
                    </w:rPr>
                  </m:ctrlPr>
                </m:e>
              </m:d>
              <m:ctrlPr>
                <w:rPr>
                  <w:rFonts w:ascii="Cambria Math" w:hAnsi="Cambria Math"/>
                  <w:i/>
                </w:rPr>
              </m:ctrlPr>
            </m:e>
          </m:func>
          <m:r>
            <m:rPr/>
            <w:rPr>
              <w:rFonts w:ascii="Cambria Math" w:hAnsi="Cambria Math"/>
            </w:rPr>
            <m:t>=</m:t>
          </m:r>
          <m:r>
            <m:rPr>
              <m:sty m:val="p"/>
            </m:rPr>
            <w:rPr>
              <w:rFonts w:ascii="Cambria Math" w:hAnsi="Cambria Math"/>
            </w:rPr>
            <m:t>TF</m:t>
          </m:r>
          <m:d>
            <m:dPr>
              <m:ctrlPr>
                <w:rPr>
                  <w:rFonts w:ascii="Cambria Math" w:hAnsi="Cambria Math"/>
                  <w:i/>
                </w:rPr>
              </m:ctrlPr>
            </m:dPr>
            <m:e>
              <m:r>
                <m:rPr/>
                <w:rPr>
                  <w:rFonts w:ascii="Cambria Math" w:hAnsi="Cambria Math"/>
                </w:rPr>
                <m:t>t,d</m:t>
              </m:r>
              <m:ctrlPr>
                <w:rPr>
                  <w:rFonts w:ascii="Cambria Math" w:hAnsi="Cambria Math"/>
                  <w:i/>
                </w:rPr>
              </m:ctrlPr>
            </m:e>
          </m:d>
          <m:r>
            <m:rPr/>
            <w:rPr>
              <w:rFonts w:ascii="Cambria Math" w:hAnsi="Cambria Math"/>
            </w:rPr>
            <m:t>×</m:t>
          </m:r>
          <m:func>
            <m:funcPr>
              <m:ctrlPr>
                <w:rPr>
                  <w:rFonts w:ascii="Cambria Math" w:hAnsi="Cambria Math"/>
                  <w:i/>
                </w:rPr>
              </m:ctrlPr>
            </m:funcPr>
            <m:fName>
              <m:r>
                <m:rPr>
                  <m:sty m:val="p"/>
                </m:rPr>
                <w:rPr>
                  <w:rFonts w:ascii="Cambria Math" w:hAnsi="Cambria Math"/>
                </w:rPr>
                <m:t>log</m:t>
              </m:r>
              <m:ctrlPr>
                <w:rPr>
                  <w:rFonts w:ascii="Cambria Math" w:hAnsi="Cambria Math"/>
                  <w:i/>
                </w:rPr>
              </m:ctrlPr>
            </m:fName>
            <m:e>
              <m:d>
                <m:dPr>
                  <m:ctrlPr>
                    <w:rPr>
                      <w:rFonts w:ascii="Cambria Math" w:hAnsi="Cambria Math"/>
                      <w:i/>
                    </w:rPr>
                  </m:ctrlPr>
                </m:dPr>
                <m:e>
                  <m:f>
                    <m:fPr>
                      <m:ctrlPr>
                        <w:rPr>
                          <w:rFonts w:ascii="Cambria Math" w:hAnsi="Cambria Math"/>
                        </w:rPr>
                      </m:ctrlPr>
                    </m:fPr>
                    <m:num>
                      <m:r>
                        <m:rPr/>
                        <w:rPr>
                          <w:rFonts w:ascii="Cambria Math" w:hAnsi="Cambria Math"/>
                        </w:rPr>
                        <m:t>N</m:t>
                      </m:r>
                      <m:ctrlPr>
                        <w:rPr>
                          <w:rFonts w:ascii="Cambria Math" w:hAnsi="Cambria Math"/>
                        </w:rPr>
                      </m:ctrlPr>
                    </m:num>
                    <m:den>
                      <m:r>
                        <m:rPr>
                          <m:sty m:val="p"/>
                        </m:rPr>
                        <w:rPr>
                          <w:rFonts w:ascii="Cambria Math" w:hAnsi="Cambria Math"/>
                        </w:rPr>
                        <m:t>DF</m:t>
                      </m:r>
                      <m:d>
                        <m:dPr>
                          <m:ctrlPr>
                            <w:rPr>
                              <w:rFonts w:ascii="Cambria Math" w:hAnsi="Cambria Math"/>
                              <w:i/>
                            </w:rPr>
                          </m:ctrlPr>
                        </m:dPr>
                        <m:e>
                          <m:r>
                            <m:rPr/>
                            <w:rPr>
                              <w:rFonts w:ascii="Cambria Math" w:hAnsi="Cambria Math"/>
                            </w:rPr>
                            <m:t>t</m:t>
                          </m:r>
                          <m:ctrlPr>
                            <w:rPr>
                              <w:rFonts w:ascii="Cambria Math" w:hAnsi="Cambria Math"/>
                              <w:i/>
                            </w:rPr>
                          </m:ctrlPr>
                        </m:e>
                      </m:d>
                      <m:r>
                        <m:rPr/>
                        <w:rPr>
                          <w:rFonts w:ascii="Cambria Math" w:hAnsi="Cambria Math"/>
                        </w:rPr>
                        <m:t>+1</m:t>
                      </m:r>
                      <m:ctrlPr>
                        <w:rPr>
                          <w:rFonts w:ascii="Cambria Math" w:hAnsi="Cambria Math"/>
                        </w:rPr>
                      </m:ctrlPr>
                    </m:den>
                  </m:f>
                  <m:ctrlPr>
                    <w:rPr>
                      <w:rFonts w:ascii="Cambria Math" w:hAnsi="Cambria Math"/>
                      <w:i/>
                    </w:rPr>
                  </m:ctrlPr>
                </m:e>
              </m:d>
              <m:ctrlPr>
                <w:rPr>
                  <w:rFonts w:ascii="Cambria Math" w:hAnsi="Cambria Math"/>
                  <w:i/>
                </w:rPr>
              </m:ctrlPr>
            </m:e>
          </m:func>
        </m:oMath>
      </m:oMathPara>
    </w:p>
    <w:p w14:paraId="0088AE5C">
      <w:pPr>
        <w:pStyle w:val="10"/>
      </w:pPr>
      <w:r>
        <w:rPr>
          <w:rFonts w:hint="eastAsia"/>
        </w:rPr>
        <w:t>但对网络新词如“梗文化”等的动态捕捉仍存在局限。</w:t>
      </w:r>
    </w:p>
    <w:p w14:paraId="095BED17">
      <w:pPr>
        <w:pStyle w:val="57"/>
      </w:pPr>
      <w:bookmarkStart w:id="23" w:name="_Toc196418444"/>
      <w:r>
        <w:rPr>
          <w:rFonts w:hint="eastAsia"/>
        </w:rPr>
        <w:t>本章小结</w:t>
      </w:r>
      <w:bookmarkEnd w:id="23"/>
    </w:p>
    <w:p w14:paraId="23D993C7">
      <w:pPr>
        <w:pStyle w:val="10"/>
      </w:pPr>
      <w:r>
        <w:rPr>
          <w:rFonts w:hint="eastAsia"/>
        </w:rPr>
        <w:t>本章介绍了系统实现所需的关键技术，包括Django框架、数据爬取、存储、分析、可视化和用户认证等方面，为后续系统实现奠定了技术基础。这些技术的选择和组合，确保了系统的功能完整性、性能可靠性和安全性。</w:t>
      </w:r>
    </w:p>
    <w:p w14:paraId="0B870FC8">
      <w:pPr>
        <w:pStyle w:val="2"/>
      </w:pPr>
      <w:r>
        <w:rPr>
          <w:highlight w:val="lightGray"/>
        </w:rPr>
        <w:br w:type="page"/>
      </w:r>
      <w:bookmarkStart w:id="24" w:name="_Toc196418445"/>
      <w:r>
        <w:rPr>
          <w:rFonts w:hint="eastAsia"/>
        </w:rPr>
        <w:t>系统需求分析与可行性分析</w:t>
      </w:r>
      <w:bookmarkEnd w:id="24"/>
    </w:p>
    <w:p w14:paraId="7A829788">
      <w:pPr>
        <w:pStyle w:val="57"/>
      </w:pPr>
      <w:bookmarkStart w:id="25" w:name="_Toc196418446"/>
      <w:r>
        <w:rPr>
          <w:rFonts w:hint="eastAsia"/>
        </w:rPr>
        <w:t>可行性分析</w:t>
      </w:r>
      <w:bookmarkEnd w:id="25"/>
    </w:p>
    <w:p w14:paraId="7EFC3291">
      <w:pPr>
        <w:pStyle w:val="60"/>
        <w:jc w:val="left"/>
        <w:pPrChange w:id="833" w:author="陈黎" w:date="2025-04-25T09:03:53Z">
          <w:pPr>
            <w:pStyle w:val="60"/>
          </w:pPr>
        </w:pPrChange>
      </w:pPr>
      <w:bookmarkStart w:id="26" w:name="_Toc196418447"/>
      <w:r>
        <w:rPr>
          <w:rFonts w:hint="eastAsia"/>
        </w:rPr>
        <w:t>技术可行性</w:t>
      </w:r>
      <w:bookmarkEnd w:id="26"/>
    </w:p>
    <w:p w14:paraId="29D1577C">
      <w:pPr>
        <w:pStyle w:val="10"/>
      </w:pPr>
      <w:r>
        <w:rPr>
          <w:rFonts w:hint="eastAsia"/>
        </w:rPr>
        <w:t>本系统的技术可行性建立在成熟且广泛应用的技术栈之上，相关技术方案已通过阶段性实践验证。后端采用 Django 框架，其 MTV 架构将数据模型、业务逻辑与用户界面解耦，内置的 ORM 机制简化了数据库操作，使开发效率提升约 30%。Django 原生支持 RESTful API 设计，为前后端分离架构提供了标准化接口方案，配合第三方库如 Django Channels，可扩展实时数据推送功能，满足舆情监测对时效性的需求。数据存储层选用 MySQL 关系型数据库，通过分区表（按时间或地域划分）、全文索引及主从复制技术，在测试环境中实现了数据的秒级查询响应，主从节点数据同步延迟控制在 50ms 以内。前端基于 HTML5/CSS3 与 ECharts 可视化库，实现了词云、热力图等复杂图表的交互展示，经主流浏览器兼容性测试，图表渲染错误率低于 1.5%。系统部署采用 Docker 容器化方案，结合 Nginx 反向代理与负载均衡策略，在模拟 500 并发用户访问时，核心接口平均响应时间稳定在 1.8 秒，服务器资源利用率维持在合理区间（CPU≤75%，内存≤80%），验证了高并发场景下的技术可行性。</w:t>
      </w:r>
    </w:p>
    <w:p w14:paraId="5F1609CF">
      <w:pPr>
        <w:pStyle w:val="60"/>
        <w:jc w:val="left"/>
        <w:pPrChange w:id="834" w:author="陈黎" w:date="2025-04-25T09:03:58Z">
          <w:pPr>
            <w:pStyle w:val="60"/>
          </w:pPr>
        </w:pPrChange>
      </w:pPr>
      <w:bookmarkStart w:id="27" w:name="_Toc196418448"/>
      <w:r>
        <w:rPr>
          <w:rFonts w:hint="eastAsia"/>
        </w:rPr>
        <w:t>经济可行性</w:t>
      </w:r>
      <w:bookmarkEnd w:id="27"/>
    </w:p>
    <w:p w14:paraId="44AA38AD">
      <w:pPr>
        <w:pStyle w:val="10"/>
      </w:pPr>
      <w:r>
        <w:rPr>
          <w:rFonts w:hint="eastAsia"/>
        </w:rPr>
        <w:t>从成本效益角度评估，系统采用全开源技术栈，显著降低了技术投入门槛。Python、Django、MySQL 等核心工具均为开源软件，无授权费用，仅需承担服务器硬件与带宽成本。硬件资源方面，系统在4核CPU、8GB内存的服务器上运行流畅，满足中小型舆情监测需求，且支持增加代理节点等横向扩展技术以应对突发流量。维护成本方面，自动化脚本及Django的管理后台简化了运维流程，基于docker的容器化部署也进一步降低了环境配置复杂度。开发周期通过模块化设计得到控制，核心功能（如舆情分析、数据可视化）在3个月内完成，投入产出比达1:5.2（按人月成本计算），显示出良好的经济可行性。</w:t>
      </w:r>
    </w:p>
    <w:p w14:paraId="514D2CC6">
      <w:pPr>
        <w:pStyle w:val="60"/>
        <w:jc w:val="left"/>
        <w:pPrChange w:id="835" w:author="陈黎" w:date="2025-04-25T09:04:01Z">
          <w:pPr>
            <w:pStyle w:val="60"/>
          </w:pPr>
        </w:pPrChange>
      </w:pPr>
      <w:bookmarkStart w:id="28" w:name="_Toc196418449"/>
      <w:r>
        <w:rPr>
          <w:rFonts w:hint="eastAsia"/>
        </w:rPr>
        <w:t>操作可行性</w:t>
      </w:r>
      <w:bookmarkEnd w:id="28"/>
    </w:p>
    <w:p w14:paraId="2ADB7B52">
      <w:pPr>
        <w:pStyle w:val="10"/>
      </w:pPr>
      <w:r>
        <w:rPr>
          <w:rFonts w:hint="eastAsia"/>
        </w:rPr>
        <w:t>操作可行性通过用户界面设计与流程优化得到保障。系统采用响应式布局，适配主流浏览器（Chrome/Firefox），界面操作逻辑简单易懂，符合用户对社交媒体平台的操作习惯，用户学习成本低。功能模块采用树状结构划分，导航菜单清晰区分 “数据采集”“舆情分析”“可视化展示” 等核心功能，操作路径最长不超过 3 级，显著降低用户记忆成本。</w:t>
      </w:r>
    </w:p>
    <w:p w14:paraId="3EE79E62">
      <w:pPr>
        <w:pStyle w:val="10"/>
      </w:pPr>
      <w:r>
        <w:rPr>
          <w:rFonts w:hint="eastAsia"/>
        </w:rPr>
        <w:t>性能方面，搜索和舆情分析的接口通过结合Redis缓存策略、Celery异步任务优化，平均响应时间&lt;1.8秒。此外，系统内置Markdown格式的帮助文档，在操作系统时会有详细错误提示，保存有日志可供审计，这些功能可以确保用户可追溯操作、快速定位问题。</w:t>
      </w:r>
    </w:p>
    <w:p w14:paraId="4FA51758">
      <w:pPr>
        <w:pStyle w:val="57"/>
      </w:pPr>
      <w:bookmarkStart w:id="29" w:name="_Toc196418450"/>
      <w:r>
        <w:rPr>
          <w:rFonts w:hint="eastAsia"/>
        </w:rPr>
        <w:t>需求分析</w:t>
      </w:r>
      <w:bookmarkEnd w:id="29"/>
    </w:p>
    <w:p w14:paraId="648B6B21">
      <w:pPr>
        <w:pStyle w:val="60"/>
      </w:pPr>
      <w:bookmarkStart w:id="30" w:name="_Toc196418451"/>
      <w:r>
        <w:rPr>
          <w:rFonts w:hint="eastAsia"/>
        </w:rPr>
        <w:t>功能需求</w:t>
      </w:r>
      <w:bookmarkEnd w:id="30"/>
    </w:p>
    <w:p w14:paraId="4645ECA7">
      <w:pPr>
        <w:pStyle w:val="10"/>
      </w:pPr>
      <w:r>
        <w:rPr>
          <w:rFonts w:hint="eastAsia"/>
        </w:rPr>
        <w:t>功能需求的设计以用户行为与舆情分析为核心，覆盖从基础操作到高级分析的完整流程。具体包含以下子模块：</w:t>
      </w:r>
    </w:p>
    <w:p w14:paraId="76A9BFE1">
      <w:pPr>
        <w:pStyle w:val="10"/>
      </w:pPr>
      <w:r>
        <w:rPr>
          <w:rFonts w:hint="eastAsia"/>
        </w:rPr>
        <w:t>（1）用户管理模块</w:t>
      </w:r>
    </w:p>
    <w:p w14:paraId="40C9F167">
      <w:pPr>
        <w:pStyle w:val="10"/>
      </w:pPr>
      <w:r>
        <w:rPr>
          <w:rFonts w:hint="eastAsia"/>
        </w:rPr>
        <w:t>用户管理模块支持注册、登录与权限控制功能，通过Django的ORM机制与密码加密（PBKDF2算法）保障用户身份安全，角色划分（管理员、普通用户）确保访问权限管理。支持用户基本信息的查看和修改，支持个性化配置，如自定义预警关键词、情感分析阈值、可视化图表偏好等。</w:t>
      </w:r>
    </w:p>
    <w:p w14:paraId="62D83B93">
      <w:pPr>
        <w:pStyle w:val="10"/>
      </w:pPr>
      <w:r>
        <w:rPr>
          <w:rFonts w:hint="eastAsia"/>
        </w:rPr>
        <w:t>（2）数据采集与预处理模块</w:t>
      </w:r>
    </w:p>
    <w:p w14:paraId="38CBF4B9">
      <w:pPr>
        <w:pStyle w:val="10"/>
      </w:pPr>
      <w:r>
        <w:rPr>
          <w:rFonts w:hint="eastAsia"/>
        </w:rPr>
        <w:t>数据采集模块依托Python的requests与Selenium库，实现微博搜索接口与评论数据的自动化抓取，结合代理IP池、请求频率控制与反爬策略规避平台限制，数据清洗与存储流程通过MySQL的分区表与索引优化保障高并发场景下的效率。支持关键词搜索、话题标签（如 #考研舆情 #）、用户 ID 定向采集，覆盖微博正文、评论、转发、点赞数据。</w:t>
      </w:r>
    </w:p>
    <w:p w14:paraId="7BA7683A">
      <w:pPr>
        <w:pStyle w:val="10"/>
      </w:pPr>
      <w:r>
        <w:rPr>
          <w:rFonts w:hint="eastAsia"/>
        </w:rPr>
        <w:t>（3）舆情分析及数据可视化模块</w:t>
      </w:r>
    </w:p>
    <w:p w14:paraId="1F464E99">
      <w:pPr>
        <w:pStyle w:val="10"/>
      </w:pPr>
      <w:r>
        <w:rPr>
          <w:rFonts w:hint="eastAsia"/>
        </w:rPr>
        <w:t>舆情分析模块整合舆情分析、热度分析、地域分析及舆情预测等功能，并通过ECharts库的词云、热力图与折线图实现数据可视化，支持多维度分析结果的直观展示。系统管理功能涵盖配置管理（如预警阈值设置）与日志审计，数据导出支持CSV、Excel等格式，报表生成模块则通过预设模板自动生成分析报告，满足用户对数据留存与分享的需求。</w:t>
      </w:r>
    </w:p>
    <w:p w14:paraId="67421986">
      <w:pPr>
        <w:pStyle w:val="60"/>
      </w:pPr>
      <w:bookmarkStart w:id="31" w:name="_Toc196418452"/>
      <w:r>
        <w:rPr>
          <w:rFonts w:hint="eastAsia"/>
        </w:rPr>
        <w:t>非功能需求</w:t>
      </w:r>
      <w:bookmarkEnd w:id="31"/>
    </w:p>
    <w:p w14:paraId="79708FBD">
      <w:pPr>
        <w:pStyle w:val="10"/>
      </w:pPr>
      <w:r>
        <w:rPr>
          <w:rFonts w:hint="eastAsia"/>
        </w:rPr>
        <w:t>非功能需求的实现以系统稳定性与用户体验为核心。性能方面，通过Redis缓存、Nginx负载均衡与异步任务队列（Celery）优化响应时间，实测关键接口响应时间低于2秒；安全需求通过数据加密（MySQL字段加密）、访问控制（RBAC模型）与SQL注入防护（Django ORM参数化查询）保障数据安全；可靠性设计包含MySQL主从复制与定期备份策略，结合日志监控与异常处理机制提升容错能力。可扩展性通过模块化架构（Django的MTV模式）实现功能独立扩展，例如新增分析模块无需改动核心代码。可用性设计确保系统7×24小时运行，前端响应式布局适配Chrome、Firefox等主流浏览器，界面操作逻辑与微博平台保持一致以降低学习成本。可维护性通过代码规范（PEP8）、详细注释与Django内置管理后台简化维护流程，文档覆盖技术实现与操作指南。兼容性方面，系统支持Windows与Linux部署，硬件要求（4核CPU、8GB内存）与软件环境（Python 3.8.10、MySQL 8.0.12）均采用主流配置，确保跨平台运行的稳定性。</w:t>
      </w:r>
    </w:p>
    <w:p w14:paraId="3C47E3F3">
      <w:pPr>
        <w:pStyle w:val="57"/>
      </w:pPr>
      <w:bookmarkStart w:id="32" w:name="_Toc196418453"/>
      <w:r>
        <w:rPr>
          <w:rFonts w:hint="eastAsia"/>
        </w:rPr>
        <w:t>本章小结</w:t>
      </w:r>
      <w:bookmarkEnd w:id="32"/>
    </w:p>
    <w:p w14:paraId="546E5907">
      <w:pPr>
        <w:pStyle w:val="10"/>
      </w:pPr>
      <w:r>
        <w:rPr>
          <w:rFonts w:hint="eastAsia"/>
        </w:rPr>
        <w:t>通过可行性分析和需求分析，确认系统开发在技术、经济和操作上均具有可行性，明确了系统的功能和非功能需求。这些分析结果为后续的系统设计提供了明确的指导方向。</w:t>
      </w:r>
    </w:p>
    <w:p w14:paraId="6AFACB11">
      <w:pPr>
        <w:pStyle w:val="10"/>
      </w:pPr>
    </w:p>
    <w:p w14:paraId="59A8018A">
      <w:pPr>
        <w:widowControl/>
        <w:jc w:val="left"/>
        <w:rPr>
          <w:rFonts w:ascii="宋体" w:hAnsi="宋体" w:cs="宋体"/>
          <w:sz w:val="24"/>
          <w:szCs w:val="20"/>
        </w:rPr>
      </w:pPr>
      <w:r>
        <w:br w:type="page"/>
      </w:r>
    </w:p>
    <w:p w14:paraId="472D1CB4">
      <w:pPr>
        <w:pStyle w:val="2"/>
      </w:pPr>
      <w:bookmarkStart w:id="33" w:name="_Toc196418454"/>
      <w:r>
        <w:rPr>
          <w:rFonts w:hint="eastAsia"/>
        </w:rPr>
        <w:t>系统总体设计</w:t>
      </w:r>
      <w:bookmarkEnd w:id="33"/>
    </w:p>
    <w:p w14:paraId="74893C87">
      <w:pPr>
        <w:pStyle w:val="57"/>
      </w:pPr>
      <w:bookmarkStart w:id="34" w:name="_Toc196418455"/>
      <w:r>
        <w:rPr>
          <w:rFonts w:hint="eastAsia"/>
        </w:rPr>
        <w:t>设计目标</w:t>
      </w:r>
      <w:bookmarkEnd w:id="34"/>
    </w:p>
    <w:p w14:paraId="77D78626">
      <w:pPr>
        <w:pStyle w:val="10"/>
      </w:pPr>
      <w:r>
        <w:rPr>
          <w:rFonts w:hint="eastAsia"/>
        </w:rPr>
        <w:t>本系统的设计目标旨在构建一个功能完善、性能稳定、安全可靠的微博舆情分析平台。系统将实现微博数据的自动化采集、智能分析和可视化展示，支持多用户并发访问，并提供友好的用户界面。同时，系统设计充分考虑了可扩展性和可维护性，确保能够适应未来业务发展的需求。</w:t>
      </w:r>
    </w:p>
    <w:p w14:paraId="656D3570">
      <w:pPr>
        <w:pStyle w:val="57"/>
      </w:pPr>
      <w:bookmarkStart w:id="35" w:name="_Toc196418456"/>
      <w:r>
        <w:rPr>
          <w:rFonts w:hint="eastAsia"/>
        </w:rPr>
        <w:t>使用模式设计</w:t>
      </w:r>
      <w:bookmarkEnd w:id="35"/>
    </w:p>
    <w:p w14:paraId="2AEA0B88">
      <w:pPr>
        <w:pStyle w:val="60"/>
        <w:jc w:val="left"/>
        <w:pPrChange w:id="836" w:author="陈黎" w:date="2025-04-25T09:04:17Z">
          <w:pPr>
            <w:pStyle w:val="60"/>
          </w:pPr>
        </w:pPrChange>
      </w:pPr>
      <w:bookmarkStart w:id="36" w:name="_Toc196418457"/>
      <w:r>
        <w:rPr>
          <w:rFonts w:hint="eastAsia"/>
        </w:rPr>
        <w:t>服务运行方式</w:t>
      </w:r>
      <w:bookmarkEnd w:id="36"/>
    </w:p>
    <w:p w14:paraId="1539BB28">
      <w:pPr>
        <w:pStyle w:val="10"/>
      </w:pPr>
      <w:r>
        <w:rPr>
          <w:rFonts w:hint="eastAsia"/>
        </w:rPr>
        <w:t>系统采用B/S架构，通过Web浏览器提供服务访问。后端采用Django框架构建，数据库使用MySQL 8.0.12，前端采用HTML5、CSS3和JavaScript技术栈。为提高系统性能和可靠性，还引入了Redis缓存、Celery消息队列、MinIO文件存储、ELK日志系统和Prometheus监控系统等组件，构建了一个完整的分布式应用架构。</w:t>
      </w:r>
    </w:p>
    <w:p w14:paraId="08587C5D">
      <w:pPr>
        <w:pStyle w:val="60"/>
        <w:jc w:val="left"/>
        <w:pPrChange w:id="837" w:author="陈黎" w:date="2025-04-25T09:04:19Z">
          <w:pPr>
            <w:pStyle w:val="60"/>
          </w:pPr>
        </w:pPrChange>
      </w:pPr>
      <w:bookmarkStart w:id="37" w:name="_Toc196418458"/>
      <w:r>
        <w:rPr>
          <w:rFonts w:hint="eastAsia"/>
        </w:rPr>
        <w:t>Web服务架构</w:t>
      </w:r>
      <w:bookmarkEnd w:id="37"/>
    </w:p>
    <w:p w14:paraId="4E2C214D">
      <w:pPr>
        <w:pStyle w:val="10"/>
      </w:pPr>
      <w:r>
        <w:rPr>
          <w:rFonts w:hint="eastAsia"/>
        </w:rPr>
        <w:t>系统采用前后端分离的架构设计，前端负责页面展示和用户交互，后端提供RESTful API接口。数据库层负责数据持久化存储，缓存层提升访问性能，消息队列处理异步任务，文件存储系统管理媒体文件，日志系统记录运行状态，监控系统保障系统性能。这种分层架构设计使得系统具有良好的可扩展性和可维护性。</w:t>
      </w:r>
    </w:p>
    <w:p w14:paraId="29323567">
      <w:pPr>
        <w:pStyle w:val="57"/>
      </w:pPr>
      <w:bookmarkStart w:id="38" w:name="_Toc196418459"/>
      <w:r>
        <w:rPr>
          <w:rFonts w:hint="eastAsia"/>
        </w:rPr>
        <w:t>数据库设计</w:t>
      </w:r>
      <w:bookmarkEnd w:id="38"/>
    </w:p>
    <w:p w14:paraId="1B301E1E">
      <w:pPr>
        <w:pStyle w:val="60"/>
        <w:jc w:val="left"/>
        <w:pPrChange w:id="838" w:author="陈黎" w:date="2025-04-25T09:04:22Z">
          <w:pPr>
            <w:pStyle w:val="60"/>
          </w:pPr>
        </w:pPrChange>
      </w:pPr>
      <w:bookmarkStart w:id="39" w:name="_Toc196418460"/>
      <w:r>
        <w:rPr>
          <w:rFonts w:hint="eastAsia"/>
        </w:rPr>
        <w:t>数据库选择</w:t>
      </w:r>
      <w:bookmarkEnd w:id="39"/>
    </w:p>
    <w:p w14:paraId="40C4D4C0">
      <w:pPr>
        <w:pStyle w:val="10"/>
      </w:pPr>
      <w:r>
        <w:rPr>
          <w:rFonts w:hint="eastAsia"/>
        </w:rPr>
        <w:t>系统选择MySQL 8.0.12作为主数据库，主要基于其性能稳定可靠、支持事务处理、具有良好的并发性能和完善的备份机制等特点。同时，MySQL 8.0.12还支持JSON数据类型、分区表、主从复制和索引优化等高级特性，能够满足系统对数据存储和查询的性能要求。</w:t>
      </w:r>
    </w:p>
    <w:p w14:paraId="7F325AC8">
      <w:pPr>
        <w:pStyle w:val="60"/>
        <w:jc w:val="left"/>
        <w:pPrChange w:id="839" w:author="陈黎" w:date="2025-04-25T09:04:25Z">
          <w:pPr>
            <w:pStyle w:val="60"/>
          </w:pPr>
        </w:pPrChange>
      </w:pPr>
      <w:bookmarkStart w:id="40" w:name="_Toc196418461"/>
      <w:r>
        <w:rPr>
          <w:rFonts w:hint="eastAsia"/>
        </w:rPr>
        <w:t>数据库模型</w:t>
      </w:r>
      <w:bookmarkEnd w:id="40"/>
    </w:p>
    <w:p w14:paraId="0A191CBE">
      <w:pPr>
        <w:pStyle w:val="10"/>
      </w:pPr>
      <w:r>
        <w:rPr>
          <w:rFonts w:hint="eastAsia"/>
        </w:rPr>
        <w:t>系统设计了多个核心数据表，包括用户表、搜索历史表、微博数据表和评论数据表等。每个表都经过精心设计，包含必要的字段和索引，以支持系统的各项功能。例如，用户表存储用户的基本信息和认证信息，搜索历史表记录用户的搜索行为，微博数据表存储采集的微博内容，评论数据表保存评论信息。这些表之间通过外键关联，形成一个完整的数据模型。</w:t>
      </w:r>
    </w:p>
    <w:p w14:paraId="61F10530">
      <w:pPr>
        <w:pStyle w:val="10"/>
      </w:pPr>
      <w:r>
        <w:rPr>
          <w:rFonts w:hint="eastAsia"/>
        </w:rPr>
        <w:t>数据库中的各数据表如下，其中★为主键：</w:t>
      </w:r>
    </w:p>
    <w:p w14:paraId="1EAD2A49">
      <w:pPr>
        <w:pStyle w:val="10"/>
      </w:pPr>
      <w:r>
        <w:t>C</w:t>
      </w:r>
      <w:r>
        <w:rPr>
          <w:rFonts w:hint="eastAsia"/>
        </w:rPr>
        <w:t>omment表：★id | wid, uid, screen_name, comment, source, like_count, created_at, keyword；</w:t>
      </w:r>
    </w:p>
    <w:p w14:paraId="389CFD30">
      <w:pPr>
        <w:pStyle w:val="10"/>
      </w:pPr>
      <w:r>
        <w:t>S</w:t>
      </w:r>
      <w:r>
        <w:rPr>
          <w:rFonts w:hint="eastAsia"/>
        </w:rPr>
        <w:t>earch表：★id | wid, uid, screen_name, reposts_count, comments_count, attitudes_count, status_city, status_province, text, created_at, keyword；</w:t>
      </w:r>
    </w:p>
    <w:p w14:paraId="7F4B6FF5">
      <w:pPr>
        <w:pStyle w:val="10"/>
      </w:pPr>
      <w:r>
        <w:rPr>
          <w:rFonts w:hint="eastAsia"/>
        </w:rPr>
        <w:t>search_history表：★id | uid（外键→user.id）, seaHistory, created_at；</w:t>
      </w:r>
    </w:p>
    <w:p w14:paraId="5224FD72">
      <w:pPr>
        <w:pStyle w:val="10"/>
      </w:pPr>
      <w:r>
        <w:rPr>
          <w:rFonts w:hint="eastAsia"/>
        </w:rPr>
        <w:t>user表：★id | username, nickname, phone, password_hash, password_salt, keyword, Threshold, status, create_at, update_at；</w:t>
      </w:r>
    </w:p>
    <w:p w14:paraId="1A6F5DD1">
      <w:pPr>
        <w:pStyle w:val="10"/>
      </w:pPr>
      <w:r>
        <w:rPr>
          <w:rFonts w:hint="eastAsia"/>
        </w:rPr>
        <w:t>user_weibo表：★id | screen_name, userid, text, reposts_count, comments_count, attitudes_count, created_at；</w:t>
      </w:r>
    </w:p>
    <w:p w14:paraId="034C6D3E">
      <w:pPr>
        <w:pStyle w:val="10"/>
      </w:pPr>
      <w:r>
        <w:rPr>
          <w:rFonts w:hint="eastAsia"/>
        </w:rPr>
        <w:t>其中</w:t>
      </w:r>
      <w:ins w:id="840" w:author="陈黎" w:date="2025-04-25T09:04:30Z">
        <w:r>
          <w:rPr>
            <w:rFonts w:hint="eastAsia"/>
            <w:lang w:eastAsia="zh-CN"/>
          </w:rPr>
          <w:t>，</w:t>
        </w:r>
      </w:ins>
      <w:r>
        <w:rPr>
          <w:rFonts w:hint="eastAsia"/>
        </w:rPr>
        <w:t>Comment表用于存储微博的评论数据，包括评论ID、微博ID、用户ID、用户昵称、评论内容、评论来源、点赞数、创建时间、关联的关键词等属性；Search表用于存储通过关键词搜索到的微博数据，包括搜索ID、微博ID、用户ID、用户昵称、转发数、评论数、点赞数、发布位置、微博内容、创建时间、搜索关键词等属性；search_history表用于记录用户的搜索历史，包括历史ID、用户ID、搜索记录内容、搜索时间等属性；user表用于存储系统用户信息，包括用户ID、用户名、用户昵称、手机号、密码Hash值、密码盐值、关注的关键词、阈值设置、账号状态、创建和更新时间等属性；user_weibo表用于存储特定用户的微博数据，包括数据ID、用户昵称、用户ID、微博内容、转发数量、评论数量、点赞数量、发布时间等属性。</w:t>
      </w:r>
    </w:p>
    <w:p w14:paraId="6B1BE5E7">
      <w:pPr>
        <w:pStyle w:val="76"/>
        <w:keepNext/>
      </w:pPr>
      <w:r>
        <w:drawing>
          <wp:inline distT="0" distB="0" distL="0" distR="0">
            <wp:extent cx="3084830" cy="3615055"/>
            <wp:effectExtent l="0" t="0" r="1270" b="2540"/>
            <wp:docPr id="141263209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632091" name="图片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3084830" cy="3615055"/>
                    </a:xfrm>
                    <a:prstGeom prst="rect">
                      <a:avLst/>
                    </a:prstGeom>
                    <a:noFill/>
                    <a:ln>
                      <a:noFill/>
                    </a:ln>
                  </pic:spPr>
                </pic:pic>
              </a:graphicData>
            </a:graphic>
          </wp:inline>
        </w:drawing>
      </w:r>
    </w:p>
    <w:p w14:paraId="68654158">
      <w:pPr>
        <w:pStyle w:val="9"/>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数据库E-R关系图</w:t>
      </w:r>
    </w:p>
    <w:p w14:paraId="73028105">
      <w:pPr>
        <w:pStyle w:val="60"/>
        <w:jc w:val="left"/>
        <w:pPrChange w:id="841" w:author="陈黎" w:date="2025-04-25T09:05:30Z">
          <w:pPr>
            <w:pStyle w:val="60"/>
          </w:pPr>
        </w:pPrChange>
      </w:pPr>
      <w:commentRangeStart w:id="2"/>
      <w:bookmarkStart w:id="41" w:name="_Toc196418462"/>
      <w:r>
        <w:rPr>
          <w:rFonts w:hint="eastAsia"/>
        </w:rPr>
        <w:t>数据库存储</w:t>
      </w:r>
      <w:bookmarkEnd w:id="41"/>
      <w:commentRangeEnd w:id="2"/>
      <w:r>
        <w:commentReference w:id="2"/>
      </w:r>
    </w:p>
    <w:p w14:paraId="5D5F15EF">
      <w:pPr>
        <w:pStyle w:val="10"/>
      </w:pPr>
      <w:r>
        <w:rPr>
          <w:rFonts w:hint="eastAsia"/>
        </w:rPr>
        <w:t>系统采用多种策略来优化数据存储和管理。通过主从复制提高读取性能，定期备份确保数据安全，索引优化提升查询效率，分区存储处理大数据量。同时，系统还实现了数据归档、缓存策略、数据压缩和数据加密等功能，保障数据的安全性和可用性。</w:t>
      </w:r>
    </w:p>
    <w:p w14:paraId="63385EEB">
      <w:pPr>
        <w:pStyle w:val="57"/>
      </w:pPr>
      <w:bookmarkStart w:id="42" w:name="_Toc196418463"/>
      <w:r>
        <w:rPr>
          <w:rFonts w:hint="eastAsia"/>
        </w:rPr>
        <w:t>后端API设计</w:t>
      </w:r>
      <w:bookmarkEnd w:id="42"/>
    </w:p>
    <w:p w14:paraId="472E67F7">
      <w:pPr>
        <w:pStyle w:val="10"/>
      </w:pPr>
      <w:r>
        <w:rPr>
          <w:rFonts w:hint="eastAsia"/>
        </w:rPr>
        <w:t>系统设计了完整的API接口体系，主要包括用户管理、搜索、数据分析和预测分析等模块。每个API接口都遵循RESTful设计规范，提供清晰的URL路径和请求方法。</w:t>
      </w:r>
    </w:p>
    <w:p w14:paraId="60ABC2F1">
      <w:pPr>
        <w:pStyle w:val="60"/>
      </w:pPr>
      <w:bookmarkStart w:id="43" w:name="_Toc196418464"/>
      <w:r>
        <w:rPr>
          <w:rFonts w:hint="eastAsia"/>
        </w:rPr>
        <w:t>用户管理接口</w:t>
      </w:r>
      <w:bookmarkEnd w:id="43"/>
    </w:p>
    <w:p w14:paraId="29D396D0">
      <w:pPr>
        <w:pStyle w:val="10"/>
      </w:pPr>
      <w:r>
        <w:rPr>
          <w:rFonts w:hint="eastAsia"/>
        </w:rPr>
        <w:t>用户管理接口主要包括用户认证相关接口和用户信息相关接口。用户认证相关接口主要包括用户登录、注册等功能，用户信息相关接口主要包括信息修改、用户管理等功能。</w:t>
      </w:r>
    </w:p>
    <w:p w14:paraId="52691017">
      <w:pPr>
        <w:pStyle w:val="64"/>
      </w:pPr>
      <w:r>
        <w:rPr>
          <w:rStyle w:val="82"/>
          <w:sz w:val="21"/>
          <w:szCs w:val="18"/>
        </w:rPr>
        <w:t># 用户认证相关接口</w:t>
      </w:r>
      <w:r>
        <w:br w:type="textWrapping"/>
      </w:r>
      <w:r>
        <w:rPr>
          <w:rStyle w:val="67"/>
          <w:szCs w:val="18"/>
        </w:rPr>
        <w:t>path(</w:t>
      </w:r>
      <w:r>
        <w:rPr>
          <w:rStyle w:val="81"/>
          <w:sz w:val="21"/>
          <w:szCs w:val="18"/>
        </w:rPr>
        <w:t>'login'</w:t>
      </w:r>
      <w:r>
        <w:rPr>
          <w:rStyle w:val="67"/>
          <w:szCs w:val="18"/>
        </w:rPr>
        <w:t>, views.login,name</w:t>
      </w:r>
      <w:r>
        <w:rPr>
          <w:rStyle w:val="83"/>
          <w:sz w:val="21"/>
          <w:szCs w:val="18"/>
        </w:rPr>
        <w:t>=</w:t>
      </w:r>
      <w:r>
        <w:rPr>
          <w:rStyle w:val="81"/>
          <w:sz w:val="21"/>
          <w:szCs w:val="18"/>
        </w:rPr>
        <w:t>"myadmin_login2"</w:t>
      </w:r>
      <w:r>
        <w:rPr>
          <w:rStyle w:val="67"/>
          <w:szCs w:val="18"/>
        </w:rPr>
        <w:t>),</w:t>
      </w:r>
      <w:r>
        <w:t xml:space="preserve"> </w:t>
      </w:r>
      <w:r>
        <w:br w:type="textWrapping"/>
      </w:r>
      <w:r>
        <w:br w:type="textWrapping"/>
      </w:r>
      <w:r>
        <w:rPr>
          <w:rStyle w:val="82"/>
          <w:sz w:val="21"/>
          <w:szCs w:val="18"/>
        </w:rPr>
        <w:t># 用户</w:t>
      </w:r>
      <w:r>
        <w:rPr>
          <w:rStyle w:val="82"/>
          <w:rFonts w:hint="eastAsia"/>
          <w:sz w:val="21"/>
          <w:szCs w:val="18"/>
        </w:rPr>
        <w:t>信息</w:t>
      </w:r>
      <w:r>
        <w:rPr>
          <w:rStyle w:val="82"/>
          <w:sz w:val="21"/>
          <w:szCs w:val="18"/>
        </w:rPr>
        <w:t>相关接口</w:t>
      </w:r>
      <w:r>
        <w:br w:type="textWrapping"/>
      </w:r>
      <w:r>
        <w:rPr>
          <w:rStyle w:val="67"/>
          <w:szCs w:val="18"/>
        </w:rPr>
        <w:t>path(</w:t>
      </w:r>
      <w:r>
        <w:rPr>
          <w:rStyle w:val="81"/>
          <w:sz w:val="21"/>
          <w:szCs w:val="18"/>
        </w:rPr>
        <w:t>'admin_user/'</w:t>
      </w:r>
      <w:r>
        <w:rPr>
          <w:rStyle w:val="67"/>
          <w:szCs w:val="18"/>
        </w:rPr>
        <w:t>, admin_user.index,name</w:t>
      </w:r>
      <w:r>
        <w:rPr>
          <w:rStyle w:val="83"/>
          <w:sz w:val="21"/>
          <w:szCs w:val="18"/>
        </w:rPr>
        <w:t>=</w:t>
      </w:r>
      <w:r>
        <w:rPr>
          <w:rStyle w:val="81"/>
          <w:sz w:val="21"/>
          <w:szCs w:val="18"/>
        </w:rPr>
        <w:t>"myadmin_user_index"</w:t>
      </w:r>
      <w:r>
        <w:rPr>
          <w:rStyle w:val="67"/>
          <w:szCs w:val="18"/>
        </w:rPr>
        <w:t>),</w:t>
      </w:r>
      <w:r>
        <w:t xml:space="preserve"> </w:t>
      </w:r>
    </w:p>
    <w:p w14:paraId="6EC06B84">
      <w:pPr>
        <w:pStyle w:val="60"/>
      </w:pPr>
      <w:bookmarkStart w:id="44" w:name="_Toc196418465"/>
      <w:r>
        <w:rPr>
          <w:rFonts w:hint="eastAsia"/>
        </w:rPr>
        <w:t>搜索接口</w:t>
      </w:r>
      <w:bookmarkEnd w:id="44"/>
    </w:p>
    <w:p w14:paraId="4927FD77">
      <w:pPr>
        <w:pStyle w:val="10"/>
      </w:pPr>
      <w:r>
        <w:rPr>
          <w:rFonts w:hint="eastAsia"/>
        </w:rPr>
        <w:t>搜索接口提供了微博数据搜索和历史记录管理功能。搜索页面接口返回搜索界面，搜索处理接口执行实际的搜索操作，历史记录接口展示用户的搜索历史，删除历史接口允许用户清理历史记录。这些接口共同构成了系统的搜索功能模块。</w:t>
      </w:r>
    </w:p>
    <w:p w14:paraId="0F556D6A">
      <w:pPr>
        <w:pStyle w:val="64"/>
      </w:pPr>
      <w:r>
        <w:rPr>
          <w:rStyle w:val="82"/>
          <w:sz w:val="21"/>
          <w:szCs w:val="18"/>
        </w:rPr>
        <w:t># 搜索相关接口</w:t>
      </w:r>
      <w:r>
        <w:br w:type="textWrapping"/>
      </w:r>
      <w:r>
        <w:rPr>
          <w:rStyle w:val="67"/>
          <w:szCs w:val="18"/>
        </w:rPr>
        <w:t>path(</w:t>
      </w:r>
      <w:r>
        <w:rPr>
          <w:rStyle w:val="81"/>
          <w:sz w:val="21"/>
          <w:szCs w:val="18"/>
        </w:rPr>
        <w:t>'user/getSearchIndex'</w:t>
      </w:r>
      <w:r>
        <w:rPr>
          <w:rStyle w:val="67"/>
          <w:szCs w:val="18"/>
        </w:rPr>
        <w:t>, user.search_index, name</w:t>
      </w:r>
      <w:r>
        <w:rPr>
          <w:rStyle w:val="83"/>
          <w:sz w:val="21"/>
          <w:szCs w:val="18"/>
        </w:rPr>
        <w:t>=</w:t>
      </w:r>
      <w:r>
        <w:rPr>
          <w:rStyle w:val="81"/>
          <w:sz w:val="21"/>
          <w:szCs w:val="18"/>
        </w:rPr>
        <w:t>"user_search_index"</w:t>
      </w:r>
      <w:r>
        <w:rPr>
          <w:rStyle w:val="67"/>
          <w:szCs w:val="18"/>
        </w:rPr>
        <w:t xml:space="preserve">),  </w:t>
      </w:r>
      <w:r>
        <w:rPr>
          <w:rStyle w:val="82"/>
          <w:sz w:val="21"/>
          <w:szCs w:val="18"/>
        </w:rPr>
        <w:t># 搜索页面接口</w:t>
      </w:r>
      <w:r>
        <w:br w:type="textWrapping"/>
      </w:r>
      <w:r>
        <w:rPr>
          <w:rStyle w:val="67"/>
          <w:szCs w:val="18"/>
        </w:rPr>
        <w:t>path(</w:t>
      </w:r>
      <w:r>
        <w:rPr>
          <w:rStyle w:val="81"/>
          <w:sz w:val="21"/>
          <w:szCs w:val="18"/>
        </w:rPr>
        <w:t>'user/getSearch'</w:t>
      </w:r>
      <w:r>
        <w:rPr>
          <w:rStyle w:val="67"/>
          <w:szCs w:val="18"/>
        </w:rPr>
        <w:t>, user.doSearch, name</w:t>
      </w:r>
      <w:r>
        <w:rPr>
          <w:rStyle w:val="83"/>
          <w:sz w:val="21"/>
          <w:szCs w:val="18"/>
        </w:rPr>
        <w:t>=</w:t>
      </w:r>
      <w:r>
        <w:rPr>
          <w:rStyle w:val="81"/>
          <w:sz w:val="21"/>
          <w:szCs w:val="18"/>
        </w:rPr>
        <w:t>"user_doSearch"</w:t>
      </w:r>
      <w:r>
        <w:rPr>
          <w:rStyle w:val="67"/>
          <w:szCs w:val="18"/>
        </w:rPr>
        <w:t xml:space="preserve">),  </w:t>
      </w:r>
      <w:r>
        <w:rPr>
          <w:rStyle w:val="82"/>
          <w:sz w:val="21"/>
          <w:szCs w:val="18"/>
        </w:rPr>
        <w:t># 搜索处理接口</w:t>
      </w:r>
      <w:r>
        <w:br w:type="textWrapping"/>
      </w:r>
      <w:r>
        <w:rPr>
          <w:rStyle w:val="67"/>
          <w:szCs w:val="18"/>
        </w:rPr>
        <w:t>path(</w:t>
      </w:r>
      <w:r>
        <w:rPr>
          <w:rStyle w:val="81"/>
          <w:sz w:val="21"/>
          <w:szCs w:val="18"/>
        </w:rPr>
        <w:t>'user/historyList&lt;int:uid&gt;'</w:t>
      </w:r>
      <w:r>
        <w:rPr>
          <w:rStyle w:val="67"/>
          <w:szCs w:val="18"/>
        </w:rPr>
        <w:t>, user.historyList, name</w:t>
      </w:r>
      <w:r>
        <w:rPr>
          <w:rStyle w:val="83"/>
          <w:sz w:val="21"/>
          <w:szCs w:val="18"/>
        </w:rPr>
        <w:t>=</w:t>
      </w:r>
      <w:r>
        <w:rPr>
          <w:rStyle w:val="81"/>
          <w:sz w:val="21"/>
          <w:szCs w:val="18"/>
        </w:rPr>
        <w:t>"user_showHistory"</w:t>
      </w:r>
      <w:r>
        <w:rPr>
          <w:rStyle w:val="67"/>
          <w:szCs w:val="18"/>
        </w:rPr>
        <w:t xml:space="preserve">),  </w:t>
      </w:r>
      <w:r>
        <w:rPr>
          <w:rStyle w:val="82"/>
          <w:sz w:val="21"/>
          <w:szCs w:val="18"/>
        </w:rPr>
        <w:t># 历史记录接口</w:t>
      </w:r>
      <w:r>
        <w:br w:type="textWrapping"/>
      </w:r>
      <w:r>
        <w:rPr>
          <w:rStyle w:val="67"/>
          <w:szCs w:val="18"/>
        </w:rPr>
        <w:t>path(</w:t>
      </w:r>
      <w:r>
        <w:rPr>
          <w:rStyle w:val="81"/>
          <w:sz w:val="21"/>
          <w:szCs w:val="18"/>
        </w:rPr>
        <w:t>'user/delete&lt;int:uid&gt;'</w:t>
      </w:r>
      <w:r>
        <w:rPr>
          <w:rStyle w:val="67"/>
          <w:szCs w:val="18"/>
        </w:rPr>
        <w:t>, user.delete_search_history, name</w:t>
      </w:r>
      <w:r>
        <w:rPr>
          <w:rStyle w:val="83"/>
          <w:sz w:val="21"/>
          <w:szCs w:val="18"/>
        </w:rPr>
        <w:t>=</w:t>
      </w:r>
      <w:r>
        <w:rPr>
          <w:rStyle w:val="81"/>
          <w:sz w:val="21"/>
          <w:szCs w:val="18"/>
        </w:rPr>
        <w:t>"user_delete"</w:t>
      </w:r>
      <w:r>
        <w:rPr>
          <w:rStyle w:val="67"/>
          <w:szCs w:val="18"/>
        </w:rPr>
        <w:t xml:space="preserve">),  </w:t>
      </w:r>
      <w:r>
        <w:rPr>
          <w:rStyle w:val="82"/>
          <w:sz w:val="21"/>
          <w:szCs w:val="18"/>
        </w:rPr>
        <w:t># 删除历史接口</w:t>
      </w:r>
    </w:p>
    <w:p w14:paraId="362944CF">
      <w:pPr>
        <w:pStyle w:val="60"/>
      </w:pPr>
      <w:bookmarkStart w:id="45" w:name="_Toc196418466"/>
      <w:r>
        <w:rPr>
          <w:rFonts w:hint="eastAsia"/>
        </w:rPr>
        <w:t>数据分析接口</w:t>
      </w:r>
      <w:bookmarkEnd w:id="45"/>
    </w:p>
    <w:p w14:paraId="402A3E0A">
      <w:pPr>
        <w:pStyle w:val="10"/>
      </w:pPr>
      <w:r>
        <w:rPr>
          <w:rFonts w:hint="eastAsia"/>
        </w:rPr>
        <w:t>数据分析接口提供了多种数据可视化功能。词云图接口生成关键词云图，地图相关接口展示地域分布，区域分析接口提供区域维度的数据分析。这些接口通过ECharts等可视化库，将复杂的数据以直观的图表形式展现给用户。</w:t>
      </w:r>
    </w:p>
    <w:p w14:paraId="6B99F549">
      <w:pPr>
        <w:pStyle w:val="64"/>
        <w:rPr>
          <w:szCs w:val="21"/>
        </w:rPr>
      </w:pPr>
      <w:r>
        <w:rPr>
          <w:rStyle w:val="82"/>
          <w:sz w:val="21"/>
          <w:szCs w:val="21"/>
        </w:rPr>
        <w:t># 数据分析相关接口</w:t>
      </w:r>
      <w:r>
        <w:rPr>
          <w:szCs w:val="21"/>
        </w:rPr>
        <w:br w:type="textWrapping"/>
      </w:r>
      <w:r>
        <w:rPr>
          <w:rStyle w:val="67"/>
          <w:szCs w:val="21"/>
        </w:rPr>
        <w:t>path(</w:t>
      </w:r>
      <w:r>
        <w:rPr>
          <w:rStyle w:val="81"/>
          <w:sz w:val="21"/>
          <w:szCs w:val="21"/>
        </w:rPr>
        <w:t>'wordCloud'</w:t>
      </w:r>
      <w:r>
        <w:rPr>
          <w:rStyle w:val="67"/>
          <w:szCs w:val="21"/>
        </w:rPr>
        <w:t>, views.wordCloud, name</w:t>
      </w:r>
      <w:r>
        <w:rPr>
          <w:rStyle w:val="83"/>
          <w:sz w:val="21"/>
          <w:szCs w:val="21"/>
        </w:rPr>
        <w:t>=</w:t>
      </w:r>
      <w:r>
        <w:rPr>
          <w:rStyle w:val="81"/>
          <w:sz w:val="21"/>
          <w:szCs w:val="21"/>
        </w:rPr>
        <w:t>"wordCloud"</w:t>
      </w:r>
      <w:r>
        <w:rPr>
          <w:rStyle w:val="67"/>
          <w:szCs w:val="21"/>
        </w:rPr>
        <w:t xml:space="preserve">),  </w:t>
      </w:r>
      <w:r>
        <w:rPr>
          <w:rStyle w:val="82"/>
          <w:sz w:val="21"/>
          <w:szCs w:val="21"/>
        </w:rPr>
        <w:t># 词云图接口</w:t>
      </w:r>
      <w:r>
        <w:rPr>
          <w:szCs w:val="21"/>
        </w:rPr>
        <w:br w:type="textWrapping"/>
      </w:r>
      <w:r>
        <w:rPr>
          <w:rStyle w:val="67"/>
          <w:szCs w:val="21"/>
        </w:rPr>
        <w:t>path(</w:t>
      </w:r>
      <w:r>
        <w:rPr>
          <w:rStyle w:val="81"/>
          <w:sz w:val="21"/>
          <w:szCs w:val="21"/>
        </w:rPr>
        <w:t>'drawMap'</w:t>
      </w:r>
      <w:r>
        <w:rPr>
          <w:rStyle w:val="67"/>
          <w:szCs w:val="21"/>
        </w:rPr>
        <w:t>, views.drawMap, name</w:t>
      </w:r>
      <w:r>
        <w:rPr>
          <w:rStyle w:val="83"/>
          <w:sz w:val="21"/>
          <w:szCs w:val="21"/>
        </w:rPr>
        <w:t>=</w:t>
      </w:r>
      <w:r>
        <w:rPr>
          <w:rStyle w:val="81"/>
          <w:sz w:val="21"/>
          <w:szCs w:val="21"/>
        </w:rPr>
        <w:t>"drawMap"</w:t>
      </w:r>
      <w:r>
        <w:rPr>
          <w:rStyle w:val="67"/>
          <w:szCs w:val="21"/>
        </w:rPr>
        <w:t xml:space="preserve">),  </w:t>
      </w:r>
      <w:r>
        <w:rPr>
          <w:rStyle w:val="82"/>
          <w:sz w:val="21"/>
          <w:szCs w:val="21"/>
        </w:rPr>
        <w:t># 地图绘制接口</w:t>
      </w:r>
      <w:r>
        <w:rPr>
          <w:szCs w:val="21"/>
        </w:rPr>
        <w:br w:type="textWrapping"/>
      </w:r>
      <w:r>
        <w:rPr>
          <w:rStyle w:val="67"/>
          <w:szCs w:val="21"/>
        </w:rPr>
        <w:t>path(</w:t>
      </w:r>
      <w:r>
        <w:rPr>
          <w:rStyle w:val="81"/>
          <w:sz w:val="21"/>
          <w:szCs w:val="21"/>
        </w:rPr>
        <w:t>'getMapData'</w:t>
      </w:r>
      <w:r>
        <w:rPr>
          <w:rStyle w:val="67"/>
          <w:szCs w:val="21"/>
        </w:rPr>
        <w:t>, views.getMapData, name</w:t>
      </w:r>
      <w:r>
        <w:rPr>
          <w:rStyle w:val="83"/>
          <w:sz w:val="21"/>
          <w:szCs w:val="21"/>
        </w:rPr>
        <w:t>=</w:t>
      </w:r>
      <w:r>
        <w:rPr>
          <w:rStyle w:val="81"/>
          <w:sz w:val="21"/>
          <w:szCs w:val="21"/>
        </w:rPr>
        <w:t>"getMapData"</w:t>
      </w:r>
      <w:r>
        <w:rPr>
          <w:rStyle w:val="67"/>
          <w:szCs w:val="21"/>
        </w:rPr>
        <w:t xml:space="preserve">),  </w:t>
      </w:r>
      <w:r>
        <w:rPr>
          <w:rStyle w:val="82"/>
          <w:sz w:val="21"/>
          <w:szCs w:val="21"/>
        </w:rPr>
        <w:t># 地图数据接口</w:t>
      </w:r>
      <w:r>
        <w:rPr>
          <w:szCs w:val="21"/>
        </w:rPr>
        <w:br w:type="textWrapping"/>
      </w:r>
      <w:r>
        <w:rPr>
          <w:rStyle w:val="67"/>
          <w:szCs w:val="21"/>
        </w:rPr>
        <w:t>path(</w:t>
      </w:r>
      <w:r>
        <w:rPr>
          <w:rStyle w:val="81"/>
          <w:sz w:val="21"/>
          <w:szCs w:val="21"/>
        </w:rPr>
        <w:t>'getAreaPriceIndex'</w:t>
      </w:r>
      <w:r>
        <w:rPr>
          <w:rStyle w:val="67"/>
          <w:szCs w:val="21"/>
        </w:rPr>
        <w:t>, views.getAreaPriceIndex, name</w:t>
      </w:r>
      <w:r>
        <w:rPr>
          <w:rStyle w:val="83"/>
          <w:sz w:val="21"/>
          <w:szCs w:val="21"/>
        </w:rPr>
        <w:t>=</w:t>
      </w:r>
      <w:r>
        <w:rPr>
          <w:rStyle w:val="81"/>
          <w:sz w:val="21"/>
          <w:szCs w:val="21"/>
        </w:rPr>
        <w:t>"getAreaPriceIndex"</w:t>
      </w:r>
      <w:r>
        <w:rPr>
          <w:rStyle w:val="67"/>
          <w:szCs w:val="21"/>
        </w:rPr>
        <w:t xml:space="preserve">),  </w:t>
      </w:r>
      <w:r>
        <w:rPr>
          <w:rStyle w:val="82"/>
          <w:sz w:val="21"/>
          <w:szCs w:val="21"/>
        </w:rPr>
        <w:t># 区域分析接口</w:t>
      </w:r>
      <w:r>
        <w:rPr>
          <w:szCs w:val="21"/>
        </w:rPr>
        <w:br w:type="textWrapping"/>
      </w:r>
      <w:r>
        <w:rPr>
          <w:rStyle w:val="67"/>
          <w:szCs w:val="21"/>
        </w:rPr>
        <w:t>path(</w:t>
      </w:r>
      <w:r>
        <w:rPr>
          <w:rStyle w:val="81"/>
          <w:sz w:val="21"/>
          <w:szCs w:val="21"/>
        </w:rPr>
        <w:t>'drawAreaPrice'</w:t>
      </w:r>
      <w:r>
        <w:rPr>
          <w:rStyle w:val="67"/>
          <w:szCs w:val="21"/>
        </w:rPr>
        <w:t>, views.drawAreaPrice, name</w:t>
      </w:r>
      <w:r>
        <w:rPr>
          <w:rStyle w:val="83"/>
          <w:sz w:val="21"/>
          <w:szCs w:val="21"/>
        </w:rPr>
        <w:t>=</w:t>
      </w:r>
      <w:r>
        <w:rPr>
          <w:rStyle w:val="81"/>
          <w:sz w:val="21"/>
          <w:szCs w:val="21"/>
        </w:rPr>
        <w:t>"drawAreaPrice"</w:t>
      </w:r>
      <w:r>
        <w:rPr>
          <w:rStyle w:val="67"/>
          <w:szCs w:val="21"/>
        </w:rPr>
        <w:t xml:space="preserve">),  </w:t>
      </w:r>
      <w:r>
        <w:rPr>
          <w:rStyle w:val="82"/>
          <w:sz w:val="21"/>
          <w:szCs w:val="21"/>
        </w:rPr>
        <w:t># 区域价格绘制接口</w:t>
      </w:r>
      <w:r>
        <w:rPr>
          <w:szCs w:val="21"/>
        </w:rPr>
        <w:br w:type="textWrapping"/>
      </w:r>
      <w:r>
        <w:rPr>
          <w:rStyle w:val="67"/>
          <w:szCs w:val="21"/>
        </w:rPr>
        <w:t>path(</w:t>
      </w:r>
      <w:r>
        <w:rPr>
          <w:rStyle w:val="81"/>
          <w:sz w:val="21"/>
          <w:szCs w:val="21"/>
        </w:rPr>
        <w:t>'getAreaPriceData'</w:t>
      </w:r>
      <w:r>
        <w:rPr>
          <w:rStyle w:val="67"/>
          <w:szCs w:val="21"/>
        </w:rPr>
        <w:t>, views.getAreaPriceData, name</w:t>
      </w:r>
      <w:r>
        <w:rPr>
          <w:rStyle w:val="83"/>
          <w:sz w:val="21"/>
          <w:szCs w:val="21"/>
        </w:rPr>
        <w:t>=</w:t>
      </w:r>
      <w:r>
        <w:rPr>
          <w:rStyle w:val="81"/>
          <w:sz w:val="21"/>
          <w:szCs w:val="21"/>
        </w:rPr>
        <w:t>"getAreaPriceData"</w:t>
      </w:r>
      <w:r>
        <w:rPr>
          <w:rStyle w:val="67"/>
          <w:szCs w:val="21"/>
        </w:rPr>
        <w:t xml:space="preserve">),  </w:t>
      </w:r>
      <w:r>
        <w:rPr>
          <w:rStyle w:val="82"/>
          <w:sz w:val="21"/>
          <w:szCs w:val="21"/>
        </w:rPr>
        <w:t># 区域价格数据接口</w:t>
      </w:r>
    </w:p>
    <w:p w14:paraId="640891E6">
      <w:pPr>
        <w:pStyle w:val="60"/>
      </w:pPr>
      <w:bookmarkStart w:id="46" w:name="_Toc196418467"/>
      <w:r>
        <w:rPr>
          <w:rFonts w:hint="eastAsia"/>
        </w:rPr>
        <w:t>预测分析接口</w:t>
      </w:r>
      <w:bookmarkEnd w:id="46"/>
    </w:p>
    <w:p w14:paraId="3CC8EE8A">
      <w:pPr>
        <w:pStyle w:val="10"/>
      </w:pPr>
      <w:r>
        <w:rPr>
          <w:rFonts w:hint="eastAsia"/>
        </w:rPr>
        <w:t>预测分析接口实现了舆情趋势预测功能。预测绘制接口生成预测图表，预测数据接口提供预测数据。这些接口基于时间序列分析算法，对舆情发展趋势进行预测，帮助用户把握舆情走向。</w:t>
      </w:r>
    </w:p>
    <w:p w14:paraId="2F6A90D0">
      <w:pPr>
        <w:pStyle w:val="64"/>
        <w:rPr>
          <w:szCs w:val="21"/>
        </w:rPr>
      </w:pPr>
      <w:r>
        <w:rPr>
          <w:rStyle w:val="82"/>
          <w:sz w:val="21"/>
          <w:szCs w:val="21"/>
        </w:rPr>
        <w:t># 预测分析相关接口</w:t>
      </w:r>
      <w:r>
        <w:rPr>
          <w:szCs w:val="21"/>
        </w:rPr>
        <w:br w:type="textWrapping"/>
      </w:r>
      <w:r>
        <w:rPr>
          <w:rStyle w:val="67"/>
          <w:szCs w:val="21"/>
        </w:rPr>
        <w:t>path(</w:t>
      </w:r>
      <w:r>
        <w:rPr>
          <w:rStyle w:val="81"/>
          <w:sz w:val="21"/>
          <w:szCs w:val="21"/>
        </w:rPr>
        <w:t>'drawPredict'</w:t>
      </w:r>
      <w:r>
        <w:rPr>
          <w:rStyle w:val="67"/>
          <w:szCs w:val="21"/>
        </w:rPr>
        <w:t>, views.drawPredict, name</w:t>
      </w:r>
      <w:r>
        <w:rPr>
          <w:rStyle w:val="83"/>
          <w:sz w:val="21"/>
          <w:szCs w:val="21"/>
        </w:rPr>
        <w:t>=</w:t>
      </w:r>
      <w:r>
        <w:rPr>
          <w:rStyle w:val="81"/>
          <w:sz w:val="21"/>
          <w:szCs w:val="21"/>
        </w:rPr>
        <w:t>"drawPredict"</w:t>
      </w:r>
      <w:r>
        <w:rPr>
          <w:rStyle w:val="67"/>
          <w:szCs w:val="21"/>
        </w:rPr>
        <w:t xml:space="preserve">),  </w:t>
      </w:r>
      <w:r>
        <w:rPr>
          <w:rStyle w:val="82"/>
          <w:sz w:val="21"/>
          <w:szCs w:val="21"/>
        </w:rPr>
        <w:t># 预测绘制接口</w:t>
      </w:r>
      <w:r>
        <w:rPr>
          <w:szCs w:val="21"/>
        </w:rPr>
        <w:br w:type="textWrapping"/>
      </w:r>
      <w:r>
        <w:rPr>
          <w:rStyle w:val="67"/>
          <w:szCs w:val="21"/>
        </w:rPr>
        <w:t>path(</w:t>
      </w:r>
      <w:r>
        <w:rPr>
          <w:rStyle w:val="81"/>
          <w:sz w:val="21"/>
          <w:szCs w:val="21"/>
        </w:rPr>
        <w:t>'getPredictData'</w:t>
      </w:r>
      <w:r>
        <w:rPr>
          <w:rStyle w:val="67"/>
          <w:szCs w:val="21"/>
        </w:rPr>
        <w:t>, views.getPredictData,name</w:t>
      </w:r>
      <w:r>
        <w:rPr>
          <w:rStyle w:val="83"/>
          <w:sz w:val="21"/>
          <w:szCs w:val="21"/>
        </w:rPr>
        <w:t>=</w:t>
      </w:r>
      <w:r>
        <w:rPr>
          <w:rStyle w:val="81"/>
          <w:sz w:val="21"/>
          <w:szCs w:val="21"/>
        </w:rPr>
        <w:t>"getPredictData"</w:t>
      </w:r>
      <w:r>
        <w:rPr>
          <w:rStyle w:val="67"/>
          <w:szCs w:val="21"/>
        </w:rPr>
        <w:t xml:space="preserve">),  </w:t>
      </w:r>
      <w:r>
        <w:rPr>
          <w:rStyle w:val="82"/>
          <w:sz w:val="21"/>
          <w:szCs w:val="21"/>
        </w:rPr>
        <w:t># 预测数据接口</w:t>
      </w:r>
    </w:p>
    <w:p w14:paraId="31750EC3">
      <w:pPr>
        <w:pStyle w:val="57"/>
      </w:pPr>
      <w:bookmarkStart w:id="47" w:name="_Toc196418468"/>
      <w:r>
        <w:rPr>
          <w:rFonts w:hint="eastAsia"/>
        </w:rPr>
        <w:t>功能设计</w:t>
      </w:r>
      <w:bookmarkEnd w:id="47"/>
    </w:p>
    <w:p w14:paraId="2E35CF4E">
      <w:pPr>
        <w:pStyle w:val="10"/>
      </w:pPr>
      <w:r>
        <w:rPr>
          <w:rFonts w:hint="eastAsia"/>
        </w:rPr>
        <w:t>系统采用响应式设计，主要包含登录/注册、用户管理、数据分析、可视化展示、预测分析、系统设置、帮助文档和个人中心等页面。每个页面都经过精心设计，确保良好的用户体验。主要设计功能包括用户认证控制模块、微博数据爬虫模块、热度事件分析模块、舆情情感分析模块、用户活跃度分析模块、用户活跃度分析模块、评论舆情分析模块、舆情预测模块等7个模块。具体架构如图所示：</w:t>
      </w:r>
    </w:p>
    <w:p w14:paraId="37DA1227">
      <w:pPr>
        <w:pStyle w:val="76"/>
        <w:keepNext/>
      </w:pPr>
      <w:r>
        <w:drawing>
          <wp:inline distT="0" distB="0" distL="0" distR="0">
            <wp:extent cx="5940425" cy="2618105"/>
            <wp:effectExtent l="0" t="0" r="3175" b="0"/>
            <wp:docPr id="2064508750"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508750" name="图形 1"/>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0" y="0"/>
                      <a:ext cx="5940425" cy="2618105"/>
                    </a:xfrm>
                    <a:prstGeom prst="rect">
                      <a:avLst/>
                    </a:prstGeom>
                  </pic:spPr>
                </pic:pic>
              </a:graphicData>
            </a:graphic>
          </wp:inline>
        </w:drawing>
      </w:r>
    </w:p>
    <w:p w14:paraId="0A0A875F">
      <w:pPr>
        <w:pStyle w:val="9"/>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系统功能模块架构</w:t>
      </w:r>
    </w:p>
    <w:p w14:paraId="615EB0E3">
      <w:pPr>
        <w:pStyle w:val="10"/>
      </w:pPr>
      <w:r>
        <w:rPr>
          <w:rFonts w:hint="eastAsia"/>
        </w:rPr>
        <w:t>用户认证控制模块负责用户身份的验证与管理，保障系统使用的安全性与权限可控性，通过对用户注册、登录流程的设计，实现用户身份信息的安全存储与有效验证，确保不同权限用户对系统功能的合理访问。</w:t>
      </w:r>
    </w:p>
    <w:p w14:paraId="08B4CE3C">
      <w:pPr>
        <w:pStyle w:val="10"/>
      </w:pPr>
      <w:r>
        <w:rPr>
          <w:rFonts w:hint="eastAsia"/>
        </w:rPr>
        <w:t>微博数据爬虫模块旨在实现微博数据的自动化采集，通过设计合理的数据抓取策略，突破微博平台的限制，从海量微博信息中获取包括正文、评论、转发等在内的相关数据，为后续的舆情分析提供数据基础。</w:t>
      </w:r>
    </w:p>
    <w:p w14:paraId="1B587824">
      <w:pPr>
        <w:pStyle w:val="10"/>
      </w:pPr>
      <w:r>
        <w:rPr>
          <w:rFonts w:hint="eastAsia"/>
        </w:rPr>
        <w:t>热度事件分析模块聚焦于对微博热点事件的识别与热度评估，通过构建热度分数计算模型，综合考虑微博的各项互动指标，筛选出具有较高关注度的热点事件，并以合适的方式进行展示，帮助用户快速把握舆情热点。</w:t>
      </w:r>
    </w:p>
    <w:p w14:paraId="2C05B43A">
      <w:pPr>
        <w:pStyle w:val="10"/>
      </w:pPr>
      <w:r>
        <w:rPr>
          <w:rFonts w:hint="eastAsia"/>
        </w:rPr>
        <w:t>舆情情感分析模块核心在于对微博文本的情感倾向与主题进行分析，利用自然语言处理技术对微博内容进行深入解析，实现情感分类与舆情分析，为用户提供舆情的情感态势与主题分布信息。</w:t>
      </w:r>
    </w:p>
    <w:p w14:paraId="71DFE2EB">
      <w:pPr>
        <w:pStyle w:val="10"/>
      </w:pPr>
      <w:r>
        <w:rPr>
          <w:rFonts w:hint="eastAsia"/>
        </w:rPr>
        <w:t>用户活跃度分析模块主要评估微博用户的参与程度与影响力，通过分析用户的行为数据，如发帖、评论、点赞等行为的频率与数量，结合地域等维度，构建用户活跃度评估体系，并以可视化的方式呈现用户活跃度的分布特征。</w:t>
      </w:r>
    </w:p>
    <w:p w14:paraId="35114702">
      <w:pPr>
        <w:pStyle w:val="10"/>
      </w:pPr>
      <w:r>
        <w:rPr>
          <w:rFonts w:hint="eastAsia"/>
        </w:rPr>
        <w:t>评论舆情分析模块实现了对微博评论区的舆情进行挖掘与分析，通过对热门评论的筛选与展示，以及关键词云图的生成，帮助用户了解评论区的主流观点与讨论焦点，把握舆情在评论层面的发展态势。</w:t>
      </w:r>
    </w:p>
    <w:p w14:paraId="3786DADF">
      <w:pPr>
        <w:pStyle w:val="10"/>
      </w:pPr>
      <w:r>
        <w:rPr>
          <w:rFonts w:hint="eastAsia"/>
        </w:rPr>
        <w:t>舆情预测模块基于历史舆情数据，运用时间序列分析等相关技术与模型，对未来一段时间内的舆情热度或情感趋势进行预测，并将预测结果以可视化的形式呈现，为用户提供前瞻性的舆情信息，辅助决策制定。</w:t>
      </w:r>
    </w:p>
    <w:p w14:paraId="60170F56">
      <w:pPr>
        <w:pStyle w:val="9"/>
      </w:pPr>
    </w:p>
    <w:p w14:paraId="4D35D5FD">
      <w:pPr>
        <w:pStyle w:val="57"/>
      </w:pPr>
      <w:bookmarkStart w:id="48" w:name="_Toc196418469"/>
      <w:r>
        <w:rPr>
          <w:rFonts w:hint="eastAsia"/>
        </w:rPr>
        <w:t>本章小结</w:t>
      </w:r>
      <w:bookmarkEnd w:id="48"/>
    </w:p>
    <w:p w14:paraId="70F1E075">
      <w:pPr>
        <w:pStyle w:val="10"/>
      </w:pPr>
      <w:r>
        <w:rPr>
          <w:rFonts w:hint="eastAsia"/>
        </w:rPr>
        <w:t>本章详细设计了系统的整体架构、数据库结构、API接口、系统功能。设计过程中充分考虑了系统的可扩展性、可维护性和性能要求，确保系统能够满足实际应用需求。通过模块化的设计和清晰的接口定义，为后续的系统实现奠定了良好的基础。</w:t>
      </w:r>
    </w:p>
    <w:p w14:paraId="25FF8B66">
      <w:pPr>
        <w:widowControl/>
        <w:jc w:val="left"/>
        <w:rPr>
          <w:rFonts w:ascii="宋体" w:hAnsi="宋体" w:cs="宋体"/>
          <w:sz w:val="24"/>
          <w:szCs w:val="20"/>
        </w:rPr>
      </w:pPr>
      <w:r>
        <w:br w:type="page"/>
      </w:r>
    </w:p>
    <w:p w14:paraId="1C47E71C">
      <w:pPr>
        <w:pStyle w:val="2"/>
      </w:pPr>
      <w:bookmarkStart w:id="49" w:name="_Toc196418470"/>
      <w:r>
        <w:rPr>
          <w:rFonts w:hint="eastAsia"/>
        </w:rPr>
        <w:t>系统详细设计实现</w:t>
      </w:r>
      <w:bookmarkEnd w:id="49"/>
    </w:p>
    <w:p w14:paraId="167F93E2">
      <w:pPr>
        <w:pStyle w:val="10"/>
      </w:pPr>
      <w:ins w:id="842" w:author="陈黎" w:date="2025-04-25T09:06:14Z">
        <w:r>
          <w:rPr>
            <w:rFonts w:ascii="宋体" w:hAnsi="宋体" w:eastAsia="宋体" w:cs="宋体"/>
            <w:sz w:val="24"/>
            <w:szCs w:val="24"/>
          </w:rPr>
          <w:t>本章主要介绍微博舆情分析系统各核心功能模块的实现细节。系统基于 Python 语言和 Django 框架开发，采用 MTV（Model-Template-View）架构，实现了业务逻辑、数据管理与前端展示的有效解耦</w:t>
        </w:r>
      </w:ins>
      <w:del w:id="843" w:author="陈黎" w:date="2025-04-25T09:06:14Z">
        <w:r>
          <w:rPr>
            <w:rFonts w:hint="eastAsia"/>
          </w:rPr>
          <w:delText>本章旨在详尽阐述微博舆情分析系统各核心功能模块的具体实现细节。系统基于Python语言和Django框架构建，充分利用了Django提供的MTV（Model-Template-View）架构模式，实现了业务逻辑、数据表示与用户界面的有效分离</w:delText>
        </w:r>
      </w:del>
      <w:r>
        <w:rPr>
          <w:rFonts w:hint="eastAsia"/>
        </w:rPr>
        <w:t>。</w:t>
      </w:r>
    </w:p>
    <w:p w14:paraId="6CE024F1">
      <w:pPr>
        <w:pStyle w:val="57"/>
      </w:pPr>
      <w:bookmarkStart w:id="50" w:name="_Toc196418471"/>
      <w:r>
        <w:rPr>
          <w:rFonts w:hint="eastAsia"/>
        </w:rPr>
        <w:t>用户认证控制模块实现</w:t>
      </w:r>
      <w:bookmarkEnd w:id="50"/>
    </w:p>
    <w:p w14:paraId="16BA837D">
      <w:pPr>
        <w:pStyle w:val="10"/>
      </w:pPr>
      <w:r>
        <w:rPr>
          <w:rFonts w:hint="eastAsia"/>
        </w:rPr>
        <w:t>系统的基础架构依托于Django框架进行构建。核心在于myadmin应用，其中models.py文件定义了系统所需的数据模型，如User、search_history、Search和Comment等。这些模型通过Django的ORM（Object-Relational Mapping）机制与MySQL数据库进行交互，极大地简化了数据库操作。views.py（及其子模块，如admin_user.py、user.py）则承载了主要的业务逻辑处理，负责接收用户请求、调用模型进行数据操作、处理业务规则，并最终选择合适的模板进行响应渲染。urls.py文件定义了URL路由规则，将不同的URL路径映射到对应的视图函数，实现了请求的有效分发。模板文件（位于templates目录下）则负责前端页面的展示，通过Django模板语言与后端视图传递的数据进行动态渲染。这种清晰的模块划分和职责分离，保证了代码的可维护性和可扩展性。</w:t>
      </w:r>
    </w:p>
    <w:p w14:paraId="6B010582">
      <w:pPr>
        <w:pStyle w:val="10"/>
      </w:pPr>
      <w:r>
        <w:rPr>
          <w:rFonts w:hint="eastAsia"/>
        </w:rPr>
        <w:t>用户认证流程是系统安全的基础。用户注册时，doregister视图函数接收前端提交的用户名、密码等信息。密码并非明文存储，而是结合随机生成的盐值（password_salt），通过django.contrib.auth.hashers模块提供的PBKDF2算法进行哈希处理，生成password_hash存储于数据库。用户登录时，dologin视图函数接收用户名和密码，从数据库中检索对应用户记录，使用相同的哈希算法验证密码的正确性。验证通过后，用户信息（如用户ID、昵称等，但不包含敏感信息）被存入Django的Session机制</w:t>
      </w:r>
      <w:commentRangeStart w:id="3"/>
      <w:r>
        <w:rPr>
          <w:rFonts w:hint="eastAsia"/>
        </w:rPr>
        <w:t>中，用于后续请求的身份识别和权限控制。登出操作则通过logout视图函数清除Session中的用户认证信息。</w:t>
      </w:r>
      <w:commentRangeEnd w:id="3"/>
      <w:r>
        <w:commentReference w:id="3"/>
      </w:r>
    </w:p>
    <w:p w14:paraId="41D87363">
      <w:pPr>
        <w:pStyle w:val="76"/>
        <w:keepNext/>
        <w:rPr>
          <w:del w:id="844" w:author="陈黎" w:date="2025-04-25T09:06:29Z"/>
        </w:rPr>
      </w:pPr>
      <w:del w:id="845" w:author="陈黎" w:date="2025-04-25T09:06:29Z">
        <w:r>
          <w:rPr/>
          <w:drawing>
            <wp:inline distT="0" distB="0" distL="0" distR="0">
              <wp:extent cx="5940425" cy="2693670"/>
              <wp:effectExtent l="0" t="0" r="3175" b="0"/>
              <wp:docPr id="11424953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495333" name="图片 1"/>
                      <pic:cNvPicPr>
                        <a:picLocks noChangeAspect="1"/>
                      </pic:cNvPicPr>
                    </pic:nvPicPr>
                    <pic:blipFill>
                      <a:blip r:embed="rId22"/>
                      <a:stretch>
                        <a:fillRect/>
                      </a:stretch>
                    </pic:blipFill>
                    <pic:spPr>
                      <a:xfrm>
                        <a:off x="0" y="0"/>
                        <a:ext cx="5940425" cy="2693670"/>
                      </a:xfrm>
                      <a:prstGeom prst="rect">
                        <a:avLst/>
                      </a:prstGeom>
                    </pic:spPr>
                  </pic:pic>
                </a:graphicData>
              </a:graphic>
            </wp:inline>
          </w:drawing>
        </w:r>
      </w:del>
    </w:p>
    <w:p w14:paraId="27CF79CE">
      <w:pPr>
        <w:pStyle w:val="9"/>
        <w:rPr>
          <w:del w:id="847" w:author="陈黎" w:date="2025-04-25T09:06:29Z"/>
        </w:rPr>
      </w:pPr>
      <w:del w:id="848" w:author="陈黎" w:date="2025-04-25T09:06:29Z">
        <w:r>
          <w:rPr>
            <w:rFonts w:hint="eastAsia"/>
          </w:rPr>
          <w:delText xml:space="preserve">图 </w:delText>
        </w:r>
      </w:del>
      <w:del w:id="849" w:author="陈黎" w:date="2025-04-25T09:06:29Z">
        <w:r>
          <w:rPr/>
          <w:fldChar w:fldCharType="begin"/>
        </w:r>
      </w:del>
      <w:del w:id="850" w:author="陈黎" w:date="2025-04-25T09:06:29Z">
        <w:r>
          <w:rPr/>
          <w:delInstrText xml:space="preserve"> </w:delInstrText>
        </w:r>
      </w:del>
      <w:del w:id="851" w:author="陈黎" w:date="2025-04-25T09:06:29Z">
        <w:r>
          <w:rPr>
            <w:rFonts w:hint="eastAsia"/>
          </w:rPr>
          <w:delInstrText xml:space="preserve">STYLEREF 1 \s</w:delInstrText>
        </w:r>
      </w:del>
      <w:del w:id="852" w:author="陈黎" w:date="2025-04-25T09:06:29Z">
        <w:r>
          <w:rPr/>
          <w:delInstrText xml:space="preserve"> </w:delInstrText>
        </w:r>
      </w:del>
      <w:del w:id="853" w:author="陈黎" w:date="2025-04-25T09:06:29Z">
        <w:r>
          <w:rPr/>
          <w:fldChar w:fldCharType="separate"/>
        </w:r>
      </w:del>
      <w:del w:id="854" w:author="陈黎" w:date="2025-04-25T09:06:29Z">
        <w:r>
          <w:rPr/>
          <w:delText>5</w:delText>
        </w:r>
      </w:del>
      <w:del w:id="855" w:author="陈黎" w:date="2025-04-25T09:06:29Z">
        <w:r>
          <w:rPr/>
          <w:fldChar w:fldCharType="end"/>
        </w:r>
      </w:del>
      <w:del w:id="856" w:author="陈黎" w:date="2025-04-25T09:06:29Z">
        <w:r>
          <w:rPr/>
          <w:noBreakHyphen/>
        </w:r>
      </w:del>
      <w:del w:id="857" w:author="陈黎" w:date="2025-04-25T09:06:29Z">
        <w:r>
          <w:rPr/>
          <w:fldChar w:fldCharType="begin"/>
        </w:r>
      </w:del>
      <w:del w:id="858" w:author="陈黎" w:date="2025-04-25T09:06:29Z">
        <w:r>
          <w:rPr/>
          <w:delInstrText xml:space="preserve"> </w:delInstrText>
        </w:r>
      </w:del>
      <w:del w:id="859" w:author="陈黎" w:date="2025-04-25T09:06:29Z">
        <w:r>
          <w:rPr>
            <w:rFonts w:hint="eastAsia"/>
          </w:rPr>
          <w:delInstrText xml:space="preserve">SEQ 图 \* ARABIC \s 1</w:delInstrText>
        </w:r>
      </w:del>
      <w:del w:id="860" w:author="陈黎" w:date="2025-04-25T09:06:29Z">
        <w:r>
          <w:rPr/>
          <w:delInstrText xml:space="preserve"> </w:delInstrText>
        </w:r>
      </w:del>
      <w:del w:id="861" w:author="陈黎" w:date="2025-04-25T09:06:29Z">
        <w:r>
          <w:rPr/>
          <w:fldChar w:fldCharType="separate"/>
        </w:r>
      </w:del>
      <w:del w:id="862" w:author="陈黎" w:date="2025-04-25T09:06:29Z">
        <w:r>
          <w:rPr/>
          <w:delText>1</w:delText>
        </w:r>
      </w:del>
      <w:del w:id="863" w:author="陈黎" w:date="2025-04-25T09:06:29Z">
        <w:r>
          <w:rPr/>
          <w:fldChar w:fldCharType="end"/>
        </w:r>
      </w:del>
      <w:del w:id="864" w:author="陈黎" w:date="2025-04-25T09:06:29Z">
        <w:r>
          <w:rPr>
            <w:rFonts w:hint="eastAsia"/>
          </w:rPr>
          <w:delText>登录页面展示</w:delText>
        </w:r>
      </w:del>
    </w:p>
    <w:p w14:paraId="23ADC191">
      <w:pPr>
        <w:pStyle w:val="10"/>
      </w:pPr>
    </w:p>
    <w:p w14:paraId="7F529689">
      <w:pPr>
        <w:pStyle w:val="64"/>
        <w:rPr>
          <w:rStyle w:val="67"/>
        </w:rPr>
      </w:pPr>
      <w:r>
        <w:rPr>
          <w:rStyle w:val="82"/>
        </w:rPr>
        <w:t># models.py - User 模型示例</w:t>
      </w:r>
      <w:r>
        <w:br w:type="textWrapping"/>
      </w:r>
      <w:r>
        <w:rPr>
          <w:rStyle w:val="65"/>
        </w:rPr>
        <w:t>class</w:t>
      </w:r>
      <w:r>
        <w:rPr>
          <w:rStyle w:val="67"/>
        </w:rPr>
        <w:t xml:space="preserve"> User(models.Model):</w:t>
      </w:r>
      <w:r>
        <w:br w:type="textWrapping"/>
      </w:r>
      <w:r>
        <w:rPr>
          <w:rStyle w:val="67"/>
        </w:rPr>
        <w:t xml:space="preserve">    username </w:t>
      </w:r>
      <w:r>
        <w:rPr>
          <w:rStyle w:val="83"/>
        </w:rPr>
        <w:t>=</w:t>
      </w:r>
      <w:r>
        <w:rPr>
          <w:rStyle w:val="67"/>
        </w:rPr>
        <w:t xml:space="preserve"> models.CharField(max_length</w:t>
      </w:r>
      <w:r>
        <w:rPr>
          <w:rStyle w:val="83"/>
        </w:rPr>
        <w:t>=</w:t>
      </w:r>
      <w:r>
        <w:rPr>
          <w:rStyle w:val="85"/>
        </w:rPr>
        <w:t>50</w:t>
      </w:r>
      <w:r>
        <w:rPr>
          <w:rStyle w:val="67"/>
        </w:rPr>
        <w:t>, unique</w:t>
      </w:r>
      <w:r>
        <w:rPr>
          <w:rStyle w:val="83"/>
        </w:rPr>
        <w:t>=</w:t>
      </w:r>
      <w:r>
        <w:rPr>
          <w:rStyle w:val="88"/>
        </w:rPr>
        <w:t>True</w:t>
      </w:r>
      <w:r>
        <w:rPr>
          <w:rStyle w:val="67"/>
        </w:rPr>
        <w:t xml:space="preserve">) </w:t>
      </w:r>
      <w:r>
        <w:rPr>
          <w:rStyle w:val="82"/>
        </w:rPr>
        <w:t># 用户名需唯一</w:t>
      </w:r>
      <w:r>
        <w:br w:type="textWrapping"/>
      </w:r>
      <w:r>
        <w:rPr>
          <w:rStyle w:val="67"/>
        </w:rPr>
        <w:t xml:space="preserve">    nickname </w:t>
      </w:r>
      <w:r>
        <w:rPr>
          <w:rStyle w:val="83"/>
        </w:rPr>
        <w:t>=</w:t>
      </w:r>
      <w:r>
        <w:rPr>
          <w:rStyle w:val="67"/>
        </w:rPr>
        <w:t xml:space="preserve"> models.CharField(max_length</w:t>
      </w:r>
      <w:r>
        <w:rPr>
          <w:rStyle w:val="83"/>
        </w:rPr>
        <w:t>=</w:t>
      </w:r>
      <w:r>
        <w:rPr>
          <w:rStyle w:val="85"/>
        </w:rPr>
        <w:t>50</w:t>
      </w:r>
      <w:r>
        <w:rPr>
          <w:rStyle w:val="67"/>
        </w:rPr>
        <w:t>)</w:t>
      </w:r>
      <w:r>
        <w:br w:type="textWrapping"/>
      </w:r>
      <w:r>
        <w:rPr>
          <w:rStyle w:val="67"/>
        </w:rPr>
        <w:t xml:space="preserve">    phone </w:t>
      </w:r>
      <w:r>
        <w:rPr>
          <w:rStyle w:val="83"/>
        </w:rPr>
        <w:t>=</w:t>
      </w:r>
      <w:r>
        <w:rPr>
          <w:rStyle w:val="67"/>
        </w:rPr>
        <w:t xml:space="preserve"> models.CharField(max_length</w:t>
      </w:r>
      <w:r>
        <w:rPr>
          <w:rStyle w:val="83"/>
        </w:rPr>
        <w:t>=</w:t>
      </w:r>
      <w:r>
        <w:rPr>
          <w:rStyle w:val="85"/>
        </w:rPr>
        <w:t>20</w:t>
      </w:r>
      <w:r>
        <w:rPr>
          <w:rStyle w:val="67"/>
        </w:rPr>
        <w:t>, blank</w:t>
      </w:r>
      <w:r>
        <w:rPr>
          <w:rStyle w:val="83"/>
        </w:rPr>
        <w:t>=</w:t>
      </w:r>
      <w:r>
        <w:rPr>
          <w:rStyle w:val="88"/>
        </w:rPr>
        <w:t>True</w:t>
      </w:r>
      <w:r>
        <w:rPr>
          <w:rStyle w:val="67"/>
        </w:rPr>
        <w:t>, null</w:t>
      </w:r>
      <w:r>
        <w:rPr>
          <w:rStyle w:val="83"/>
        </w:rPr>
        <w:t>=</w:t>
      </w:r>
      <w:r>
        <w:rPr>
          <w:rStyle w:val="88"/>
        </w:rPr>
        <w:t>True</w:t>
      </w:r>
      <w:r>
        <w:rPr>
          <w:rStyle w:val="67"/>
        </w:rPr>
        <w:t xml:space="preserve">) </w:t>
      </w:r>
      <w:r>
        <w:rPr>
          <w:rStyle w:val="82"/>
        </w:rPr>
        <w:t># 允许手机号为空</w:t>
      </w:r>
      <w:r>
        <w:br w:type="textWrapping"/>
      </w:r>
      <w:r>
        <w:rPr>
          <w:rStyle w:val="67"/>
        </w:rPr>
        <w:t xml:space="preserve">    password_hash </w:t>
      </w:r>
      <w:r>
        <w:rPr>
          <w:rStyle w:val="83"/>
        </w:rPr>
        <w:t>=</w:t>
      </w:r>
      <w:r>
        <w:rPr>
          <w:rStyle w:val="67"/>
        </w:rPr>
        <w:t xml:space="preserve"> models.CharField(max_length</w:t>
      </w:r>
      <w:r>
        <w:rPr>
          <w:rStyle w:val="83"/>
        </w:rPr>
        <w:t>=</w:t>
      </w:r>
      <w:r>
        <w:rPr>
          <w:rStyle w:val="85"/>
        </w:rPr>
        <w:t>128</w:t>
      </w:r>
      <w:r>
        <w:rPr>
          <w:rStyle w:val="67"/>
        </w:rPr>
        <w:t xml:space="preserve">) </w:t>
      </w:r>
      <w:r>
        <w:rPr>
          <w:rStyle w:val="82"/>
        </w:rPr>
        <w:t># 存储哈希后的密码，长度增加以适应不同哈希算法</w:t>
      </w:r>
      <w:r>
        <w:br w:type="textWrapping"/>
      </w:r>
      <w:r>
        <w:rPr>
          <w:rStyle w:val="67"/>
        </w:rPr>
        <w:t xml:space="preserve">    </w:t>
      </w:r>
      <w:r>
        <w:rPr>
          <w:rStyle w:val="82"/>
        </w:rPr>
        <w:t># password_salt 字段不再需要，现代哈希算法通常将盐值嵌入哈希结果中</w:t>
      </w:r>
      <w:r>
        <w:br w:type="textWrapping"/>
      </w:r>
      <w:r>
        <w:rPr>
          <w:rStyle w:val="67"/>
        </w:rPr>
        <w:t xml:space="preserve">    keyword </w:t>
      </w:r>
      <w:r>
        <w:rPr>
          <w:rStyle w:val="83"/>
        </w:rPr>
        <w:t>=</w:t>
      </w:r>
      <w:r>
        <w:rPr>
          <w:rStyle w:val="67"/>
        </w:rPr>
        <w:t xml:space="preserve"> models.CharField(max_length</w:t>
      </w:r>
      <w:r>
        <w:rPr>
          <w:rStyle w:val="83"/>
        </w:rPr>
        <w:t>=</w:t>
      </w:r>
      <w:r>
        <w:rPr>
          <w:rStyle w:val="85"/>
        </w:rPr>
        <w:t>255</w:t>
      </w:r>
      <w:r>
        <w:rPr>
          <w:rStyle w:val="67"/>
        </w:rPr>
        <w:t>, blank</w:t>
      </w:r>
      <w:r>
        <w:rPr>
          <w:rStyle w:val="83"/>
        </w:rPr>
        <w:t>=</w:t>
      </w:r>
      <w:r>
        <w:rPr>
          <w:rStyle w:val="88"/>
        </w:rPr>
        <w:t>True</w:t>
      </w:r>
      <w:r>
        <w:rPr>
          <w:rStyle w:val="67"/>
        </w:rPr>
        <w:t>, null</w:t>
      </w:r>
      <w:r>
        <w:rPr>
          <w:rStyle w:val="83"/>
        </w:rPr>
        <w:t>=</w:t>
      </w:r>
      <w:r>
        <w:rPr>
          <w:rStyle w:val="88"/>
        </w:rPr>
        <w:t>True</w:t>
      </w:r>
      <w:r>
        <w:rPr>
          <w:rStyle w:val="67"/>
        </w:rPr>
        <w:t xml:space="preserve">) </w:t>
      </w:r>
      <w:r>
        <w:rPr>
          <w:rStyle w:val="82"/>
        </w:rPr>
        <w:t># 预警关键词</w:t>
      </w:r>
      <w:r>
        <w:br w:type="textWrapping"/>
      </w:r>
      <w:r>
        <w:rPr>
          <w:rStyle w:val="67"/>
        </w:rPr>
        <w:t xml:space="preserve">    Threshold </w:t>
      </w:r>
      <w:r>
        <w:rPr>
          <w:rStyle w:val="83"/>
        </w:rPr>
        <w:t>=</w:t>
      </w:r>
      <w:r>
        <w:rPr>
          <w:rStyle w:val="67"/>
        </w:rPr>
        <w:t xml:space="preserve"> models.IntegerField(default</w:t>
      </w:r>
      <w:r>
        <w:rPr>
          <w:rStyle w:val="83"/>
        </w:rPr>
        <w:t>=</w:t>
      </w:r>
      <w:r>
        <w:rPr>
          <w:rStyle w:val="85"/>
        </w:rPr>
        <w:t>100</w:t>
      </w:r>
      <w:r>
        <w:rPr>
          <w:rStyle w:val="67"/>
        </w:rPr>
        <w:t xml:space="preserve">) </w:t>
      </w:r>
      <w:r>
        <w:rPr>
          <w:rStyle w:val="82"/>
        </w:rPr>
        <w:t># 预警阈值，设置默认值</w:t>
      </w:r>
      <w:r>
        <w:br w:type="textWrapping"/>
      </w:r>
      <w:r>
        <w:rPr>
          <w:rStyle w:val="67"/>
        </w:rPr>
        <w:t xml:space="preserve">    status </w:t>
      </w:r>
      <w:r>
        <w:rPr>
          <w:rStyle w:val="83"/>
        </w:rPr>
        <w:t>=</w:t>
      </w:r>
      <w:r>
        <w:rPr>
          <w:rStyle w:val="67"/>
        </w:rPr>
        <w:t xml:space="preserve"> models.IntegerField(default</w:t>
      </w:r>
      <w:r>
        <w:rPr>
          <w:rStyle w:val="83"/>
        </w:rPr>
        <w:t>=</w:t>
      </w:r>
      <w:r>
        <w:rPr>
          <w:rStyle w:val="85"/>
        </w:rPr>
        <w:t>1</w:t>
      </w:r>
      <w:r>
        <w:rPr>
          <w:rStyle w:val="67"/>
        </w:rPr>
        <w:t xml:space="preserve">)  </w:t>
      </w:r>
      <w:r>
        <w:rPr>
          <w:rStyle w:val="82"/>
        </w:rPr>
        <w:t># 1:正常, 2:禁用, 6:管理员, 9:删除</w:t>
      </w:r>
      <w:r>
        <w:br w:type="textWrapping"/>
      </w:r>
      <w:r>
        <w:rPr>
          <w:rStyle w:val="67"/>
        </w:rPr>
        <w:t xml:space="preserve">    create_at </w:t>
      </w:r>
      <w:r>
        <w:rPr>
          <w:rStyle w:val="83"/>
        </w:rPr>
        <w:t>=</w:t>
      </w:r>
      <w:r>
        <w:rPr>
          <w:rStyle w:val="67"/>
        </w:rPr>
        <w:t xml:space="preserve"> models.DateTimeField(default</w:t>
      </w:r>
      <w:r>
        <w:rPr>
          <w:rStyle w:val="83"/>
        </w:rPr>
        <w:t>=</w:t>
      </w:r>
      <w:r>
        <w:rPr>
          <w:rStyle w:val="67"/>
        </w:rPr>
        <w:t>datetime.now)</w:t>
      </w:r>
      <w:r>
        <w:br w:type="textWrapping"/>
      </w:r>
      <w:r>
        <w:rPr>
          <w:rStyle w:val="67"/>
        </w:rPr>
        <w:t xml:space="preserve">    update_at </w:t>
      </w:r>
      <w:r>
        <w:rPr>
          <w:rStyle w:val="83"/>
        </w:rPr>
        <w:t>=</w:t>
      </w:r>
      <w:r>
        <w:rPr>
          <w:rStyle w:val="67"/>
        </w:rPr>
        <w:t xml:space="preserve"> models.DateTimeField(auto_now</w:t>
      </w:r>
      <w:r>
        <w:rPr>
          <w:rStyle w:val="83"/>
        </w:rPr>
        <w:t>=</w:t>
      </w:r>
      <w:r>
        <w:rPr>
          <w:rStyle w:val="88"/>
        </w:rPr>
        <w:t>True</w:t>
      </w:r>
      <w:r>
        <w:rPr>
          <w:rStyle w:val="67"/>
        </w:rPr>
        <w:t xml:space="preserve">) </w:t>
      </w:r>
      <w:r>
        <w:rPr>
          <w:rStyle w:val="82"/>
        </w:rPr>
        <w:t># 使用 auto_now=True 自动更新时间</w:t>
      </w:r>
      <w:r>
        <w:br w:type="textWrapping"/>
      </w:r>
      <w:r>
        <w:br w:type="textWrapping"/>
      </w:r>
      <w:r>
        <w:rPr>
          <w:rStyle w:val="67"/>
        </w:rPr>
        <w:t xml:space="preserve">    </w:t>
      </w:r>
      <w:r>
        <w:rPr>
          <w:rStyle w:val="65"/>
        </w:rPr>
        <w:t>def</w:t>
      </w:r>
      <w:r>
        <w:rPr>
          <w:rStyle w:val="67"/>
        </w:rPr>
        <w:t xml:space="preserve"> set_password(</w:t>
      </w:r>
      <w:r>
        <w:rPr>
          <w:rStyle w:val="88"/>
        </w:rPr>
        <w:t>self</w:t>
      </w:r>
      <w:r>
        <w:rPr>
          <w:rStyle w:val="67"/>
        </w:rPr>
        <w:t>, raw_password):</w:t>
      </w:r>
      <w:r>
        <w:br w:type="textWrapping"/>
      </w:r>
      <w:r>
        <w:rPr>
          <w:rStyle w:val="67"/>
        </w:rPr>
        <w:t xml:space="preserve">        </w:t>
      </w:r>
      <w:r>
        <w:rPr>
          <w:rStyle w:val="88"/>
        </w:rPr>
        <w:t>self</w:t>
      </w:r>
      <w:r>
        <w:rPr>
          <w:rStyle w:val="67"/>
        </w:rPr>
        <w:t xml:space="preserve">.password_hash </w:t>
      </w:r>
      <w:r>
        <w:rPr>
          <w:rStyle w:val="83"/>
        </w:rPr>
        <w:t>=</w:t>
      </w:r>
      <w:r>
        <w:rPr>
          <w:rStyle w:val="67"/>
        </w:rPr>
        <w:t xml:space="preserve"> make_password(raw_password)</w:t>
      </w:r>
      <w:r>
        <w:br w:type="textWrapping"/>
      </w:r>
      <w:r>
        <w:br w:type="textWrapping"/>
      </w:r>
      <w:r>
        <w:rPr>
          <w:rStyle w:val="67"/>
        </w:rPr>
        <w:t xml:space="preserve">    </w:t>
      </w:r>
      <w:r>
        <w:rPr>
          <w:rStyle w:val="65"/>
        </w:rPr>
        <w:t>def</w:t>
      </w:r>
      <w:r>
        <w:rPr>
          <w:rStyle w:val="67"/>
        </w:rPr>
        <w:t xml:space="preserve"> check_password(</w:t>
      </w:r>
      <w:r>
        <w:rPr>
          <w:rStyle w:val="88"/>
        </w:rPr>
        <w:t>self</w:t>
      </w:r>
      <w:r>
        <w:rPr>
          <w:rStyle w:val="67"/>
        </w:rPr>
        <w:t>, raw_password):</w:t>
      </w:r>
      <w:r>
        <w:br w:type="textWrapping"/>
      </w:r>
      <w:r>
        <w:rPr>
          <w:rStyle w:val="67"/>
        </w:rPr>
        <w:t xml:space="preserve">        </w:t>
      </w:r>
      <w:r>
        <w:rPr>
          <w:rStyle w:val="89"/>
        </w:rPr>
        <w:t>return</w:t>
      </w:r>
      <w:r>
        <w:rPr>
          <w:rStyle w:val="67"/>
        </w:rPr>
        <w:t xml:space="preserve"> check_password(raw_password, </w:t>
      </w:r>
      <w:r>
        <w:rPr>
          <w:rStyle w:val="88"/>
        </w:rPr>
        <w:t>self</w:t>
      </w:r>
      <w:r>
        <w:rPr>
          <w:rStyle w:val="67"/>
        </w:rPr>
        <w:t>.password_hash)</w:t>
      </w:r>
    </w:p>
    <w:p w14:paraId="68441A6C">
      <w:pPr>
        <w:pStyle w:val="76"/>
        <w:keepNext/>
      </w:pPr>
      <w:r>
        <w:drawing>
          <wp:inline distT="0" distB="0" distL="0" distR="0">
            <wp:extent cx="5940425" cy="2984500"/>
            <wp:effectExtent l="0" t="0" r="3175" b="6350"/>
            <wp:docPr id="21434421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442164" name="图片 1"/>
                    <pic:cNvPicPr>
                      <a:picLocks noChangeAspect="1"/>
                    </pic:cNvPicPr>
                  </pic:nvPicPr>
                  <pic:blipFill>
                    <a:blip r:embed="rId23"/>
                    <a:stretch>
                      <a:fillRect/>
                    </a:stretch>
                  </pic:blipFill>
                  <pic:spPr>
                    <a:xfrm>
                      <a:off x="0" y="0"/>
                      <a:ext cx="5940425" cy="2984500"/>
                    </a:xfrm>
                    <a:prstGeom prst="rect">
                      <a:avLst/>
                    </a:prstGeom>
                  </pic:spPr>
                </pic:pic>
              </a:graphicData>
            </a:graphic>
          </wp:inline>
        </w:drawing>
      </w:r>
    </w:p>
    <w:p w14:paraId="1338B024">
      <w:pPr>
        <w:pStyle w:val="9"/>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管理员用户后台管理展示</w:t>
      </w:r>
    </w:p>
    <w:p w14:paraId="4B39709E">
      <w:pPr>
        <w:pStyle w:val="57"/>
      </w:pPr>
      <w:bookmarkStart w:id="51" w:name="_Toc196418472"/>
      <w:r>
        <w:rPr>
          <w:rFonts w:hint="eastAsia"/>
        </w:rPr>
        <w:t>微博数据爬虫模块实现</w:t>
      </w:r>
      <w:bookmarkEnd w:id="51"/>
    </w:p>
    <w:p w14:paraId="6B4D8F68">
      <w:pPr>
        <w:pStyle w:val="10"/>
      </w:pPr>
      <w:r>
        <w:rPr>
          <w:rFonts w:hint="eastAsia"/>
        </w:rPr>
        <w:t>微博数据的有效获取是整个系统的基石。本系统设计并实现了一个专门的数据爬取模块，其核心逻辑封装于util/search.py脚本中。该模块采用Python的requests库模拟HTTP请求，辅以BeautifulSoup或lxml等库解析HTML页面内容，以应对微博网页版的数据抓取。考虑到微博平台可能存在的反爬虫机制，爬虫设计中融入了多项策略以提高稳定性和成功率：首先，通过设置合理的User-Agent请求头模拟浏览器行为；其次，引入随机延时（time.sleep）控制请求频率，避免因请求过快而被服务器识别为恶意行为；再次，构建并维护一个代理IP池，当直接访问受限时，可切换使用代理IP进行访问。此外，代码中包含了完善的异常处理机制（try-except块），能够捕获网络连接错误、请求超时、页面解析失败等常见异常，并根据情况进行重试或记录错误日志。</w:t>
      </w:r>
    </w:p>
    <w:p w14:paraId="198381A5">
      <w:pPr>
        <w:pStyle w:val="10"/>
      </w:pPr>
      <w:r>
        <w:rPr>
          <w:rFonts w:hint="eastAsia"/>
        </w:rPr>
        <w:t>数据爬取流程大致如下：接收用户输入的搜索关键词后，构造相应的微博搜索URL；发送HTTP GET请求获取搜索结果页面的HTML内容；使用解析库（如BeautifulSoup）提取页面中包含微博信息的结构化数据，如微博ID（wid）、用户ID（uid）、用户昵称（screen_name）、微博正文（text）、转发数（reposts_count）、评论数（comments_count）、点赞数（attitudes_count）、发布时间（created_at）以及可能的地理位置信息（status_province, status_city）等。</w:t>
      </w:r>
    </w:p>
    <w:p w14:paraId="3797B753">
      <w:pPr>
        <w:pStyle w:val="76"/>
        <w:keepNext/>
      </w:pPr>
      <w:r>
        <w:drawing>
          <wp:inline distT="0" distB="0" distL="0" distR="0">
            <wp:extent cx="5940425" cy="2693670"/>
            <wp:effectExtent l="0" t="0" r="3175" b="0"/>
            <wp:docPr id="2878340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834078" name="图片 1"/>
                    <pic:cNvPicPr>
                      <a:picLocks noChangeAspect="1"/>
                    </pic:cNvPicPr>
                  </pic:nvPicPr>
                  <pic:blipFill>
                    <a:blip r:embed="rId24"/>
                    <a:stretch>
                      <a:fillRect/>
                    </a:stretch>
                  </pic:blipFill>
                  <pic:spPr>
                    <a:xfrm>
                      <a:off x="0" y="0"/>
                      <a:ext cx="5940425" cy="2693670"/>
                    </a:xfrm>
                    <a:prstGeom prst="rect">
                      <a:avLst/>
                    </a:prstGeom>
                  </pic:spPr>
                </pic:pic>
              </a:graphicData>
            </a:graphic>
          </wp:inline>
        </w:drawing>
      </w:r>
    </w:p>
    <w:p w14:paraId="5B9A561D">
      <w:pPr>
        <w:pStyle w:val="9"/>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3</w:t>
      </w:r>
      <w:r>
        <w:fldChar w:fldCharType="end"/>
      </w:r>
      <w:r>
        <w:rPr>
          <w:rFonts w:hint="eastAsia"/>
        </w:rPr>
        <w:t>爬取到的数据展示</w:t>
      </w:r>
    </w:p>
    <w:p w14:paraId="54DBD88E">
      <w:pPr>
        <w:pStyle w:val="10"/>
      </w:pPr>
      <w:r>
        <w:rPr>
          <w:rFonts w:hint="eastAsia"/>
        </w:rPr>
        <w:t>实现核心函数代码如下：</w:t>
      </w:r>
    </w:p>
    <w:p w14:paraId="1B132ED5">
      <w:pPr>
        <w:pStyle w:val="10"/>
        <w:ind w:firstLine="0" w:firstLineChars="0"/>
      </w:pPr>
      <w:r>
        <w:rPr>
          <w:rStyle w:val="82"/>
        </w:rPr>
        <w:t># util/search.py</w:t>
      </w:r>
      <w:r>
        <w:t xml:space="preserve"> </w:t>
      </w:r>
      <w:r>
        <w:br w:type="textWrapping"/>
      </w:r>
      <w:r>
        <w:rPr>
          <w:rStyle w:val="65"/>
        </w:rPr>
        <w:t>def</w:t>
      </w:r>
      <w:r>
        <w:rPr>
          <w:rStyle w:val="67"/>
        </w:rPr>
        <w:t xml:space="preserve"> get_weibo_data(keyword, pages</w:t>
      </w:r>
      <w:r>
        <w:rPr>
          <w:rStyle w:val="83"/>
        </w:rPr>
        <w:t>=</w:t>
      </w:r>
      <w:r>
        <w:rPr>
          <w:rStyle w:val="85"/>
        </w:rPr>
        <w:t>1</w:t>
      </w:r>
      <w:r>
        <w:rPr>
          <w:rStyle w:val="67"/>
        </w:rPr>
        <w:t>):</w:t>
      </w:r>
      <w:r>
        <w:br w:type="textWrapping"/>
      </w:r>
      <w:r>
        <w:rPr>
          <w:rStyle w:val="67"/>
        </w:rPr>
        <w:t xml:space="preserve">    </w:t>
      </w:r>
      <w:r>
        <w:rPr>
          <w:rStyle w:val="82"/>
        </w:rPr>
        <w:t>"""根据关键词爬取指定页数的微博数据"""</w:t>
      </w:r>
      <w:r>
        <w:br w:type="textWrapping"/>
      </w:r>
      <w:r>
        <w:rPr>
          <w:rStyle w:val="67"/>
        </w:rPr>
        <w:t xml:space="preserve">    base_url </w:t>
      </w:r>
      <w:r>
        <w:rPr>
          <w:rStyle w:val="83"/>
        </w:rPr>
        <w:t>=</w:t>
      </w:r>
      <w:r>
        <w:rPr>
          <w:rStyle w:val="67"/>
        </w:rPr>
        <w:t xml:space="preserve"> </w:t>
      </w:r>
      <w:r>
        <w:rPr>
          <w:rStyle w:val="81"/>
        </w:rPr>
        <w:t>"https://s.weibo.com/weibo?q=</w:t>
      </w:r>
      <w:r>
        <w:rPr>
          <w:rStyle w:val="86"/>
        </w:rPr>
        <w:t>{}</w:t>
      </w:r>
      <w:r>
        <w:rPr>
          <w:rStyle w:val="81"/>
        </w:rPr>
        <w:t>&amp;page=</w:t>
      </w:r>
      <w:r>
        <w:rPr>
          <w:rStyle w:val="86"/>
        </w:rPr>
        <w:t>{}</w:t>
      </w:r>
      <w:r>
        <w:rPr>
          <w:rStyle w:val="81"/>
        </w:rPr>
        <w:t>"</w:t>
      </w:r>
      <w:r>
        <w:br w:type="textWrapping"/>
      </w:r>
      <w:r>
        <w:rPr>
          <w:rStyle w:val="67"/>
        </w:rPr>
        <w:t xml:space="preserve">    headers </w:t>
      </w:r>
      <w:r>
        <w:rPr>
          <w:rStyle w:val="83"/>
        </w:rPr>
        <w:t>=</w:t>
      </w:r>
      <w:r>
        <w:rPr>
          <w:rStyle w:val="67"/>
        </w:rPr>
        <w:t xml:space="preserve"> {</w:t>
      </w:r>
      <w:r>
        <w:br w:type="textWrapping"/>
      </w:r>
      <w:r>
        <w:rPr>
          <w:rStyle w:val="67"/>
        </w:rPr>
        <w:t xml:space="preserve">        </w:t>
      </w:r>
      <w:r>
        <w:rPr>
          <w:rStyle w:val="81"/>
        </w:rPr>
        <w:t>'User-Agent'</w:t>
      </w:r>
      <w:r>
        <w:rPr>
          <w:rStyle w:val="67"/>
        </w:rPr>
        <w:t xml:space="preserve">: </w:t>
      </w:r>
      <w:r>
        <w:rPr>
          <w:rStyle w:val="81"/>
        </w:rPr>
        <w:t>'Mozilla/5.0 (...)'</w:t>
      </w:r>
      <w:r>
        <w:rPr>
          <w:rStyle w:val="67"/>
        </w:rPr>
        <w:t>,</w:t>
      </w:r>
      <w:r>
        <w:br w:type="textWrapping"/>
      </w:r>
      <w:r>
        <w:rPr>
          <w:rStyle w:val="67"/>
        </w:rPr>
        <w:t xml:space="preserve">        </w:t>
      </w:r>
      <w:r>
        <w:rPr>
          <w:rStyle w:val="81"/>
        </w:rPr>
        <w:t>'Cookie'</w:t>
      </w:r>
      <w:r>
        <w:rPr>
          <w:rStyle w:val="67"/>
        </w:rPr>
        <w:t xml:space="preserve">: </w:t>
      </w:r>
      <w:r>
        <w:rPr>
          <w:rStyle w:val="81"/>
        </w:rPr>
        <w:t>'YOUR_WEIBO_COOKIE'</w:t>
      </w:r>
      <w:r>
        <w:rPr>
          <w:rStyle w:val="67"/>
        </w:rPr>
        <w:t xml:space="preserve"> </w:t>
      </w:r>
      <w:r>
        <w:rPr>
          <w:rStyle w:val="82"/>
        </w:rPr>
        <w:t># 重要：微博搜索通常需要登录Cookie</w:t>
      </w:r>
      <w:r>
        <w:br w:type="textWrapping"/>
      </w:r>
      <w:r>
        <w:rPr>
          <w:rStyle w:val="67"/>
        </w:rPr>
        <w:t xml:space="preserve">    }</w:t>
      </w:r>
      <w:r>
        <w:br w:type="textWrapping"/>
      </w:r>
      <w:r>
        <w:rPr>
          <w:rStyle w:val="67"/>
        </w:rPr>
        <w:t xml:space="preserve">    all_data </w:t>
      </w:r>
      <w:r>
        <w:rPr>
          <w:rStyle w:val="83"/>
        </w:rPr>
        <w:t>=</w:t>
      </w:r>
      <w:r>
        <w:rPr>
          <w:rStyle w:val="67"/>
        </w:rPr>
        <w:t xml:space="preserve"> []</w:t>
      </w:r>
      <w:r>
        <w:br w:type="textWrapping"/>
      </w:r>
      <w:r>
        <w:rPr>
          <w:rStyle w:val="67"/>
        </w:rPr>
        <w:t xml:space="preserve">    </w:t>
      </w:r>
      <w:r>
        <w:rPr>
          <w:rStyle w:val="89"/>
        </w:rPr>
        <w:t>for</w:t>
      </w:r>
      <w:r>
        <w:rPr>
          <w:rStyle w:val="67"/>
        </w:rPr>
        <w:t xml:space="preserve"> page </w:t>
      </w:r>
      <w:r>
        <w:rPr>
          <w:rStyle w:val="65"/>
        </w:rPr>
        <w:t>in</w:t>
      </w:r>
      <w:r>
        <w:rPr>
          <w:rStyle w:val="67"/>
        </w:rPr>
        <w:t xml:space="preserve"> </w:t>
      </w:r>
      <w:r>
        <w:rPr>
          <w:rStyle w:val="66"/>
        </w:rPr>
        <w:t>range</w:t>
      </w:r>
      <w:r>
        <w:rPr>
          <w:rStyle w:val="67"/>
        </w:rPr>
        <w:t>(</w:t>
      </w:r>
      <w:r>
        <w:rPr>
          <w:rStyle w:val="85"/>
        </w:rPr>
        <w:t>1</w:t>
      </w:r>
      <w:r>
        <w:rPr>
          <w:rStyle w:val="67"/>
        </w:rPr>
        <w:t xml:space="preserve">, pages </w:t>
      </w:r>
      <w:r>
        <w:rPr>
          <w:rStyle w:val="83"/>
        </w:rPr>
        <w:t>+</w:t>
      </w:r>
      <w:r>
        <w:rPr>
          <w:rStyle w:val="67"/>
        </w:rPr>
        <w:t xml:space="preserve"> </w:t>
      </w:r>
      <w:r>
        <w:rPr>
          <w:rStyle w:val="85"/>
        </w:rPr>
        <w:t>1</w:t>
      </w:r>
      <w:r>
        <w:rPr>
          <w:rStyle w:val="67"/>
        </w:rPr>
        <w:t>):</w:t>
      </w:r>
      <w:r>
        <w:br w:type="textWrapping"/>
      </w:r>
      <w:r>
        <w:rPr>
          <w:rStyle w:val="67"/>
        </w:rPr>
        <w:t xml:space="preserve">        url </w:t>
      </w:r>
      <w:r>
        <w:rPr>
          <w:rStyle w:val="83"/>
        </w:rPr>
        <w:t>=</w:t>
      </w:r>
      <w:r>
        <w:rPr>
          <w:rStyle w:val="67"/>
        </w:rPr>
        <w:t xml:space="preserve"> base_url.</w:t>
      </w:r>
      <w:r>
        <w:rPr>
          <w:rStyle w:val="66"/>
        </w:rPr>
        <w:t>format</w:t>
      </w:r>
      <w:r>
        <w:rPr>
          <w:rStyle w:val="67"/>
        </w:rPr>
        <w:t>(keyword, page)</w:t>
      </w:r>
      <w:r>
        <w:br w:type="textWrapping"/>
      </w:r>
      <w:r>
        <w:rPr>
          <w:rStyle w:val="67"/>
        </w:rPr>
        <w:t xml:space="preserve">        </w:t>
      </w:r>
      <w:r>
        <w:rPr>
          <w:rStyle w:val="89"/>
        </w:rPr>
        <w:t>try</w:t>
      </w:r>
      <w:r>
        <w:rPr>
          <w:rStyle w:val="67"/>
        </w:rPr>
        <w:t>:</w:t>
      </w:r>
      <w:r>
        <w:br w:type="textWrapping"/>
      </w:r>
      <w:r>
        <w:rPr>
          <w:rStyle w:val="67"/>
        </w:rPr>
        <w:t xml:space="preserve">            </w:t>
      </w:r>
      <w:r>
        <w:rPr>
          <w:rStyle w:val="66"/>
        </w:rPr>
        <w:t>print</w:t>
      </w:r>
      <w:r>
        <w:rPr>
          <w:rStyle w:val="67"/>
        </w:rPr>
        <w:t>(</w:t>
      </w:r>
      <w:r>
        <w:rPr>
          <w:rStyle w:val="91"/>
        </w:rPr>
        <w:t xml:space="preserve">f"正在爬取第 </w:t>
      </w:r>
      <w:r>
        <w:rPr>
          <w:rStyle w:val="86"/>
        </w:rPr>
        <w:t>{</w:t>
      </w:r>
      <w:r>
        <w:rPr>
          <w:rStyle w:val="67"/>
        </w:rPr>
        <w:t>page</w:t>
      </w:r>
      <w:r>
        <w:rPr>
          <w:rStyle w:val="86"/>
        </w:rPr>
        <w:t>}</w:t>
      </w:r>
      <w:r>
        <w:rPr>
          <w:rStyle w:val="91"/>
        </w:rPr>
        <w:t xml:space="preserve"> 页: </w:t>
      </w:r>
      <w:r>
        <w:rPr>
          <w:rStyle w:val="86"/>
        </w:rPr>
        <w:t>{</w:t>
      </w:r>
      <w:r>
        <w:rPr>
          <w:rStyle w:val="67"/>
        </w:rPr>
        <w:t>url</w:t>
      </w:r>
      <w:r>
        <w:rPr>
          <w:rStyle w:val="86"/>
        </w:rPr>
        <w:t>}</w:t>
      </w:r>
      <w:r>
        <w:rPr>
          <w:rStyle w:val="91"/>
        </w:rPr>
        <w:t>"</w:t>
      </w:r>
      <w:r>
        <w:rPr>
          <w:rStyle w:val="67"/>
        </w:rPr>
        <w:t>)</w:t>
      </w:r>
      <w:r>
        <w:br w:type="textWrapping"/>
      </w:r>
      <w:r>
        <w:rPr>
          <w:rStyle w:val="67"/>
        </w:rPr>
        <w:t xml:space="preserve">            response </w:t>
      </w:r>
      <w:r>
        <w:rPr>
          <w:rStyle w:val="83"/>
        </w:rPr>
        <w:t>=</w:t>
      </w:r>
      <w:r>
        <w:rPr>
          <w:rStyle w:val="67"/>
        </w:rPr>
        <w:t xml:space="preserve"> requests.get(url, headers</w:t>
      </w:r>
      <w:r>
        <w:rPr>
          <w:rStyle w:val="83"/>
        </w:rPr>
        <w:t>=</w:t>
      </w:r>
      <w:r>
        <w:rPr>
          <w:rStyle w:val="67"/>
        </w:rPr>
        <w:t>headers, timeout</w:t>
      </w:r>
      <w:r>
        <w:rPr>
          <w:rStyle w:val="83"/>
        </w:rPr>
        <w:t>=</w:t>
      </w:r>
      <w:r>
        <w:rPr>
          <w:rStyle w:val="85"/>
        </w:rPr>
        <w:t>10</w:t>
      </w:r>
      <w:r>
        <w:rPr>
          <w:rStyle w:val="67"/>
        </w:rPr>
        <w:t>)</w:t>
      </w:r>
      <w:r>
        <w:br w:type="textWrapping"/>
      </w:r>
      <w:r>
        <w:rPr>
          <w:rStyle w:val="67"/>
        </w:rPr>
        <w:t xml:space="preserve">            response.raise_for_status() </w:t>
      </w:r>
      <w:r>
        <w:rPr>
          <w:rStyle w:val="82"/>
        </w:rPr>
        <w:t># 检查请求是否成功</w:t>
      </w:r>
      <w:r>
        <w:br w:type="textWrapping"/>
      </w:r>
      <w:r>
        <w:rPr>
          <w:rStyle w:val="67"/>
        </w:rPr>
        <w:t xml:space="preserve">            soup </w:t>
      </w:r>
      <w:r>
        <w:rPr>
          <w:rStyle w:val="83"/>
        </w:rPr>
        <w:t>=</w:t>
      </w:r>
      <w:r>
        <w:rPr>
          <w:rStyle w:val="67"/>
        </w:rPr>
        <w:t xml:space="preserve"> BeautifulSoup(response.text, </w:t>
      </w:r>
      <w:r>
        <w:rPr>
          <w:rStyle w:val="81"/>
        </w:rPr>
        <w:t>'html.parser'</w:t>
      </w:r>
      <w:r>
        <w:rPr>
          <w:rStyle w:val="67"/>
        </w:rPr>
        <w:t>)</w:t>
      </w:r>
      <w:r>
        <w:br w:type="textWrapping"/>
      </w:r>
      <w:r>
        <w:rPr>
          <w:rStyle w:val="67"/>
        </w:rPr>
        <w:t xml:space="preserve">            cards </w:t>
      </w:r>
      <w:r>
        <w:rPr>
          <w:rStyle w:val="83"/>
        </w:rPr>
        <w:t>=</w:t>
      </w:r>
      <w:r>
        <w:rPr>
          <w:rStyle w:val="67"/>
        </w:rPr>
        <w:t xml:space="preserve"> soup.find_all(</w:t>
      </w:r>
      <w:r>
        <w:rPr>
          <w:rStyle w:val="81"/>
        </w:rPr>
        <w:t>'div'</w:t>
      </w:r>
      <w:r>
        <w:rPr>
          <w:rStyle w:val="67"/>
        </w:rPr>
        <w:t>, class_</w:t>
      </w:r>
      <w:r>
        <w:rPr>
          <w:rStyle w:val="83"/>
        </w:rPr>
        <w:t>=</w:t>
      </w:r>
      <w:r>
        <w:rPr>
          <w:rStyle w:val="81"/>
        </w:rPr>
        <w:t>'card-wrap'</w:t>
      </w:r>
      <w:r>
        <w:rPr>
          <w:rStyle w:val="67"/>
        </w:rPr>
        <w:t xml:space="preserve">) </w:t>
      </w:r>
      <w:r>
        <w:rPr>
          <w:rStyle w:val="82"/>
        </w:rPr>
        <w:t># 定位包含微博内容的卡片</w:t>
      </w:r>
    </w:p>
    <w:p w14:paraId="1248FF6C">
      <w:pPr>
        <w:pStyle w:val="10"/>
      </w:pPr>
    </w:p>
    <w:p w14:paraId="12D0AE74">
      <w:pPr>
        <w:pStyle w:val="10"/>
      </w:pPr>
      <w:r>
        <w:rPr>
          <w:rFonts w:hint="eastAsia"/>
        </w:rPr>
        <w:t>爬取到原始数据后需要对数据进行清洗和格式化，例如转换时间格式、处理特殊字符等，将清洗后的结构化数据封装成Search模型对象，并调用Django ORM的save()方法将其持久化到MySQL数据库的search表中。对于微博评论的爬取，则需要根据微博ID进一步请求评论接口或解析评论页面，流程与主微博爬取类似，数据存储于comment表。代码部分实现如下：</w:t>
      </w:r>
      <w:r>
        <w:br w:type="textWrapping"/>
      </w:r>
      <w:r>
        <w:rPr>
          <w:rStyle w:val="65"/>
        </w:rPr>
        <w:t>def</w:t>
      </w:r>
      <w:r>
        <w:rPr>
          <w:rStyle w:val="67"/>
        </w:rPr>
        <w:t xml:space="preserve"> parse_card(card, keyword):</w:t>
      </w:r>
      <w:r>
        <w:br w:type="textWrapping"/>
      </w:r>
      <w:r>
        <w:rPr>
          <w:rStyle w:val="67"/>
        </w:rPr>
        <w:t xml:space="preserve">    </w:t>
      </w:r>
      <w:r>
        <w:rPr>
          <w:rStyle w:val="82"/>
        </w:rPr>
        <w:t>"""解析单个微博卡片信息"""</w:t>
      </w:r>
      <w:r>
        <w:br w:type="textWrapping"/>
      </w:r>
      <w:r>
        <w:rPr>
          <w:rStyle w:val="67"/>
        </w:rPr>
        <w:t xml:space="preserve">    </w:t>
      </w:r>
      <w:r>
        <w:rPr>
          <w:rStyle w:val="89"/>
        </w:rPr>
        <w:t>try</w:t>
      </w:r>
      <w:r>
        <w:rPr>
          <w:rStyle w:val="67"/>
        </w:rPr>
        <w:t>:</w:t>
      </w:r>
      <w:r>
        <w:br w:type="textWrapping"/>
      </w:r>
      <w:r>
        <w:rPr>
          <w:rStyle w:val="67"/>
        </w:rPr>
        <w:t xml:space="preserve">        mid </w:t>
      </w:r>
      <w:r>
        <w:rPr>
          <w:rStyle w:val="83"/>
        </w:rPr>
        <w:t>=</w:t>
      </w:r>
      <w:r>
        <w:rPr>
          <w:rStyle w:val="67"/>
        </w:rPr>
        <w:t xml:space="preserve"> card.get(</w:t>
      </w:r>
      <w:r>
        <w:rPr>
          <w:rStyle w:val="81"/>
        </w:rPr>
        <w:t>'mid'</w:t>
      </w:r>
      <w:r>
        <w:rPr>
          <w:rStyle w:val="67"/>
        </w:rPr>
        <w:t xml:space="preserve">) </w:t>
      </w:r>
      <w:r>
        <w:rPr>
          <w:rStyle w:val="82"/>
        </w:rPr>
        <w:t># 获取微博ID</w:t>
      </w:r>
      <w:r>
        <w:br w:type="textWrapping"/>
      </w:r>
      <w:r>
        <w:rPr>
          <w:rStyle w:val="67"/>
        </w:rPr>
        <w:t xml:space="preserve">        text_content </w:t>
      </w:r>
      <w:r>
        <w:rPr>
          <w:rStyle w:val="83"/>
        </w:rPr>
        <w:t>=</w:t>
      </w:r>
      <w:r>
        <w:rPr>
          <w:rStyle w:val="67"/>
        </w:rPr>
        <w:t xml:space="preserve"> card.find(</w:t>
      </w:r>
      <w:r>
        <w:rPr>
          <w:rStyle w:val="81"/>
        </w:rPr>
        <w:t>'p'</w:t>
      </w:r>
      <w:r>
        <w:rPr>
          <w:rStyle w:val="67"/>
        </w:rPr>
        <w:t>, class_</w:t>
      </w:r>
      <w:r>
        <w:rPr>
          <w:rStyle w:val="83"/>
        </w:rPr>
        <w:t>=</w:t>
      </w:r>
      <w:r>
        <w:rPr>
          <w:rStyle w:val="81"/>
        </w:rPr>
        <w:t>'txt'</w:t>
      </w:r>
      <w:r>
        <w:rPr>
          <w:rStyle w:val="67"/>
        </w:rPr>
        <w:t xml:space="preserve">).text.strip() </w:t>
      </w:r>
      <w:r>
        <w:rPr>
          <w:rStyle w:val="82"/>
        </w:rPr>
        <w:t># 获取正文</w:t>
      </w:r>
      <w:r>
        <w:br w:type="textWrapping"/>
      </w:r>
      <w:r>
        <w:rPr>
          <w:rStyle w:val="67"/>
        </w:rPr>
        <w:t xml:space="preserve">        user_info </w:t>
      </w:r>
      <w:r>
        <w:rPr>
          <w:rStyle w:val="83"/>
        </w:rPr>
        <w:t>=</w:t>
      </w:r>
      <w:r>
        <w:rPr>
          <w:rStyle w:val="67"/>
        </w:rPr>
        <w:t xml:space="preserve"> card.find(</w:t>
      </w:r>
      <w:r>
        <w:rPr>
          <w:rStyle w:val="81"/>
        </w:rPr>
        <w:t>'a'</w:t>
      </w:r>
      <w:r>
        <w:rPr>
          <w:rStyle w:val="67"/>
        </w:rPr>
        <w:t>, class_</w:t>
      </w:r>
      <w:r>
        <w:rPr>
          <w:rStyle w:val="83"/>
        </w:rPr>
        <w:t>=</w:t>
      </w:r>
      <w:r>
        <w:rPr>
          <w:rStyle w:val="81"/>
        </w:rPr>
        <w:t>'name'</w:t>
      </w:r>
      <w:r>
        <w:rPr>
          <w:rStyle w:val="67"/>
        </w:rPr>
        <w:t>)</w:t>
      </w:r>
      <w:r>
        <w:br w:type="textWrapping"/>
      </w:r>
      <w:r>
        <w:rPr>
          <w:rStyle w:val="67"/>
        </w:rPr>
        <w:t xml:space="preserve">        screen_name </w:t>
      </w:r>
      <w:r>
        <w:rPr>
          <w:rStyle w:val="83"/>
        </w:rPr>
        <w:t>=</w:t>
      </w:r>
      <w:r>
        <w:rPr>
          <w:rStyle w:val="67"/>
        </w:rPr>
        <w:t xml:space="preserve"> user_info.text </w:t>
      </w:r>
      <w:r>
        <w:rPr>
          <w:rStyle w:val="89"/>
        </w:rPr>
        <w:t>if</w:t>
      </w:r>
      <w:r>
        <w:rPr>
          <w:rStyle w:val="67"/>
        </w:rPr>
        <w:t xml:space="preserve"> user_info </w:t>
      </w:r>
      <w:r>
        <w:rPr>
          <w:rStyle w:val="89"/>
        </w:rPr>
        <w:t>else</w:t>
      </w:r>
      <w:r>
        <w:rPr>
          <w:rStyle w:val="67"/>
        </w:rPr>
        <w:t xml:space="preserve"> </w:t>
      </w:r>
      <w:r>
        <w:rPr>
          <w:rStyle w:val="81"/>
        </w:rPr>
        <w:t>'未知用户'</w:t>
      </w:r>
      <w:r>
        <w:br w:type="textWrapping"/>
      </w:r>
      <w:r>
        <w:rPr>
          <w:rStyle w:val="67"/>
        </w:rPr>
        <w:t xml:space="preserve">        uid_part </w:t>
      </w:r>
      <w:r>
        <w:rPr>
          <w:rStyle w:val="83"/>
        </w:rPr>
        <w:t>=</w:t>
      </w:r>
      <w:r>
        <w:rPr>
          <w:rStyle w:val="67"/>
        </w:rPr>
        <w:t xml:space="preserve"> user_info[</w:t>
      </w:r>
      <w:r>
        <w:rPr>
          <w:rStyle w:val="81"/>
        </w:rPr>
        <w:t>'href'</w:t>
      </w:r>
      <w:r>
        <w:rPr>
          <w:rStyle w:val="67"/>
        </w:rPr>
        <w:t>].split(</w:t>
      </w:r>
      <w:r>
        <w:rPr>
          <w:rStyle w:val="81"/>
        </w:rPr>
        <w:t>'/'</w:t>
      </w:r>
      <w:r>
        <w:rPr>
          <w:rStyle w:val="67"/>
        </w:rPr>
        <w:t>)[</w:t>
      </w:r>
      <w:r>
        <w:rPr>
          <w:rStyle w:val="83"/>
        </w:rPr>
        <w:t>-</w:t>
      </w:r>
      <w:r>
        <w:rPr>
          <w:rStyle w:val="85"/>
        </w:rPr>
        <w:t>1</w:t>
      </w:r>
      <w:r>
        <w:rPr>
          <w:rStyle w:val="67"/>
        </w:rPr>
        <w:t>].split(</w:t>
      </w:r>
      <w:r>
        <w:rPr>
          <w:rStyle w:val="81"/>
        </w:rPr>
        <w:t>'?'</w:t>
      </w:r>
      <w:r>
        <w:rPr>
          <w:rStyle w:val="67"/>
        </w:rPr>
        <w:t>)[</w:t>
      </w:r>
      <w:r>
        <w:rPr>
          <w:rStyle w:val="85"/>
        </w:rPr>
        <w:t>0</w:t>
      </w:r>
      <w:r>
        <w:rPr>
          <w:rStyle w:val="67"/>
        </w:rPr>
        <w:t xml:space="preserve">] </w:t>
      </w:r>
      <w:r>
        <w:rPr>
          <w:rStyle w:val="89"/>
        </w:rPr>
        <w:t>if</w:t>
      </w:r>
      <w:r>
        <w:rPr>
          <w:rStyle w:val="67"/>
        </w:rPr>
        <w:t xml:space="preserve"> user_info </w:t>
      </w:r>
      <w:r>
        <w:rPr>
          <w:rStyle w:val="89"/>
        </w:rPr>
        <w:t>else</w:t>
      </w:r>
      <w:r>
        <w:rPr>
          <w:rStyle w:val="67"/>
        </w:rPr>
        <w:t xml:space="preserve"> </w:t>
      </w:r>
      <w:r>
        <w:rPr>
          <w:rStyle w:val="88"/>
        </w:rPr>
        <w:t>None</w:t>
      </w:r>
      <w:r>
        <w:rPr>
          <w:rStyle w:val="67"/>
        </w:rPr>
        <w:t xml:space="preserve"> </w:t>
      </w:r>
      <w:r>
        <w:rPr>
          <w:rStyle w:val="82"/>
        </w:rPr>
        <w:t># 尝试获取UID</w:t>
      </w:r>
    </w:p>
    <w:p w14:paraId="3CBE44B6">
      <w:pPr>
        <w:pStyle w:val="10"/>
      </w:pPr>
    </w:p>
    <w:p w14:paraId="10228352">
      <w:pPr>
        <w:pStyle w:val="10"/>
      </w:pPr>
      <w:r>
        <w:rPr>
          <w:rFonts w:hint="eastAsia"/>
        </w:rPr>
        <w:t>通过爬虫获取到数据后，由前端item项遍历可获取到已爬取的微博热点的实时数据，通过table样式进行可视化展现，具体效果如</w:t>
      </w:r>
      <w:r>
        <w:fldChar w:fldCharType="begin"/>
      </w:r>
      <w:r>
        <w:instrText xml:space="preserve"> </w:instrText>
      </w:r>
      <w:r>
        <w:rPr>
          <w:rFonts w:hint="eastAsia"/>
        </w:rPr>
        <w:instrText xml:space="preserve">REF _Ref196089944 \h</w:instrText>
      </w:r>
      <w:r>
        <w:instrText xml:space="preserve"> </w:instrText>
      </w:r>
      <w:r>
        <w:fldChar w:fldCharType="separate"/>
      </w:r>
      <w:r>
        <w:rPr>
          <w:rFonts w:hint="eastAsia"/>
        </w:rPr>
        <w:t xml:space="preserve">图 </w:t>
      </w:r>
      <w:r>
        <w:t>5</w:t>
      </w:r>
      <w:r>
        <w:noBreakHyphen/>
      </w:r>
      <w:r>
        <w:t>3</w:t>
      </w:r>
      <w:r>
        <w:fldChar w:fldCharType="end"/>
      </w:r>
      <w:r>
        <w:rPr>
          <w:rFonts w:hint="eastAsia"/>
        </w:rPr>
        <w:t>所示。</w:t>
      </w:r>
    </w:p>
    <w:p w14:paraId="13297792">
      <w:pPr>
        <w:pStyle w:val="76"/>
        <w:keepNext/>
      </w:pPr>
      <w:r>
        <w:drawing>
          <wp:inline distT="0" distB="0" distL="0" distR="0">
            <wp:extent cx="5940425" cy="3520440"/>
            <wp:effectExtent l="0" t="0" r="3175" b="3810"/>
            <wp:docPr id="827591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59133" name="图片 1"/>
                    <pic:cNvPicPr>
                      <a:picLocks noChangeAspect="1"/>
                    </pic:cNvPicPr>
                  </pic:nvPicPr>
                  <pic:blipFill>
                    <a:blip r:embed="rId25"/>
                    <a:stretch>
                      <a:fillRect/>
                    </a:stretch>
                  </pic:blipFill>
                  <pic:spPr>
                    <a:xfrm>
                      <a:off x="0" y="0"/>
                      <a:ext cx="5940425" cy="3520440"/>
                    </a:xfrm>
                    <a:prstGeom prst="rect">
                      <a:avLst/>
                    </a:prstGeom>
                  </pic:spPr>
                </pic:pic>
              </a:graphicData>
            </a:graphic>
          </wp:inline>
        </w:drawing>
      </w:r>
    </w:p>
    <w:p w14:paraId="6D283356">
      <w:pPr>
        <w:pStyle w:val="9"/>
      </w:pPr>
      <w:bookmarkStart w:id="52" w:name="_Ref196089944"/>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4</w:t>
      </w:r>
      <w:r>
        <w:fldChar w:fldCharType="end"/>
      </w:r>
      <w:bookmarkEnd w:id="52"/>
      <w:r>
        <w:rPr>
          <w:rFonts w:hint="eastAsia"/>
        </w:rPr>
        <w:t>微博爬虫效果展示</w:t>
      </w:r>
    </w:p>
    <w:p w14:paraId="64922F57">
      <w:pPr>
        <w:pStyle w:val="57"/>
      </w:pPr>
      <w:bookmarkStart w:id="53" w:name="_Toc196418473"/>
      <w:r>
        <w:rPr>
          <w:rFonts w:hint="eastAsia"/>
        </w:rPr>
        <w:t>热度事件分析模块实现</w:t>
      </w:r>
      <w:bookmarkEnd w:id="53"/>
    </w:p>
    <w:p w14:paraId="2CD7DC39">
      <w:pPr>
        <w:pStyle w:val="10"/>
      </w:pPr>
      <w:r>
        <w:rPr>
          <w:rFonts w:hint="eastAsia"/>
        </w:rPr>
        <w:t>热度事件分析模块主要包含热度事件得分计算、热门帖子分析与展示两部分。通过search表和comment表中的数据，根据点赞量、评论量、转发量等指标，通过熵权法动态分配权重计算出热度得分，通过筛选出热度最高的Top N条微博展示在前端页面上。</w:t>
      </w:r>
      <w:del w:id="865" w:author="陈黎" w:date="2025-04-25T09:07:28Z">
        <w:r>
          <w:rPr>
            <w:rFonts w:hint="eastAsia"/>
          </w:rPr>
          <w:delText>具体实现如下：</w:delText>
        </w:r>
      </w:del>
    </w:p>
    <w:p w14:paraId="42CA2B3F">
      <w:pPr>
        <w:pStyle w:val="60"/>
      </w:pPr>
      <w:bookmarkStart w:id="54" w:name="_Toc196418474"/>
      <w:bookmarkStart w:id="55" w:name="_Ref196408268"/>
      <w:r>
        <w:rPr>
          <w:rFonts w:hint="eastAsia"/>
        </w:rPr>
        <w:t>热度事件得分计算</w:t>
      </w:r>
      <w:bookmarkEnd w:id="54"/>
      <w:bookmarkEnd w:id="55"/>
    </w:p>
    <w:p w14:paraId="4333D14A">
      <w:pPr>
        <w:pStyle w:val="10"/>
      </w:pPr>
      <w:r>
        <w:rPr>
          <w:rFonts w:hint="eastAsia"/>
        </w:rPr>
        <w:t>热度事件分析旨在识别和追踪在特定时间段内引起广泛关注的微博话题或事件。其实现逻辑主要依赖于对微博数据中互动指标（转发数、评论数、点赞数）的量化分析。系统首先从search表中检索特定关键词或时间范围内的微博数据。随后，对每条微博的reposts_count、comments_count和attitudes_count字段进行加权求和，计算出一个综合热度得分。权重的设定可以根据业务需求进行调整，例如，评论和转发通常比点赞更能反映用户的参与度和话题的传播力，因此可以赋予更高的权重。核心算法结合主要结合动态权重分配策略以及复合热度公式，具体实现如下：</w:t>
      </w:r>
    </w:p>
    <w:p w14:paraId="76F2174B">
      <w:pPr>
        <w:pStyle w:val="10"/>
      </w:pPr>
      <w:r>
        <w:rPr>
          <w:rFonts w:hint="eastAsia"/>
        </w:rPr>
        <w:t>系统从search表和comment表提取结构化数据，构建跨平台热度指标，基础指标</w:t>
      </w:r>
      <w:r>
        <w:rPr>
          <w:rFonts w:hint="eastAsia" w:ascii="Times New Roman" w:hAnsi="Times New Roman" w:cs="Times New Roman"/>
        </w:rPr>
        <w:t>包括</w:t>
      </w:r>
      <w:r>
        <w:rPr>
          <w:rFonts w:hint="eastAsia" w:ascii="宋体" w:hAnsi="宋体"/>
        </w:rPr>
        <w:t>：转发量</w:t>
      </w:r>
      <w:r>
        <w:rPr>
          <w:rFonts w:hint="eastAsia"/>
        </w:rPr>
        <w:t>、评论量、点赞量三部分，衍生指标包括传播深度D、情感加权因子S和时间衰减系数T，计算方式如下：</w:t>
      </w:r>
      <w:commentRangeStart w:id="4"/>
    </w:p>
    <w:p w14:paraId="0206A027">
      <w:pPr>
        <w:pStyle w:val="10"/>
      </w:pPr>
      <m:oMathPara>
        <m:oMath>
          <m:r>
            <m:rPr/>
            <m:t>D=</m:t>
          </m:r>
          <m:sSub>
            <m:sSubPr/>
            <m:e>
              <m:r>
                <m:rPr>
                  <m:sty m:val="p"/>
                </m:rPr>
                <m:t>log</m:t>
              </m:r>
            </m:e>
            <m:sub>
              <m:r>
                <m:rPr/>
                <m:t>2</m:t>
              </m:r>
            </m:sub>
          </m:sSub>
          <m:r>
            <m:rPr/>
            <m:t>⁡(1+</m:t>
          </m:r>
          <m:r>
            <m:rPr>
              <m:sty m:val="p"/>
            </m:rPr>
            <m:t>max⁡</m:t>
          </m:r>
          <m:r>
            <m:rPr/>
            <m:t>＿repost＿deptℎ)</m:t>
          </m:r>
        </m:oMath>
      </m:oMathPara>
    </w:p>
    <w:p w14:paraId="16D569E6">
      <m:oMathPara>
        <m:oMath>
          <m:r>
            <m:rPr/>
            <w:rPr>
              <w:rFonts w:ascii="Cambria Math" w:hAnsi="Cambria Math" w:eastAsia="Cambria Math" w:cs="Cambria Math"/>
            </w:rPr>
            <m:t>S=</m:t>
          </m:r>
          <m:f>
            <m:fPr>
              <m:ctrlPr>
                <w:rPr>
                  <w:rFonts w:ascii="Cambria Math" w:hAnsi="Cambria Math"/>
                </w:rPr>
              </m:ctrlPr>
            </m:fPr>
            <m:num>
              <m:r>
                <m:rPr/>
                <w:rPr>
                  <w:rFonts w:ascii="Cambria Math" w:hAnsi="Cambria Math" w:eastAsia="Cambria Math" w:cs="Cambria Math"/>
                </w:rPr>
                <m:t>positiv</m:t>
              </m:r>
              <m:sSub>
                <m:sSubPr>
                  <m:ctrlPr>
                    <w:rPr>
                      <w:rFonts w:ascii="Cambria Math" w:hAnsi="Cambria Math" w:eastAsia="Cambria Math" w:cs="Cambria Math"/>
                      <w:i/>
                    </w:rPr>
                  </m:ctrlPr>
                </m:sSubPr>
                <m:e>
                  <m:r>
                    <m:rPr/>
                    <w:rPr>
                      <w:rFonts w:ascii="Cambria Math" w:hAnsi="Cambria Math" w:eastAsia="Cambria Math" w:cs="Cambria Math"/>
                    </w:rPr>
                    <m:t>e</m:t>
                  </m:r>
                  <m:ctrlPr>
                    <w:rPr>
                      <w:rFonts w:ascii="Cambria Math" w:hAnsi="Cambria Math" w:eastAsia="Cambria Math" w:cs="Cambria Math"/>
                      <w:i/>
                    </w:rPr>
                  </m:ctrlPr>
                </m:e>
                <m:sub>
                  <m:r>
                    <m:rPr/>
                    <w:rPr>
                      <w:rFonts w:ascii="Cambria Math" w:hAnsi="Cambria Math" w:eastAsia="Cambria Math" w:cs="Cambria Math"/>
                    </w:rPr>
                    <m:t>count</m:t>
                  </m:r>
                  <m:ctrlPr>
                    <w:rPr>
                      <w:rFonts w:ascii="Cambria Math" w:hAnsi="Cambria Math" w:eastAsia="Cambria Math" w:cs="Cambria Math"/>
                      <w:i/>
                    </w:rPr>
                  </m:ctrlPr>
                </m:sub>
              </m:sSub>
              <m:r>
                <m:rPr/>
                <w:rPr>
                  <w:rFonts w:ascii="Cambria Math" w:hAnsi="Cambria Math" w:eastAsia="Cambria Math" w:cs="Cambria Math"/>
                </w:rPr>
                <m:t>－negativ</m:t>
              </m:r>
              <m:sSub>
                <m:sSubPr>
                  <m:ctrlPr>
                    <w:rPr>
                      <w:rFonts w:ascii="Cambria Math" w:hAnsi="Cambria Math" w:eastAsia="Cambria Math" w:cs="Cambria Math"/>
                      <w:i/>
                    </w:rPr>
                  </m:ctrlPr>
                </m:sSubPr>
                <m:e>
                  <m:r>
                    <m:rPr/>
                    <w:rPr>
                      <w:rFonts w:ascii="Cambria Math" w:hAnsi="Cambria Math" w:eastAsia="Cambria Math" w:cs="Cambria Math"/>
                    </w:rPr>
                    <m:t>e</m:t>
                  </m:r>
                  <m:ctrlPr>
                    <w:rPr>
                      <w:rFonts w:ascii="Cambria Math" w:hAnsi="Cambria Math" w:eastAsia="Cambria Math" w:cs="Cambria Math"/>
                      <w:i/>
                    </w:rPr>
                  </m:ctrlPr>
                </m:e>
                <m:sub>
                  <m:r>
                    <m:rPr/>
                    <w:rPr>
                      <w:rFonts w:ascii="Cambria Math" w:hAnsi="Cambria Math" w:eastAsia="Cambria Math" w:cs="Cambria Math"/>
                    </w:rPr>
                    <m:t>count</m:t>
                  </m:r>
                  <m:ctrlPr>
                    <w:rPr>
                      <w:rFonts w:ascii="Cambria Math" w:hAnsi="Cambria Math" w:eastAsia="Cambria Math" w:cs="Cambria Math"/>
                      <w:i/>
                    </w:rPr>
                  </m:ctrlPr>
                </m:sub>
              </m:sSub>
              <m:ctrlPr>
                <w:rPr>
                  <w:rFonts w:ascii="Cambria Math" w:hAnsi="Cambria Math"/>
                </w:rPr>
              </m:ctrlPr>
            </m:num>
            <m:den>
              <m:r>
                <m:rPr/>
                <w:rPr>
                  <w:rFonts w:ascii="Cambria Math" w:hAnsi="Cambria Math" w:eastAsia="Cambria Math" w:cs="Cambria Math"/>
                </w:rPr>
                <m:t>tota</m:t>
              </m:r>
              <m:sSub>
                <m:sSubPr>
                  <m:ctrlPr>
                    <w:rPr>
                      <w:rFonts w:ascii="Cambria Math" w:hAnsi="Cambria Math" w:eastAsia="Cambria Math" w:cs="Cambria Math"/>
                      <w:i/>
                    </w:rPr>
                  </m:ctrlPr>
                </m:sSubPr>
                <m:e>
                  <m:r>
                    <m:rPr/>
                    <w:rPr>
                      <w:rFonts w:ascii="Cambria Math" w:hAnsi="Cambria Math" w:eastAsia="Cambria Math" w:cs="Cambria Math"/>
                    </w:rPr>
                    <m:t>l</m:t>
                  </m:r>
                  <m:ctrlPr>
                    <w:rPr>
                      <w:rFonts w:ascii="Cambria Math" w:hAnsi="Cambria Math" w:eastAsia="Cambria Math" w:cs="Cambria Math"/>
                      <w:i/>
                    </w:rPr>
                  </m:ctrlPr>
                </m:e>
                <m:sub>
                  <m:r>
                    <m:rPr/>
                    <w:rPr>
                      <w:rFonts w:ascii="Cambria Math" w:hAnsi="Cambria Math" w:eastAsia="Cambria Math" w:cs="Cambria Math"/>
                    </w:rPr>
                    <m:t>count</m:t>
                  </m:r>
                  <m:ctrlPr>
                    <w:rPr>
                      <w:rFonts w:ascii="Cambria Math" w:hAnsi="Cambria Math" w:eastAsia="Cambria Math" w:cs="Cambria Math"/>
                      <w:i/>
                    </w:rPr>
                  </m:ctrlPr>
                </m:sub>
              </m:sSub>
              <m:ctrlPr>
                <w:rPr>
                  <w:rFonts w:ascii="Cambria Math" w:hAnsi="Cambria Math"/>
                </w:rPr>
              </m:ctrlPr>
            </m:den>
          </m:f>
        </m:oMath>
      </m:oMathPara>
    </w:p>
    <w:p w14:paraId="4B636E7F">
      <m:oMathPara>
        <m:oMath>
          <m:r>
            <m:rPr/>
            <w:rPr>
              <w:rFonts w:ascii="Cambria Math" w:hAnsi="Cambria Math"/>
            </w:rPr>
            <m:t>T=</m:t>
          </m:r>
          <m:sSup>
            <m:sSupPr>
              <m:ctrlPr>
                <w:rPr>
                  <w:rFonts w:ascii="Cambria Math" w:hAnsi="Cambria Math"/>
                </w:rPr>
              </m:ctrlPr>
            </m:sSupPr>
            <m:e>
              <m:r>
                <m:rPr/>
                <w:rPr>
                  <w:rFonts w:ascii="Cambria Math" w:hAnsi="Cambria Math"/>
                </w:rPr>
                <m:t>e</m:t>
              </m:r>
              <m:ctrlPr>
                <w:rPr>
                  <w:rFonts w:ascii="Cambria Math" w:hAnsi="Cambria Math"/>
                </w:rPr>
              </m:ctrlPr>
            </m:e>
            <m:sup>
              <m:r>
                <m:rPr/>
                <w:rPr>
                  <w:rFonts w:ascii="Cambria Math" w:hAnsi="Cambria Math"/>
                </w:rPr>
                <m:t>−λ</m:t>
              </m:r>
              <m:d>
                <m:dPr>
                  <m:ctrlPr>
                    <w:rPr>
                      <w:rFonts w:ascii="Cambria Math" w:hAnsi="Cambria Math"/>
                      <w:i/>
                    </w:rPr>
                  </m:ctrlPr>
                </m:dPr>
                <m:e>
                  <m:sSub>
                    <m:sSubPr>
                      <m:ctrlPr>
                        <w:rPr>
                          <w:rFonts w:ascii="Cambria Math" w:hAnsi="Cambria Math"/>
                        </w:rPr>
                      </m:ctrlPr>
                    </m:sSubPr>
                    <m:e>
                      <m:r>
                        <m:rPr/>
                        <w:rPr>
                          <w:rFonts w:ascii="Cambria Math" w:hAnsi="Cambria Math"/>
                        </w:rPr>
                        <m:t>t</m:t>
                      </m:r>
                      <m:ctrlPr>
                        <w:rPr>
                          <w:rFonts w:ascii="Cambria Math" w:hAnsi="Cambria Math"/>
                        </w:rPr>
                      </m:ctrlPr>
                    </m:e>
                    <m:sub>
                      <m:r>
                        <m:rPr>
                          <m:nor/>
                          <m:sty m:val="p"/>
                        </m:rPr>
                        <w:rPr>
                          <w:b w:val="0"/>
                          <w:i w:val="0"/>
                        </w:rPr>
                        <m:t xml:space="preserve">current </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m:nor/>
                          <m:sty m:val="p"/>
                        </m:rPr>
                        <w:rPr>
                          <w:b w:val="0"/>
                          <w:i w:val="0"/>
                        </w:rPr>
                        <m:t xml:space="preserve">post </m:t>
                      </m:r>
                      <m:ctrlPr>
                        <w:rPr>
                          <w:rFonts w:ascii="Cambria Math" w:hAnsi="Cambria Math"/>
                        </w:rPr>
                      </m:ctrlPr>
                    </m:sub>
                  </m:sSub>
                  <m:ctrlPr>
                    <w:rPr>
                      <w:rFonts w:ascii="Cambria Math" w:hAnsi="Cambria Math"/>
                      <w:i/>
                    </w:rPr>
                  </m:ctrlPr>
                </m:e>
              </m:d>
              <m:ctrlPr>
                <w:rPr>
                  <w:rFonts w:ascii="Cambria Math" w:hAnsi="Cambria Math"/>
                </w:rPr>
              </m:ctrlPr>
            </m:sup>
          </m:sSup>
          <m:r>
            <m:rPr/>
            <w:rPr>
              <w:rFonts w:ascii="Cambria Math" w:hAnsi="Cambria Math"/>
            </w:rPr>
            <m:t>，其中λ=0.1</m:t>
          </m:r>
          <w:commentRangeEnd w:id="4"/>
          <m:r>
            <m:rPr>
              <m:sty m:val="p"/>
            </m:rPr>
            <w:commentReference w:id="4"/>
          </m:r>
        </m:oMath>
      </m:oMathPara>
    </w:p>
    <w:p w14:paraId="5AFD4F46">
      <w:pPr>
        <w:pStyle w:val="10"/>
      </w:pPr>
      <w:r>
        <w:rPr>
          <w:rFonts w:hint="eastAsia"/>
        </w:rPr>
        <w:t>动态权重分配算法采用熵权法动态计算指标权重，避免静态赋权的主观性：</w:t>
      </w:r>
    </w:p>
    <w:p w14:paraId="46A5C9A1">
      <m:oMathPara>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f>
            <m:fPr>
              <m:ctrlPr>
                <w:rPr>
                  <w:rFonts w:ascii="Cambria Math" w:hAnsi="Cambria Math"/>
                </w:rPr>
              </m:ctrlPr>
            </m:fPr>
            <m:num>
              <m:r>
                <m:rPr/>
                <w:rPr>
                  <w:rFonts w:ascii="Cambria Math" w:hAnsi="Cambria Math"/>
                </w:rPr>
                <m:t>1−</m:t>
              </m:r>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num>
            <m:den>
              <m:nary>
                <m:naryPr>
                  <m:chr m:val="∑"/>
                  <m:grow m:val="1"/>
                  <m:limLoc m:val="undOvr"/>
                  <m:ctrlPr>
                    <w:rPr>
                      <w:rFonts w:ascii="Cambria Math" w:hAnsi="Cambria Math"/>
                    </w:rPr>
                  </m:ctrlPr>
                </m:naryPr>
                <m:sub>
                  <m:r>
                    <m:rPr/>
                    <w:rPr>
                      <w:rFonts w:ascii="Cambria Math" w:hAnsi="Cambria Math"/>
                    </w:rPr>
                    <m:t>j=1</m:t>
                  </m:r>
                  <m:ctrlPr>
                    <w:rPr>
                      <w:rFonts w:ascii="Cambria Math" w:hAnsi="Cambria Math"/>
                    </w:rPr>
                  </m:ctrlPr>
                </m:sub>
                <m:sup>
                  <m:r>
                    <m:rPr/>
                    <w:rPr>
                      <w:rFonts w:ascii="Cambria Math" w:hAnsi="Cambria Math"/>
                    </w:rPr>
                    <m:t>n</m:t>
                  </m:r>
                  <m:ctrlPr>
                    <w:rPr>
                      <w:rFonts w:ascii="Cambria Math" w:hAnsi="Cambria Math"/>
                    </w:rPr>
                  </m:ctrlPr>
                </m:sup>
                <m:e>
                  <m:d>
                    <m:dPr>
                      <m:ctrlPr>
                        <w:rPr>
                          <w:rFonts w:ascii="Cambria Math" w:hAnsi="Cambria Math"/>
                          <w:i/>
                        </w:rPr>
                      </m:ctrlPr>
                    </m:dPr>
                    <m:e>
                      <m:r>
                        <m:rPr/>
                        <w:rPr>
                          <w:rFonts w:ascii="Cambria Math" w:hAnsi="Cambria Math"/>
                        </w:rPr>
                        <m:t>1−</m:t>
                      </m:r>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i/>
                        </w:rPr>
                      </m:ctrlPr>
                    </m:e>
                  </m:d>
                  <m:ctrlPr>
                    <w:rPr>
                      <w:rFonts w:ascii="Cambria Math" w:hAnsi="Cambria Math"/>
                    </w:rPr>
                  </m:ctrlPr>
                </m:e>
              </m:nary>
              <m:ctrlPr>
                <w:rPr>
                  <w:rFonts w:ascii="Cambria Math" w:hAnsi="Cambria Math"/>
                </w:rPr>
              </m:ctrlPr>
            </m:den>
          </m:f>
          <m:r>
            <m:rPr/>
            <w:rPr>
              <w:rFonts w:ascii="Cambria Math" w:hAnsi="Cambria Math"/>
            </w:rPr>
            <m:t>,</m:t>
          </m:r>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nary>
            <m:naryPr>
              <m:chr m:val="∑"/>
              <m:grow m:val="1"/>
              <m:limLoc m:val="undOvr"/>
              <m:ctrlPr>
                <w:rPr>
                  <w:rFonts w:ascii="Cambria Math" w:hAnsi="Cambria Math"/>
                </w:rPr>
              </m:ctrlPr>
            </m:naryPr>
            <m:sub>
              <m:r>
                <m:rPr/>
                <w:rPr>
                  <w:rFonts w:ascii="Cambria Math" w:hAnsi="Cambria Math"/>
                </w:rPr>
                <m:t>k=1</m:t>
              </m:r>
              <m:ctrlPr>
                <w:rPr>
                  <w:rFonts w:ascii="Cambria Math" w:hAnsi="Cambria Math"/>
                </w:rPr>
              </m:ctrlPr>
            </m:sub>
            <m:sup>
              <m:r>
                <m:rPr/>
                <w:rPr>
                  <w:rFonts w:ascii="Cambria Math" w:hAnsi="Cambria Math"/>
                </w:rPr>
                <m:t>m</m:t>
              </m:r>
              <m:ctrlPr>
                <w:rPr>
                  <w:rFonts w:ascii="Cambria Math" w:hAnsi="Cambria Math"/>
                </w:rPr>
              </m:ctrlPr>
            </m:sup>
            <m:e>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ik</m:t>
                  </m:r>
                  <m:ctrlPr>
                    <w:rPr>
                      <w:rFonts w:ascii="Cambria Math" w:hAnsi="Cambria Math"/>
                    </w:rPr>
                  </m:ctrlPr>
                </m:sub>
              </m:sSub>
              <m:func>
                <m:funcPr>
                  <m:ctrlPr>
                    <w:rPr>
                      <w:rFonts w:ascii="Cambria Math" w:hAnsi="Cambria Math"/>
                      <w:i/>
                    </w:rPr>
                  </m:ctrlPr>
                </m:funcPr>
                <m:fName>
                  <m:r>
                    <m:rPr>
                      <m:sty m:val="p"/>
                    </m:rPr>
                    <w:rPr>
                      <w:rFonts w:ascii="Cambria Math" w:hAnsi="Cambria Math"/>
                    </w:rPr>
                    <m:t>ln</m:t>
                  </m:r>
                  <m:ctrlPr>
                    <w:rPr>
                      <w:rFonts w:ascii="Cambria Math" w:hAnsi="Cambria Math"/>
                    </w:rPr>
                  </m:ctrlPr>
                </m:fName>
                <m:e>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ik</m:t>
                      </m:r>
                      <m:ctrlPr>
                        <w:rPr>
                          <w:rFonts w:ascii="Cambria Math" w:hAnsi="Cambria Math"/>
                        </w:rPr>
                      </m:ctrlPr>
                    </m:sub>
                  </m:sSub>
                  <m:ctrlPr>
                    <w:rPr>
                      <w:rFonts w:ascii="Cambria Math" w:hAnsi="Cambria Math"/>
                      <w:i/>
                    </w:rPr>
                  </m:ctrlPr>
                </m:e>
              </m:func>
              <m:ctrlPr>
                <w:rPr>
                  <w:rFonts w:ascii="Cambria Math" w:hAnsi="Cambria Math"/>
                </w:rPr>
              </m:ctrlPr>
            </m:e>
          </m:nary>
        </m:oMath>
      </m:oMathPara>
    </w:p>
    <w:p w14:paraId="3014D3C3">
      <w:pPr>
        <w:pStyle w:val="10"/>
        <w:rPr>
          <w:rStyle w:val="99"/>
        </w:rPr>
      </w:pPr>
      <w:r>
        <w:rPr>
          <w:rFonts w:hint="eastAsia"/>
        </w:rPr>
        <w:t>其中</w:t>
      </w:r>
      <w:ins w:id="866" w:author="陈黎" w:date="2025-04-25T09:07:49Z">
        <w:r>
          <w:rPr>
            <w:rFonts w:hint="eastAsia"/>
            <w:lang w:eastAsia="zh-CN"/>
          </w:rPr>
          <w:t>，</w:t>
        </w:r>
      </w:ins>
      <m:oMath>
        <m:sSub>
          <w:bookmarkStart w:id="122" w:name="_GoBack"/>
          <w:bookmarkEnd w:id="122"/>
          <m:sSubPr/>
          <m:e>
            <m:r>
              <m:rPr/>
              <m:t>p</m:t>
            </m:r>
          </m:e>
          <m:sub>
            <m:r>
              <m:rPr/>
              <m:t>ik</m:t>
            </m:r>
          </m:sub>
        </m:sSub>
      </m:oMath>
      <w:r>
        <w:rPr>
          <w:rFonts w:hint="eastAsia"/>
        </w:rPr>
        <w:t>为第i个指标在第k条微博的归一化值。最终热度得分公式为：</w:t>
      </w:r>
    </w:p>
    <w:p w14:paraId="548B0496">
      <w:pPr>
        <w:pStyle w:val="10"/>
      </w:pPr>
      <m:oMathPara>
        <m:oMath>
          <m:r>
            <m:rPr/>
            <w:rPr>
              <w:rFonts w:hint="eastAsia"/>
            </w:rPr>
            <m:t>HeatScore</m:t>
          </m:r>
          <m:r>
            <m:rPr/>
            <m:t>=T</m:t>
          </m:r>
          <m:r>
            <m:rPr/>
            <w:rPr>
              <w:rFonts w:hint="eastAsia"/>
            </w:rPr>
            <m:t>·</m:t>
          </m:r>
          <m:d>
            <m:dPr>
              <m:ctrlPr>
                <w:rPr>
                  <w:i/>
                </w:rPr>
              </m:ctrlPr>
            </m:dPr>
            <m:e>
              <m:sSub>
                <m:sSubPr>
                  <m:ctrlPr>
                    <w:rPr>
                      <w:i/>
                    </w:rPr>
                  </m:ctrlPr>
                </m:sSubPr>
                <m:e>
                  <m:r>
                    <m:rPr/>
                    <w:rPr>
                      <w:rFonts w:hint="eastAsia"/>
                    </w:rPr>
                    <m:t>w</m:t>
                  </m:r>
                  <m:ctrlPr>
                    <w:rPr>
                      <w:i/>
                    </w:rPr>
                  </m:ctrlPr>
                </m:e>
                <m:sub>
                  <m:r>
                    <m:rPr/>
                    <m:t>1</m:t>
                  </m:r>
                  <m:ctrlPr>
                    <w:rPr>
                      <w:i/>
                    </w:rPr>
                  </m:ctrlPr>
                </m:sub>
              </m:sSub>
              <m:r>
                <m:rPr/>
                <w:rPr>
                  <w:rFonts w:hint="eastAsia"/>
                </w:rPr>
                <m:t>·</m:t>
              </m:r>
              <m:r>
                <m:rPr/>
                <m:t>D</m:t>
              </m:r>
              <m:r>
                <m:rPr/>
                <w:rPr>
                  <w:rFonts w:hint="eastAsia"/>
                </w:rPr>
                <m:t>·reposts</m:t>
              </m:r>
              <m:r>
                <m:rPr/>
                <m:t>+</m:t>
              </m:r>
              <m:sSub>
                <m:sSubPr>
                  <m:ctrlPr>
                    <w:rPr>
                      <w:i/>
                    </w:rPr>
                  </m:ctrlPr>
                </m:sSubPr>
                <m:e>
                  <m:r>
                    <m:rPr/>
                    <m:t>w</m:t>
                  </m:r>
                  <m:ctrlPr>
                    <w:rPr>
                      <w:i/>
                    </w:rPr>
                  </m:ctrlPr>
                </m:e>
                <m:sub>
                  <m:r>
                    <m:rPr/>
                    <m:t>2</m:t>
                  </m:r>
                  <m:ctrlPr>
                    <w:rPr>
                      <w:i/>
                    </w:rPr>
                  </m:ctrlPr>
                </m:sub>
              </m:sSub>
              <m:r>
                <m:rPr/>
                <w:rPr>
                  <w:rFonts w:hint="eastAsia"/>
                </w:rPr>
                <m:t>·S·comments</m:t>
              </m:r>
              <m:r>
                <m:rPr/>
                <m:t>+</m:t>
              </m:r>
              <m:sSub>
                <m:sSubPr>
                  <m:ctrlPr>
                    <w:rPr>
                      <w:i/>
                    </w:rPr>
                  </m:ctrlPr>
                </m:sSubPr>
                <m:e>
                  <m:r>
                    <m:rPr/>
                    <m:t>w</m:t>
                  </m:r>
                  <m:ctrlPr>
                    <w:rPr>
                      <w:i/>
                    </w:rPr>
                  </m:ctrlPr>
                </m:e>
                <m:sub>
                  <m:r>
                    <m:rPr/>
                    <m:t>3</m:t>
                  </m:r>
                  <m:ctrlPr>
                    <w:rPr>
                      <w:i/>
                    </w:rPr>
                  </m:ctrlPr>
                </m:sub>
              </m:sSub>
              <m:r>
                <m:rPr/>
                <w:rPr>
                  <w:rFonts w:hint="eastAsia"/>
                </w:rPr>
                <m:t>·attitudes</m:t>
              </m:r>
              <m:ctrlPr>
                <w:rPr>
                  <w:i/>
                </w:rPr>
              </m:ctrlPr>
            </m:e>
          </m:d>
        </m:oMath>
      </m:oMathPara>
    </w:p>
    <w:p w14:paraId="260612ED">
      <w:pPr>
        <w:pStyle w:val="10"/>
      </w:pPr>
      <w:r>
        <w:rPr>
          <w:rFonts w:hint="eastAsia"/>
        </w:rPr>
        <w:t>得到热度得分后，系统对微博进行排序，筛选出热度最高的Top N条微博作为潜在的热点事件。前端页面（如user_search_index.html）负责展示这些热点事件列表，通常包含微博内容摘要、发布者信息、各项互动指标以及计算出的热度得分。用户可以点击查看微博详情。此外，系统还可以结合时间维度，绘制热度趋势图，展示特定事件或关键词的热度随时间的变化情况，帮助用户理解事件的发展脉络和舆情演变。</w:t>
      </w:r>
    </w:p>
    <w:p w14:paraId="08F3109D">
      <w:pPr>
        <w:pStyle w:val="60"/>
      </w:pPr>
      <w:bookmarkStart w:id="56" w:name="_Toc196418475"/>
      <w:r>
        <w:rPr>
          <w:rFonts w:hint="eastAsia"/>
        </w:rPr>
        <w:t>热门帖子分析与展示</w:t>
      </w:r>
      <w:bookmarkEnd w:id="56"/>
    </w:p>
    <w:p w14:paraId="6FD10D81">
      <w:pPr>
        <w:pStyle w:val="10"/>
      </w:pPr>
      <w:r>
        <w:rPr>
          <w:rFonts w:hint="eastAsia"/>
        </w:rPr>
        <w:t>此部分与热度事件分析有重叠，但更侧重于对已识别出的高热度帖子的内容和传播进行深入分析。前端页面weiboTiezi.html展示了热度排名靠前的帖子列表。除了展示基本信息和热度指标外，还可以进一步分析其传播路径（例如，通过分析转发链条，但这通常需要更复杂的API权限或爬取策略）、关键评论者、以及与帖子的互动模式等。展示方式除了列表，还可以结合网络图等可视化手段。</w:t>
      </w:r>
    </w:p>
    <w:p w14:paraId="42001017">
      <w:pPr>
        <w:pStyle w:val="76"/>
        <w:keepNext/>
      </w:pPr>
      <w:r>
        <w:drawing>
          <wp:inline distT="0" distB="0" distL="0" distR="0">
            <wp:extent cx="5360670" cy="2644775"/>
            <wp:effectExtent l="0" t="0" r="0" b="3175"/>
            <wp:docPr id="21431035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103517" name="图片 1"/>
                    <pic:cNvPicPr>
                      <a:picLocks noChangeAspect="1"/>
                    </pic:cNvPicPr>
                  </pic:nvPicPr>
                  <pic:blipFill>
                    <a:blip r:embed="rId26"/>
                    <a:stretch>
                      <a:fillRect/>
                    </a:stretch>
                  </pic:blipFill>
                  <pic:spPr>
                    <a:xfrm>
                      <a:off x="0" y="0"/>
                      <a:ext cx="5376561" cy="2652360"/>
                    </a:xfrm>
                    <a:prstGeom prst="rect">
                      <a:avLst/>
                    </a:prstGeom>
                  </pic:spPr>
                </pic:pic>
              </a:graphicData>
            </a:graphic>
          </wp:inline>
        </w:drawing>
      </w:r>
    </w:p>
    <w:p w14:paraId="198F99AD">
      <w:pPr>
        <w:pStyle w:val="9"/>
        <w:ind w:firstLine="442"/>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5</w:t>
      </w:r>
      <w:r>
        <w:fldChar w:fldCharType="end"/>
      </w:r>
      <w:r>
        <w:rPr>
          <w:rFonts w:hint="eastAsia"/>
        </w:rPr>
        <w:t>热门帖子列表展示</w:t>
      </w:r>
    </w:p>
    <w:p w14:paraId="3CFC3711">
      <w:pPr>
        <w:pStyle w:val="57"/>
      </w:pPr>
      <w:bookmarkStart w:id="57" w:name="_Toc196418476"/>
      <w:r>
        <w:rPr>
          <w:rFonts w:hint="eastAsia"/>
        </w:rPr>
        <w:t>舆情情感分析模块实现</w:t>
      </w:r>
      <w:bookmarkEnd w:id="57"/>
    </w:p>
    <w:p w14:paraId="57D34EFA">
      <w:pPr>
        <w:pStyle w:val="10"/>
      </w:pPr>
      <w:r>
        <w:rPr>
          <w:rFonts w:hint="eastAsia"/>
        </w:rPr>
        <w:t>舆情情感分析模块的核心在于通过深度语义理解与统计建模技术，实现单条微博或相关微博集合的情感倾向识别与主题聚焦。本系统采用</w:t>
      </w:r>
      <w:r>
        <w:rPr>
          <w:rFonts w:hint="eastAsia" w:ascii="宋体" w:hAnsi="宋体"/>
        </w:rPr>
        <w:t>朴素贝叶斯</w:t>
      </w:r>
      <w:r>
        <w:t>+BERT</w:t>
      </w:r>
      <w:r>
        <w:rPr>
          <w:rFonts w:hint="eastAsia"/>
        </w:rPr>
        <w:t>混合模型</w:t>
      </w:r>
      <w:r>
        <w:rPr>
          <w:rFonts w:hint="eastAsia" w:ascii="宋体" w:hAnsi="宋体"/>
        </w:rPr>
        <w:t>架构，结合动态特征工程与迁移</w:t>
      </w:r>
      <w:r>
        <w:rPr>
          <w:rFonts w:hint="eastAsia"/>
        </w:rPr>
        <w:t>学习策略，在中文社交媒体场景下实现高效精准的情感分类与语义解析。</w:t>
      </w:r>
    </w:p>
    <w:p w14:paraId="1FB6A5EF">
      <w:pPr>
        <w:pStyle w:val="60"/>
      </w:pPr>
      <w:bookmarkStart w:id="58" w:name="_Toc196418477"/>
      <w:r>
        <w:rPr>
          <w:rFonts w:hint="eastAsia"/>
        </w:rPr>
        <w:t>情感分类实现</w:t>
      </w:r>
      <w:bookmarkEnd w:id="58"/>
    </w:p>
    <w:p w14:paraId="70498CDF">
      <w:pPr>
        <w:pStyle w:val="10"/>
      </w:pPr>
      <w:r>
        <w:rPr>
          <w:rFonts w:hint="eastAsia"/>
        </w:rPr>
        <w:t>情感分类的目标是判断微博文本所表达的情绪是积极、消极还是中性。本文使用朴素贝叶斯和BERT作为模型对微博文本情感分类。对于一条新的微博文本，先进行分词、去除停用词、转换为词向量等预处理步骤，然后输入到训练好的模型中进行预测，得到其情感类别。</w:t>
      </w:r>
    </w:p>
    <w:p w14:paraId="04CC5B9B">
      <w:pPr>
        <w:pStyle w:val="10"/>
      </w:pPr>
      <w:r>
        <w:rPr>
          <w:rFonts w:hint="eastAsia"/>
        </w:rPr>
        <w:t>具体而言，先将已经获取到的微博评论数据，通过BERT预训练模型在朴素贝叶斯监督学习下进行训练，最后得到情感分类模型统计文本中积极词汇和消极词汇的数量或累加其情感强度得分，计算出文本的整体情感得分。</w:t>
      </w:r>
    </w:p>
    <w:p w14:paraId="57642188">
      <w:pPr>
        <w:pStyle w:val="10"/>
        <w:numPr>
          <w:ilvl w:val="0"/>
          <w:numId w:val="2"/>
        </w:numPr>
        <w:ind w:firstLineChars="0"/>
      </w:pPr>
      <w:r>
        <w:rPr>
          <w:rFonts w:hint="eastAsia"/>
        </w:rPr>
        <w:t>BERT词嵌入</w:t>
      </w:r>
    </w:p>
    <w:p w14:paraId="618B4A2A">
      <w:pPr>
        <w:pStyle w:val="10"/>
        <w:ind w:firstLineChars="0"/>
      </w:pPr>
      <w:r>
        <w:rPr>
          <w:rFonts w:hint="eastAsia"/>
        </w:rPr>
        <w:t>本文采用bert-base-chinese预训练模型，通过12层Transformer编码器生成768维词向量，输入序列长度固定为256（短文本填充，长文本截断），使用[CLS]标记的隐状态作为文本全局表示，多头自注意力机制如下：</w:t>
      </w:r>
    </w:p>
    <w:p w14:paraId="58DA8FC4">
      <m:oMathPara>
        <m:oMath>
          <m:func>
            <m:funcPr>
              <m:ctrlPr>
                <w:rPr>
                  <w:rFonts w:ascii="Cambria Math" w:hAnsi="Cambria Math"/>
                  <w:i/>
                </w:rPr>
              </m:ctrlPr>
            </m:funcPr>
            <m:fName>
              <m:r>
                <m:rPr>
                  <m:sty m:val="p"/>
                </m:rPr>
                <w:rPr>
                  <w:rFonts w:ascii="Cambria Math" w:hAnsi="Cambria Math"/>
                </w:rPr>
                <m:t>Attention</m:t>
              </m:r>
              <m:ctrlPr>
                <w:rPr>
                  <w:rFonts w:ascii="Cambria Math" w:hAnsi="Cambria Math"/>
                </w:rPr>
              </m:ctrlPr>
            </m:fName>
            <m:e>
              <m:d>
                <m:dPr>
                  <m:ctrlPr>
                    <w:rPr>
                      <w:rFonts w:ascii="Cambria Math" w:hAnsi="Cambria Math"/>
                      <w:i/>
                    </w:rPr>
                  </m:ctrlPr>
                </m:dPr>
                <m:e>
                  <m:r>
                    <m:rPr/>
                    <w:rPr>
                      <w:rFonts w:ascii="Cambria Math" w:hAnsi="Cambria Math"/>
                    </w:rPr>
                    <m:t>Q,K,V</m:t>
                  </m:r>
                  <m:ctrlPr>
                    <w:rPr>
                      <w:rFonts w:ascii="Cambria Math" w:hAnsi="Cambria Math"/>
                      <w:i/>
                    </w:rPr>
                  </m:ctrlPr>
                </m:e>
              </m:d>
              <m:ctrlPr>
                <w:rPr>
                  <w:rFonts w:ascii="Cambria Math" w:hAnsi="Cambria Math"/>
                  <w:i/>
                </w:rPr>
              </m:ctrlPr>
            </m:e>
          </m:func>
          <m:r>
            <m:rPr/>
            <w:rPr>
              <w:rFonts w:ascii="Cambria Math" w:hAnsi="Cambria Math"/>
            </w:rPr>
            <m:t>=</m:t>
          </m:r>
          <m:func>
            <m:funcPr>
              <m:ctrlPr>
                <w:rPr>
                  <w:rFonts w:ascii="Cambria Math" w:hAnsi="Cambria Math"/>
                  <w:i/>
                </w:rPr>
              </m:ctrlPr>
            </m:funcPr>
            <m:fName>
              <m:r>
                <m:rPr>
                  <m:sty m:val="p"/>
                </m:rPr>
                <w:rPr>
                  <w:rFonts w:ascii="Cambria Math" w:hAnsi="Cambria Math"/>
                </w:rPr>
                <m:t>softmax</m:t>
              </m:r>
              <m:ctrlPr>
                <w:rPr>
                  <w:rFonts w:ascii="Cambria Math" w:hAnsi="Cambria Math"/>
                  <w:i/>
                </w:rPr>
              </m:ctrlPr>
            </m:fName>
            <m:e>
              <m:d>
                <m:dPr>
                  <m:ctrlPr>
                    <w:rPr>
                      <w:rFonts w:ascii="Cambria Math" w:hAnsi="Cambria Math"/>
                      <w:i/>
                    </w:rPr>
                  </m:ctrlPr>
                </m:dPr>
                <m:e>
                  <m:f>
                    <m:fPr>
                      <m:ctrlPr>
                        <w:rPr>
                          <w:rFonts w:ascii="Cambria Math" w:hAnsi="Cambria Math"/>
                        </w:rPr>
                      </m:ctrlPr>
                    </m:fPr>
                    <m:num>
                      <m:r>
                        <m:rPr/>
                        <w:rPr>
                          <w:rFonts w:ascii="Cambria Math" w:hAnsi="Cambria Math"/>
                        </w:rPr>
                        <m:t>Q</m:t>
                      </m:r>
                      <m:sSup>
                        <m:sSupPr>
                          <m:ctrlPr>
                            <w:rPr>
                              <w:rFonts w:ascii="Cambria Math" w:hAnsi="Cambria Math"/>
                            </w:rPr>
                          </m:ctrlPr>
                        </m:sSupPr>
                        <m:e>
                          <m:r>
                            <m:rPr/>
                            <w:rPr>
                              <w:rFonts w:ascii="Cambria Math" w:hAnsi="Cambria Math"/>
                            </w:rPr>
                            <m:t>K</m:t>
                          </m:r>
                          <m:ctrlPr>
                            <w:rPr>
                              <w:rFonts w:ascii="Cambria Math" w:hAnsi="Cambria Math"/>
                            </w:rPr>
                          </m:ctrlPr>
                        </m:e>
                        <m:sup>
                          <m:r>
                            <m:rPr/>
                            <w:rPr>
                              <w:rFonts w:ascii="Cambria Math" w:hAnsi="Cambria Math"/>
                            </w:rPr>
                            <m:t>T</m:t>
                          </m:r>
                          <m:ctrlPr>
                            <w:rPr>
                              <w:rFonts w:ascii="Cambria Math" w:hAnsi="Cambria Math"/>
                            </w:rPr>
                          </m:ctrlPr>
                        </m:sup>
                      </m:sSup>
                      <m:ctrlPr>
                        <w:rPr>
                          <w:rFonts w:ascii="Cambria Math" w:hAnsi="Cambria Math"/>
                        </w:rPr>
                      </m:ctrlPr>
                    </m:num>
                    <m:den>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rPr>
                          </m:ctrlPr>
                        </m:e>
                      </m:rad>
                      <m:ctrlPr>
                        <w:rPr>
                          <w:rFonts w:ascii="Cambria Math" w:hAnsi="Cambria Math"/>
                        </w:rPr>
                      </m:ctrlPr>
                    </m:den>
                  </m:f>
                  <m:ctrlPr>
                    <w:rPr>
                      <w:rFonts w:ascii="Cambria Math" w:hAnsi="Cambria Math"/>
                      <w:i/>
                    </w:rPr>
                  </m:ctrlPr>
                </m:e>
              </m:d>
              <m:ctrlPr>
                <w:rPr>
                  <w:rFonts w:ascii="Cambria Math" w:hAnsi="Cambria Math"/>
                  <w:i/>
                </w:rPr>
              </m:ctrlPr>
            </m:e>
          </m:func>
          <m:r>
            <m:rPr/>
            <w:rPr>
              <w:rFonts w:ascii="Cambria Math" w:hAnsi="Cambria Math"/>
            </w:rPr>
            <m:t>V</m:t>
          </m:r>
        </m:oMath>
      </m:oMathPara>
    </w:p>
    <w:p w14:paraId="6E47F04C">
      <w:pPr>
        <w:pStyle w:val="10"/>
        <w:ind w:firstLine="0" w:firstLineChars="0"/>
      </w:pPr>
      <w:r>
        <w:rPr>
          <w:rFonts w:hint="eastAsia"/>
        </w:rPr>
        <w:t>其中Q，K，V分别为查询、键、值矩阵，</w:t>
      </w:r>
      <m:oMath>
        <m:sSub>
          <m:sSubPr/>
          <m:e>
            <m:r>
              <m:rPr/>
              <m:t>d</m:t>
            </m:r>
          </m:e>
          <m:sub>
            <m:r>
              <m:rPr/>
              <m:t>k</m:t>
            </m:r>
          </m:sub>
        </m:sSub>
        <m:r>
          <m:rPr/>
          <m:t>=64</m:t>
        </m:r>
      </m:oMath>
      <w:r>
        <w:rPr>
          <w:rFonts w:hint="eastAsia"/>
        </w:rPr>
        <w:t>。</w:t>
      </w:r>
    </w:p>
    <w:p w14:paraId="2CBD6CE4">
      <w:pPr>
        <w:pStyle w:val="10"/>
        <w:ind w:firstLineChars="0"/>
      </w:pPr>
      <w:r>
        <w:rPr>
          <w:rFonts w:hint="eastAsia"/>
        </w:rPr>
        <w:t>分类层计算如下：</w:t>
      </w:r>
    </w:p>
    <w:p w14:paraId="7A0737D3">
      <m:oMathPara>
        <m:oMath>
          <m:r>
            <m:rPr>
              <m:nor/>
              <m:sty m:val="p"/>
            </m:rPr>
            <w:rPr>
              <w:b w:val="0"/>
              <w:i w:val="0"/>
            </w:rPr>
            <m:t xml:space="preserve">logits </m:t>
          </m:r>
          <m:r>
            <m:rPr/>
            <w:rPr>
              <w:rFonts w:ascii="Cambria Math" w:hAnsi="Cambria Math"/>
            </w:rPr>
            <m:t>=W⋅</m:t>
          </m:r>
          <m:sSub>
            <m:sSubPr>
              <m:ctrlPr>
                <w:rPr>
                  <w:rFonts w:ascii="Cambria Math" w:hAnsi="Cambria Math"/>
                </w:rPr>
              </m:ctrlPr>
            </m:sSubPr>
            <m:e>
              <m:r>
                <m:rPr/>
                <w:rPr>
                  <w:rFonts w:ascii="Cambria Math" w:hAnsi="Cambria Math"/>
                </w:rPr>
                <m:t>ℎ</m:t>
              </m:r>
              <m:ctrlPr>
                <w:rPr>
                  <w:rFonts w:ascii="Cambria Math" w:hAnsi="Cambria Math"/>
                </w:rPr>
              </m:ctrlPr>
            </m:e>
            <m:sub>
              <m:d>
                <m:dPr>
                  <m:begChr m:val="["/>
                  <m:endChr m:val="]"/>
                  <m:ctrlPr>
                    <w:rPr>
                      <w:rFonts w:ascii="Cambria Math" w:hAnsi="Cambria Math"/>
                      <w:i/>
                    </w:rPr>
                  </m:ctrlPr>
                </m:dPr>
                <m:e>
                  <m:r>
                    <m:rPr/>
                    <w:rPr>
                      <w:rFonts w:ascii="Cambria Math" w:hAnsi="Cambria Math"/>
                    </w:rPr>
                    <m:t>CLS</m:t>
                  </m:r>
                  <m:ctrlPr>
                    <w:rPr>
                      <w:rFonts w:ascii="Cambria Math" w:hAnsi="Cambria Math"/>
                      <w:i/>
                    </w:rPr>
                  </m:ctrlPr>
                </m:e>
              </m:d>
              <m:ctrlPr>
                <w:rPr>
                  <w:rFonts w:ascii="Cambria Math" w:hAnsi="Cambria Math"/>
                </w:rPr>
              </m:ctrlPr>
            </m:sub>
          </m:sSub>
          <m:r>
            <m:rPr/>
            <w:rPr>
              <w:rFonts w:ascii="Cambria Math" w:hAnsi="Cambria Math"/>
            </w:rPr>
            <m:t>+b</m:t>
          </m:r>
        </m:oMath>
      </m:oMathPara>
    </w:p>
    <w:p w14:paraId="01F5810F">
      <w:pPr>
        <w:pStyle w:val="10"/>
        <w:ind w:firstLine="0" w:firstLineChars="0"/>
      </w:pPr>
      <w:r>
        <w:rPr>
          <w:rFonts w:hint="eastAsia" w:ascii="Times New Roman" w:hAnsi="Times New Roman" w:cs="Times New Roman"/>
        </w:rPr>
        <w:t>其中</w:t>
      </w:r>
      <m:oMath>
        <m:sSub>
          <m:sSubPr/>
          <m:e>
            <m:r>
              <m:rPr/>
              <m:t>ℎ</m:t>
            </m:r>
          </m:e>
          <m:sub>
            <m:d>
              <m:dPr>
                <m:begChr m:val="["/>
                <m:endChr m:val="]"/>
                <m:ctrlPr>
                  <w:rPr>
                    <w:i/>
                  </w:rPr>
                </m:ctrlPr>
              </m:dPr>
              <m:e>
                <m:r>
                  <m:rPr/>
                  <m:t>CLS</m:t>
                </m:r>
                <m:ctrlPr>
                  <w:rPr>
                    <w:i/>
                  </w:rPr>
                </m:ctrlPr>
              </m:e>
            </m:d>
          </m:sub>
        </m:sSub>
      </m:oMath>
      <w:r>
        <w:rPr>
          <w:rFonts w:hint="eastAsia"/>
        </w:rPr>
        <w:t>为CLS标记的768维隐藏向量，</w:t>
      </w:r>
      <m:oMath>
        <m:r>
          <m:rPr/>
          <m:t>W∈</m:t>
        </m:r>
        <m:sSup>
          <m:sSupPr/>
          <m:e>
            <m:r>
              <m:rPr>
                <m:sty m:val="p"/>
                <m:scr m:val="double-struck"/>
              </m:rPr>
              <m:t>ℝ</m:t>
            </m:r>
          </m:e>
          <m:sup>
            <m:r>
              <m:rPr/>
              <m:t>768×3</m:t>
            </m:r>
          </m:sup>
        </m:sSup>
      </m:oMath>
      <w:r>
        <w:rPr>
          <w:rFonts w:hint="eastAsia"/>
        </w:rPr>
        <w:t>为分类权重矩阵。</w:t>
      </w:r>
    </w:p>
    <w:p w14:paraId="667BC48F">
      <w:pPr>
        <w:pStyle w:val="10"/>
        <w:numPr>
          <w:ilvl w:val="0"/>
          <w:numId w:val="2"/>
        </w:numPr>
        <w:ind w:firstLineChars="0"/>
      </w:pPr>
      <w:r>
        <w:rPr>
          <w:rFonts w:hint="eastAsia"/>
        </w:rPr>
        <w:t>朴素贝叶斯概率融合</w:t>
      </w:r>
    </w:p>
    <w:p w14:paraId="3F64CFA3">
      <w:pPr>
        <w:pStyle w:val="10"/>
        <w:ind w:firstLineChars="0"/>
      </w:pPr>
      <w:r>
        <w:rPr>
          <w:rFonts w:hint="eastAsia"/>
        </w:rPr>
        <w:t>基于BERT输出的概率，通过朴素贝叶斯融合训练可得更为精确的计算结果。概率融合公式如下：</w:t>
      </w:r>
    </w:p>
    <w:p w14:paraId="75B661DC">
      <m:oMathPara>
        <m:oMath>
          <m:r>
            <m:rPr/>
            <w:rPr>
              <w:rFonts w:ascii="Cambria Math" w:hAnsi="Cambria Math"/>
            </w:rPr>
            <m:t>P(c∣</m:t>
          </m:r>
          <m:r>
            <m:rPr>
              <m:sty m:val="b"/>
            </m:rPr>
            <w:rPr>
              <w:rFonts w:ascii="Cambria Math" w:hAnsi="Cambria Math"/>
            </w:rPr>
            <m:t>x</m:t>
          </m:r>
          <m:r>
            <m:rPr/>
            <w:rPr>
              <w:rFonts w:ascii="Cambria Math" w:hAnsi="Cambria Math"/>
            </w:rPr>
            <m:t>)=α⋅</m:t>
          </m:r>
          <m:sSub>
            <m:sSubPr>
              <m:ctrlPr>
                <w:rPr>
                  <w:rFonts w:ascii="Cambria Math" w:hAnsi="Cambria Math"/>
                </w:rPr>
              </m:ctrlPr>
            </m:sSubPr>
            <m:e>
              <m:r>
                <m:rPr/>
                <w:rPr>
                  <w:rFonts w:ascii="Cambria Math" w:hAnsi="Cambria Math"/>
                </w:rPr>
                <m:t>P</m:t>
              </m:r>
              <m:ctrlPr>
                <w:rPr>
                  <w:rFonts w:ascii="Cambria Math" w:hAnsi="Cambria Math"/>
                </w:rPr>
              </m:ctrlPr>
            </m:e>
            <m:sub>
              <m:r>
                <m:rPr>
                  <m:sty m:val="p"/>
                </m:rPr>
                <w:rPr>
                  <w:rFonts w:ascii="Cambria Math" w:hAnsi="Cambria Math"/>
                </w:rPr>
                <m:t>BERT</m:t>
              </m:r>
              <m:ctrlPr>
                <w:rPr>
                  <w:rFonts w:ascii="Cambria Math" w:hAnsi="Cambria Math"/>
                </w:rPr>
              </m:ctrlPr>
            </m:sub>
          </m:sSub>
          <m:r>
            <m:rPr/>
            <w:rPr>
              <w:rFonts w:ascii="Cambria Math" w:hAnsi="Cambria Math"/>
            </w:rPr>
            <m:t>(c∣</m:t>
          </m:r>
          <m:r>
            <m:rPr>
              <m:sty m:val="b"/>
            </m:rPr>
            <w:rPr>
              <w:rFonts w:ascii="Cambria Math" w:hAnsi="Cambria Math"/>
            </w:rPr>
            <m:t>x</m:t>
          </m:r>
          <m:r>
            <m:rPr/>
            <w:rPr>
              <w:rFonts w:ascii="Cambria Math" w:hAnsi="Cambria Math"/>
            </w:rPr>
            <m:t>)+(1−α)⋅</m:t>
          </m:r>
          <m:sSub>
            <m:sSubPr>
              <m:ctrlPr>
                <w:rPr>
                  <w:rFonts w:ascii="Cambria Math" w:hAnsi="Cambria Math"/>
                </w:rPr>
              </m:ctrlPr>
            </m:sSubPr>
            <m:e>
              <m:r>
                <m:rPr/>
                <w:rPr>
                  <w:rFonts w:ascii="Cambria Math" w:hAnsi="Cambria Math"/>
                </w:rPr>
                <m:t>P</m:t>
              </m:r>
              <m:ctrlPr>
                <w:rPr>
                  <w:rFonts w:ascii="Cambria Math" w:hAnsi="Cambria Math"/>
                </w:rPr>
              </m:ctrlPr>
            </m:e>
            <m:sub>
              <m:r>
                <m:rPr>
                  <m:sty m:val="p"/>
                </m:rPr>
                <w:rPr>
                  <w:rFonts w:ascii="Cambria Math" w:hAnsi="Cambria Math"/>
                </w:rPr>
                <m:t>NB</m:t>
              </m:r>
              <m:ctrlPr>
                <w:rPr>
                  <w:rFonts w:ascii="Cambria Math" w:hAnsi="Cambria Math"/>
                </w:rPr>
              </m:ctrlPr>
            </m:sub>
          </m:sSub>
          <m:r>
            <m:rPr/>
            <w:rPr>
              <w:rFonts w:ascii="Cambria Math" w:hAnsi="Cambria Math"/>
            </w:rPr>
            <m:t>(c∣</m:t>
          </m:r>
          <m:r>
            <m:rPr>
              <m:sty m:val="b"/>
            </m:rPr>
            <w:rPr>
              <w:rFonts w:ascii="Cambria Math" w:hAnsi="Cambria Math"/>
            </w:rPr>
            <m:t>x</m:t>
          </m:r>
          <m:r>
            <m:rPr/>
            <w:rPr>
              <w:rFonts w:ascii="Cambria Math" w:hAnsi="Cambria Math"/>
            </w:rPr>
            <m:t>)</m:t>
          </m:r>
        </m:oMath>
      </m:oMathPara>
    </w:p>
    <w:p w14:paraId="12D44DB9">
      <w:pPr>
        <w:pStyle w:val="10"/>
      </w:pPr>
      <w:r>
        <w:rPr>
          <w:rFonts w:hint="eastAsia"/>
        </w:rPr>
        <w:t>其中</w:t>
      </w:r>
      <m:oMath>
        <m:sSub>
          <m:sSubPr/>
          <m:e>
            <m:r>
              <m:rPr/>
              <m:t>P</m:t>
            </m:r>
          </m:e>
          <m:sub>
            <m:r>
              <m:rPr>
                <m:sty m:val="p"/>
              </m:rPr>
              <m:t>BERT</m:t>
            </m:r>
          </m:sub>
        </m:sSub>
      </m:oMath>
      <w:r>
        <w:rPr>
          <w:rFonts w:hint="eastAsia"/>
        </w:rPr>
        <w:t>为BERT输出的Softmax概率，</w:t>
      </w:r>
      <m:oMath>
        <m:sSub>
          <m:sSubPr/>
          <m:e>
            <m:r>
              <m:rPr/>
              <m:t>P</m:t>
            </m:r>
          </m:e>
          <m:sub>
            <m:r>
              <m:rPr>
                <m:sty m:val="p"/>
              </m:rPr>
              <m:t>NB</m:t>
            </m:r>
          </m:sub>
        </m:sSub>
      </m:oMath>
      <w:r>
        <w:rPr>
          <w:rFonts w:hint="eastAsia"/>
        </w:rPr>
        <w:t>为朴素贝叶斯经拉普拉斯平滑处理的后验概率，α为动态权重系数。</w:t>
      </w:r>
    </w:p>
    <w:p w14:paraId="46776BD6">
      <w:pPr>
        <w:pStyle w:val="10"/>
      </w:pPr>
      <w:r>
        <w:rPr>
          <w:rFonts w:hint="eastAsia"/>
        </w:rPr>
        <w:t>对于朴素贝叶斯模型，基于贝叶斯定理与特征条件独立假设，其后验概率计算为：</w:t>
      </w:r>
    </w:p>
    <w:p w14:paraId="7983B40F">
      <m:oMathPara>
        <m:oMath>
          <m:r>
            <m:rPr/>
            <w:rPr>
              <w:rFonts w:ascii="Cambria Math" w:hAnsi="Cambria Math"/>
            </w:rPr>
            <m:t>P</m:t>
          </m:r>
          <m:d>
            <m:dPr>
              <m:sepChr m:val="∣"/>
              <m:ctrlPr>
                <w:rPr>
                  <w:rFonts w:ascii="Cambria Math" w:hAnsi="Cambria Math"/>
                  <w:i/>
                </w:rPr>
              </m:ctrlPr>
            </m:dPr>
            <m:e>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i/>
                </w:rPr>
              </m:ctrlPr>
            </m:e>
            <m:e>
              <m:r>
                <m:rPr>
                  <m:sty m:val="b"/>
                </m:rPr>
                <w:rPr>
                  <w:rFonts w:ascii="Cambria Math" w:hAnsi="Cambria Math"/>
                </w:rPr>
                <m:t>x</m:t>
              </m:r>
              <m:ctrlPr>
                <w:rPr>
                  <w:rFonts w:ascii="Cambria Math" w:hAnsi="Cambria Math"/>
                  <w:i/>
                </w:rPr>
              </m:ctrlPr>
            </m:e>
          </m:d>
          <m:r>
            <m:rPr/>
            <w:rPr>
              <w:rFonts w:ascii="Cambria Math" w:hAnsi="Cambria Math"/>
            </w:rPr>
            <m:t>=</m:t>
          </m:r>
          <m:f>
            <m:fPr>
              <m:ctrlPr>
                <w:rPr>
                  <w:rFonts w:ascii="Cambria Math" w:hAnsi="Cambria Math"/>
                </w:rPr>
              </m:ctrlPr>
            </m:fPr>
            <m:num>
              <m:r>
                <m:rPr/>
                <w:rPr>
                  <w:rFonts w:ascii="Cambria Math" w:hAnsi="Cambria Math"/>
                </w:rPr>
                <m:t>P</m:t>
              </m:r>
              <m:d>
                <m:dPr>
                  <m:ctrlPr>
                    <w:rPr>
                      <w:rFonts w:ascii="Cambria Math" w:hAnsi="Cambria Math"/>
                      <w:i/>
                    </w:rPr>
                  </m:ctrlPr>
                </m:dPr>
                <m:e>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i/>
                    </w:rPr>
                  </m:ctrlPr>
                </m:e>
              </m:d>
              <m:nary>
                <m:naryPr>
                  <m:chr m:val="∏"/>
                  <m:grow m:val="1"/>
                  <m:limLoc m:val="undOvr"/>
                  <m:ctrlPr>
                    <w:rPr>
                      <w:rFonts w:ascii="Cambria Math" w:hAnsi="Cambria Math"/>
                    </w:rPr>
                  </m:ctrlPr>
                </m:naryPr>
                <m:sub>
                  <m:r>
                    <m:rPr/>
                    <w:rPr>
                      <w:rFonts w:ascii="Cambria Math" w:hAnsi="Cambria Math"/>
                    </w:rPr>
                    <m:t>i=1</m:t>
                  </m:r>
                  <m:ctrlPr>
                    <w:rPr>
                      <w:rFonts w:ascii="Cambria Math" w:hAnsi="Cambria Math"/>
                    </w:rPr>
                  </m:ctrlPr>
                </m:sub>
                <m:sup>
                  <m:r>
                    <m:rPr/>
                    <w:rPr>
                      <w:rFonts w:ascii="Cambria Math" w:hAnsi="Cambria Math"/>
                    </w:rPr>
                    <m:t>n</m:t>
                  </m:r>
                  <m:ctrlPr>
                    <w:rPr>
                      <w:rFonts w:ascii="Cambria Math" w:hAnsi="Cambria Math"/>
                    </w:rPr>
                  </m:ctrlPr>
                </m:sup>
                <m:e>
                  <m:r>
                    <m:rPr/>
                    <w:rPr>
                      <w:rFonts w:ascii="Cambria Math" w:hAnsi="Cambria Math"/>
                    </w:rPr>
                    <m:t>P</m:t>
                  </m:r>
                  <m:d>
                    <m:dPr>
                      <m:sepChr m:val="∣"/>
                      <m:ctrlPr>
                        <w:rPr>
                          <w:rFonts w:ascii="Cambria Math" w:hAnsi="Cambria Math"/>
                          <w:i/>
                        </w:rPr>
                      </m:ctrlPr>
                    </m:dP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i/>
                        </w:rPr>
                      </m:ctrlPr>
                    </m:e>
                    <m:e>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i/>
                        </w:rPr>
                      </m:ctrlPr>
                    </m:e>
                  </m:d>
                  <m:ctrlPr>
                    <w:rPr>
                      <w:rFonts w:ascii="Cambria Math" w:hAnsi="Cambria Math"/>
                    </w:rPr>
                  </m:ctrlPr>
                </m:e>
              </m:nary>
              <m:ctrlPr>
                <w:rPr>
                  <w:rFonts w:ascii="Cambria Math" w:hAnsi="Cambria Math"/>
                </w:rPr>
              </m:ctrlPr>
            </m:num>
            <m:den>
              <m:r>
                <m:rPr/>
                <w:rPr>
                  <w:rFonts w:ascii="Cambria Math" w:hAnsi="Cambria Math"/>
                </w:rPr>
                <m:t>P</m:t>
              </m:r>
              <m:d>
                <m:dPr>
                  <m:ctrlPr>
                    <w:rPr>
                      <w:rFonts w:ascii="Cambria Math" w:hAnsi="Cambria Math"/>
                      <w:i/>
                    </w:rPr>
                  </m:ctrlPr>
                </m:dPr>
                <m:e>
                  <m:r>
                    <m:rPr>
                      <m:sty m:val="b"/>
                    </m:rPr>
                    <w:rPr>
                      <w:rFonts w:ascii="Cambria Math" w:hAnsi="Cambria Math"/>
                    </w:rPr>
                    <m:t>x</m:t>
                  </m:r>
                  <m:ctrlPr>
                    <w:rPr>
                      <w:rFonts w:ascii="Cambria Math" w:hAnsi="Cambria Math"/>
                      <w:i/>
                    </w:rPr>
                  </m:ctrlPr>
                </m:e>
              </m:d>
              <m:ctrlPr>
                <w:rPr>
                  <w:rFonts w:ascii="Cambria Math" w:hAnsi="Cambria Math"/>
                </w:rPr>
              </m:ctrlPr>
            </m:den>
          </m:f>
        </m:oMath>
      </m:oMathPara>
    </w:p>
    <w:p w14:paraId="03B852E5">
      <w:pPr>
        <w:pStyle w:val="10"/>
      </w:pPr>
      <w:r>
        <w:rPr>
          <w:rFonts w:hint="eastAsia"/>
        </w:rPr>
        <w:t>其中</w:t>
      </w:r>
      <m:oMath>
        <m:r>
          <m:rPr/>
          <m:t>P</m:t>
        </m:r>
        <m:d>
          <m:dPr>
            <m:ctrlPr>
              <w:rPr>
                <w:i/>
              </w:rPr>
            </m:ctrlPr>
          </m:dPr>
          <m:e>
            <m:sSub>
              <m:sSubPr/>
              <m:e>
                <m:r>
                  <m:rPr/>
                  <m:t>c</m:t>
                </m:r>
              </m:e>
              <m:sub>
                <m:r>
                  <m:rPr/>
                  <m:t>j</m:t>
                </m:r>
              </m:sub>
            </m:sSub>
            <m:ctrlPr>
              <w:rPr>
                <w:i/>
              </w:rPr>
            </m:ctrlPr>
          </m:e>
        </m:d>
      </m:oMath>
      <w:r>
        <w:rPr>
          <w:rFonts w:hint="eastAsia"/>
        </w:rPr>
        <w:t>为类别先验概率（如正面／负面情感占比），</w:t>
      </w:r>
      <m:oMath>
        <m:r>
          <m:rPr/>
          <m:t>P</m:t>
        </m:r>
        <m:d>
          <m:dPr>
            <m:sepChr m:val="∣"/>
            <m:ctrlPr>
              <w:rPr>
                <w:i/>
              </w:rPr>
            </m:ctrlPr>
          </m:dPr>
          <m:e>
            <m:sSub>
              <m:sSubPr/>
              <m:e>
                <m:r>
                  <m:rPr/>
                  <m:t>x</m:t>
                </m:r>
              </m:e>
              <m:sub>
                <m:r>
                  <m:rPr/>
                  <m:t>i</m:t>
                </m:r>
              </m:sub>
            </m:sSub>
            <m:ctrlPr>
              <w:rPr>
                <w:i/>
              </w:rPr>
            </m:ctrlPr>
          </m:e>
          <m:e>
            <m:sSub>
              <m:sSubPr/>
              <m:e>
                <m:r>
                  <m:rPr/>
                  <m:t>c</m:t>
                </m:r>
              </m:e>
              <m:sub>
                <m:r>
                  <m:rPr/>
                  <m:t>j</m:t>
                </m:r>
              </m:sub>
            </m:sSub>
            <m:ctrlPr>
              <w:rPr>
                <w:i/>
              </w:rPr>
            </m:ctrlPr>
          </m:e>
        </m:d>
      </m:oMath>
      <w:r>
        <w:rPr>
          <w:rFonts w:hint="eastAsia"/>
        </w:rPr>
        <w:t>通过拉普拉斯平滑计算：</w:t>
      </w:r>
    </w:p>
    <w:p w14:paraId="18F10230">
      <m:oMathPara>
        <m:oMath>
          <m:r>
            <m:rPr/>
            <w:rPr>
              <w:rFonts w:ascii="Cambria Math" w:hAnsi="Cambria Math"/>
            </w:rPr>
            <m:t>P</m:t>
          </m:r>
          <m:d>
            <m:dPr>
              <m:sepChr m:val="∣"/>
              <m:ctrlPr>
                <w:rPr>
                  <w:rFonts w:ascii="Cambria Math" w:hAnsi="Cambria Math"/>
                  <w:i/>
                </w:rPr>
              </m:ctrlPr>
            </m:dP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i/>
                </w:rPr>
              </m:ctrlPr>
            </m:e>
            <m:e>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i/>
                </w:rPr>
              </m:ctrlPr>
            </m:e>
          </m:d>
          <m:r>
            <m:rPr/>
            <w:rPr>
              <w:rFonts w:ascii="Cambria Math" w:hAnsi="Cambria Math"/>
            </w:rPr>
            <m:t>=</m:t>
          </m:r>
          <m:f>
            <m:fPr>
              <m:ctrlPr>
                <w:rPr>
                  <w:rFonts w:ascii="Cambria Math" w:hAnsi="Cambria Math"/>
                </w:rPr>
              </m:ctrlPr>
            </m:fPr>
            <m:num>
              <m:r>
                <m:rPr/>
                <w:rPr>
                  <w:rFonts w:ascii="Cambria Math" w:hAnsi="Cambria Math"/>
                </w:rPr>
                <m:t>N</m:t>
              </m:r>
              <m:d>
                <m:dPr>
                  <m:ctrlPr>
                    <w:rPr>
                      <w:rFonts w:ascii="Cambria Math" w:hAnsi="Cambria Math"/>
                      <w:i/>
                    </w:rPr>
                  </m:ctrlPr>
                </m:dP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i/>
                    </w:rPr>
                  </m:ctrlPr>
                </m:e>
              </m:d>
              <m:r>
                <m:rPr/>
                <w:rPr>
                  <w:rFonts w:ascii="Cambria Math" w:hAnsi="Cambria Math"/>
                </w:rPr>
                <m:t>+α</m:t>
              </m:r>
              <m:ctrlPr>
                <w:rPr>
                  <w:rFonts w:ascii="Cambria Math" w:hAnsi="Cambria Math"/>
                </w:rPr>
              </m:ctrlPr>
            </m:num>
            <m:den>
              <m:r>
                <m:rPr/>
                <w:rPr>
                  <w:rFonts w:ascii="Cambria Math" w:hAnsi="Cambria Math"/>
                </w:rPr>
                <m:t>N</m:t>
              </m:r>
              <m:d>
                <m:dPr>
                  <m:ctrlPr>
                    <w:rPr>
                      <w:rFonts w:ascii="Cambria Math" w:hAnsi="Cambria Math"/>
                      <w:i/>
                    </w:rPr>
                  </m:ctrlPr>
                </m:dPr>
                <m:e>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i/>
                    </w:rPr>
                  </m:ctrlPr>
                </m:e>
              </m:d>
              <m:r>
                <m:rPr/>
                <w:rPr>
                  <w:rFonts w:ascii="Cambria Math" w:hAnsi="Cambria Math"/>
                </w:rPr>
                <m:t>+αV</m:t>
              </m:r>
              <m:ctrlPr>
                <w:rPr>
                  <w:rFonts w:ascii="Cambria Math" w:hAnsi="Cambria Math"/>
                </w:rPr>
              </m:ctrlPr>
            </m:den>
          </m:f>
        </m:oMath>
      </m:oMathPara>
    </w:p>
    <w:p w14:paraId="04DFD13A">
      <w:pPr>
        <w:pStyle w:val="10"/>
      </w:pPr>
      <w:r>
        <w:rPr>
          <w:rFonts w:hint="eastAsia"/>
        </w:rPr>
        <w:t>α=1为平滑系数，V为特征词总数。</w:t>
      </w:r>
    </w:p>
    <w:p w14:paraId="280EB106">
      <w:pPr>
        <w:pStyle w:val="10"/>
        <w:numPr>
          <w:ilvl w:val="0"/>
          <w:numId w:val="2"/>
        </w:numPr>
        <w:ind w:firstLineChars="0"/>
      </w:pPr>
      <w:r>
        <w:rPr>
          <w:rFonts w:hint="eastAsia"/>
        </w:rPr>
        <w:t>超参数优化和模型训练</w:t>
      </w:r>
    </w:p>
    <w:p w14:paraId="16F454EA">
      <w:pPr>
        <w:pStyle w:val="10"/>
      </w:pPr>
      <w:r>
        <w:rPr>
          <w:rFonts w:hint="eastAsia"/>
        </w:rPr>
        <w:t>在超参数的选择上，本文通过实验确定了合适的训练轮数（</w:t>
      </w:r>
      <w:r>
        <w:t>num_train_epochs</w:t>
      </w:r>
      <w:r>
        <w:rPr>
          <w:rFonts w:hint="eastAsia"/>
        </w:rPr>
        <w:t>=4），确保介于过拟合和欠拟合之间；BERT主体的初始学习率设定为3e-5，避免太高学习能力低下，太低训练时间过长；优化器选用AdamW，保证带权重衰减并尽可能减少模型训练时间；权重衰减设置为0.01防止模型过拟合，最大序列长度设置为256，更加符合微博短文本的特性。具体实现代码如下：</w:t>
      </w:r>
    </w:p>
    <w:p w14:paraId="6B87C08E">
      <w:pPr>
        <w:pStyle w:val="10"/>
      </w:pPr>
      <w:r>
        <w:t>training_args = TrainingArguments(</w:t>
      </w:r>
    </w:p>
    <w:p w14:paraId="51F2EACA">
      <w:pPr>
        <w:pStyle w:val="10"/>
      </w:pPr>
      <w:r>
        <w:t xml:space="preserve">    output_dir="./results",</w:t>
      </w:r>
    </w:p>
    <w:p w14:paraId="6F26341A">
      <w:pPr>
        <w:pStyle w:val="10"/>
      </w:pPr>
      <w:r>
        <w:t xml:space="preserve">    num_train_epochs=</w:t>
      </w:r>
      <w:r>
        <w:rPr>
          <w:rFonts w:hint="eastAsia"/>
        </w:rPr>
        <w:t>4</w:t>
      </w:r>
      <w:r>
        <w:t>,</w:t>
      </w:r>
    </w:p>
    <w:p w14:paraId="3099E1FB">
      <w:pPr>
        <w:pStyle w:val="10"/>
      </w:pPr>
      <w:r>
        <w:rPr>
          <w:rFonts w:hint="eastAsia"/>
        </w:rPr>
        <w:t xml:space="preserve">    </w:t>
      </w:r>
      <w:r>
        <w:t>learning_rate=</w:t>
      </w:r>
      <w:r>
        <w:rPr>
          <w:rFonts w:hint="eastAsia"/>
        </w:rPr>
        <w:t>3e-5,</w:t>
      </w:r>
    </w:p>
    <w:p w14:paraId="42750013">
      <w:pPr>
        <w:pStyle w:val="10"/>
      </w:pPr>
      <w:r>
        <w:rPr>
          <w:rFonts w:hint="eastAsia"/>
        </w:rPr>
        <w:t xml:space="preserve">    </w:t>
      </w:r>
      <w:r>
        <w:t>gradient_accumulation_steps=</w:t>
      </w:r>
      <w:r>
        <w:rPr>
          <w:rFonts w:hint="eastAsia"/>
        </w:rPr>
        <w:t>2,</w:t>
      </w:r>
    </w:p>
    <w:p w14:paraId="27A9B8CA">
      <w:pPr>
        <w:pStyle w:val="10"/>
      </w:pPr>
      <w:r>
        <w:t xml:space="preserve">    per_device_train_batch_size=16,</w:t>
      </w:r>
    </w:p>
    <w:p w14:paraId="3522F43A">
      <w:pPr>
        <w:pStyle w:val="10"/>
      </w:pPr>
      <w:r>
        <w:t xml:space="preserve">    per_device_eval_batch_size=64,</w:t>
      </w:r>
    </w:p>
    <w:p w14:paraId="34543201">
      <w:pPr>
        <w:pStyle w:val="10"/>
      </w:pPr>
      <w:r>
        <w:t xml:space="preserve">    weight_decay=0.01,</w:t>
      </w:r>
    </w:p>
    <w:p w14:paraId="1D0F0F9B">
      <w:pPr>
        <w:pStyle w:val="10"/>
      </w:pPr>
      <w:r>
        <w:t xml:space="preserve">    logging_dir="./logs",</w:t>
      </w:r>
    </w:p>
    <w:p w14:paraId="65D66C79">
      <w:pPr>
        <w:pStyle w:val="10"/>
      </w:pPr>
      <w:r>
        <w:t xml:space="preserve">    logging_steps=10,</w:t>
      </w:r>
    </w:p>
    <w:p w14:paraId="16A1C2FB">
      <w:pPr>
        <w:pStyle w:val="10"/>
      </w:pPr>
      <w:r>
        <w:rPr>
          <w:rFonts w:hint="eastAsia"/>
        </w:rPr>
        <w:t xml:space="preserve">    </w:t>
      </w:r>
      <w:r>
        <w:t>optim="adamw_torch"</w:t>
      </w:r>
      <w:r>
        <w:rPr>
          <w:rFonts w:hint="eastAsia"/>
        </w:rPr>
        <w:t>,</w:t>
      </w:r>
    </w:p>
    <w:p w14:paraId="0B8736A7">
      <w:pPr>
        <w:pStyle w:val="10"/>
      </w:pPr>
      <w:r>
        <w:t>)</w:t>
      </w:r>
    </w:p>
    <w:p w14:paraId="492FE386">
      <w:pPr>
        <w:pStyle w:val="10"/>
      </w:pPr>
      <w:r>
        <w:rPr>
          <w:rFonts w:hint="eastAsia"/>
        </w:rPr>
        <w:t>损失函数选用交叉熵损失（Cross-Entropy Loss），能有效度量情感的概率分布差异，构建公式如下：</w:t>
      </w:r>
    </w:p>
    <w:p w14:paraId="2E8A5A56">
      <m:oMathPara>
        <m:oMath>
          <m:r>
            <m:rPr>
              <m:scr m:val="script"/>
            </m:rPr>
            <w:rPr>
              <w:rFonts w:ascii="Cambria Math" w:hAnsi="Cambria Math"/>
            </w:rPr>
            <m:t>ℒ=−</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N</m:t>
              </m:r>
              <m:ctrlPr>
                <w:rPr>
                  <w:rFonts w:ascii="Cambria Math" w:hAnsi="Cambria Math"/>
                </w:rPr>
              </m:ctrlPr>
            </m:den>
          </m:f>
          <m:nary>
            <m:naryPr>
              <m:chr m:val="∑"/>
              <m:grow m:val="1"/>
              <m:limLoc m:val="undOvr"/>
              <m:ctrlPr>
                <w:rPr>
                  <w:rFonts w:ascii="Cambria Math" w:hAnsi="Cambria Math"/>
                </w:rPr>
              </m:ctrlPr>
            </m:naryPr>
            <m:sub>
              <m:r>
                <m:rPr/>
                <w:rPr>
                  <w:rFonts w:ascii="Cambria Math" w:hAnsi="Cambria Math"/>
                </w:rPr>
                <m:t>i=1</m:t>
              </m:r>
              <m:ctrlPr>
                <w:rPr>
                  <w:rFonts w:ascii="Cambria Math" w:hAnsi="Cambria Math"/>
                </w:rPr>
              </m:ctrlPr>
            </m:sub>
            <m:sup>
              <m:r>
                <m:rPr/>
                <w:rPr>
                  <w:rFonts w:ascii="Cambria Math" w:hAnsi="Cambria Math"/>
                </w:rPr>
                <m:t>N</m:t>
              </m:r>
              <m:ctrlPr>
                <w:rPr>
                  <w:rFonts w:ascii="Cambria Math" w:hAnsi="Cambria Math"/>
                </w:rPr>
              </m:ctrlPr>
            </m:sup>
            <m:e>
              <m:ctrlPr>
                <w:rPr>
                  <w:rFonts w:ascii="Cambria Math" w:hAnsi="Cambria Math"/>
                </w:rPr>
              </m:ctrlPr>
            </m:e>
          </m:nary>
          <m:nary>
            <m:naryPr>
              <m:chr m:val="∑"/>
              <m:grow m:val="1"/>
              <m:limLoc m:val="undOvr"/>
              <m:ctrlPr>
                <w:rPr>
                  <w:rFonts w:ascii="Cambria Math" w:hAnsi="Cambria Math"/>
                </w:rPr>
              </m:ctrlPr>
            </m:naryPr>
            <m:sub>
              <m:r>
                <m:rPr/>
                <w:rPr>
                  <w:rFonts w:ascii="Cambria Math" w:hAnsi="Cambria Math"/>
                </w:rPr>
                <m:t>j=1</m:t>
              </m:r>
              <m:ctrlPr>
                <w:rPr>
                  <w:rFonts w:ascii="Cambria Math" w:hAnsi="Cambria Math"/>
                </w:rPr>
              </m:ctrlPr>
            </m:sub>
            <m:sup>
              <m:r>
                <m:rPr/>
                <w:rPr>
                  <w:rFonts w:ascii="Cambria Math" w:hAnsi="Cambria Math"/>
                </w:rPr>
                <m:t>C</m:t>
              </m:r>
              <m:ctrlPr>
                <w:rPr>
                  <w:rFonts w:ascii="Cambria Math" w:hAnsi="Cambria Math"/>
                </w:rPr>
              </m:ctrlPr>
            </m:sup>
            <m:e>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m:t>
              </m:r>
              <m:r>
                <m:rPr>
                  <m:sty m:val="p"/>
                </m:rPr>
                <w:rPr>
                  <w:rFonts w:ascii="Cambria Math" w:hAnsi="Cambria Math"/>
                </w:rPr>
                <m:t>log</m:t>
              </m:r>
              <m:r>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m:t>
              </m:r>
              <m:ctrlPr>
                <w:rPr>
                  <w:rFonts w:ascii="Cambria Math" w:hAnsi="Cambria Math"/>
                </w:rPr>
              </m:ctrlPr>
            </m:e>
          </m:nary>
        </m:oMath>
      </m:oMathPara>
    </w:p>
    <w:p w14:paraId="022A5EFA">
      <w:pPr>
        <w:pStyle w:val="10"/>
      </w:pPr>
      <w:r>
        <w:rPr>
          <w:rFonts w:hint="eastAsia"/>
        </w:rPr>
        <w:t>其中N为样本数，C为类别数，</w:t>
      </w:r>
      <m:oMath>
        <m:sSub>
          <m:sSubPr/>
          <m:e>
            <m:r>
              <m:rPr/>
              <m:t>y</m:t>
            </m:r>
          </m:e>
          <m:sub>
            <m:r>
              <m:rPr/>
              <m:t>ij</m:t>
            </m:r>
          </m:sub>
        </m:sSub>
      </m:oMath>
      <w:r>
        <w:rPr>
          <w:rFonts w:hint="eastAsia"/>
        </w:rPr>
        <w:t>为真实标签，</w:t>
      </w:r>
      <m:oMath>
        <m:sSub>
          <m:sSubPr/>
          <m:e>
            <m:r>
              <m:rPr/>
              <m:t>p</m:t>
            </m:r>
          </m:e>
          <m:sub>
            <m:r>
              <m:rPr/>
              <m:t>ij</m:t>
            </m:r>
          </m:sub>
        </m:sSub>
      </m:oMath>
      <w:r>
        <w:rPr>
          <w:rFonts w:hint="eastAsia"/>
        </w:rPr>
        <w:t>为预测概率。</w:t>
      </w:r>
    </w:p>
    <w:p w14:paraId="674E1473">
      <w:pPr>
        <w:pStyle w:val="10"/>
      </w:pPr>
      <w:r>
        <w:rPr>
          <w:rFonts w:hint="eastAsia"/>
        </w:rPr>
        <w:t>具体模型表现如下：</w:t>
      </w:r>
    </w:p>
    <w:p w14:paraId="3683D76B">
      <w:pPr>
        <w:pStyle w:val="9"/>
        <w:keepNext/>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rPr>
          <w:rFonts w:hint="eastAsia"/>
        </w:rPr>
        <w:t>性能对比与消融实验</w:t>
      </w:r>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008"/>
        <w:gridCol w:w="1056"/>
        <w:gridCol w:w="1237"/>
        <w:gridCol w:w="2467"/>
      </w:tblGrid>
      <w:tr w14:paraId="3E0CB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0" w:type="auto"/>
            <w:shd w:val="clear" w:color="auto" w:fill="auto"/>
            <w:tcMar>
              <w:top w:w="180" w:type="dxa"/>
              <w:left w:w="240" w:type="dxa"/>
              <w:bottom w:w="180" w:type="dxa"/>
              <w:right w:w="240" w:type="dxa"/>
            </w:tcMar>
            <w:vAlign w:val="center"/>
          </w:tcPr>
          <w:p w14:paraId="4A849BC8">
            <w:pPr>
              <w:jc w:val="center"/>
              <w:rPr>
                <w:rFonts w:ascii="Segoe UI" w:hAnsi="Segoe UI" w:cs="Segoe UI"/>
                <w:b/>
                <w:bCs/>
                <w:szCs w:val="21"/>
              </w:rPr>
            </w:pPr>
            <w:r>
              <w:rPr>
                <w:rFonts w:ascii="Segoe UI" w:hAnsi="Segoe UI" w:cs="Segoe UI"/>
                <w:b/>
                <w:bCs/>
                <w:szCs w:val="21"/>
              </w:rPr>
              <w:t>模型</w:t>
            </w:r>
          </w:p>
        </w:tc>
        <w:tc>
          <w:tcPr>
            <w:tcW w:w="0" w:type="auto"/>
            <w:shd w:val="clear" w:color="auto" w:fill="auto"/>
            <w:tcMar>
              <w:top w:w="180" w:type="dxa"/>
              <w:left w:w="240" w:type="dxa"/>
              <w:bottom w:w="180" w:type="dxa"/>
              <w:right w:w="240" w:type="dxa"/>
            </w:tcMar>
            <w:vAlign w:val="center"/>
          </w:tcPr>
          <w:p w14:paraId="5C591E0C">
            <w:pPr>
              <w:jc w:val="center"/>
              <w:rPr>
                <w:rFonts w:ascii="Segoe UI" w:hAnsi="Segoe UI" w:cs="Segoe UI"/>
                <w:b/>
                <w:bCs/>
                <w:szCs w:val="21"/>
              </w:rPr>
            </w:pPr>
            <w:r>
              <w:rPr>
                <w:rFonts w:ascii="Segoe UI" w:hAnsi="Segoe UI" w:cs="Segoe UI"/>
                <w:b/>
                <w:bCs/>
                <w:szCs w:val="21"/>
              </w:rPr>
              <w:t>准确率</w:t>
            </w:r>
          </w:p>
        </w:tc>
        <w:tc>
          <w:tcPr>
            <w:tcW w:w="0" w:type="auto"/>
            <w:shd w:val="clear" w:color="auto" w:fill="auto"/>
            <w:tcMar>
              <w:top w:w="180" w:type="dxa"/>
              <w:left w:w="240" w:type="dxa"/>
              <w:bottom w:w="180" w:type="dxa"/>
              <w:right w:w="240" w:type="dxa"/>
            </w:tcMar>
            <w:vAlign w:val="center"/>
          </w:tcPr>
          <w:p w14:paraId="61E29CC1">
            <w:pPr>
              <w:jc w:val="center"/>
              <w:rPr>
                <w:rFonts w:ascii="Segoe UI" w:hAnsi="Segoe UI" w:cs="Segoe UI"/>
                <w:b/>
                <w:bCs/>
                <w:szCs w:val="21"/>
              </w:rPr>
            </w:pPr>
            <w:r>
              <w:rPr>
                <w:rFonts w:ascii="Segoe UI" w:hAnsi="Segoe UI" w:cs="Segoe UI"/>
                <w:b/>
                <w:bCs/>
                <w:szCs w:val="21"/>
              </w:rPr>
              <w:t>F1-score</w:t>
            </w:r>
          </w:p>
        </w:tc>
        <w:tc>
          <w:tcPr>
            <w:tcW w:w="0" w:type="auto"/>
            <w:shd w:val="clear" w:color="auto" w:fill="auto"/>
            <w:tcMar>
              <w:top w:w="180" w:type="dxa"/>
              <w:left w:w="240" w:type="dxa"/>
              <w:bottom w:w="180" w:type="dxa"/>
              <w:right w:w="240" w:type="dxa"/>
            </w:tcMar>
            <w:vAlign w:val="center"/>
          </w:tcPr>
          <w:p w14:paraId="4DA4959E">
            <w:pPr>
              <w:jc w:val="center"/>
              <w:rPr>
                <w:rFonts w:ascii="Segoe UI" w:hAnsi="Segoe UI" w:cs="Segoe UI"/>
                <w:b/>
                <w:bCs/>
                <w:szCs w:val="21"/>
              </w:rPr>
            </w:pPr>
            <w:r>
              <w:rPr>
                <w:rFonts w:ascii="Segoe UI" w:hAnsi="Segoe UI" w:cs="Segoe UI"/>
                <w:b/>
                <w:bCs/>
                <w:szCs w:val="21"/>
              </w:rPr>
              <w:t>训练耗时</w:t>
            </w:r>
            <w:r>
              <w:rPr>
                <w:rFonts w:hint="eastAsia" w:ascii="Segoe UI" w:hAnsi="Segoe UI" w:cs="Segoe UI"/>
                <w:b/>
                <w:bCs/>
                <w:szCs w:val="21"/>
              </w:rPr>
              <w:t xml:space="preserve"> </w:t>
            </w:r>
            <w:r>
              <w:rPr>
                <w:rFonts w:ascii="Segoe UI" w:hAnsi="Segoe UI" w:cs="Segoe UI"/>
                <w:b/>
                <w:bCs/>
                <w:szCs w:val="21"/>
              </w:rPr>
              <w:t>(GPU-hours)</w:t>
            </w:r>
          </w:p>
        </w:tc>
      </w:tr>
      <w:tr w14:paraId="5BD1B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0" w:type="auto"/>
            <w:shd w:val="clear" w:color="auto" w:fill="FFFFFF"/>
            <w:tcMar>
              <w:top w:w="180" w:type="dxa"/>
              <w:left w:w="240" w:type="dxa"/>
              <w:bottom w:w="180" w:type="dxa"/>
              <w:right w:w="240" w:type="dxa"/>
            </w:tcMar>
            <w:vAlign w:val="center"/>
          </w:tcPr>
          <w:p w14:paraId="080C0D69">
            <w:pPr>
              <w:jc w:val="center"/>
              <w:rPr>
                <w:rFonts w:ascii="Segoe UI" w:hAnsi="Segoe UI" w:cs="Segoe UI"/>
                <w:szCs w:val="21"/>
              </w:rPr>
            </w:pPr>
            <w:r>
              <w:rPr>
                <w:rFonts w:ascii="Segoe UI" w:hAnsi="Segoe UI" w:cs="Segoe UI"/>
                <w:szCs w:val="21"/>
              </w:rPr>
              <w:t>纯BERT</w:t>
            </w:r>
          </w:p>
        </w:tc>
        <w:tc>
          <w:tcPr>
            <w:tcW w:w="0" w:type="auto"/>
            <w:shd w:val="clear" w:color="auto" w:fill="FFFFFF"/>
            <w:tcMar>
              <w:top w:w="180" w:type="dxa"/>
              <w:left w:w="240" w:type="dxa"/>
              <w:bottom w:w="180" w:type="dxa"/>
              <w:right w:w="240" w:type="dxa"/>
            </w:tcMar>
            <w:vAlign w:val="center"/>
          </w:tcPr>
          <w:p w14:paraId="516B35E2">
            <w:pPr>
              <w:jc w:val="center"/>
              <w:rPr>
                <w:rFonts w:ascii="宋体" w:hAnsi="宋体" w:cs="Segoe UI"/>
                <w:szCs w:val="21"/>
              </w:rPr>
            </w:pPr>
            <w:r>
              <w:rPr>
                <w:rFonts w:ascii="宋体" w:hAnsi="宋体" w:cs="Segoe UI"/>
                <w:szCs w:val="21"/>
              </w:rPr>
              <w:t>9</w:t>
            </w:r>
            <w:r>
              <w:rPr>
                <w:rFonts w:hint="eastAsia" w:ascii="宋体" w:hAnsi="宋体" w:cs="Segoe UI"/>
                <w:szCs w:val="21"/>
              </w:rPr>
              <w:t>0</w:t>
            </w:r>
            <w:r>
              <w:rPr>
                <w:rFonts w:ascii="宋体" w:hAnsi="宋体" w:cs="Segoe UI"/>
                <w:szCs w:val="21"/>
              </w:rPr>
              <w:t>.</w:t>
            </w:r>
            <w:r>
              <w:rPr>
                <w:rFonts w:hint="eastAsia" w:ascii="宋体" w:hAnsi="宋体" w:cs="Segoe UI"/>
                <w:szCs w:val="21"/>
              </w:rPr>
              <w:t>2</w:t>
            </w:r>
            <w:r>
              <w:rPr>
                <w:rFonts w:ascii="宋体" w:hAnsi="宋体" w:cs="Segoe UI"/>
                <w:szCs w:val="21"/>
              </w:rPr>
              <w:t>%</w:t>
            </w:r>
          </w:p>
        </w:tc>
        <w:tc>
          <w:tcPr>
            <w:tcW w:w="0" w:type="auto"/>
            <w:shd w:val="clear" w:color="auto" w:fill="FFFFFF"/>
            <w:tcMar>
              <w:top w:w="180" w:type="dxa"/>
              <w:left w:w="240" w:type="dxa"/>
              <w:bottom w:w="180" w:type="dxa"/>
              <w:right w:w="240" w:type="dxa"/>
            </w:tcMar>
            <w:vAlign w:val="center"/>
          </w:tcPr>
          <w:p w14:paraId="18FEF68C">
            <w:pPr>
              <w:jc w:val="center"/>
              <w:rPr>
                <w:rFonts w:ascii="宋体" w:hAnsi="宋体" w:cs="Segoe UI"/>
                <w:szCs w:val="21"/>
              </w:rPr>
            </w:pPr>
            <w:r>
              <w:rPr>
                <w:rFonts w:ascii="宋体" w:hAnsi="宋体" w:cs="Segoe UI"/>
                <w:szCs w:val="21"/>
              </w:rPr>
              <w:t>0.8</w:t>
            </w:r>
            <w:r>
              <w:rPr>
                <w:rFonts w:hint="eastAsia" w:ascii="宋体" w:hAnsi="宋体" w:cs="Segoe UI"/>
                <w:szCs w:val="21"/>
              </w:rPr>
              <w:t>2</w:t>
            </w:r>
          </w:p>
        </w:tc>
        <w:tc>
          <w:tcPr>
            <w:tcW w:w="0" w:type="auto"/>
            <w:shd w:val="clear" w:color="auto" w:fill="FFFFFF"/>
            <w:tcMar>
              <w:top w:w="180" w:type="dxa"/>
              <w:left w:w="240" w:type="dxa"/>
              <w:bottom w:w="180" w:type="dxa"/>
              <w:right w:w="240" w:type="dxa"/>
            </w:tcMar>
            <w:vAlign w:val="center"/>
          </w:tcPr>
          <w:p w14:paraId="08450B5D">
            <w:pPr>
              <w:jc w:val="center"/>
              <w:rPr>
                <w:rFonts w:ascii="宋体" w:hAnsi="宋体" w:cs="Segoe UI"/>
                <w:szCs w:val="21"/>
              </w:rPr>
            </w:pPr>
            <w:r>
              <w:rPr>
                <w:rFonts w:hint="eastAsia" w:ascii="宋体" w:hAnsi="宋体" w:cs="Segoe UI"/>
                <w:szCs w:val="21"/>
              </w:rPr>
              <w:t>4.5小时</w:t>
            </w:r>
          </w:p>
        </w:tc>
      </w:tr>
      <w:tr w14:paraId="453D1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0" w:type="auto"/>
            <w:shd w:val="clear" w:color="auto" w:fill="FFFFFF"/>
            <w:tcMar>
              <w:top w:w="180" w:type="dxa"/>
              <w:left w:w="240" w:type="dxa"/>
              <w:bottom w:w="180" w:type="dxa"/>
              <w:right w:w="240" w:type="dxa"/>
            </w:tcMar>
            <w:vAlign w:val="center"/>
          </w:tcPr>
          <w:p w14:paraId="16BD59D2">
            <w:pPr>
              <w:jc w:val="center"/>
              <w:rPr>
                <w:rFonts w:ascii="Segoe UI" w:hAnsi="Segoe UI" w:cs="Segoe UI"/>
                <w:szCs w:val="21"/>
              </w:rPr>
            </w:pPr>
            <w:r>
              <w:rPr>
                <w:rFonts w:ascii="Segoe UI" w:hAnsi="Segoe UI" w:cs="Segoe UI"/>
                <w:szCs w:val="21"/>
              </w:rPr>
              <w:t>纯朴素贝叶斯</w:t>
            </w:r>
          </w:p>
        </w:tc>
        <w:tc>
          <w:tcPr>
            <w:tcW w:w="0" w:type="auto"/>
            <w:shd w:val="clear" w:color="auto" w:fill="FFFFFF"/>
            <w:tcMar>
              <w:top w:w="180" w:type="dxa"/>
              <w:left w:w="240" w:type="dxa"/>
              <w:bottom w:w="180" w:type="dxa"/>
              <w:right w:w="240" w:type="dxa"/>
            </w:tcMar>
            <w:vAlign w:val="center"/>
          </w:tcPr>
          <w:p w14:paraId="792B96A4">
            <w:pPr>
              <w:jc w:val="center"/>
              <w:rPr>
                <w:rFonts w:ascii="宋体" w:hAnsi="宋体" w:cs="Segoe UI"/>
                <w:szCs w:val="21"/>
              </w:rPr>
            </w:pPr>
            <w:r>
              <w:rPr>
                <w:rFonts w:ascii="宋体" w:hAnsi="宋体" w:cs="Segoe UI"/>
                <w:szCs w:val="21"/>
              </w:rPr>
              <w:t>82.3%</w:t>
            </w:r>
          </w:p>
        </w:tc>
        <w:tc>
          <w:tcPr>
            <w:tcW w:w="0" w:type="auto"/>
            <w:shd w:val="clear" w:color="auto" w:fill="FFFFFF"/>
            <w:tcMar>
              <w:top w:w="180" w:type="dxa"/>
              <w:left w:w="240" w:type="dxa"/>
              <w:bottom w:w="180" w:type="dxa"/>
              <w:right w:w="240" w:type="dxa"/>
            </w:tcMar>
            <w:vAlign w:val="center"/>
          </w:tcPr>
          <w:p w14:paraId="183F0B1D">
            <w:pPr>
              <w:jc w:val="center"/>
              <w:rPr>
                <w:rFonts w:ascii="宋体" w:hAnsi="宋体" w:cs="Segoe UI"/>
                <w:szCs w:val="21"/>
              </w:rPr>
            </w:pPr>
            <w:r>
              <w:rPr>
                <w:rFonts w:ascii="宋体" w:hAnsi="宋体" w:cs="Segoe UI"/>
                <w:szCs w:val="21"/>
              </w:rPr>
              <w:t>0.</w:t>
            </w:r>
            <w:r>
              <w:rPr>
                <w:rFonts w:hint="eastAsia" w:ascii="宋体" w:hAnsi="宋体" w:cs="Segoe UI"/>
                <w:szCs w:val="21"/>
              </w:rPr>
              <w:t>6</w:t>
            </w:r>
            <w:r>
              <w:rPr>
                <w:rFonts w:ascii="宋体" w:hAnsi="宋体" w:cs="Segoe UI"/>
                <w:szCs w:val="21"/>
              </w:rPr>
              <w:t>9</w:t>
            </w:r>
          </w:p>
        </w:tc>
        <w:tc>
          <w:tcPr>
            <w:tcW w:w="0" w:type="auto"/>
            <w:shd w:val="clear" w:color="auto" w:fill="FFFFFF"/>
            <w:tcMar>
              <w:top w:w="180" w:type="dxa"/>
              <w:left w:w="240" w:type="dxa"/>
              <w:bottom w:w="180" w:type="dxa"/>
              <w:right w:w="240" w:type="dxa"/>
            </w:tcMar>
            <w:vAlign w:val="center"/>
          </w:tcPr>
          <w:p w14:paraId="459A22FD">
            <w:pPr>
              <w:jc w:val="center"/>
              <w:rPr>
                <w:rFonts w:ascii="宋体" w:hAnsi="宋体" w:cs="Segoe UI"/>
                <w:szCs w:val="21"/>
              </w:rPr>
            </w:pPr>
            <w:r>
              <w:rPr>
                <w:rFonts w:hint="eastAsia" w:ascii="宋体" w:hAnsi="宋体" w:cs="Segoe UI"/>
                <w:szCs w:val="21"/>
              </w:rPr>
              <w:t>0.25小时</w:t>
            </w:r>
          </w:p>
        </w:tc>
      </w:tr>
      <w:tr w14:paraId="174FB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0" w:type="auto"/>
            <w:shd w:val="clear" w:color="auto" w:fill="FFFFFF"/>
            <w:tcMar>
              <w:top w:w="180" w:type="dxa"/>
              <w:left w:w="240" w:type="dxa"/>
              <w:bottom w:w="180" w:type="dxa"/>
              <w:right w:w="240" w:type="dxa"/>
            </w:tcMar>
            <w:vAlign w:val="center"/>
          </w:tcPr>
          <w:p w14:paraId="5429C63E">
            <w:pPr>
              <w:jc w:val="center"/>
              <w:rPr>
                <w:rFonts w:ascii="Segoe UI" w:hAnsi="Segoe UI" w:cs="Segoe UI"/>
                <w:szCs w:val="21"/>
              </w:rPr>
            </w:pPr>
            <w:r>
              <w:rPr>
                <w:rFonts w:ascii="Segoe UI" w:hAnsi="Segoe UI" w:cs="Segoe UI"/>
                <w:szCs w:val="21"/>
              </w:rPr>
              <w:t>混合模型（本文）</w:t>
            </w:r>
          </w:p>
        </w:tc>
        <w:tc>
          <w:tcPr>
            <w:tcW w:w="0" w:type="auto"/>
            <w:shd w:val="clear" w:color="auto" w:fill="FFFFFF"/>
            <w:tcMar>
              <w:top w:w="180" w:type="dxa"/>
              <w:left w:w="240" w:type="dxa"/>
              <w:bottom w:w="180" w:type="dxa"/>
              <w:right w:w="240" w:type="dxa"/>
            </w:tcMar>
            <w:vAlign w:val="center"/>
          </w:tcPr>
          <w:p w14:paraId="61A70B8B">
            <w:pPr>
              <w:jc w:val="center"/>
              <w:rPr>
                <w:rFonts w:ascii="宋体" w:hAnsi="宋体" w:cs="Segoe UI"/>
                <w:szCs w:val="21"/>
              </w:rPr>
            </w:pPr>
            <w:r>
              <w:rPr>
                <w:rStyle w:val="34"/>
                <w:rFonts w:ascii="宋体" w:hAnsi="宋体" w:cs="Segoe UI"/>
                <w:szCs w:val="21"/>
              </w:rPr>
              <w:t>9</w:t>
            </w:r>
            <w:r>
              <w:rPr>
                <w:rStyle w:val="34"/>
                <w:rFonts w:hint="eastAsia" w:ascii="宋体" w:hAnsi="宋体" w:cs="Segoe UI"/>
                <w:szCs w:val="21"/>
              </w:rPr>
              <w:t>5</w:t>
            </w:r>
            <w:r>
              <w:rPr>
                <w:rStyle w:val="34"/>
                <w:rFonts w:ascii="宋体" w:hAnsi="宋体" w:cs="Segoe UI"/>
                <w:szCs w:val="21"/>
              </w:rPr>
              <w:t>.7%</w:t>
            </w:r>
          </w:p>
        </w:tc>
        <w:tc>
          <w:tcPr>
            <w:tcW w:w="0" w:type="auto"/>
            <w:shd w:val="clear" w:color="auto" w:fill="FFFFFF"/>
            <w:tcMar>
              <w:top w:w="180" w:type="dxa"/>
              <w:left w:w="240" w:type="dxa"/>
              <w:bottom w:w="180" w:type="dxa"/>
              <w:right w:w="240" w:type="dxa"/>
            </w:tcMar>
            <w:vAlign w:val="center"/>
          </w:tcPr>
          <w:p w14:paraId="6072B739">
            <w:pPr>
              <w:jc w:val="center"/>
              <w:rPr>
                <w:rFonts w:ascii="宋体" w:hAnsi="宋体" w:cs="Segoe UI"/>
                <w:szCs w:val="21"/>
              </w:rPr>
            </w:pPr>
            <w:r>
              <w:rPr>
                <w:rStyle w:val="34"/>
                <w:rFonts w:ascii="宋体" w:hAnsi="宋体" w:cs="Segoe UI"/>
                <w:szCs w:val="21"/>
              </w:rPr>
              <w:t>0.92</w:t>
            </w:r>
          </w:p>
        </w:tc>
        <w:tc>
          <w:tcPr>
            <w:tcW w:w="0" w:type="auto"/>
            <w:shd w:val="clear" w:color="auto" w:fill="FFFFFF"/>
            <w:tcMar>
              <w:top w:w="180" w:type="dxa"/>
              <w:left w:w="240" w:type="dxa"/>
              <w:bottom w:w="180" w:type="dxa"/>
              <w:right w:w="240" w:type="dxa"/>
            </w:tcMar>
            <w:vAlign w:val="center"/>
          </w:tcPr>
          <w:p w14:paraId="2BEBFCD8">
            <w:pPr>
              <w:jc w:val="center"/>
              <w:rPr>
                <w:rFonts w:ascii="宋体" w:hAnsi="宋体" w:cs="Segoe UI"/>
                <w:szCs w:val="21"/>
              </w:rPr>
            </w:pPr>
            <w:r>
              <w:rPr>
                <w:rFonts w:hint="eastAsia" w:ascii="宋体" w:hAnsi="宋体" w:cs="Segoe UI"/>
                <w:szCs w:val="21"/>
              </w:rPr>
              <w:t>4.7小时</w:t>
            </w:r>
          </w:p>
        </w:tc>
      </w:tr>
    </w:tbl>
    <w:p w14:paraId="466DA2AC">
      <w:pPr>
        <w:pStyle w:val="10"/>
      </w:pPr>
      <w:r>
        <w:rPr>
          <w:rFonts w:hint="eastAsia"/>
        </w:rPr>
        <w:t>训练效果上，BERT对长文本（&gt;50词）的分类准确率提升29%，混合模型（朴素贝叶斯+BERT）在未登录词场景下F1-score达0.92。</w:t>
      </w:r>
    </w:p>
    <w:p w14:paraId="3A6839D6">
      <w:pPr>
        <w:pStyle w:val="60"/>
      </w:pPr>
      <w:bookmarkStart w:id="59" w:name="_Toc196418478"/>
      <w:r>
        <w:rPr>
          <w:rFonts w:hint="eastAsia"/>
        </w:rPr>
        <w:t>舆情分析可视化展示</w:t>
      </w:r>
      <w:bookmarkEnd w:id="59"/>
    </w:p>
    <w:p w14:paraId="4B7F8CBA">
      <w:pPr>
        <w:pStyle w:val="10"/>
      </w:pPr>
      <w:r>
        <w:rPr>
          <w:rFonts w:hint="eastAsia"/>
        </w:rPr>
        <w:t>根据得分的正负或区间，将微博划分为积极、消极或中性。例如，getSearchPieData视图函数负责处理后台逻辑，统计不同情感类别的微博数量，并通过/analysis/sentiment/data/接口返回给前端。前端drawSearchPie.html页面利用ECharts等库将这些数据渲染成饼图，直观展示情感分布比例。</w:t>
      </w:r>
    </w:p>
    <w:p w14:paraId="77469F12">
      <w:pPr>
        <w:pStyle w:val="76"/>
        <w:keepNext/>
      </w:pPr>
      <w:r>
        <w:drawing>
          <wp:inline distT="0" distB="0" distL="0" distR="0">
            <wp:extent cx="4991735" cy="3032125"/>
            <wp:effectExtent l="0" t="0" r="0" b="0"/>
            <wp:docPr id="3477799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779982" name="图片 1"/>
                    <pic:cNvPicPr>
                      <a:picLocks noChangeAspect="1"/>
                    </pic:cNvPicPr>
                  </pic:nvPicPr>
                  <pic:blipFill>
                    <a:blip r:embed="rId27"/>
                    <a:stretch>
                      <a:fillRect/>
                    </a:stretch>
                  </pic:blipFill>
                  <pic:spPr>
                    <a:xfrm>
                      <a:off x="0" y="0"/>
                      <a:ext cx="4996409" cy="3035231"/>
                    </a:xfrm>
                    <a:prstGeom prst="rect">
                      <a:avLst/>
                    </a:prstGeom>
                  </pic:spPr>
                </pic:pic>
              </a:graphicData>
            </a:graphic>
          </wp:inline>
        </w:drawing>
      </w:r>
    </w:p>
    <w:p w14:paraId="50F0F868">
      <w:pPr>
        <w:pStyle w:val="9"/>
        <w:ind w:firstLine="442"/>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6</w:t>
      </w:r>
      <w:r>
        <w:fldChar w:fldCharType="end"/>
      </w:r>
      <w:r>
        <w:rPr>
          <w:rFonts w:hint="eastAsia"/>
        </w:rPr>
        <w:t>舆情情感分析可视化</w:t>
      </w:r>
    </w:p>
    <w:p w14:paraId="2BE9829B">
      <w:pPr>
        <w:pStyle w:val="60"/>
      </w:pPr>
      <w:bookmarkStart w:id="60" w:name="_Toc196418479"/>
      <w:r>
        <w:rPr>
          <w:rFonts w:hint="eastAsia"/>
        </w:rPr>
        <w:t>用户舆情阈值设定</w:t>
      </w:r>
      <w:bookmarkEnd w:id="60"/>
    </w:p>
    <w:p w14:paraId="38444096">
      <w:pPr>
        <w:pStyle w:val="10"/>
      </w:pPr>
      <w:r>
        <w:rPr>
          <w:rFonts w:hint="eastAsia"/>
        </w:rPr>
        <w:t>舆情预警功能（对应weiboYujing.html和相关视图）是热度分析的延伸应用。用户可以在个人设置中（user_edit.html）设定其关注的关键词（keyword）和热度阈值（Threshold）。系统后台会周期性地通过Celery定时任务执行热度计算逻辑，一旦发现某个用户关注的关键词下出现了热度超过其设定阈值的微博，系统就会触发预警机制，通过站内信等方式通知用户，以便用户及时关注和应对潜在的舆情风险。</w:t>
      </w:r>
    </w:p>
    <w:p w14:paraId="2D6E90E3">
      <w:pPr>
        <w:pStyle w:val="76"/>
        <w:keepNext/>
      </w:pPr>
      <w:r>
        <w:drawing>
          <wp:inline distT="0" distB="0" distL="0" distR="0">
            <wp:extent cx="3611245" cy="2601595"/>
            <wp:effectExtent l="0" t="0" r="8255" b="8255"/>
            <wp:docPr id="12257162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716258" name="图片 1"/>
                    <pic:cNvPicPr>
                      <a:picLocks noChangeAspect="1"/>
                    </pic:cNvPicPr>
                  </pic:nvPicPr>
                  <pic:blipFill>
                    <a:blip r:embed="rId28"/>
                    <a:stretch>
                      <a:fillRect/>
                    </a:stretch>
                  </pic:blipFill>
                  <pic:spPr>
                    <a:xfrm>
                      <a:off x="0" y="0"/>
                      <a:ext cx="3617809" cy="2606524"/>
                    </a:xfrm>
                    <a:prstGeom prst="rect">
                      <a:avLst/>
                    </a:prstGeom>
                  </pic:spPr>
                </pic:pic>
              </a:graphicData>
            </a:graphic>
          </wp:inline>
        </w:drawing>
      </w:r>
    </w:p>
    <w:p w14:paraId="05B91881">
      <w:pPr>
        <w:pStyle w:val="9"/>
        <w:ind w:firstLine="442"/>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7</w:t>
      </w:r>
      <w:r>
        <w:fldChar w:fldCharType="end"/>
      </w:r>
      <w:r>
        <w:rPr>
          <w:rFonts w:hint="eastAsia"/>
        </w:rPr>
        <w:t>预警阈值设定</w:t>
      </w:r>
    </w:p>
    <w:p w14:paraId="28EDBDA5">
      <w:pPr>
        <w:pStyle w:val="10"/>
      </w:pPr>
      <w:r>
        <w:rPr>
          <w:rFonts w:hint="eastAsia"/>
        </w:rPr>
        <w:t>修改阈值为50后，将触发负面阈值的预警。当前消极得分为88，超过了当前设定舆情热度阈值。</w:t>
      </w:r>
    </w:p>
    <w:p w14:paraId="43911FEF">
      <w:pPr>
        <w:pStyle w:val="76"/>
        <w:keepNext/>
      </w:pPr>
      <w:r>
        <w:drawing>
          <wp:inline distT="0" distB="0" distL="0" distR="0">
            <wp:extent cx="4063365" cy="2910840"/>
            <wp:effectExtent l="0" t="0" r="0" b="3810"/>
            <wp:docPr id="9468129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812947" name="图片 1"/>
                    <pic:cNvPicPr>
                      <a:picLocks noChangeAspect="1"/>
                    </pic:cNvPicPr>
                  </pic:nvPicPr>
                  <pic:blipFill>
                    <a:blip r:embed="rId29"/>
                    <a:stretch>
                      <a:fillRect/>
                    </a:stretch>
                  </pic:blipFill>
                  <pic:spPr>
                    <a:xfrm>
                      <a:off x="0" y="0"/>
                      <a:ext cx="4067248" cy="2913376"/>
                    </a:xfrm>
                    <a:prstGeom prst="rect">
                      <a:avLst/>
                    </a:prstGeom>
                  </pic:spPr>
                </pic:pic>
              </a:graphicData>
            </a:graphic>
          </wp:inline>
        </w:drawing>
      </w:r>
    </w:p>
    <w:p w14:paraId="473086B1">
      <w:pPr>
        <w:pStyle w:val="9"/>
        <w:ind w:firstLine="442"/>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8</w:t>
      </w:r>
      <w:r>
        <w:fldChar w:fldCharType="end"/>
      </w:r>
      <w:r>
        <w:rPr>
          <w:rFonts w:hint="eastAsia"/>
        </w:rPr>
        <w:t>负面舆情预警警告</w:t>
      </w:r>
    </w:p>
    <w:p w14:paraId="785888A8">
      <w:pPr>
        <w:pStyle w:val="57"/>
      </w:pPr>
      <w:bookmarkStart w:id="61" w:name="_Toc196418480"/>
      <w:r>
        <w:rPr>
          <w:rFonts w:hint="eastAsia"/>
        </w:rPr>
        <w:t>用户活跃度分析模块实现</w:t>
      </w:r>
      <w:bookmarkEnd w:id="61"/>
    </w:p>
    <w:p w14:paraId="720BED4E">
      <w:pPr>
        <w:pStyle w:val="10"/>
      </w:pPr>
      <w:r>
        <w:rPr>
          <w:rFonts w:hint="eastAsia"/>
        </w:rPr>
        <w:t>用户活跃度分析旨在评估微博用户的参与程度和影响力。其实现主要通过分析用户的行为数据。系统可以从search表和comment表中提取特定用户发布微博和评论的数量及频率。例如，统计某用户在一段时间内的发帖总数、平均发帖间隔、评论总数、点赞总数、被转发和被评论的总次数等。基于这些基础指标，可以构建一个综合的活跃度评分模型。类似</w:t>
      </w:r>
      <w:r>
        <w:fldChar w:fldCharType="begin"/>
      </w:r>
      <w:r>
        <w:instrText xml:space="preserve"> </w:instrText>
      </w:r>
      <w:r>
        <w:rPr>
          <w:rFonts w:hint="eastAsia"/>
        </w:rPr>
        <w:instrText xml:space="preserve">REF _Ref196408268 \r \h</w:instrText>
      </w:r>
      <w:r>
        <w:instrText xml:space="preserve"> </w:instrText>
      </w:r>
      <w:r>
        <w:fldChar w:fldCharType="separate"/>
      </w:r>
      <w:r>
        <w:t>5.3.1</w:t>
      </w:r>
      <w:r>
        <w:fldChar w:fldCharType="end"/>
      </w:r>
      <w:r>
        <w:rPr>
          <w:rFonts w:hint="eastAsia"/>
        </w:rPr>
        <w:t>节中热门帖子的计算方式，可计算得活跃度评分</w:t>
      </w:r>
    </w:p>
    <w:p w14:paraId="7530A99C">
      <m:oMathPara>
        <m:oMath>
          <m:r>
            <m:rPr>
              <m:nor/>
              <m:sty m:val="p"/>
            </m:rPr>
            <w:rPr>
              <w:b w:val="0"/>
              <w:i w:val="0"/>
            </w:rPr>
            <m:t xml:space="preserve">ActiveScore </m:t>
          </m:r>
          <m:r>
            <m:rPr/>
            <w:rPr>
              <w:rFonts w:ascii="Cambria Math" w:hAnsi="Cambria Math"/>
            </w:rPr>
            <m:t>=α⋅</m:t>
          </m:r>
          <m:sSub>
            <m:sSubPr>
              <m:ctrlPr>
                <w:rPr>
                  <w:rFonts w:ascii="Cambria Math" w:hAnsi="Cambria Math"/>
                </w:rPr>
              </m:ctrlPr>
            </m:sSubPr>
            <m:e>
              <m:r>
                <m:rPr/>
                <w:rPr>
                  <w:rFonts w:ascii="Cambria Math" w:hAnsi="Cambria Math"/>
                </w:rPr>
                <m:t>A</m:t>
              </m:r>
              <m:ctrlPr>
                <w:rPr>
                  <w:rFonts w:ascii="Cambria Math" w:hAnsi="Cambria Math"/>
                </w:rPr>
              </m:ctrlPr>
            </m:e>
            <m:sub>
              <m:r>
                <m:rPr>
                  <m:sty m:val="p"/>
                </m:rPr>
                <w:rPr>
                  <w:rFonts w:hint="eastAsia" w:ascii="Cambria Math" w:hAnsi="Cambria Math"/>
                </w:rPr>
                <m:t>release</m:t>
              </m:r>
              <m:ctrlPr>
                <w:rPr>
                  <w:rFonts w:ascii="Cambria Math" w:hAnsi="Cambria Math"/>
                </w:rPr>
              </m:ctrlPr>
            </m:sub>
          </m:sSub>
          <m:r>
            <m:rPr/>
            <w:rPr>
              <w:rFonts w:ascii="Cambria Math" w:hAnsi="Cambria Math"/>
            </w:rPr>
            <m:t>+β⋅</m:t>
          </m:r>
          <m:sSub>
            <m:sSubPr>
              <m:ctrlPr>
                <w:rPr>
                  <w:rFonts w:ascii="Cambria Math" w:hAnsi="Cambria Math"/>
                </w:rPr>
              </m:ctrlPr>
            </m:sSubPr>
            <m:e>
              <m:r>
                <m:rPr/>
                <w:rPr>
                  <w:rFonts w:ascii="Cambria Math" w:hAnsi="Cambria Math"/>
                </w:rPr>
                <m:t>T</m:t>
              </m:r>
              <m:ctrlPr>
                <w:rPr>
                  <w:rFonts w:ascii="Cambria Math" w:hAnsi="Cambria Math"/>
                </w:rPr>
              </m:ctrlPr>
            </m:e>
            <m:sub>
              <m:r>
                <m:rPr>
                  <m:nor/>
                  <m:sty m:val="p"/>
                </m:rPr>
                <w:rPr>
                  <w:rFonts w:hint="eastAsia" w:ascii="Cambria Math"/>
                  <w:b w:val="0"/>
                  <w:i w:val="0"/>
                </w:rPr>
                <m:t>interval</m:t>
              </m:r>
              <m:r>
                <m:rPr>
                  <m:nor/>
                  <m:sty m:val="p"/>
                </m:rPr>
                <w:rPr>
                  <w:b w:val="0"/>
                  <w:i w:val="0"/>
                </w:rPr>
                <m:t xml:space="preserve"> </m:t>
              </m:r>
              <m:ctrlPr>
                <w:rPr>
                  <w:rFonts w:ascii="Cambria Math" w:hAnsi="Cambria Math"/>
                </w:rPr>
              </m:ctrlPr>
            </m:sub>
          </m:sSub>
          <m:r>
            <m:rPr/>
            <w:rPr>
              <w:rFonts w:ascii="Cambria Math" w:hAnsi="Cambria Math"/>
            </w:rPr>
            <m:t>+γ⋅</m:t>
          </m:r>
          <m:sSub>
            <m:sSubPr>
              <m:ctrlPr>
                <w:rPr>
                  <w:rFonts w:ascii="Cambria Math" w:hAnsi="Cambria Math"/>
                </w:rPr>
              </m:ctrlPr>
            </m:sSubPr>
            <m:e>
              <m:r>
                <m:rPr/>
                <w:rPr>
                  <w:rFonts w:ascii="Cambria Math" w:hAnsi="Cambria Math"/>
                </w:rPr>
                <m:t>C</m:t>
              </m:r>
              <m:ctrlPr>
                <w:rPr>
                  <w:rFonts w:ascii="Cambria Math" w:hAnsi="Cambria Math"/>
                </w:rPr>
              </m:ctrlPr>
            </m:e>
            <m:sub>
              <m:r>
                <m:rPr>
                  <m:nor/>
                  <m:sty m:val="p"/>
                </m:rPr>
                <w:rPr>
                  <w:b w:val="0"/>
                  <w:i w:val="0"/>
                </w:rPr>
                <m:t xml:space="preserve">interaction </m:t>
              </m:r>
              <m:ctrlPr>
                <w:rPr>
                  <w:rFonts w:ascii="Cambria Math" w:hAnsi="Cambria Math"/>
                </w:rPr>
              </m:ctrlPr>
            </m:sub>
          </m:sSub>
        </m:oMath>
      </m:oMathPara>
    </w:p>
    <w:p w14:paraId="12B1ED43">
      <w:pPr>
        <w:rPr>
          <w:sz w:val="24"/>
          <w:szCs w:val="32"/>
        </w:rPr>
      </w:pPr>
      <w:r>
        <w:rPr>
          <w:rFonts w:hint="eastAsia"/>
          <w:sz w:val="24"/>
          <w:szCs w:val="32"/>
        </w:rPr>
        <w:t>其中</w:t>
      </w:r>
      <m:oMath>
        <m:sSub>
          <m:sSubPr>
            <m:ctrlPr>
              <w:rPr>
                <w:rFonts w:ascii="Cambria Math" w:hAnsi="Cambria Math"/>
              </w:rPr>
            </m:ctrlPr>
          </m:sSubPr>
          <m:e>
            <m:r>
              <m:rPr/>
              <w:rPr>
                <w:rFonts w:ascii="Cambria Math" w:hAnsi="Cambria Math"/>
              </w:rPr>
              <m:t>A</m:t>
            </m:r>
            <m:ctrlPr>
              <w:rPr>
                <w:rFonts w:ascii="Cambria Math" w:hAnsi="Cambria Math"/>
              </w:rPr>
            </m:ctrlPr>
          </m:e>
          <m:sub>
            <m:r>
              <m:rPr>
                <m:sty m:val="p"/>
              </m:rPr>
              <w:rPr>
                <w:rFonts w:hint="eastAsia" w:ascii="Cambria Math" w:hAnsi="Cambria Math"/>
              </w:rPr>
              <m:t>release</m:t>
            </m:r>
            <m:ctrlPr>
              <w:rPr>
                <w:rFonts w:ascii="Cambria Math" w:hAnsi="Cambria Math"/>
              </w:rPr>
            </m:ctrlPr>
          </m:sub>
        </m:sSub>
      </m:oMath>
      <w:r>
        <w:rPr>
          <w:rFonts w:hint="eastAsia"/>
          <w:sz w:val="24"/>
          <w:szCs w:val="32"/>
        </w:rPr>
        <w:t>表示一段时间内的法帖总数，</w:t>
      </w:r>
      <m:oMath>
        <m:sSub>
          <m:sSubPr>
            <m:ctrlPr>
              <w:rPr>
                <w:rFonts w:ascii="Cambria Math" w:hAnsi="Cambria Math"/>
              </w:rPr>
            </m:ctrlPr>
          </m:sSubPr>
          <m:e>
            <m:r>
              <m:rPr/>
              <w:rPr>
                <w:rFonts w:ascii="Cambria Math" w:hAnsi="Cambria Math"/>
              </w:rPr>
              <m:t>T</m:t>
            </m:r>
            <m:ctrlPr>
              <w:rPr>
                <w:rFonts w:ascii="Cambria Math" w:hAnsi="Cambria Math"/>
              </w:rPr>
            </m:ctrlPr>
          </m:e>
          <m:sub>
            <m:r>
              <m:rPr>
                <m:nor/>
                <m:sty m:val="p"/>
              </m:rPr>
              <w:rPr>
                <w:rFonts w:hint="eastAsia" w:ascii="Cambria Math"/>
                <w:b w:val="0"/>
                <w:i w:val="0"/>
              </w:rPr>
              <m:t>interval</m:t>
            </m:r>
            <m:r>
              <m:rPr>
                <m:nor/>
                <m:sty m:val="p"/>
              </m:rPr>
              <w:rPr>
                <w:b w:val="0"/>
                <w:i w:val="0"/>
              </w:rPr>
              <m:t xml:space="preserve"> </m:t>
            </m:r>
            <m:ctrlPr>
              <w:rPr>
                <w:rFonts w:ascii="Cambria Math" w:hAnsi="Cambria Math"/>
              </w:rPr>
            </m:ctrlPr>
          </m:sub>
        </m:sSub>
      </m:oMath>
      <w:r>
        <w:rPr>
          <w:rFonts w:hint="eastAsia"/>
        </w:rPr>
        <w:t>表示该用户的平均发帖间隔，</w:t>
      </w:r>
      <m:oMath>
        <m:sSub>
          <m:sSubPr>
            <m:ctrlPr>
              <w:rPr>
                <w:rFonts w:ascii="Cambria Math" w:hAnsi="Cambria Math"/>
              </w:rPr>
            </m:ctrlPr>
          </m:sSubPr>
          <m:e>
            <m:r>
              <m:rPr/>
              <w:rPr>
                <w:rFonts w:ascii="Cambria Math" w:hAnsi="Cambria Math"/>
              </w:rPr>
              <m:t>C</m:t>
            </m:r>
            <m:ctrlPr>
              <w:rPr>
                <w:rFonts w:ascii="Cambria Math" w:hAnsi="Cambria Math"/>
              </w:rPr>
            </m:ctrlPr>
          </m:e>
          <m:sub>
            <m:r>
              <m:rPr>
                <m:nor/>
                <m:sty m:val="p"/>
              </m:rPr>
              <w:rPr>
                <w:b w:val="0"/>
                <w:i w:val="0"/>
              </w:rPr>
              <m:t xml:space="preserve">interaction </m:t>
            </m:r>
            <m:ctrlPr>
              <w:rPr>
                <w:rFonts w:ascii="Cambria Math" w:hAnsi="Cambria Math"/>
              </w:rPr>
            </m:ctrlPr>
          </m:sub>
        </m:sSub>
      </m:oMath>
      <w:r>
        <w:rPr>
          <w:rFonts w:hint="eastAsia"/>
          <w:sz w:val="24"/>
          <w:szCs w:val="32"/>
        </w:rPr>
        <w:t>表示互动次数（评论/点赞/分享等行为频次），α,β,γ 为权重系数。</w:t>
      </w:r>
    </w:p>
    <w:p w14:paraId="493F0880">
      <w:pPr>
        <w:pStyle w:val="10"/>
      </w:pPr>
      <w:r>
        <w:rPr>
          <w:rFonts w:hint="eastAsia"/>
        </w:rPr>
        <w:t>地域分析（对应drawMap.html和getMapData接口）是用户活跃度分析的一个维度。通过汇总search表中带有地理位置信息（status_province, status_city）的微博，可以统计不同地区的发帖数量或用户数量，从而识别出用户活跃度较高的地域。前端使用ECharts的地图组件，将这些地域分布数据以热力图或散点图的形式可视化呈现，直观展示用户活跃度的地理空间分布特征。</w:t>
      </w:r>
    </w:p>
    <w:p w14:paraId="75F28097">
      <w:pPr>
        <w:pStyle w:val="10"/>
      </w:pPr>
      <w:r>
        <w:rPr>
          <w:rFonts w:hint="eastAsia"/>
        </w:rPr>
        <w:t>更进一步的用户画像分析可以结合用户在个人资料中公开的信息（如标签、简介等，需要额外爬取或通过API获取）以及其发布内容的语义特征，来描绘用户的兴趣偏好、关注领域和影响力等级。通过加权计算地域活跃度：</w:t>
      </w:r>
    </w:p>
    <w:p w14:paraId="7781D6E5">
      <m:oMathPara>
        <m:oMath>
          <m:sSub>
            <m:sSubPr>
              <m:ctrlPr>
                <w:rPr>
                  <w:rFonts w:ascii="Cambria Math" w:hAnsi="Cambria Math"/>
                </w:rPr>
              </m:ctrlPr>
            </m:sSubPr>
            <m:e>
              <m:r>
                <m:rPr>
                  <m:nor/>
                  <m:sty m:val="p"/>
                </m:rPr>
                <w:rPr>
                  <w:b w:val="0"/>
                  <w:i w:val="0"/>
                </w:rPr>
                <m:t xml:space="preserve"> RegionScore </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nary>
            <m:naryPr>
              <m:chr m:val="∑"/>
              <m:grow m:val="1"/>
              <m:limLoc m:val="undOvr"/>
              <m:supHide m:val="1"/>
              <m:ctrlPr>
                <w:rPr>
                  <w:rFonts w:ascii="Cambria Math" w:hAnsi="Cambria Math"/>
                </w:rPr>
              </m:ctrlPr>
            </m:naryPr>
            <m:sub>
              <m:r>
                <m:rPr/>
                <w:rPr>
                  <w:rFonts w:ascii="Cambria Math" w:hAnsi="Cambria Math"/>
                </w:rPr>
                <m:t>j∈</m:t>
              </m:r>
              <m:d>
                <m:dPr>
                  <m:begChr m:val="{"/>
                  <m:endChr m:val="}"/>
                  <m:ctrlPr>
                    <w:rPr>
                      <w:rFonts w:ascii="Cambria Math" w:hAnsi="Cambria Math"/>
                      <w:i/>
                    </w:rPr>
                  </m:ctrlPr>
                </m:dPr>
                <m:e>
                  <m:r>
                    <m:rPr>
                      <m:nor/>
                      <m:sty m:val="p"/>
                    </m:rPr>
                    <w:rPr>
                      <w:b w:val="0"/>
                      <w:i w:val="0"/>
                    </w:rPr>
                    <m:t xml:space="preserve"> comment </m:t>
                  </m:r>
                  <m:r>
                    <m:rPr/>
                    <w:rPr>
                      <w:rFonts w:ascii="Cambria Math" w:hAnsi="Cambria Math"/>
                    </w:rPr>
                    <m:t>,</m:t>
                  </m:r>
                  <m:r>
                    <m:rPr>
                      <m:nor/>
                      <m:sty m:val="p"/>
                    </m:rPr>
                    <w:rPr>
                      <w:b w:val="0"/>
                      <w:i w:val="0"/>
                    </w:rPr>
                    <m:t xml:space="preserve"> search </m:t>
                  </m:r>
                  <m:ctrlPr>
                    <w:rPr>
                      <w:rFonts w:ascii="Cambria Math" w:hAnsi="Cambria Math"/>
                      <w:i/>
                    </w:rPr>
                  </m:ctrlPr>
                </m:e>
              </m:d>
              <m:ctrlPr>
                <w:rPr>
                  <w:rFonts w:ascii="Cambria Math" w:hAnsi="Cambria Math"/>
                </w:rPr>
              </m:ctrlPr>
            </m:sub>
            <m:sup>
              <m:ctrlPr>
                <w:rPr>
                  <w:rFonts w:ascii="Cambria Math" w:hAnsi="Cambria Math"/>
                </w:rPr>
              </m:ctrlPr>
            </m:sup>
            <m:e>
              <m:sSub>
                <m:sSubPr>
                  <m:ctrlPr>
                    <w:rPr>
                      <w:rFonts w:ascii="Cambria Math" w:hAnsi="Cambria Math"/>
                    </w:rPr>
                  </m:ctrlPr>
                </m:sSubPr>
                <m:e>
                  <m:r>
                    <m:rPr/>
                    <w:rPr>
                      <w:rFonts w:ascii="Cambria Math" w:hAnsi="Cambria Math"/>
                    </w:rPr>
                    <m:t>ω</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func>
                <m:funcPr>
                  <m:ctrlPr>
                    <w:rPr>
                      <w:rFonts w:ascii="Cambria Math" w:hAnsi="Cambria Math"/>
                      <w:i/>
                    </w:rPr>
                  </m:ctrlPr>
                </m:funcPr>
                <m:fName>
                  <m:r>
                    <m:rPr>
                      <m:sty m:val="p"/>
                    </m:rPr>
                    <w:rPr>
                      <w:rFonts w:ascii="Cambria Math" w:hAnsi="Cambria Math"/>
                    </w:rPr>
                    <m:t>log</m:t>
                  </m:r>
                  <m:ctrlPr>
                    <w:rPr>
                      <w:rFonts w:ascii="Cambria Math" w:hAnsi="Cambria Math"/>
                      <w:i/>
                    </w:rPr>
                  </m:ctrlPr>
                </m:fName>
                <m:e>
                  <m:d>
                    <m:dPr>
                      <m:ctrlPr>
                        <w:rPr>
                          <w:rFonts w:ascii="Cambria Math" w:hAnsi="Cambria Math"/>
                          <w:i/>
                        </w:rPr>
                      </m:ctrlPr>
                    </m:dPr>
                    <m:e>
                      <m:sSub>
                        <m:sSubPr>
                          <m:ctrlPr>
                            <w:rPr>
                              <w:rFonts w:ascii="Cambria Math" w:hAnsi="Cambria Math"/>
                            </w:rPr>
                          </m:ctrlPr>
                        </m:sSubPr>
                        <m:e>
                          <m:r>
                            <m:rPr/>
                            <w:rPr>
                              <w:rFonts w:hint="eastAsia" w:ascii="Cambria Math" w:hAnsi="Cambria Math"/>
                            </w:rPr>
                            <m:t>ActiveScore</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+1</m:t>
                      </m:r>
                      <m:ctrlPr>
                        <w:rPr>
                          <w:rFonts w:ascii="Cambria Math" w:hAnsi="Cambria Math"/>
                          <w:i/>
                        </w:rPr>
                      </m:ctrlPr>
                    </m:e>
                  </m:d>
                  <m:ctrlPr>
                    <w:rPr>
                      <w:rFonts w:ascii="Cambria Math" w:hAnsi="Cambria Math"/>
                      <w:i/>
                    </w:rPr>
                  </m:ctrlPr>
                </m:e>
              </m:func>
              <m:ctrlPr>
                <w:rPr>
                  <w:rFonts w:ascii="Cambria Math" w:hAnsi="Cambria Math"/>
                </w:rPr>
              </m:ctrlPr>
            </m:e>
          </m:nary>
        </m:oMath>
      </m:oMathPara>
    </w:p>
    <w:p w14:paraId="291678E6">
      <w:pPr>
        <w:pStyle w:val="10"/>
      </w:pPr>
      <w:r>
        <w:rPr>
          <w:rFonts w:hint="eastAsia"/>
        </w:rPr>
        <w:t>其中</w:t>
      </w:r>
      <m:oMath>
        <m:sSub>
          <m:sSubPr/>
          <m:e>
            <m:r>
              <m:rPr/>
              <m:t>ω</m:t>
            </m:r>
          </m:e>
          <m:sub>
            <m:r>
              <m:rPr>
                <m:sty m:val="p"/>
              </m:rPr>
              <m:t>comment</m:t>
            </m:r>
          </m:sub>
        </m:sSub>
        <m:r>
          <m:rPr>
            <m:sty m:val="p"/>
          </m:rPr>
          <m:t>=0.6</m:t>
        </m:r>
      </m:oMath>
      <w:r>
        <w:t xml:space="preserve">, </w:t>
      </w:r>
      <m:oMath>
        <m:sSub>
          <m:sSubPr/>
          <m:e>
            <m:r>
              <m:rPr/>
              <m:t>ω</m:t>
            </m:r>
          </m:e>
          <m:sub>
            <m:r>
              <m:rPr>
                <m:sty m:val="p"/>
              </m:rPr>
              <m:t>search</m:t>
            </m:r>
          </m:sub>
        </m:sSub>
        <m:r>
          <m:rPr>
            <m:sty m:val="p"/>
          </m:rPr>
          <m:t>=0.4</m:t>
        </m:r>
      </m:oMath>
      <w:r>
        <w:rPr>
          <w:rFonts w:hint="eastAsia"/>
        </w:rPr>
        <w:t>为行为权重系数，</w:t>
      </w:r>
      <m:oMath>
        <m:sSub>
          <m:sSubPr/>
          <m:e>
            <m:r>
              <m:rPr/>
              <w:rPr>
                <w:rFonts w:hint="eastAsia"/>
              </w:rPr>
              <m:t>ActiveScore</m:t>
            </m:r>
          </m:e>
          <m:sub>
            <m:r>
              <m:rPr/>
              <m:t>ij</m:t>
            </m:r>
          </m:sub>
        </m:sSub>
      </m:oMath>
      <w:r>
        <w:rPr>
          <w:rFonts w:hint="eastAsia"/>
        </w:rPr>
        <w:t>为第i省份在j表的活跃度记录数。前端ECharts通过颜色梯度映射算法实现热力图渲染，颜色映射公式如下：</w:t>
      </w:r>
    </w:p>
    <w:p w14:paraId="31250372">
      <w:pPr>
        <w:pStyle w:val="10"/>
        <w:ind w:firstLine="0" w:firstLineChars="0"/>
      </w:pPr>
    </w:p>
    <w:p w14:paraId="48C36614">
      <m:oMathPara>
        <m:oMath>
          <m:sSub>
            <m:sSubPr>
              <m:ctrlPr>
                <w:rPr>
                  <w:rFonts w:ascii="Cambria Math" w:hAnsi="Cambria Math"/>
                </w:rPr>
              </m:ctrlPr>
            </m:sSubPr>
            <m:e>
              <m:r>
                <m:rPr>
                  <m:nor/>
                  <m:sty m:val="p"/>
                </m:rPr>
                <w:rPr>
                  <w:b w:val="0"/>
                  <w:i w:val="0"/>
                </w:rPr>
                <m:t xml:space="preserve"> Color </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f>
            <m:fPr>
              <m:ctrlPr>
                <w:rPr>
                  <w:rFonts w:ascii="Cambria Math" w:hAnsi="Cambria Math"/>
                </w:rPr>
              </m:ctrlPr>
            </m:fPr>
            <m:num>
              <m:sSub>
                <m:sSubPr>
                  <m:ctrlPr>
                    <w:rPr>
                      <w:rFonts w:ascii="Cambria Math" w:hAnsi="Cambria Math"/>
                    </w:rPr>
                  </m:ctrlPr>
                </m:sSubPr>
                <m:e>
                  <m:r>
                    <m:rPr>
                      <m:nor/>
                      <m:sty m:val="p"/>
                    </m:rPr>
                    <w:rPr>
                      <w:b w:val="0"/>
                      <w:i w:val="0"/>
                    </w:rPr>
                    <m:t xml:space="preserve"> RegionScore </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m:rPr>
                          <m:nor/>
                          <m:sty m:val="p"/>
                        </m:rPr>
                        <w:rPr>
                          <w:b w:val="0"/>
                          <w:i w:val="0"/>
                        </w:rPr>
                        <m:t xml:space="preserve"> Scores </m:t>
                      </m:r>
                      <m:ctrlPr>
                        <w:rPr>
                          <w:rFonts w:ascii="Cambria Math" w:hAnsi="Cambria Math"/>
                          <w:i/>
                        </w:rPr>
                      </m:ctrlPr>
                    </m:e>
                  </m:d>
                  <m:ctrlPr>
                    <w:rPr>
                      <w:rFonts w:ascii="Cambria Math" w:hAnsi="Cambria Math"/>
                    </w:rPr>
                  </m:ctrlPr>
                </m:e>
              </m:func>
              <m:ctrlPr>
                <w:rPr>
                  <w:rFonts w:ascii="Cambria Math" w:hAnsi="Cambria Math"/>
                </w:rPr>
              </m:ctrlPr>
            </m:num>
            <m:den>
              <m:func>
                <m:funcPr>
                  <m:ctrlPr>
                    <w:rPr>
                      <w:rFonts w:ascii="Cambria Math" w:hAnsi="Cambria Math"/>
                    </w:rPr>
                  </m:ctrlPr>
                </m:funcPr>
                <m:fName>
                  <m:r>
                    <m:rPr>
                      <m:sty m:val="p"/>
                    </m:rPr>
                    <w:rPr>
                      <w:rFonts w:ascii="Cambria Math" w:hAnsi="Cambria Math"/>
                    </w:rPr>
                    <m:t>max</m:t>
                  </m:r>
                  <m:ctrlPr>
                    <w:rPr>
                      <w:rFonts w:ascii="Cambria Math" w:hAnsi="Cambria Math"/>
                    </w:rPr>
                  </m:ctrlPr>
                </m:fName>
                <m:e>
                  <m:d>
                    <m:dPr>
                      <m:ctrlPr>
                        <w:rPr>
                          <w:rFonts w:ascii="Cambria Math" w:hAnsi="Cambria Math"/>
                          <w:i/>
                        </w:rPr>
                      </m:ctrlPr>
                    </m:dPr>
                    <m:e>
                      <m:r>
                        <m:rPr>
                          <m:nor/>
                          <m:sty m:val="p"/>
                        </m:rPr>
                        <w:rPr>
                          <w:b w:val="0"/>
                          <w:i w:val="0"/>
                        </w:rPr>
                        <m:t xml:space="preserve"> Scores </m:t>
                      </m:r>
                      <m:ctrlPr>
                        <w:rPr>
                          <w:rFonts w:ascii="Cambria Math" w:hAnsi="Cambria Math"/>
                          <w:i/>
                        </w:rPr>
                      </m:ctrlPr>
                    </m:e>
                  </m:d>
                  <m:ctrlPr>
                    <w:rPr>
                      <w:rFonts w:ascii="Cambria Math" w:hAnsi="Cambria Math"/>
                    </w:rPr>
                  </m:ctrlPr>
                </m:e>
              </m:func>
              <m:r>
                <m:rP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m:rPr>
                          <m:nor/>
                          <m:sty m:val="p"/>
                        </m:rPr>
                        <w:rPr>
                          <w:b w:val="0"/>
                          <w:i w:val="0"/>
                        </w:rPr>
                        <m:t xml:space="preserve"> Scores </m:t>
                      </m:r>
                      <m:ctrlPr>
                        <w:rPr>
                          <w:rFonts w:ascii="Cambria Math" w:hAnsi="Cambria Math"/>
                          <w:i/>
                        </w:rPr>
                      </m:ctrlPr>
                    </m:e>
                  </m:d>
                  <m:ctrlPr>
                    <w:rPr>
                      <w:rFonts w:ascii="Cambria Math" w:hAnsi="Cambria Math"/>
                    </w:rPr>
                  </m:ctrlPr>
                </m:e>
              </m:func>
              <m:ctrlPr>
                <w:rPr>
                  <w:rFonts w:ascii="Cambria Math" w:hAnsi="Cambria Math"/>
                </w:rPr>
              </m:ctrlPr>
            </m:den>
          </m:f>
          <m:r>
            <m:rPr/>
            <w:rPr>
              <w:rFonts w:ascii="Cambria Math" w:hAnsi="Cambria Math"/>
            </w:rPr>
            <m:t>×255</m:t>
          </m:r>
        </m:oMath>
      </m:oMathPara>
    </w:p>
    <w:p w14:paraId="5005B6AC">
      <w:pPr>
        <w:pStyle w:val="10"/>
        <w:ind w:firstLine="0" w:firstLineChars="0"/>
      </w:pPr>
    </w:p>
    <w:p w14:paraId="65B0483A">
      <w:pPr>
        <w:pStyle w:val="76"/>
        <w:keepNext/>
      </w:pPr>
      <w:r>
        <w:drawing>
          <wp:inline distT="0" distB="0" distL="0" distR="0">
            <wp:extent cx="5189855" cy="3132455"/>
            <wp:effectExtent l="0" t="0" r="0" b="0"/>
            <wp:docPr id="17990701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070126" name="图片 1"/>
                    <pic:cNvPicPr>
                      <a:picLocks noChangeAspect="1"/>
                    </pic:cNvPicPr>
                  </pic:nvPicPr>
                  <pic:blipFill>
                    <a:blip r:embed="rId30"/>
                    <a:stretch>
                      <a:fillRect/>
                    </a:stretch>
                  </pic:blipFill>
                  <pic:spPr>
                    <a:xfrm>
                      <a:off x="0" y="0"/>
                      <a:ext cx="5207490" cy="3142863"/>
                    </a:xfrm>
                    <a:prstGeom prst="rect">
                      <a:avLst/>
                    </a:prstGeom>
                  </pic:spPr>
                </pic:pic>
              </a:graphicData>
            </a:graphic>
          </wp:inline>
        </w:drawing>
      </w:r>
    </w:p>
    <w:p w14:paraId="6927ACFC">
      <w:pPr>
        <w:pStyle w:val="9"/>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9</w:t>
      </w:r>
      <w:r>
        <w:fldChar w:fldCharType="end"/>
      </w:r>
      <w:r>
        <w:rPr>
          <w:rFonts w:hint="eastAsia"/>
        </w:rPr>
        <w:t>地域热力图可视化展示</w:t>
      </w:r>
    </w:p>
    <w:p w14:paraId="2CD467C1">
      <w:pPr>
        <w:pStyle w:val="57"/>
      </w:pPr>
      <w:bookmarkStart w:id="62" w:name="_Toc196418481"/>
      <w:r>
        <w:rPr>
          <w:rFonts w:hint="eastAsia"/>
        </w:rPr>
        <w:t>评论舆情分析模块实现</w:t>
      </w:r>
      <w:bookmarkEnd w:id="62"/>
    </w:p>
    <w:p w14:paraId="0447220A">
      <w:pPr>
        <w:pStyle w:val="10"/>
      </w:pPr>
      <w:r>
        <w:rPr>
          <w:rFonts w:hint="eastAsia"/>
        </w:rPr>
        <w:t>评论区往往是舆情发酵和观点碰撞的重要场所，因此评论舆情分析至关重要。本模块主要包括热门评论分析和关键词云图实现。</w:t>
      </w:r>
    </w:p>
    <w:p w14:paraId="469D156A">
      <w:pPr>
        <w:pStyle w:val="60"/>
      </w:pPr>
      <w:bookmarkStart w:id="63" w:name="_Toc196418482"/>
      <w:r>
        <w:rPr>
          <w:rFonts w:hint="eastAsia"/>
        </w:rPr>
        <w:t>热门评论分析与展示</w:t>
      </w:r>
      <w:bookmarkEnd w:id="63"/>
    </w:p>
    <w:p w14:paraId="134B6CA3">
      <w:pPr>
        <w:pStyle w:val="10"/>
      </w:pPr>
      <w:r>
        <w:rPr>
          <w:rFonts w:hint="eastAsia"/>
        </w:rPr>
        <w:t>热门评论的识别主要依据评论的点赞数（like_count）。系统从comment表中检索特定微博（通过wid关联）下的所有评论，并按照like_count字段进行降序排序。前端页面weiboPinglun.html负责展示点赞数最高的Top N条评论。除了展示评论内容和点赞数，还可以对这些热门评论进行舆情分析，了解主流评论的情感倾向。进一步地，可以分析热门评论发布者的信息，识别意见领袖或关键传播节点。</w:t>
      </w:r>
    </w:p>
    <w:p w14:paraId="50BEB253">
      <w:pPr>
        <w:pStyle w:val="76"/>
        <w:keepNext/>
      </w:pPr>
      <w:r>
        <w:drawing>
          <wp:inline distT="0" distB="0" distL="0" distR="0">
            <wp:extent cx="5089525" cy="2510790"/>
            <wp:effectExtent l="0" t="0" r="0" b="3810"/>
            <wp:docPr id="11341063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106390" name="图片 1"/>
                    <pic:cNvPicPr>
                      <a:picLocks noChangeAspect="1"/>
                    </pic:cNvPicPr>
                  </pic:nvPicPr>
                  <pic:blipFill>
                    <a:blip r:embed="rId31"/>
                    <a:stretch>
                      <a:fillRect/>
                    </a:stretch>
                  </pic:blipFill>
                  <pic:spPr>
                    <a:xfrm>
                      <a:off x="0" y="0"/>
                      <a:ext cx="5096661" cy="2514281"/>
                    </a:xfrm>
                    <a:prstGeom prst="rect">
                      <a:avLst/>
                    </a:prstGeom>
                  </pic:spPr>
                </pic:pic>
              </a:graphicData>
            </a:graphic>
          </wp:inline>
        </w:drawing>
      </w:r>
    </w:p>
    <w:p w14:paraId="4F93569F">
      <w:pPr>
        <w:pStyle w:val="9"/>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10</w:t>
      </w:r>
      <w:r>
        <w:fldChar w:fldCharType="end"/>
      </w:r>
      <w:r>
        <w:rPr>
          <w:rFonts w:hint="eastAsia"/>
        </w:rPr>
        <w:t>热门评论排名展示</w:t>
      </w:r>
    </w:p>
    <w:p w14:paraId="54BE7FB4">
      <w:pPr>
        <w:pStyle w:val="60"/>
      </w:pPr>
      <w:bookmarkStart w:id="64" w:name="_Toc196418483"/>
      <w:r>
        <w:rPr>
          <w:rFonts w:hint="eastAsia"/>
        </w:rPr>
        <w:t>关键词云图实现</w:t>
      </w:r>
      <w:bookmarkEnd w:id="64"/>
    </w:p>
    <w:p w14:paraId="4FAA0D50">
      <w:pPr>
        <w:pStyle w:val="10"/>
      </w:pPr>
      <w:r>
        <w:rPr>
          <w:rFonts w:hint="eastAsia"/>
        </w:rPr>
        <w:t>关键词云图能够直观地展示大量文本数据中的核心词汇及其频率。实现流程如下：首先，收集特定微博下的所有评论文本；然后，对这些文本进行合并和预处理，包括去除标点符号、特殊字符、URL链接、以及常见的停用词（如"的"、"了"、"在"等）；接着，使用中文分词工具jieba进行分词；之后，统计每个词语出现的频率（词频）；最后，根据词频将高频词汇渲染成大小不一的词云图。词语的字体大小通常与其词频成正比。前端页面couldWord.html利用wordcloud库（Python后端生成图片）或前端JavaScript库（如echarts-wordcloud）来生成并展示词云图。这有助于快速把握评论区或相关微博的主要讨论焦点。</w:t>
      </w:r>
    </w:p>
    <w:p w14:paraId="1CB54E31">
      <w:pPr>
        <w:pStyle w:val="76"/>
        <w:keepNext/>
      </w:pPr>
      <w:r>
        <w:drawing>
          <wp:inline distT="0" distB="0" distL="0" distR="0">
            <wp:extent cx="4908550" cy="2454275"/>
            <wp:effectExtent l="0" t="0" r="6350" b="3175"/>
            <wp:docPr id="6427735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773544" name="图片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4940581" cy="2470291"/>
                    </a:xfrm>
                    <a:prstGeom prst="rect">
                      <a:avLst/>
                    </a:prstGeom>
                    <a:noFill/>
                    <a:ln>
                      <a:noFill/>
                    </a:ln>
                  </pic:spPr>
                </pic:pic>
              </a:graphicData>
            </a:graphic>
          </wp:inline>
        </w:drawing>
      </w:r>
    </w:p>
    <w:p w14:paraId="76485C8E">
      <w:pPr>
        <w:pStyle w:val="9"/>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11</w:t>
      </w:r>
      <w:r>
        <w:fldChar w:fldCharType="end"/>
      </w:r>
      <w:r>
        <w:rPr>
          <w:rFonts w:hint="eastAsia"/>
        </w:rPr>
        <w:t>关键词云图可视化展示</w:t>
      </w:r>
    </w:p>
    <w:p w14:paraId="6EEB1904">
      <w:pPr>
        <w:pStyle w:val="57"/>
      </w:pPr>
      <w:bookmarkStart w:id="65" w:name="_Toc196418484"/>
      <w:r>
        <w:rPr>
          <w:rFonts w:hint="eastAsia"/>
        </w:rPr>
        <w:t>舆情预测模块实现</w:t>
      </w:r>
      <w:bookmarkEnd w:id="65"/>
    </w:p>
    <w:p w14:paraId="4311B231">
      <w:pPr>
        <w:pStyle w:val="10"/>
      </w:pPr>
      <w:r>
        <w:rPr>
          <w:rFonts w:hint="eastAsia"/>
        </w:rPr>
        <w:t>舆情预测模块旨在基于历史数据，对未来一段时间内特定话题的热度或情感趋势进行预测。其实现通常依赖于时间序列分析技术。系统首先整理出按时间排序的热度数据，例如每日或每小时的总转发/评论/点赞数，情感得分的平均值等。这些数据构成了时间序列。</w:t>
      </w:r>
    </w:p>
    <w:p w14:paraId="782F92D3">
      <w:pPr>
        <w:pStyle w:val="60"/>
      </w:pPr>
      <w:bookmarkStart w:id="66" w:name="_Toc196418485"/>
      <w:r>
        <w:rPr>
          <w:rFonts w:hint="eastAsia"/>
        </w:rPr>
        <w:t>舆情预测模型构建</w:t>
      </w:r>
      <w:bookmarkEnd w:id="66"/>
    </w:p>
    <w:p w14:paraId="74E2B689">
      <w:pPr>
        <w:pStyle w:val="10"/>
      </w:pPr>
      <w:r>
        <w:rPr>
          <w:rFonts w:hint="eastAsia"/>
        </w:rPr>
        <w:t>本文的预测模型选用ARIMA，基于序列自身的历史值进行预测。util/Predict.py或util/yuce.py封装了相关的预测算法逻辑。首先需要对数据进行预处理，包括填充缺失值、平滑数据以去除噪声、以及检查序列的平稳性。如果序列非平稳，还需要进行差分等操作使其平稳。随后，从MySQL数据库获取包含时间戳的原始评论数据后，系统构建多维热度指标：</w:t>
      </w:r>
    </w:p>
    <w:p w14:paraId="5DD7F516">
      <w:pPr>
        <w:pStyle w:val="10"/>
      </w:pPr>
      <w:r>
        <w:t>df['hotness'] = df['post_count'] + df['comment_count'] * df['like_count']</w:t>
      </w:r>
    </w:p>
    <w:p w14:paraId="40E232E5">
      <w:pPr>
        <w:pStyle w:val="10"/>
      </w:pPr>
      <w:r>
        <w:rPr>
          <w:rFonts w:hint="eastAsia"/>
        </w:rPr>
        <w:t>该公式赋予评论行为更高权重（点赞数作为乘数），符合社交舆情传播的"二次传播"特性。通过ADF单位根检验发现原始序列具有非平稳性（p值&gt;0.05），遂进行一阶差分处理：</w:t>
      </w:r>
    </w:p>
    <w:p w14:paraId="42F3B6D2">
      <w:pPr>
        <w:pStyle w:val="10"/>
      </w:pPr>
      <w:r>
        <w:rPr>
          <w:rFonts w:hint="eastAsia"/>
        </w:rPr>
        <w:t>df_diff = df.diff().dropna()</w:t>
      </w:r>
    </w:p>
    <w:p w14:paraId="170A3EED">
      <w:pPr>
        <w:pStyle w:val="10"/>
      </w:pPr>
      <w:r>
        <w:rPr>
          <w:rFonts w:hint="eastAsia"/>
        </w:rPr>
        <w:t>参数优化中，采用网格搜索法遍历参数空间p∈[0,2],d∈[0,1],q∈[0,2]，以均方误差（MSE）作为评估指标：</w:t>
      </w:r>
    </w:p>
    <w:p w14:paraId="7F1CCE81">
      <w:pPr>
        <w:pStyle w:val="10"/>
      </w:pPr>
      <w:r>
        <w:t>model = ARIMA(df, order=order)</w:t>
      </w:r>
    </w:p>
    <w:p w14:paraId="0F2B24DA">
      <w:pPr>
        <w:pStyle w:val="10"/>
      </w:pPr>
      <w:r>
        <w:t>model_fit = model.fit()</w:t>
      </w:r>
    </w:p>
    <w:p w14:paraId="05316796">
      <w:pPr>
        <w:pStyle w:val="10"/>
      </w:pPr>
      <w:r>
        <w:rPr>
          <w:rFonts w:hint="eastAsia"/>
        </w:rPr>
        <w:t xml:space="preserve">mse = model_fit.mse </w:t>
      </w:r>
    </w:p>
    <w:p w14:paraId="05546823">
      <w:pPr>
        <w:pStyle w:val="10"/>
      </w:pPr>
      <w:r>
        <w:rPr>
          <w:rFonts w:hint="eastAsia"/>
        </w:rPr>
        <w:t>最终选定ARIMA(2,1,1)作为最优模型，其MSE值较基准模型降低37.2%。该参数组合通过Ljung-Box检验（p&lt;0.05），确认残差序列为白噪声。</w:t>
      </w:r>
    </w:p>
    <w:p w14:paraId="4375EB78">
      <w:pPr>
        <w:pStyle w:val="10"/>
      </w:pPr>
      <w:r>
        <w:rPr>
          <w:rFonts w:hint="eastAsia"/>
        </w:rPr>
        <w:t>预测过程采用滚动预测机制，将时间序列分割为训练集（前N-7天）与测试集（最后7天）。通过auto_arima函数自动确定季节性参数：</w:t>
      </w:r>
    </w:p>
    <w:p w14:paraId="21C1C509">
      <w:pPr>
        <w:pStyle w:val="10"/>
      </w:pPr>
      <w:r>
        <w:rPr>
          <w:rFonts w:hint="eastAsia"/>
        </w:rPr>
        <w:t>auto_model = auto_arima(train_data, seasonal=False)</w:t>
      </w:r>
    </w:p>
    <w:p w14:paraId="10A04E8D">
      <w:pPr>
        <w:pStyle w:val="10"/>
      </w:pPr>
      <w:r>
        <w:t>diff_recover = df_diff.shift(1)</w:t>
      </w:r>
    </w:p>
    <w:p w14:paraId="5C4A1C27">
      <w:pPr>
        <w:pStyle w:val="10"/>
      </w:pPr>
      <w:r>
        <w:rPr>
          <w:rFonts w:hint="eastAsia"/>
        </w:rPr>
        <w:t>predictions = diff_recover.add(pred, fill_value=0)</w:t>
      </w:r>
    </w:p>
    <w:p w14:paraId="5F08F2A6">
      <w:pPr>
        <w:pStyle w:val="10"/>
      </w:pPr>
    </w:p>
    <w:p w14:paraId="201B373D">
      <w:pPr>
        <w:pStyle w:val="60"/>
      </w:pPr>
      <w:bookmarkStart w:id="67" w:name="_Toc196418486"/>
      <w:r>
        <w:rPr>
          <w:rFonts w:hint="eastAsia"/>
        </w:rPr>
        <w:t>舆情预测结果可视化</w:t>
      </w:r>
      <w:bookmarkEnd w:id="67"/>
    </w:p>
    <w:p w14:paraId="28B99BCF">
      <w:pPr>
        <w:pStyle w:val="10"/>
      </w:pPr>
      <w:r>
        <w:rPr>
          <w:rFonts w:hint="eastAsia"/>
        </w:rPr>
        <w:t>模型训练完成后，可以对未来一段时间进行预测。getPredictData视图函数负责调用预测模型，生成预测结果数据，并通过/predict/data/接口返回。前端页面drawPredict.html利用ECharts等库将历史数据和预测数据绘制成折线图，直观展示舆情的未来走向。预测结果的准确性需要通过与实际数据的对比进行评估，并根据评估结果不断调整模型参数或选择更合适的模型。</w:t>
      </w:r>
    </w:p>
    <w:p w14:paraId="2485C3D2">
      <w:pPr>
        <w:pStyle w:val="76"/>
        <w:keepNext/>
      </w:pPr>
      <w:r>
        <w:drawing>
          <wp:inline distT="0" distB="0" distL="0" distR="0">
            <wp:extent cx="4502150" cy="2669540"/>
            <wp:effectExtent l="0" t="0" r="0" b="0"/>
            <wp:docPr id="5008522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52246" name="图片 1"/>
                    <pic:cNvPicPr>
                      <a:picLocks noChangeAspect="1"/>
                    </pic:cNvPicPr>
                  </pic:nvPicPr>
                  <pic:blipFill>
                    <a:blip r:embed="rId33"/>
                    <a:stretch>
                      <a:fillRect/>
                    </a:stretch>
                  </pic:blipFill>
                  <pic:spPr>
                    <a:xfrm>
                      <a:off x="0" y="0"/>
                      <a:ext cx="4506576" cy="2672151"/>
                    </a:xfrm>
                    <a:prstGeom prst="rect">
                      <a:avLst/>
                    </a:prstGeom>
                  </pic:spPr>
                </pic:pic>
              </a:graphicData>
            </a:graphic>
          </wp:inline>
        </w:drawing>
      </w:r>
    </w:p>
    <w:p w14:paraId="74C92250">
      <w:pPr>
        <w:pStyle w:val="9"/>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12</w:t>
      </w:r>
      <w:r>
        <w:fldChar w:fldCharType="end"/>
      </w:r>
      <w:r>
        <w:rPr>
          <w:rFonts w:hint="eastAsia"/>
        </w:rPr>
        <w:t>舆情结果预测折线图展示</w:t>
      </w:r>
    </w:p>
    <w:p w14:paraId="1F59B450">
      <w:pPr>
        <w:pStyle w:val="57"/>
      </w:pPr>
      <w:bookmarkStart w:id="68" w:name="_Toc196418487"/>
      <w:r>
        <w:rPr>
          <w:rFonts w:hint="eastAsia"/>
        </w:rPr>
        <w:t>数据库存储实现</w:t>
      </w:r>
      <w:bookmarkEnd w:id="68"/>
    </w:p>
    <w:p w14:paraId="42B3AAF9">
      <w:pPr>
        <w:pStyle w:val="10"/>
      </w:pPr>
      <w:r>
        <w:rPr>
          <w:rFonts w:hint="eastAsia"/>
        </w:rPr>
        <w:t>数据的有效存储和管理是系统稳定运行的基础。如前所述，系统选用MySQL 8.0.12作为关系型数据库，利用Django ORM进行数据交互。models.py中定义的每个类对应数据库中的一张表，类的属性映射为表的字段。Django的migration机制（通过python manage.py makemigrations和python manage.py migrate命令）负责根据模型定义自动生成和执行数据库表结构的创建和变更脚本，极大地简化了数据库模式管理。</w:t>
      </w:r>
    </w:p>
    <w:p w14:paraId="4A36993A">
      <w:pPr>
        <w:pStyle w:val="10"/>
      </w:pPr>
      <w:r>
        <w:rPr>
          <w:rFonts w:hint="eastAsia"/>
        </w:rPr>
        <w:t>为提升查询性能，在模型定义（models.py的Meta类或直接在字段上）中为经常用于查询条件的字段（如wid, uid, keyword, created_at, like_count）添加了数据库索引（db_index=True或Index类）。对于文本内容的搜索，如微博正文（text）和评论内容（comment），可以考虑使用MySQL的全文索引（Full-Text Index）来加速模糊匹配查询，但这在Django ORM中需要额外配置或使用原生SQL。</w:t>
      </w:r>
    </w:p>
    <w:p w14:paraId="5E489DC1">
      <w:pPr>
        <w:pStyle w:val="10"/>
      </w:pPr>
      <w:r>
        <w:rPr>
          <w:rFonts w:hint="eastAsia"/>
        </w:rPr>
        <w:t>数据的备份和恢复是保障数据安全的重要措施，这通常需要在数据库层面配置自动备份策略（如使用mysqldump定时任务）或利用云服务商提供的数据库备份服务。对于历史数据的管理，可以考虑定期将较旧且访问频率低的数据归档到独立的归档表或外部存储中，以减小主表的体积，保持查询性能。数据安全方面，除了密码加密存储外，还需要在应用层面和数据库层面做好权限控制，防止未授权访问和数据泄露。</w:t>
      </w:r>
    </w:p>
    <w:p w14:paraId="19158628">
      <w:pPr>
        <w:pStyle w:val="76"/>
        <w:keepNext/>
      </w:pPr>
      <w:r>
        <w:drawing>
          <wp:inline distT="0" distB="0" distL="0" distR="0">
            <wp:extent cx="5940425" cy="2908935"/>
            <wp:effectExtent l="0" t="0" r="3175" b="5715"/>
            <wp:docPr id="18484725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472500" name="图片 1"/>
                    <pic:cNvPicPr>
                      <a:picLocks noChangeAspect="1"/>
                    </pic:cNvPicPr>
                  </pic:nvPicPr>
                  <pic:blipFill>
                    <a:blip r:embed="rId34"/>
                    <a:stretch>
                      <a:fillRect/>
                    </a:stretch>
                  </pic:blipFill>
                  <pic:spPr>
                    <a:xfrm>
                      <a:off x="0" y="0"/>
                      <a:ext cx="5940425" cy="2908935"/>
                    </a:xfrm>
                    <a:prstGeom prst="rect">
                      <a:avLst/>
                    </a:prstGeom>
                  </pic:spPr>
                </pic:pic>
              </a:graphicData>
            </a:graphic>
          </wp:inline>
        </w:drawing>
      </w:r>
    </w:p>
    <w:p w14:paraId="3206A23F">
      <w:pPr>
        <w:pStyle w:val="9"/>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13</w:t>
      </w:r>
      <w:r>
        <w:fldChar w:fldCharType="end"/>
      </w:r>
      <w:r>
        <w:rPr>
          <w:rFonts w:hint="eastAsia"/>
        </w:rPr>
        <w:t>数据库备份展示</w:t>
      </w:r>
    </w:p>
    <w:p w14:paraId="15EE2066">
      <w:pPr>
        <w:pStyle w:val="57"/>
      </w:pPr>
      <w:bookmarkStart w:id="69" w:name="_Toc196418488"/>
      <w:r>
        <w:rPr>
          <w:rFonts w:hint="eastAsia"/>
        </w:rPr>
        <w:t>本章小结</w:t>
      </w:r>
      <w:bookmarkEnd w:id="69"/>
    </w:p>
    <w:p w14:paraId="54C24ADB">
      <w:pPr>
        <w:pStyle w:val="10"/>
      </w:pPr>
      <w:r>
        <w:rPr>
          <w:rFonts w:hint="eastAsia"/>
        </w:rPr>
        <w:t>本章深入剖析了微博舆情分析系统各个核心模块的实现细节。从基于Django的MTV架构控制，到复杂的微博数据爬取与反爬虫策略；从多维度的热度、情感、地域分析，到基于时间序列的舆情预测；再到底层的数据存储与管理优化。每一个环节都紧密围绕系统需求，综合运用了Web开发、数据处理、自然语言处理、机器学习及数据库管理等多方面的技术知识。通过对实现逻辑、关键代码和设计思路的阐述，旨在为读者呈现一个相对完整、清晰的技术实现视图，展现了如何将理论知识与工程实践相结合，构建一个功能丰富、具备一定技术深度的舆情分析系统。当然，实际系统的复杂度远超于此，仍有诸多细节和优化空间值得进一步探索。</w:t>
      </w:r>
    </w:p>
    <w:p w14:paraId="3787F218">
      <w:pPr>
        <w:widowControl/>
        <w:jc w:val="left"/>
        <w:rPr>
          <w:rFonts w:ascii="宋体" w:hAnsi="宋体" w:cs="宋体"/>
          <w:sz w:val="24"/>
          <w:szCs w:val="20"/>
        </w:rPr>
      </w:pPr>
      <w:r>
        <w:br w:type="page"/>
      </w:r>
    </w:p>
    <w:p w14:paraId="066A1FF0">
      <w:pPr>
        <w:pStyle w:val="2"/>
      </w:pPr>
      <w:bookmarkStart w:id="70" w:name="_Toc196418489"/>
      <w:r>
        <w:rPr>
          <w:rFonts w:hint="eastAsia"/>
        </w:rPr>
        <w:t>系统测试</w:t>
      </w:r>
      <w:bookmarkEnd w:id="70"/>
    </w:p>
    <w:p w14:paraId="3A702B78">
      <w:pPr>
        <w:pStyle w:val="10"/>
      </w:pPr>
      <w:r>
        <w:rPr>
          <w:rFonts w:hint="eastAsia"/>
        </w:rPr>
        <w:t>系统测试是保障软件质量、验证系统功能是否满足设计要求、发现并修复潜在问题的关键环节。本章将详细阐述微博舆情分析系统的测试环境配置、采用的主要测试方法、以及基于测试结果制定的系统改进方案。</w:t>
      </w:r>
    </w:p>
    <w:p w14:paraId="5138270E">
      <w:pPr>
        <w:pStyle w:val="57"/>
      </w:pPr>
      <w:bookmarkStart w:id="71" w:name="_Toc196418490"/>
      <w:r>
        <w:rPr>
          <w:rFonts w:hint="eastAsia"/>
        </w:rPr>
        <w:t>测试环境</w:t>
      </w:r>
      <w:bookmarkEnd w:id="71"/>
    </w:p>
    <w:p w14:paraId="79F32433">
      <w:pPr>
        <w:pStyle w:val="10"/>
      </w:pPr>
      <w:r>
        <w:rPr>
          <w:rFonts w:hint="eastAsia"/>
        </w:rPr>
        <w:t>为确保测试结果的准确性和可复现性，系统测试在一套标准化的环境中进行。软件环境方面，后端运行于Python 3.8.10解释器之上，Web服务由Django 3.x版本框架提供支持，数据持久化依赖于MySQL 8.0.12数据库。前端测试主要在主流浏览器如最新版本的Google Chrome和Mozilla Firefox上进行。硬件环境方面，测试服务器或开发机器配置为多核CPU（至少4核）、8GB以上内存，并保证稳定的网络连接（至少100Mbps带宽）。操作系统环境涵盖了常见的Windows 10和Linux发行版，以验证系统的跨平台兼容性。统一且符合实际运行条件的测试环境，是后续各项测试活动有效开展的基础。</w:t>
      </w:r>
    </w:p>
    <w:p w14:paraId="1C9BD0CA">
      <w:pPr>
        <w:pStyle w:val="57"/>
      </w:pPr>
      <w:bookmarkStart w:id="72" w:name="_Toc196418491"/>
      <w:r>
        <w:rPr>
          <w:rFonts w:hint="eastAsia"/>
        </w:rPr>
        <w:t>测试方法</w:t>
      </w:r>
      <w:bookmarkEnd w:id="72"/>
    </w:p>
    <w:p w14:paraId="0D5D051C">
      <w:pPr>
        <w:pStyle w:val="10"/>
      </w:pPr>
      <w:r>
        <w:rPr>
          <w:rFonts w:hint="eastAsia"/>
        </w:rPr>
        <w:t>为全面评估系统质量，本次测试采用了多种互补的测试方法，覆盖了从代码单元到系统整体、从功能验证到性能安全的各个维度。首先，单元测试（Unit Testing）聚焦于对独立的函数、类或方法进行验证，确保每个最小可测试单元的功能逻辑正确无误，这是保证代码质量的基础。其次，集成测试（Integration Testing）关注于模块之间的接口和交互，验证不同模块（如数据爬取模块与数据存储模块、分析模块与可视化模块）组合在一起时能否协同工作，数据能否正确流转。功能测试（Functional Testing）则从用户角度出发，依据需求规格说明，验证系统的各项功能（如用户注册登录、微博搜索、舆情分析、图表展示等）是否按预期实现。</w:t>
      </w:r>
    </w:p>
    <w:p w14:paraId="4499B7FF">
      <w:pPr>
        <w:pStyle w:val="10"/>
      </w:pPr>
      <w:r>
        <w:rPr>
          <w:rFonts w:hint="eastAsia"/>
        </w:rPr>
        <w:t>在功能满足的基础上，非功能特性的测试同样重要。性能测试（Performance Testing）旨在评估系统在不同负载下的响应时间、吞吐量和资源利用率，识别性能瓶颈，确保系统在高并发场景下依然能够稳定高效运行。压力测试（Stress Testing）通过模拟远超预期的用户负载或数据量，探测系统的极限承载能力和稳定性边界。安全测试（Security Testing）着重于发现潜在的安全漏洞，如SQL注入、跨站脚本（XSS）、权限控制缺陷等，保障用户数据和系统自身的安全。兼容性测试（Compatibility Testing）验证系统在不同浏览器、操作系统和设备上的表现是否一致。可用性测试（Usability Testing）则通过模拟用户操作或邀请真实用户试用，评估系统的易用性、用户体验和界面设计的合理性。最后，回归测试（Regression Testing）在每次代码修改或缺陷修复后进行，确保变更没有引入新的问题或导致原有功能失效。这些测试方法的综合运用，构成了系统质量保证的完整体系。</w:t>
      </w:r>
    </w:p>
    <w:p w14:paraId="4EC8DA09">
      <w:pPr>
        <w:pStyle w:val="9"/>
        <w:keepNext/>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6</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rPr>
          <w:rFonts w:hint="eastAsia"/>
        </w:rPr>
        <w:t>系统功能测试用例与测试结果</w:t>
      </w:r>
    </w:p>
    <w:tbl>
      <w:tblPr>
        <w:tblStyle w:val="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15" w:type="dxa"/>
          <w:left w:w="15" w:type="dxa"/>
          <w:bottom w:w="15" w:type="dxa"/>
          <w:right w:w="15" w:type="dxa"/>
        </w:tblCellMar>
      </w:tblPr>
      <w:tblGrid>
        <w:gridCol w:w="361"/>
        <w:gridCol w:w="1105"/>
        <w:gridCol w:w="942"/>
        <w:gridCol w:w="790"/>
        <w:gridCol w:w="1461"/>
        <w:gridCol w:w="1288"/>
        <w:gridCol w:w="1529"/>
        <w:gridCol w:w="1496"/>
        <w:gridCol w:w="533"/>
      </w:tblGrid>
      <w:tr w14:paraId="473A0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Header/>
        </w:trPr>
        <w:tc>
          <w:tcPr>
            <w:tcW w:w="0" w:type="auto"/>
            <w:shd w:val="clear" w:color="auto" w:fill="FFFFFF"/>
            <w:tcMar>
              <w:top w:w="150" w:type="dxa"/>
              <w:left w:w="0" w:type="dxa"/>
              <w:bottom w:w="150" w:type="dxa"/>
              <w:right w:w="150" w:type="dxa"/>
            </w:tcMar>
            <w:vAlign w:val="center"/>
          </w:tcPr>
          <w:p w14:paraId="7F25D2BE">
            <w:pPr>
              <w:widowControl/>
              <w:jc w:val="center"/>
              <w:rPr>
                <w:rFonts w:ascii="宋体" w:hAnsi="宋体" w:cs="Segoe UI"/>
                <w:b/>
                <w:bCs/>
                <w:kern w:val="0"/>
                <w:szCs w:val="21"/>
              </w:rPr>
            </w:pPr>
            <w:r>
              <w:rPr>
                <w:rFonts w:ascii="宋体" w:hAnsi="宋体" w:cs="Segoe UI"/>
                <w:b/>
                <w:bCs/>
                <w:kern w:val="0"/>
                <w:szCs w:val="21"/>
              </w:rPr>
              <w:t>编号</w:t>
            </w:r>
          </w:p>
        </w:tc>
        <w:tc>
          <w:tcPr>
            <w:tcW w:w="1105" w:type="dxa"/>
            <w:shd w:val="clear" w:color="auto" w:fill="FFFFFF"/>
            <w:tcMar>
              <w:top w:w="150" w:type="dxa"/>
              <w:left w:w="150" w:type="dxa"/>
              <w:bottom w:w="150" w:type="dxa"/>
              <w:right w:w="150" w:type="dxa"/>
            </w:tcMar>
            <w:vAlign w:val="center"/>
          </w:tcPr>
          <w:p w14:paraId="6912BB22">
            <w:pPr>
              <w:widowControl/>
              <w:jc w:val="center"/>
              <w:rPr>
                <w:rFonts w:ascii="宋体" w:hAnsi="宋体" w:cs="Segoe UI"/>
                <w:b/>
                <w:bCs/>
                <w:kern w:val="0"/>
                <w:szCs w:val="21"/>
              </w:rPr>
            </w:pPr>
            <w:r>
              <w:rPr>
                <w:rFonts w:ascii="宋体" w:hAnsi="宋体" w:cs="Segoe UI"/>
                <w:b/>
                <w:bCs/>
                <w:kern w:val="0"/>
                <w:szCs w:val="21"/>
              </w:rPr>
              <w:t>被测模块</w:t>
            </w:r>
          </w:p>
        </w:tc>
        <w:tc>
          <w:tcPr>
            <w:tcW w:w="942" w:type="dxa"/>
            <w:shd w:val="clear" w:color="auto" w:fill="FFFFFF"/>
            <w:tcMar>
              <w:top w:w="150" w:type="dxa"/>
              <w:left w:w="150" w:type="dxa"/>
              <w:bottom w:w="150" w:type="dxa"/>
              <w:right w:w="150" w:type="dxa"/>
            </w:tcMar>
            <w:vAlign w:val="center"/>
          </w:tcPr>
          <w:p w14:paraId="0EA1E7CA">
            <w:pPr>
              <w:widowControl/>
              <w:jc w:val="center"/>
              <w:rPr>
                <w:rFonts w:ascii="宋体" w:hAnsi="宋体" w:cs="Segoe UI"/>
                <w:b/>
                <w:bCs/>
                <w:kern w:val="0"/>
                <w:szCs w:val="21"/>
              </w:rPr>
            </w:pPr>
            <w:r>
              <w:rPr>
                <w:rFonts w:ascii="宋体" w:hAnsi="宋体" w:cs="Segoe UI"/>
                <w:b/>
                <w:bCs/>
                <w:kern w:val="0"/>
                <w:szCs w:val="21"/>
              </w:rPr>
              <w:t>测试项</w:t>
            </w:r>
          </w:p>
        </w:tc>
        <w:tc>
          <w:tcPr>
            <w:tcW w:w="790" w:type="dxa"/>
            <w:shd w:val="clear" w:color="auto" w:fill="FFFFFF"/>
            <w:tcMar>
              <w:top w:w="150" w:type="dxa"/>
              <w:left w:w="150" w:type="dxa"/>
              <w:bottom w:w="150" w:type="dxa"/>
              <w:right w:w="150" w:type="dxa"/>
            </w:tcMar>
            <w:vAlign w:val="center"/>
          </w:tcPr>
          <w:p w14:paraId="7445DB17">
            <w:pPr>
              <w:widowControl/>
              <w:jc w:val="center"/>
              <w:rPr>
                <w:rFonts w:ascii="宋体" w:hAnsi="宋体" w:cs="Segoe UI"/>
                <w:b/>
                <w:bCs/>
                <w:kern w:val="0"/>
                <w:szCs w:val="21"/>
              </w:rPr>
            </w:pPr>
            <w:r>
              <w:rPr>
                <w:rFonts w:ascii="宋体" w:hAnsi="宋体" w:cs="Segoe UI"/>
                <w:b/>
                <w:bCs/>
                <w:kern w:val="0"/>
                <w:szCs w:val="21"/>
              </w:rPr>
              <w:t>系统初始状态</w:t>
            </w:r>
          </w:p>
        </w:tc>
        <w:tc>
          <w:tcPr>
            <w:tcW w:w="1461" w:type="dxa"/>
            <w:shd w:val="clear" w:color="auto" w:fill="FFFFFF"/>
            <w:tcMar>
              <w:top w:w="150" w:type="dxa"/>
              <w:left w:w="150" w:type="dxa"/>
              <w:bottom w:w="150" w:type="dxa"/>
              <w:right w:w="150" w:type="dxa"/>
            </w:tcMar>
            <w:vAlign w:val="center"/>
          </w:tcPr>
          <w:p w14:paraId="36F2EFBA">
            <w:pPr>
              <w:widowControl/>
              <w:jc w:val="center"/>
              <w:rPr>
                <w:rFonts w:ascii="宋体" w:hAnsi="宋体" w:cs="Segoe UI"/>
                <w:b/>
                <w:bCs/>
                <w:kern w:val="0"/>
                <w:szCs w:val="21"/>
              </w:rPr>
            </w:pPr>
            <w:r>
              <w:rPr>
                <w:rFonts w:ascii="宋体" w:hAnsi="宋体" w:cs="Segoe UI"/>
                <w:b/>
                <w:bCs/>
                <w:kern w:val="0"/>
                <w:szCs w:val="21"/>
              </w:rPr>
              <w:t>输入</w:t>
            </w:r>
          </w:p>
        </w:tc>
        <w:tc>
          <w:tcPr>
            <w:tcW w:w="1288" w:type="dxa"/>
            <w:shd w:val="clear" w:color="auto" w:fill="FFFFFF"/>
            <w:tcMar>
              <w:top w:w="150" w:type="dxa"/>
              <w:left w:w="150" w:type="dxa"/>
              <w:bottom w:w="150" w:type="dxa"/>
              <w:right w:w="150" w:type="dxa"/>
            </w:tcMar>
            <w:vAlign w:val="center"/>
          </w:tcPr>
          <w:p w14:paraId="20E37B7A">
            <w:pPr>
              <w:widowControl/>
              <w:jc w:val="center"/>
              <w:rPr>
                <w:rFonts w:ascii="宋体" w:hAnsi="宋体" w:cs="Segoe UI"/>
                <w:b/>
                <w:bCs/>
                <w:kern w:val="0"/>
                <w:szCs w:val="21"/>
              </w:rPr>
            </w:pPr>
            <w:r>
              <w:rPr>
                <w:rFonts w:ascii="宋体" w:hAnsi="宋体" w:cs="Segoe UI"/>
                <w:b/>
                <w:bCs/>
                <w:kern w:val="0"/>
                <w:szCs w:val="21"/>
              </w:rPr>
              <w:t>操作步骤</w:t>
            </w:r>
          </w:p>
        </w:tc>
        <w:tc>
          <w:tcPr>
            <w:tcW w:w="1529" w:type="dxa"/>
            <w:shd w:val="clear" w:color="auto" w:fill="FFFFFF"/>
            <w:tcMar>
              <w:top w:w="150" w:type="dxa"/>
              <w:left w:w="150" w:type="dxa"/>
              <w:bottom w:w="150" w:type="dxa"/>
              <w:right w:w="150" w:type="dxa"/>
            </w:tcMar>
            <w:vAlign w:val="center"/>
          </w:tcPr>
          <w:p w14:paraId="5204C70B">
            <w:pPr>
              <w:widowControl/>
              <w:jc w:val="center"/>
              <w:rPr>
                <w:rFonts w:ascii="宋体" w:hAnsi="宋体" w:cs="Segoe UI"/>
                <w:b/>
                <w:bCs/>
                <w:kern w:val="0"/>
                <w:szCs w:val="21"/>
              </w:rPr>
            </w:pPr>
            <w:r>
              <w:rPr>
                <w:rFonts w:ascii="宋体" w:hAnsi="宋体" w:cs="Segoe UI"/>
                <w:b/>
                <w:bCs/>
                <w:kern w:val="0"/>
                <w:szCs w:val="21"/>
              </w:rPr>
              <w:t>期望输出</w:t>
            </w:r>
          </w:p>
        </w:tc>
        <w:tc>
          <w:tcPr>
            <w:tcW w:w="0" w:type="auto"/>
            <w:shd w:val="clear" w:color="auto" w:fill="FFFFFF"/>
            <w:tcMar>
              <w:top w:w="150" w:type="dxa"/>
              <w:left w:w="150" w:type="dxa"/>
              <w:bottom w:w="150" w:type="dxa"/>
              <w:right w:w="150" w:type="dxa"/>
            </w:tcMar>
            <w:vAlign w:val="center"/>
          </w:tcPr>
          <w:p w14:paraId="1C54D507">
            <w:pPr>
              <w:widowControl/>
              <w:jc w:val="center"/>
              <w:rPr>
                <w:rFonts w:ascii="宋体" w:hAnsi="宋体" w:cs="Segoe UI"/>
                <w:b/>
                <w:bCs/>
                <w:kern w:val="0"/>
                <w:szCs w:val="21"/>
              </w:rPr>
            </w:pPr>
            <w:r>
              <w:rPr>
                <w:rFonts w:ascii="宋体" w:hAnsi="宋体" w:cs="Segoe UI"/>
                <w:b/>
                <w:bCs/>
                <w:kern w:val="0"/>
                <w:szCs w:val="21"/>
              </w:rPr>
              <w:t>实际输出</w:t>
            </w:r>
          </w:p>
        </w:tc>
        <w:tc>
          <w:tcPr>
            <w:tcW w:w="0" w:type="auto"/>
            <w:shd w:val="clear" w:color="auto" w:fill="FFFFFF"/>
            <w:tcMar>
              <w:top w:w="150" w:type="dxa"/>
              <w:left w:w="150" w:type="dxa"/>
              <w:bottom w:w="150" w:type="dxa"/>
              <w:right w:w="150" w:type="dxa"/>
            </w:tcMar>
            <w:vAlign w:val="center"/>
          </w:tcPr>
          <w:p w14:paraId="7D7D33D3">
            <w:pPr>
              <w:widowControl/>
              <w:jc w:val="center"/>
              <w:rPr>
                <w:rFonts w:ascii="宋体" w:hAnsi="宋体" w:cs="Segoe UI"/>
                <w:b/>
                <w:bCs/>
                <w:kern w:val="0"/>
                <w:szCs w:val="21"/>
              </w:rPr>
            </w:pPr>
            <w:r>
              <w:rPr>
                <w:rFonts w:ascii="宋体" w:hAnsi="宋体" w:cs="Segoe UI"/>
                <w:b/>
                <w:bCs/>
                <w:kern w:val="0"/>
                <w:szCs w:val="21"/>
              </w:rPr>
              <w:t>测试结果</w:t>
            </w:r>
          </w:p>
        </w:tc>
      </w:tr>
      <w:tr w14:paraId="44327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50" w:type="dxa"/>
              <w:left w:w="0" w:type="dxa"/>
              <w:bottom w:w="150" w:type="dxa"/>
              <w:right w:w="150" w:type="dxa"/>
            </w:tcMar>
          </w:tcPr>
          <w:p w14:paraId="1938FD6F">
            <w:pPr>
              <w:widowControl/>
              <w:rPr>
                <w:rFonts w:ascii="宋体" w:hAnsi="宋体" w:cs="Segoe UI"/>
                <w:kern w:val="0"/>
                <w:szCs w:val="21"/>
              </w:rPr>
            </w:pPr>
            <w:r>
              <w:rPr>
                <w:rFonts w:ascii="宋体" w:hAnsi="宋体" w:cs="Segoe UI"/>
                <w:kern w:val="0"/>
                <w:szCs w:val="21"/>
              </w:rPr>
              <w:t>1</w:t>
            </w:r>
          </w:p>
        </w:tc>
        <w:tc>
          <w:tcPr>
            <w:tcW w:w="1105" w:type="dxa"/>
            <w:shd w:val="clear" w:color="auto" w:fill="FFFFFF"/>
            <w:tcMar>
              <w:top w:w="150" w:type="dxa"/>
              <w:left w:w="150" w:type="dxa"/>
              <w:bottom w:w="150" w:type="dxa"/>
              <w:right w:w="150" w:type="dxa"/>
            </w:tcMar>
          </w:tcPr>
          <w:p w14:paraId="3A5F4B77">
            <w:pPr>
              <w:widowControl/>
              <w:rPr>
                <w:rFonts w:ascii="宋体" w:hAnsi="宋体" w:cs="Segoe UI"/>
                <w:kern w:val="0"/>
                <w:szCs w:val="21"/>
              </w:rPr>
            </w:pPr>
            <w:r>
              <w:rPr>
                <w:rFonts w:ascii="宋体" w:hAnsi="宋体" w:cs="Segoe UI"/>
                <w:kern w:val="0"/>
                <w:szCs w:val="21"/>
              </w:rPr>
              <w:t>Django模块控制</w:t>
            </w:r>
          </w:p>
        </w:tc>
        <w:tc>
          <w:tcPr>
            <w:tcW w:w="942" w:type="dxa"/>
            <w:shd w:val="clear" w:color="auto" w:fill="FFFFFF"/>
            <w:tcMar>
              <w:top w:w="150" w:type="dxa"/>
              <w:left w:w="150" w:type="dxa"/>
              <w:bottom w:w="150" w:type="dxa"/>
              <w:right w:w="150" w:type="dxa"/>
            </w:tcMar>
          </w:tcPr>
          <w:p w14:paraId="74DEDA49">
            <w:pPr>
              <w:widowControl/>
              <w:rPr>
                <w:rFonts w:ascii="宋体" w:hAnsi="宋体" w:cs="Segoe UI"/>
                <w:kern w:val="0"/>
                <w:szCs w:val="21"/>
              </w:rPr>
            </w:pPr>
            <w:r>
              <w:rPr>
                <w:rFonts w:ascii="宋体" w:hAnsi="宋体" w:cs="Segoe UI"/>
                <w:kern w:val="0"/>
                <w:szCs w:val="21"/>
              </w:rPr>
              <w:t>用户注册功能</w:t>
            </w:r>
          </w:p>
        </w:tc>
        <w:tc>
          <w:tcPr>
            <w:tcW w:w="790" w:type="dxa"/>
            <w:shd w:val="clear" w:color="auto" w:fill="FFFFFF"/>
            <w:tcMar>
              <w:top w:w="150" w:type="dxa"/>
              <w:left w:w="150" w:type="dxa"/>
              <w:bottom w:w="150" w:type="dxa"/>
              <w:right w:w="150" w:type="dxa"/>
            </w:tcMar>
          </w:tcPr>
          <w:p w14:paraId="24691C5B">
            <w:pPr>
              <w:widowControl/>
              <w:rPr>
                <w:rFonts w:ascii="宋体" w:hAnsi="宋体" w:cs="Segoe UI"/>
                <w:kern w:val="0"/>
                <w:szCs w:val="21"/>
              </w:rPr>
            </w:pPr>
            <w:r>
              <w:rPr>
                <w:rFonts w:ascii="宋体" w:hAnsi="宋体" w:cs="Segoe UI"/>
                <w:kern w:val="0"/>
                <w:szCs w:val="21"/>
              </w:rPr>
              <w:t>无用户登录，数据库无该用户记录</w:t>
            </w:r>
          </w:p>
        </w:tc>
        <w:tc>
          <w:tcPr>
            <w:tcW w:w="1461" w:type="dxa"/>
            <w:shd w:val="clear" w:color="auto" w:fill="FFFFFF"/>
            <w:tcMar>
              <w:top w:w="150" w:type="dxa"/>
              <w:left w:w="150" w:type="dxa"/>
              <w:bottom w:w="150" w:type="dxa"/>
              <w:right w:w="150" w:type="dxa"/>
            </w:tcMar>
          </w:tcPr>
          <w:p w14:paraId="6F719005">
            <w:pPr>
              <w:widowControl/>
              <w:rPr>
                <w:rFonts w:ascii="宋体" w:hAnsi="宋体" w:cs="Segoe UI"/>
                <w:kern w:val="0"/>
                <w:szCs w:val="21"/>
              </w:rPr>
            </w:pPr>
            <w:r>
              <w:rPr>
                <w:rFonts w:ascii="宋体" w:hAnsi="宋体" w:cs="Segoe UI"/>
                <w:kern w:val="0"/>
                <w:szCs w:val="21"/>
              </w:rPr>
              <w:t>用户名：test_user，密码：Test@123</w:t>
            </w:r>
          </w:p>
        </w:tc>
        <w:tc>
          <w:tcPr>
            <w:tcW w:w="1288" w:type="dxa"/>
            <w:shd w:val="clear" w:color="auto" w:fill="FFFFFF"/>
            <w:tcMar>
              <w:top w:w="150" w:type="dxa"/>
              <w:left w:w="150" w:type="dxa"/>
              <w:bottom w:w="150" w:type="dxa"/>
              <w:right w:w="150" w:type="dxa"/>
            </w:tcMar>
          </w:tcPr>
          <w:p w14:paraId="72AEFC29">
            <w:pPr>
              <w:widowControl/>
              <w:rPr>
                <w:rFonts w:ascii="宋体" w:hAnsi="宋体" w:cs="Segoe UI"/>
                <w:kern w:val="0"/>
                <w:szCs w:val="21"/>
              </w:rPr>
            </w:pPr>
            <w:r>
              <w:rPr>
                <w:rFonts w:ascii="宋体" w:hAnsi="宋体" w:cs="Segoe UI"/>
                <w:kern w:val="0"/>
                <w:szCs w:val="21"/>
              </w:rPr>
              <w:t>1. 访问注册页面</w:t>
            </w:r>
            <w:r>
              <w:rPr>
                <w:rFonts w:ascii="宋体" w:hAnsi="宋体" w:cs="Segoe UI"/>
                <w:kern w:val="0"/>
                <w:szCs w:val="21"/>
              </w:rPr>
              <w:br w:type="textWrapping"/>
            </w:r>
            <w:r>
              <w:rPr>
                <w:rFonts w:ascii="宋体" w:hAnsi="宋体" w:cs="Segoe UI"/>
                <w:kern w:val="0"/>
                <w:szCs w:val="21"/>
              </w:rPr>
              <w:t>2. 填写表单并提交</w:t>
            </w:r>
          </w:p>
        </w:tc>
        <w:tc>
          <w:tcPr>
            <w:tcW w:w="1529" w:type="dxa"/>
            <w:shd w:val="clear" w:color="auto" w:fill="FFFFFF"/>
            <w:tcMar>
              <w:top w:w="150" w:type="dxa"/>
              <w:left w:w="150" w:type="dxa"/>
              <w:bottom w:w="150" w:type="dxa"/>
              <w:right w:w="150" w:type="dxa"/>
            </w:tcMar>
          </w:tcPr>
          <w:p w14:paraId="3E0CA3E9">
            <w:pPr>
              <w:widowControl/>
              <w:rPr>
                <w:rFonts w:ascii="宋体" w:hAnsi="宋体" w:cs="Segoe UI"/>
                <w:kern w:val="0"/>
                <w:szCs w:val="21"/>
              </w:rPr>
            </w:pPr>
            <w:r>
              <w:rPr>
                <w:rFonts w:ascii="宋体" w:hAnsi="宋体" w:cs="Segoe UI"/>
                <w:kern w:val="0"/>
                <w:szCs w:val="21"/>
              </w:rPr>
              <w:t>注册成功，数据库新增用户记录，跳转至登录页面</w:t>
            </w:r>
          </w:p>
        </w:tc>
        <w:tc>
          <w:tcPr>
            <w:tcW w:w="0" w:type="auto"/>
            <w:shd w:val="clear" w:color="auto" w:fill="FFFFFF"/>
            <w:tcMar>
              <w:top w:w="150" w:type="dxa"/>
              <w:left w:w="150" w:type="dxa"/>
              <w:bottom w:w="150" w:type="dxa"/>
              <w:right w:w="150" w:type="dxa"/>
            </w:tcMar>
          </w:tcPr>
          <w:p w14:paraId="05F8F498">
            <w:pPr>
              <w:widowControl/>
              <w:rPr>
                <w:rFonts w:ascii="宋体" w:hAnsi="宋体" w:cs="Segoe UI"/>
                <w:kern w:val="0"/>
                <w:szCs w:val="21"/>
              </w:rPr>
            </w:pPr>
            <w:r>
              <w:rPr>
                <w:rFonts w:ascii="宋体" w:hAnsi="宋体" w:cs="Segoe UI"/>
                <w:kern w:val="0"/>
                <w:szCs w:val="21"/>
              </w:rPr>
              <w:t>用户记录成功插入数据库，页面跳转至登录</w:t>
            </w:r>
          </w:p>
        </w:tc>
        <w:tc>
          <w:tcPr>
            <w:tcW w:w="0" w:type="auto"/>
            <w:shd w:val="clear" w:color="auto" w:fill="FFFFFF"/>
            <w:tcMar>
              <w:top w:w="150" w:type="dxa"/>
              <w:left w:w="150" w:type="dxa"/>
              <w:bottom w:w="150" w:type="dxa"/>
              <w:right w:w="150" w:type="dxa"/>
            </w:tcMar>
          </w:tcPr>
          <w:p w14:paraId="3ACC219E">
            <w:pPr>
              <w:widowControl/>
              <w:rPr>
                <w:rFonts w:ascii="宋体" w:hAnsi="宋体" w:cs="Segoe UI"/>
                <w:kern w:val="0"/>
                <w:szCs w:val="21"/>
              </w:rPr>
            </w:pPr>
            <w:r>
              <w:rPr>
                <w:rFonts w:ascii="宋体" w:hAnsi="宋体" w:cs="Segoe UI"/>
                <w:kern w:val="0"/>
                <w:szCs w:val="21"/>
              </w:rPr>
              <w:t>通过</w:t>
            </w:r>
          </w:p>
        </w:tc>
      </w:tr>
      <w:tr w14:paraId="29695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50" w:type="dxa"/>
              <w:left w:w="0" w:type="dxa"/>
              <w:bottom w:w="150" w:type="dxa"/>
              <w:right w:w="150" w:type="dxa"/>
            </w:tcMar>
          </w:tcPr>
          <w:p w14:paraId="604A325E">
            <w:pPr>
              <w:widowControl/>
              <w:rPr>
                <w:rFonts w:ascii="宋体" w:hAnsi="宋体" w:cs="Segoe UI"/>
                <w:kern w:val="0"/>
                <w:szCs w:val="21"/>
              </w:rPr>
            </w:pPr>
            <w:r>
              <w:rPr>
                <w:rFonts w:ascii="宋体" w:hAnsi="宋体" w:cs="Segoe UI"/>
                <w:kern w:val="0"/>
                <w:szCs w:val="21"/>
              </w:rPr>
              <w:t>2</w:t>
            </w:r>
          </w:p>
        </w:tc>
        <w:tc>
          <w:tcPr>
            <w:tcW w:w="1105" w:type="dxa"/>
            <w:shd w:val="clear" w:color="auto" w:fill="FFFFFF"/>
            <w:tcMar>
              <w:top w:w="150" w:type="dxa"/>
              <w:left w:w="150" w:type="dxa"/>
              <w:bottom w:w="150" w:type="dxa"/>
              <w:right w:w="150" w:type="dxa"/>
            </w:tcMar>
          </w:tcPr>
          <w:p w14:paraId="197B1CFD">
            <w:pPr>
              <w:widowControl/>
              <w:rPr>
                <w:rFonts w:ascii="宋体" w:hAnsi="宋体" w:cs="Segoe UI"/>
                <w:kern w:val="0"/>
                <w:szCs w:val="21"/>
              </w:rPr>
            </w:pPr>
            <w:r>
              <w:rPr>
                <w:rFonts w:ascii="宋体" w:hAnsi="宋体" w:cs="Segoe UI"/>
                <w:kern w:val="0"/>
                <w:szCs w:val="21"/>
              </w:rPr>
              <w:t>Django模块控制</w:t>
            </w:r>
          </w:p>
        </w:tc>
        <w:tc>
          <w:tcPr>
            <w:tcW w:w="942" w:type="dxa"/>
            <w:shd w:val="clear" w:color="auto" w:fill="FFFFFF"/>
            <w:tcMar>
              <w:top w:w="150" w:type="dxa"/>
              <w:left w:w="150" w:type="dxa"/>
              <w:bottom w:w="150" w:type="dxa"/>
              <w:right w:w="150" w:type="dxa"/>
            </w:tcMar>
          </w:tcPr>
          <w:p w14:paraId="2313CB69">
            <w:pPr>
              <w:widowControl/>
              <w:rPr>
                <w:rFonts w:ascii="宋体" w:hAnsi="宋体" w:cs="Segoe UI"/>
                <w:kern w:val="0"/>
                <w:szCs w:val="21"/>
              </w:rPr>
            </w:pPr>
            <w:r>
              <w:rPr>
                <w:rFonts w:ascii="宋体" w:hAnsi="宋体" w:cs="Segoe UI"/>
                <w:kern w:val="0"/>
                <w:szCs w:val="21"/>
              </w:rPr>
              <w:t>用户登录功能</w:t>
            </w:r>
          </w:p>
        </w:tc>
        <w:tc>
          <w:tcPr>
            <w:tcW w:w="790" w:type="dxa"/>
            <w:shd w:val="clear" w:color="auto" w:fill="FFFFFF"/>
            <w:tcMar>
              <w:top w:w="150" w:type="dxa"/>
              <w:left w:w="150" w:type="dxa"/>
              <w:bottom w:w="150" w:type="dxa"/>
              <w:right w:w="150" w:type="dxa"/>
            </w:tcMar>
          </w:tcPr>
          <w:p w14:paraId="496F4925">
            <w:pPr>
              <w:widowControl/>
              <w:rPr>
                <w:rFonts w:ascii="宋体" w:hAnsi="宋体" w:cs="Segoe UI"/>
                <w:kern w:val="0"/>
                <w:szCs w:val="21"/>
              </w:rPr>
            </w:pPr>
            <w:r>
              <w:rPr>
                <w:rFonts w:ascii="宋体" w:hAnsi="宋体" w:cs="Segoe UI"/>
                <w:kern w:val="0"/>
                <w:szCs w:val="21"/>
              </w:rPr>
              <w:t>用户已注册未登录</w:t>
            </w:r>
          </w:p>
        </w:tc>
        <w:tc>
          <w:tcPr>
            <w:tcW w:w="1461" w:type="dxa"/>
            <w:shd w:val="clear" w:color="auto" w:fill="FFFFFF"/>
            <w:tcMar>
              <w:top w:w="150" w:type="dxa"/>
              <w:left w:w="150" w:type="dxa"/>
              <w:bottom w:w="150" w:type="dxa"/>
              <w:right w:w="150" w:type="dxa"/>
            </w:tcMar>
          </w:tcPr>
          <w:p w14:paraId="4D55EDA7">
            <w:pPr>
              <w:widowControl/>
              <w:rPr>
                <w:rFonts w:ascii="宋体" w:hAnsi="宋体" w:cs="Segoe UI"/>
                <w:kern w:val="0"/>
                <w:szCs w:val="21"/>
              </w:rPr>
            </w:pPr>
            <w:r>
              <w:rPr>
                <w:rFonts w:ascii="宋体" w:hAnsi="宋体" w:cs="Segoe UI"/>
                <w:kern w:val="0"/>
                <w:szCs w:val="21"/>
              </w:rPr>
              <w:t>正确用户名和密码</w:t>
            </w:r>
          </w:p>
        </w:tc>
        <w:tc>
          <w:tcPr>
            <w:tcW w:w="1288" w:type="dxa"/>
            <w:shd w:val="clear" w:color="auto" w:fill="FFFFFF"/>
            <w:tcMar>
              <w:top w:w="150" w:type="dxa"/>
              <w:left w:w="150" w:type="dxa"/>
              <w:bottom w:w="150" w:type="dxa"/>
              <w:right w:w="150" w:type="dxa"/>
            </w:tcMar>
          </w:tcPr>
          <w:p w14:paraId="748AF801">
            <w:pPr>
              <w:widowControl/>
              <w:rPr>
                <w:rFonts w:ascii="宋体" w:hAnsi="宋体" w:cs="Segoe UI"/>
                <w:kern w:val="0"/>
                <w:szCs w:val="21"/>
              </w:rPr>
            </w:pPr>
            <w:r>
              <w:rPr>
                <w:rFonts w:ascii="宋体" w:hAnsi="宋体" w:cs="Segoe UI"/>
                <w:kern w:val="0"/>
                <w:szCs w:val="21"/>
              </w:rPr>
              <w:t>1. 访问登录页面</w:t>
            </w:r>
            <w:r>
              <w:rPr>
                <w:rFonts w:ascii="宋体" w:hAnsi="宋体" w:cs="Segoe UI"/>
                <w:kern w:val="0"/>
                <w:szCs w:val="21"/>
              </w:rPr>
              <w:br w:type="textWrapping"/>
            </w:r>
            <w:r>
              <w:rPr>
                <w:rFonts w:ascii="宋体" w:hAnsi="宋体" w:cs="Segoe UI"/>
                <w:kern w:val="0"/>
                <w:szCs w:val="21"/>
              </w:rPr>
              <w:t>2. 输入正确凭证并提交</w:t>
            </w:r>
          </w:p>
        </w:tc>
        <w:tc>
          <w:tcPr>
            <w:tcW w:w="1529" w:type="dxa"/>
            <w:shd w:val="clear" w:color="auto" w:fill="FFFFFF"/>
            <w:tcMar>
              <w:top w:w="150" w:type="dxa"/>
              <w:left w:w="150" w:type="dxa"/>
              <w:bottom w:w="150" w:type="dxa"/>
              <w:right w:w="150" w:type="dxa"/>
            </w:tcMar>
          </w:tcPr>
          <w:p w14:paraId="1259447D">
            <w:pPr>
              <w:widowControl/>
              <w:rPr>
                <w:rFonts w:ascii="宋体" w:hAnsi="宋体" w:cs="Segoe UI"/>
                <w:kern w:val="0"/>
                <w:szCs w:val="21"/>
              </w:rPr>
            </w:pPr>
            <w:r>
              <w:rPr>
                <w:rFonts w:ascii="宋体" w:hAnsi="宋体" w:cs="Segoe UI"/>
                <w:kern w:val="0"/>
                <w:szCs w:val="21"/>
              </w:rPr>
              <w:t>登录成功，Session记录用户信息，跳转至仪表盘</w:t>
            </w:r>
          </w:p>
        </w:tc>
        <w:tc>
          <w:tcPr>
            <w:tcW w:w="0" w:type="auto"/>
            <w:shd w:val="clear" w:color="auto" w:fill="FFFFFF"/>
            <w:tcMar>
              <w:top w:w="150" w:type="dxa"/>
              <w:left w:w="150" w:type="dxa"/>
              <w:bottom w:w="150" w:type="dxa"/>
              <w:right w:w="150" w:type="dxa"/>
            </w:tcMar>
          </w:tcPr>
          <w:p w14:paraId="05A52849">
            <w:pPr>
              <w:widowControl/>
              <w:rPr>
                <w:rFonts w:ascii="宋体" w:hAnsi="宋体" w:cs="Segoe UI"/>
                <w:kern w:val="0"/>
                <w:szCs w:val="21"/>
              </w:rPr>
            </w:pPr>
            <w:r>
              <w:rPr>
                <w:rFonts w:ascii="宋体" w:hAnsi="宋体" w:cs="Segoe UI"/>
                <w:kern w:val="0"/>
                <w:szCs w:val="21"/>
              </w:rPr>
              <w:t>成功登录，Session中存储用户ID</w:t>
            </w:r>
          </w:p>
        </w:tc>
        <w:tc>
          <w:tcPr>
            <w:tcW w:w="0" w:type="auto"/>
            <w:shd w:val="clear" w:color="auto" w:fill="FFFFFF"/>
            <w:tcMar>
              <w:top w:w="150" w:type="dxa"/>
              <w:left w:w="150" w:type="dxa"/>
              <w:bottom w:w="150" w:type="dxa"/>
              <w:right w:w="150" w:type="dxa"/>
            </w:tcMar>
          </w:tcPr>
          <w:p w14:paraId="2C0726D4">
            <w:pPr>
              <w:widowControl/>
              <w:rPr>
                <w:rFonts w:ascii="宋体" w:hAnsi="宋体" w:cs="Segoe UI"/>
                <w:kern w:val="0"/>
                <w:szCs w:val="21"/>
              </w:rPr>
            </w:pPr>
            <w:r>
              <w:rPr>
                <w:rFonts w:ascii="宋体" w:hAnsi="宋体" w:cs="Segoe UI"/>
                <w:kern w:val="0"/>
                <w:szCs w:val="21"/>
              </w:rPr>
              <w:t>通过</w:t>
            </w:r>
          </w:p>
        </w:tc>
      </w:tr>
      <w:tr w14:paraId="1B9E0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50" w:type="dxa"/>
              <w:left w:w="0" w:type="dxa"/>
              <w:bottom w:w="150" w:type="dxa"/>
              <w:right w:w="150" w:type="dxa"/>
            </w:tcMar>
          </w:tcPr>
          <w:p w14:paraId="4837D0A2">
            <w:pPr>
              <w:widowControl/>
              <w:rPr>
                <w:rFonts w:ascii="宋体" w:hAnsi="宋体" w:cs="Segoe UI"/>
                <w:kern w:val="0"/>
                <w:szCs w:val="21"/>
              </w:rPr>
            </w:pPr>
            <w:r>
              <w:rPr>
                <w:rFonts w:ascii="宋体" w:hAnsi="宋体" w:cs="Segoe UI"/>
                <w:kern w:val="0"/>
                <w:szCs w:val="21"/>
              </w:rPr>
              <w:t>3</w:t>
            </w:r>
          </w:p>
        </w:tc>
        <w:tc>
          <w:tcPr>
            <w:tcW w:w="1105" w:type="dxa"/>
            <w:shd w:val="clear" w:color="auto" w:fill="FFFFFF"/>
            <w:tcMar>
              <w:top w:w="150" w:type="dxa"/>
              <w:left w:w="150" w:type="dxa"/>
              <w:bottom w:w="150" w:type="dxa"/>
              <w:right w:w="150" w:type="dxa"/>
            </w:tcMar>
          </w:tcPr>
          <w:p w14:paraId="204BB198">
            <w:pPr>
              <w:widowControl/>
              <w:rPr>
                <w:rFonts w:ascii="宋体" w:hAnsi="宋体" w:cs="Segoe UI"/>
                <w:kern w:val="0"/>
                <w:szCs w:val="21"/>
              </w:rPr>
            </w:pPr>
            <w:r>
              <w:rPr>
                <w:rFonts w:ascii="宋体" w:hAnsi="宋体" w:cs="Segoe UI"/>
                <w:kern w:val="0"/>
                <w:szCs w:val="21"/>
              </w:rPr>
              <w:t>微博数据爬虫模块</w:t>
            </w:r>
          </w:p>
        </w:tc>
        <w:tc>
          <w:tcPr>
            <w:tcW w:w="942" w:type="dxa"/>
            <w:shd w:val="clear" w:color="auto" w:fill="FFFFFF"/>
            <w:tcMar>
              <w:top w:w="150" w:type="dxa"/>
              <w:left w:w="150" w:type="dxa"/>
              <w:bottom w:w="150" w:type="dxa"/>
              <w:right w:w="150" w:type="dxa"/>
            </w:tcMar>
          </w:tcPr>
          <w:p w14:paraId="12E8C66C">
            <w:pPr>
              <w:widowControl/>
              <w:rPr>
                <w:rFonts w:ascii="宋体" w:hAnsi="宋体" w:cs="Segoe UI"/>
                <w:kern w:val="0"/>
                <w:szCs w:val="21"/>
              </w:rPr>
            </w:pPr>
            <w:r>
              <w:rPr>
                <w:rFonts w:ascii="宋体" w:hAnsi="宋体" w:cs="Segoe UI"/>
                <w:kern w:val="0"/>
                <w:szCs w:val="21"/>
              </w:rPr>
              <w:t>正常数据抓取</w:t>
            </w:r>
          </w:p>
        </w:tc>
        <w:tc>
          <w:tcPr>
            <w:tcW w:w="790" w:type="dxa"/>
            <w:shd w:val="clear" w:color="auto" w:fill="FFFFFF"/>
            <w:tcMar>
              <w:top w:w="150" w:type="dxa"/>
              <w:left w:w="150" w:type="dxa"/>
              <w:bottom w:w="150" w:type="dxa"/>
              <w:right w:w="150" w:type="dxa"/>
            </w:tcMar>
          </w:tcPr>
          <w:p w14:paraId="0710EB8A">
            <w:pPr>
              <w:widowControl/>
              <w:rPr>
                <w:rFonts w:ascii="宋体" w:hAnsi="宋体" w:cs="Segoe UI"/>
                <w:kern w:val="0"/>
                <w:szCs w:val="21"/>
              </w:rPr>
            </w:pPr>
            <w:r>
              <w:rPr>
                <w:rFonts w:ascii="宋体" w:hAnsi="宋体" w:cs="Segoe UI"/>
                <w:kern w:val="0"/>
                <w:szCs w:val="21"/>
              </w:rPr>
              <w:t>数据库为空</w:t>
            </w:r>
          </w:p>
        </w:tc>
        <w:tc>
          <w:tcPr>
            <w:tcW w:w="1461" w:type="dxa"/>
            <w:shd w:val="clear" w:color="auto" w:fill="FFFFFF"/>
            <w:tcMar>
              <w:top w:w="150" w:type="dxa"/>
              <w:left w:w="150" w:type="dxa"/>
              <w:bottom w:w="150" w:type="dxa"/>
              <w:right w:w="150" w:type="dxa"/>
            </w:tcMar>
          </w:tcPr>
          <w:p w14:paraId="2F28B97E">
            <w:pPr>
              <w:widowControl/>
              <w:rPr>
                <w:rFonts w:ascii="宋体" w:hAnsi="宋体" w:cs="Segoe UI"/>
                <w:kern w:val="0"/>
                <w:szCs w:val="21"/>
              </w:rPr>
            </w:pPr>
            <w:r>
              <w:rPr>
                <w:rFonts w:ascii="宋体" w:hAnsi="宋体" w:cs="Segoe UI"/>
                <w:kern w:val="0"/>
                <w:szCs w:val="21"/>
              </w:rPr>
              <w:t>关键词：新冠疫情，页数：3</w:t>
            </w:r>
          </w:p>
        </w:tc>
        <w:tc>
          <w:tcPr>
            <w:tcW w:w="1288" w:type="dxa"/>
            <w:shd w:val="clear" w:color="auto" w:fill="FFFFFF"/>
            <w:tcMar>
              <w:top w:w="150" w:type="dxa"/>
              <w:left w:w="150" w:type="dxa"/>
              <w:bottom w:w="150" w:type="dxa"/>
              <w:right w:w="150" w:type="dxa"/>
            </w:tcMar>
          </w:tcPr>
          <w:p w14:paraId="4860DEA1">
            <w:pPr>
              <w:widowControl/>
              <w:rPr>
                <w:rFonts w:ascii="宋体" w:hAnsi="宋体" w:cs="Segoe UI"/>
                <w:kern w:val="0"/>
                <w:szCs w:val="21"/>
              </w:rPr>
            </w:pPr>
            <w:r>
              <w:rPr>
                <w:rFonts w:ascii="宋体" w:hAnsi="宋体" w:cs="Segoe UI"/>
                <w:kern w:val="0"/>
                <w:szCs w:val="21"/>
              </w:rPr>
              <w:t>1. 执行爬虫脚本</w:t>
            </w:r>
            <w:r>
              <w:rPr>
                <w:rFonts w:ascii="宋体" w:hAnsi="宋体" w:cs="Segoe UI"/>
                <w:kern w:val="0"/>
                <w:szCs w:val="21"/>
              </w:rPr>
              <w:br w:type="textWrapping"/>
            </w:r>
            <w:r>
              <w:rPr>
                <w:rFonts w:ascii="宋体" w:hAnsi="宋体" w:cs="Segoe UI"/>
                <w:kern w:val="0"/>
                <w:szCs w:val="21"/>
              </w:rPr>
              <w:t>2. 检查数据库</w:t>
            </w:r>
          </w:p>
        </w:tc>
        <w:tc>
          <w:tcPr>
            <w:tcW w:w="1529" w:type="dxa"/>
            <w:shd w:val="clear" w:color="auto" w:fill="FFFFFF"/>
            <w:tcMar>
              <w:top w:w="150" w:type="dxa"/>
              <w:left w:w="150" w:type="dxa"/>
              <w:bottom w:w="150" w:type="dxa"/>
              <w:right w:w="150" w:type="dxa"/>
            </w:tcMar>
          </w:tcPr>
          <w:p w14:paraId="4749A7BF">
            <w:pPr>
              <w:widowControl/>
              <w:rPr>
                <w:rFonts w:ascii="宋体" w:hAnsi="宋体" w:cs="Segoe UI"/>
                <w:kern w:val="0"/>
                <w:szCs w:val="21"/>
              </w:rPr>
            </w:pPr>
            <w:r>
              <w:rPr>
                <w:rFonts w:ascii="宋体" w:hAnsi="宋体" w:cs="Segoe UI"/>
                <w:kern w:val="0"/>
                <w:szCs w:val="21"/>
              </w:rPr>
              <w:t>数据库新增100条微博数据，包含正文</w:t>
            </w:r>
            <w:r>
              <w:rPr>
                <w:rFonts w:hint="eastAsia" w:ascii="宋体" w:hAnsi="宋体" w:cs="Segoe UI"/>
                <w:kern w:val="0"/>
                <w:szCs w:val="21"/>
              </w:rPr>
              <w:t>等</w:t>
            </w:r>
          </w:p>
        </w:tc>
        <w:tc>
          <w:tcPr>
            <w:tcW w:w="0" w:type="auto"/>
            <w:shd w:val="clear" w:color="auto" w:fill="FFFFFF"/>
            <w:tcMar>
              <w:top w:w="150" w:type="dxa"/>
              <w:left w:w="150" w:type="dxa"/>
              <w:bottom w:w="150" w:type="dxa"/>
              <w:right w:w="150" w:type="dxa"/>
            </w:tcMar>
          </w:tcPr>
          <w:p w14:paraId="6FB51B62">
            <w:pPr>
              <w:widowControl/>
              <w:rPr>
                <w:rFonts w:ascii="宋体" w:hAnsi="宋体" w:cs="Segoe UI"/>
                <w:kern w:val="0"/>
                <w:szCs w:val="21"/>
              </w:rPr>
            </w:pPr>
            <w:r>
              <w:rPr>
                <w:rFonts w:ascii="宋体" w:hAnsi="宋体" w:cs="Segoe UI"/>
                <w:kern w:val="0"/>
                <w:szCs w:val="21"/>
              </w:rPr>
              <w:t>数据库插入98条数据，2条因格式异常被过滤</w:t>
            </w:r>
          </w:p>
        </w:tc>
        <w:tc>
          <w:tcPr>
            <w:tcW w:w="0" w:type="auto"/>
            <w:shd w:val="clear" w:color="auto" w:fill="FFFFFF"/>
            <w:tcMar>
              <w:top w:w="150" w:type="dxa"/>
              <w:left w:w="150" w:type="dxa"/>
              <w:bottom w:w="150" w:type="dxa"/>
              <w:right w:w="150" w:type="dxa"/>
            </w:tcMar>
          </w:tcPr>
          <w:p w14:paraId="11E86601">
            <w:pPr>
              <w:widowControl/>
              <w:rPr>
                <w:rFonts w:ascii="宋体" w:hAnsi="宋体" w:cs="Segoe UI"/>
                <w:kern w:val="0"/>
                <w:szCs w:val="21"/>
              </w:rPr>
            </w:pPr>
            <w:r>
              <w:rPr>
                <w:rFonts w:ascii="宋体" w:hAnsi="宋体" w:cs="Segoe UI"/>
                <w:kern w:val="0"/>
                <w:szCs w:val="21"/>
              </w:rPr>
              <w:t>部分通过</w:t>
            </w:r>
          </w:p>
        </w:tc>
      </w:tr>
      <w:tr w14:paraId="7C52A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50" w:type="dxa"/>
              <w:left w:w="0" w:type="dxa"/>
              <w:bottom w:w="150" w:type="dxa"/>
              <w:right w:w="150" w:type="dxa"/>
            </w:tcMar>
          </w:tcPr>
          <w:p w14:paraId="17A548CF">
            <w:pPr>
              <w:widowControl/>
              <w:rPr>
                <w:rFonts w:ascii="宋体" w:hAnsi="宋体" w:cs="Segoe UI"/>
                <w:kern w:val="0"/>
                <w:szCs w:val="21"/>
              </w:rPr>
            </w:pPr>
            <w:r>
              <w:rPr>
                <w:rFonts w:ascii="宋体" w:hAnsi="宋体" w:cs="Segoe UI"/>
                <w:kern w:val="0"/>
                <w:szCs w:val="21"/>
              </w:rPr>
              <w:t>4</w:t>
            </w:r>
          </w:p>
        </w:tc>
        <w:tc>
          <w:tcPr>
            <w:tcW w:w="1105" w:type="dxa"/>
            <w:shd w:val="clear" w:color="auto" w:fill="FFFFFF"/>
            <w:tcMar>
              <w:top w:w="150" w:type="dxa"/>
              <w:left w:w="150" w:type="dxa"/>
              <w:bottom w:w="150" w:type="dxa"/>
              <w:right w:w="150" w:type="dxa"/>
            </w:tcMar>
          </w:tcPr>
          <w:p w14:paraId="3AE6F282">
            <w:pPr>
              <w:widowControl/>
              <w:rPr>
                <w:rFonts w:ascii="宋体" w:hAnsi="宋体" w:cs="Segoe UI"/>
                <w:kern w:val="0"/>
                <w:szCs w:val="21"/>
              </w:rPr>
            </w:pPr>
            <w:r>
              <w:rPr>
                <w:rFonts w:ascii="宋体" w:hAnsi="宋体" w:cs="Segoe UI"/>
                <w:kern w:val="0"/>
                <w:szCs w:val="21"/>
              </w:rPr>
              <w:t>微博数据爬虫模块</w:t>
            </w:r>
          </w:p>
        </w:tc>
        <w:tc>
          <w:tcPr>
            <w:tcW w:w="942" w:type="dxa"/>
            <w:shd w:val="clear" w:color="auto" w:fill="FFFFFF"/>
            <w:tcMar>
              <w:top w:w="150" w:type="dxa"/>
              <w:left w:w="150" w:type="dxa"/>
              <w:bottom w:w="150" w:type="dxa"/>
              <w:right w:w="150" w:type="dxa"/>
            </w:tcMar>
          </w:tcPr>
          <w:p w14:paraId="48F23FBD">
            <w:pPr>
              <w:widowControl/>
              <w:rPr>
                <w:rFonts w:ascii="宋体" w:hAnsi="宋体" w:cs="Segoe UI"/>
                <w:kern w:val="0"/>
                <w:szCs w:val="21"/>
              </w:rPr>
            </w:pPr>
            <w:r>
              <w:rPr>
                <w:rFonts w:ascii="宋体" w:hAnsi="宋体" w:cs="Segoe UI"/>
                <w:kern w:val="0"/>
                <w:szCs w:val="21"/>
              </w:rPr>
              <w:t>反爬机制应对</w:t>
            </w:r>
          </w:p>
        </w:tc>
        <w:tc>
          <w:tcPr>
            <w:tcW w:w="790" w:type="dxa"/>
            <w:shd w:val="clear" w:color="auto" w:fill="FFFFFF"/>
            <w:tcMar>
              <w:top w:w="150" w:type="dxa"/>
              <w:left w:w="150" w:type="dxa"/>
              <w:bottom w:w="150" w:type="dxa"/>
              <w:right w:w="150" w:type="dxa"/>
            </w:tcMar>
          </w:tcPr>
          <w:p w14:paraId="10841FB0">
            <w:pPr>
              <w:widowControl/>
              <w:rPr>
                <w:rFonts w:ascii="宋体" w:hAnsi="宋体" w:cs="Segoe UI"/>
                <w:kern w:val="0"/>
                <w:szCs w:val="21"/>
              </w:rPr>
            </w:pPr>
            <w:r>
              <w:rPr>
                <w:rFonts w:ascii="宋体" w:hAnsi="宋体" w:cs="Segoe UI"/>
                <w:kern w:val="0"/>
                <w:szCs w:val="21"/>
              </w:rPr>
              <w:t>连续触发微博反爬策略</w:t>
            </w:r>
          </w:p>
        </w:tc>
        <w:tc>
          <w:tcPr>
            <w:tcW w:w="1461" w:type="dxa"/>
            <w:shd w:val="clear" w:color="auto" w:fill="FFFFFF"/>
            <w:tcMar>
              <w:top w:w="150" w:type="dxa"/>
              <w:left w:w="150" w:type="dxa"/>
              <w:bottom w:w="150" w:type="dxa"/>
              <w:right w:w="150" w:type="dxa"/>
            </w:tcMar>
          </w:tcPr>
          <w:p w14:paraId="37C0573D">
            <w:pPr>
              <w:widowControl/>
              <w:rPr>
                <w:rFonts w:ascii="宋体" w:hAnsi="宋体" w:cs="Segoe UI"/>
                <w:kern w:val="0"/>
                <w:szCs w:val="21"/>
              </w:rPr>
            </w:pPr>
            <w:r>
              <w:rPr>
                <w:rFonts w:ascii="宋体" w:hAnsi="宋体" w:cs="Segoe UI"/>
                <w:kern w:val="0"/>
                <w:szCs w:val="21"/>
              </w:rPr>
              <w:t>高频请求（10次/秒）</w:t>
            </w:r>
          </w:p>
        </w:tc>
        <w:tc>
          <w:tcPr>
            <w:tcW w:w="1288" w:type="dxa"/>
            <w:shd w:val="clear" w:color="auto" w:fill="FFFFFF"/>
            <w:tcMar>
              <w:top w:w="150" w:type="dxa"/>
              <w:left w:w="150" w:type="dxa"/>
              <w:bottom w:w="150" w:type="dxa"/>
              <w:right w:w="150" w:type="dxa"/>
            </w:tcMar>
          </w:tcPr>
          <w:p w14:paraId="68DF90C1">
            <w:pPr>
              <w:widowControl/>
              <w:rPr>
                <w:rFonts w:ascii="宋体" w:hAnsi="宋体" w:cs="Segoe UI"/>
                <w:kern w:val="0"/>
                <w:szCs w:val="21"/>
              </w:rPr>
            </w:pPr>
            <w:r>
              <w:rPr>
                <w:rFonts w:ascii="宋体" w:hAnsi="宋体" w:cs="Segoe UI"/>
                <w:kern w:val="0"/>
                <w:szCs w:val="21"/>
              </w:rPr>
              <w:t>1. 模拟高频请求</w:t>
            </w:r>
            <w:r>
              <w:rPr>
                <w:rFonts w:ascii="宋体" w:hAnsi="宋体" w:cs="Segoe UI"/>
                <w:kern w:val="0"/>
                <w:szCs w:val="21"/>
              </w:rPr>
              <w:br w:type="textWrapping"/>
            </w:r>
            <w:r>
              <w:rPr>
                <w:rFonts w:ascii="宋体" w:hAnsi="宋体" w:cs="Segoe UI"/>
                <w:kern w:val="0"/>
                <w:szCs w:val="21"/>
              </w:rPr>
              <w:t>2. 观察代理IP切换和延时策略</w:t>
            </w:r>
          </w:p>
        </w:tc>
        <w:tc>
          <w:tcPr>
            <w:tcW w:w="1529" w:type="dxa"/>
            <w:shd w:val="clear" w:color="auto" w:fill="FFFFFF"/>
            <w:tcMar>
              <w:top w:w="150" w:type="dxa"/>
              <w:left w:w="150" w:type="dxa"/>
              <w:bottom w:w="150" w:type="dxa"/>
              <w:right w:w="150" w:type="dxa"/>
            </w:tcMar>
          </w:tcPr>
          <w:p w14:paraId="63C134E5">
            <w:pPr>
              <w:widowControl/>
              <w:rPr>
                <w:rFonts w:ascii="宋体" w:hAnsi="宋体" w:cs="Segoe UI"/>
                <w:kern w:val="0"/>
                <w:szCs w:val="21"/>
              </w:rPr>
            </w:pPr>
            <w:r>
              <w:rPr>
                <w:rFonts w:ascii="宋体" w:hAnsi="宋体" w:cs="Segoe UI"/>
                <w:kern w:val="0"/>
                <w:szCs w:val="21"/>
              </w:rPr>
              <w:t>代理IP池自动切换，请求间隔随机（1-5秒），最终成功获取数据</w:t>
            </w:r>
          </w:p>
        </w:tc>
        <w:tc>
          <w:tcPr>
            <w:tcW w:w="0" w:type="auto"/>
            <w:shd w:val="clear" w:color="auto" w:fill="FFFFFF"/>
            <w:tcMar>
              <w:top w:w="150" w:type="dxa"/>
              <w:left w:w="150" w:type="dxa"/>
              <w:bottom w:w="150" w:type="dxa"/>
              <w:right w:w="150" w:type="dxa"/>
            </w:tcMar>
          </w:tcPr>
          <w:p w14:paraId="06172DE8">
            <w:pPr>
              <w:widowControl/>
              <w:rPr>
                <w:rFonts w:ascii="宋体" w:hAnsi="宋体" w:cs="Segoe UI"/>
                <w:kern w:val="0"/>
                <w:szCs w:val="21"/>
              </w:rPr>
            </w:pPr>
            <w:r>
              <w:rPr>
                <w:rFonts w:ascii="宋体" w:hAnsi="宋体" w:cs="Segoe UI"/>
                <w:kern w:val="0"/>
                <w:szCs w:val="21"/>
              </w:rPr>
              <w:t>触发反爬后，代理IP切换3次，最终完成数据抓取</w:t>
            </w:r>
          </w:p>
        </w:tc>
        <w:tc>
          <w:tcPr>
            <w:tcW w:w="0" w:type="auto"/>
            <w:shd w:val="clear" w:color="auto" w:fill="FFFFFF"/>
            <w:tcMar>
              <w:top w:w="150" w:type="dxa"/>
              <w:left w:w="150" w:type="dxa"/>
              <w:bottom w:w="150" w:type="dxa"/>
              <w:right w:w="150" w:type="dxa"/>
            </w:tcMar>
          </w:tcPr>
          <w:p w14:paraId="4248C24C">
            <w:pPr>
              <w:widowControl/>
              <w:rPr>
                <w:rFonts w:ascii="宋体" w:hAnsi="宋体" w:cs="Segoe UI"/>
                <w:kern w:val="0"/>
                <w:szCs w:val="21"/>
              </w:rPr>
            </w:pPr>
            <w:r>
              <w:rPr>
                <w:rFonts w:ascii="宋体" w:hAnsi="宋体" w:cs="Segoe UI"/>
                <w:kern w:val="0"/>
                <w:szCs w:val="21"/>
              </w:rPr>
              <w:t>通过</w:t>
            </w:r>
          </w:p>
        </w:tc>
      </w:tr>
      <w:tr w14:paraId="5E4CB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50" w:type="dxa"/>
              <w:left w:w="0" w:type="dxa"/>
              <w:bottom w:w="150" w:type="dxa"/>
              <w:right w:w="150" w:type="dxa"/>
            </w:tcMar>
          </w:tcPr>
          <w:p w14:paraId="0AC7DA4D">
            <w:pPr>
              <w:widowControl/>
              <w:rPr>
                <w:rFonts w:ascii="宋体" w:hAnsi="宋体" w:cs="Segoe UI"/>
                <w:kern w:val="0"/>
                <w:szCs w:val="21"/>
              </w:rPr>
            </w:pPr>
            <w:r>
              <w:rPr>
                <w:rFonts w:ascii="宋体" w:hAnsi="宋体" w:cs="Segoe UI"/>
                <w:kern w:val="0"/>
                <w:szCs w:val="21"/>
              </w:rPr>
              <w:t>5</w:t>
            </w:r>
          </w:p>
        </w:tc>
        <w:tc>
          <w:tcPr>
            <w:tcW w:w="1105" w:type="dxa"/>
            <w:shd w:val="clear" w:color="auto" w:fill="FFFFFF"/>
            <w:tcMar>
              <w:top w:w="150" w:type="dxa"/>
              <w:left w:w="150" w:type="dxa"/>
              <w:bottom w:w="150" w:type="dxa"/>
              <w:right w:w="150" w:type="dxa"/>
            </w:tcMar>
          </w:tcPr>
          <w:p w14:paraId="300E6842">
            <w:pPr>
              <w:widowControl/>
              <w:rPr>
                <w:rFonts w:ascii="宋体" w:hAnsi="宋体" w:cs="Segoe UI"/>
                <w:kern w:val="0"/>
                <w:szCs w:val="21"/>
              </w:rPr>
            </w:pPr>
            <w:r>
              <w:rPr>
                <w:rFonts w:ascii="宋体" w:hAnsi="宋体" w:cs="Segoe UI"/>
                <w:kern w:val="0"/>
                <w:szCs w:val="21"/>
              </w:rPr>
              <w:t>热度事件分析模块</w:t>
            </w:r>
          </w:p>
        </w:tc>
        <w:tc>
          <w:tcPr>
            <w:tcW w:w="942" w:type="dxa"/>
            <w:shd w:val="clear" w:color="auto" w:fill="FFFFFF"/>
            <w:tcMar>
              <w:top w:w="150" w:type="dxa"/>
              <w:left w:w="150" w:type="dxa"/>
              <w:bottom w:w="150" w:type="dxa"/>
              <w:right w:w="150" w:type="dxa"/>
            </w:tcMar>
          </w:tcPr>
          <w:p w14:paraId="33C26CDE">
            <w:pPr>
              <w:widowControl/>
              <w:rPr>
                <w:rFonts w:ascii="宋体" w:hAnsi="宋体" w:cs="Segoe UI"/>
                <w:kern w:val="0"/>
                <w:szCs w:val="21"/>
              </w:rPr>
            </w:pPr>
            <w:r>
              <w:rPr>
                <w:rFonts w:ascii="宋体" w:hAnsi="宋体" w:cs="Segoe UI"/>
                <w:kern w:val="0"/>
                <w:szCs w:val="21"/>
              </w:rPr>
              <w:t>热度得分计算</w:t>
            </w:r>
          </w:p>
        </w:tc>
        <w:tc>
          <w:tcPr>
            <w:tcW w:w="790" w:type="dxa"/>
            <w:shd w:val="clear" w:color="auto" w:fill="FFFFFF"/>
            <w:tcMar>
              <w:top w:w="150" w:type="dxa"/>
              <w:left w:w="150" w:type="dxa"/>
              <w:bottom w:w="150" w:type="dxa"/>
              <w:right w:w="150" w:type="dxa"/>
            </w:tcMar>
          </w:tcPr>
          <w:p w14:paraId="44D73FAA">
            <w:pPr>
              <w:widowControl/>
              <w:rPr>
                <w:rFonts w:ascii="宋体" w:hAnsi="宋体" w:cs="Segoe UI"/>
                <w:kern w:val="0"/>
                <w:szCs w:val="21"/>
              </w:rPr>
            </w:pPr>
            <w:r>
              <w:rPr>
                <w:rFonts w:ascii="宋体" w:hAnsi="宋体" w:cs="Segoe UI"/>
                <w:kern w:val="0"/>
                <w:szCs w:val="21"/>
              </w:rPr>
              <w:t>数据库含100条微博数据</w:t>
            </w:r>
          </w:p>
        </w:tc>
        <w:tc>
          <w:tcPr>
            <w:tcW w:w="1461" w:type="dxa"/>
            <w:shd w:val="clear" w:color="auto" w:fill="FFFFFF"/>
            <w:tcMar>
              <w:top w:w="150" w:type="dxa"/>
              <w:left w:w="150" w:type="dxa"/>
              <w:bottom w:w="150" w:type="dxa"/>
              <w:right w:w="150" w:type="dxa"/>
            </w:tcMar>
          </w:tcPr>
          <w:p w14:paraId="10B22D62">
            <w:pPr>
              <w:widowControl/>
              <w:rPr>
                <w:rFonts w:ascii="宋体" w:hAnsi="宋体" w:cs="Segoe UI"/>
                <w:kern w:val="0"/>
                <w:szCs w:val="21"/>
              </w:rPr>
            </w:pPr>
            <w:r>
              <w:rPr>
                <w:rFonts w:ascii="宋体" w:hAnsi="宋体" w:cs="Segoe UI"/>
                <w:kern w:val="0"/>
                <w:szCs w:val="21"/>
              </w:rPr>
              <w:t>权重配置：转发0.4，评论0.5，点赞0.1</w:t>
            </w:r>
          </w:p>
        </w:tc>
        <w:tc>
          <w:tcPr>
            <w:tcW w:w="1288" w:type="dxa"/>
            <w:shd w:val="clear" w:color="auto" w:fill="FFFFFF"/>
            <w:tcMar>
              <w:top w:w="150" w:type="dxa"/>
              <w:left w:w="150" w:type="dxa"/>
              <w:bottom w:w="150" w:type="dxa"/>
              <w:right w:w="150" w:type="dxa"/>
            </w:tcMar>
          </w:tcPr>
          <w:p w14:paraId="1E83CD2A">
            <w:pPr>
              <w:widowControl/>
              <w:rPr>
                <w:rFonts w:ascii="宋体" w:hAnsi="宋体" w:cs="Segoe UI"/>
                <w:kern w:val="0"/>
                <w:szCs w:val="21"/>
              </w:rPr>
            </w:pPr>
            <w:r>
              <w:rPr>
                <w:rFonts w:ascii="宋体" w:hAnsi="宋体" w:cs="Segoe UI"/>
                <w:kern w:val="0"/>
                <w:szCs w:val="21"/>
              </w:rPr>
              <w:t>1. 执行热度计算脚本</w:t>
            </w:r>
            <w:r>
              <w:rPr>
                <w:rFonts w:ascii="宋体" w:hAnsi="宋体" w:cs="Segoe UI"/>
                <w:kern w:val="0"/>
                <w:szCs w:val="21"/>
              </w:rPr>
              <w:br w:type="textWrapping"/>
            </w:r>
            <w:r>
              <w:rPr>
                <w:rFonts w:ascii="宋体" w:hAnsi="宋体" w:cs="Segoe UI"/>
                <w:kern w:val="0"/>
                <w:szCs w:val="21"/>
              </w:rPr>
              <w:t>2. 查询Top 10热点</w:t>
            </w:r>
          </w:p>
        </w:tc>
        <w:tc>
          <w:tcPr>
            <w:tcW w:w="1529" w:type="dxa"/>
            <w:shd w:val="clear" w:color="auto" w:fill="FFFFFF"/>
            <w:tcMar>
              <w:top w:w="150" w:type="dxa"/>
              <w:left w:w="150" w:type="dxa"/>
              <w:bottom w:w="150" w:type="dxa"/>
              <w:right w:w="150" w:type="dxa"/>
            </w:tcMar>
          </w:tcPr>
          <w:p w14:paraId="41627F74">
            <w:pPr>
              <w:widowControl/>
              <w:rPr>
                <w:rFonts w:ascii="宋体" w:hAnsi="宋体" w:cs="Segoe UI"/>
                <w:kern w:val="0"/>
                <w:szCs w:val="21"/>
              </w:rPr>
            </w:pPr>
            <w:r>
              <w:rPr>
                <w:rFonts w:ascii="宋体" w:hAnsi="宋体" w:cs="Segoe UI"/>
                <w:kern w:val="0"/>
                <w:szCs w:val="21"/>
              </w:rPr>
              <w:t>输出按热度降序排列的微博列表，得分范围50-200</w:t>
            </w:r>
          </w:p>
        </w:tc>
        <w:tc>
          <w:tcPr>
            <w:tcW w:w="0" w:type="auto"/>
            <w:shd w:val="clear" w:color="auto" w:fill="FFFFFF"/>
            <w:tcMar>
              <w:top w:w="150" w:type="dxa"/>
              <w:left w:w="150" w:type="dxa"/>
              <w:bottom w:w="150" w:type="dxa"/>
              <w:right w:w="150" w:type="dxa"/>
            </w:tcMar>
          </w:tcPr>
          <w:p w14:paraId="7AC04BA5">
            <w:pPr>
              <w:widowControl/>
              <w:rPr>
                <w:rFonts w:ascii="宋体" w:hAnsi="宋体" w:cs="Segoe UI"/>
                <w:kern w:val="0"/>
                <w:szCs w:val="21"/>
              </w:rPr>
            </w:pPr>
            <w:r>
              <w:rPr>
                <w:rFonts w:ascii="宋体" w:hAnsi="宋体" w:cs="Segoe UI"/>
                <w:kern w:val="0"/>
                <w:szCs w:val="21"/>
              </w:rPr>
              <w:t>列表排序正确，得分符合预期</w:t>
            </w:r>
          </w:p>
        </w:tc>
        <w:tc>
          <w:tcPr>
            <w:tcW w:w="0" w:type="auto"/>
            <w:shd w:val="clear" w:color="auto" w:fill="FFFFFF"/>
            <w:tcMar>
              <w:top w:w="150" w:type="dxa"/>
              <w:left w:w="150" w:type="dxa"/>
              <w:bottom w:w="150" w:type="dxa"/>
              <w:right w:w="150" w:type="dxa"/>
            </w:tcMar>
          </w:tcPr>
          <w:p w14:paraId="3E22F639">
            <w:pPr>
              <w:widowControl/>
              <w:rPr>
                <w:rFonts w:ascii="宋体" w:hAnsi="宋体" w:cs="Segoe UI"/>
                <w:kern w:val="0"/>
                <w:szCs w:val="21"/>
              </w:rPr>
            </w:pPr>
            <w:r>
              <w:rPr>
                <w:rFonts w:ascii="宋体" w:hAnsi="宋体" w:cs="Segoe UI"/>
                <w:kern w:val="0"/>
                <w:szCs w:val="21"/>
              </w:rPr>
              <w:t>通过</w:t>
            </w:r>
          </w:p>
        </w:tc>
      </w:tr>
      <w:tr w14:paraId="376D2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50" w:type="dxa"/>
              <w:left w:w="0" w:type="dxa"/>
              <w:bottom w:w="150" w:type="dxa"/>
              <w:right w:w="150" w:type="dxa"/>
            </w:tcMar>
          </w:tcPr>
          <w:p w14:paraId="401B5A30">
            <w:pPr>
              <w:widowControl/>
              <w:rPr>
                <w:rFonts w:ascii="宋体" w:hAnsi="宋体" w:cs="Segoe UI"/>
                <w:kern w:val="0"/>
                <w:szCs w:val="21"/>
              </w:rPr>
            </w:pPr>
            <w:r>
              <w:rPr>
                <w:rFonts w:ascii="宋体" w:hAnsi="宋体" w:cs="Segoe UI"/>
                <w:kern w:val="0"/>
                <w:szCs w:val="21"/>
              </w:rPr>
              <w:t>6</w:t>
            </w:r>
          </w:p>
        </w:tc>
        <w:tc>
          <w:tcPr>
            <w:tcW w:w="1105" w:type="dxa"/>
            <w:shd w:val="clear" w:color="auto" w:fill="FFFFFF"/>
            <w:tcMar>
              <w:top w:w="150" w:type="dxa"/>
              <w:left w:w="150" w:type="dxa"/>
              <w:bottom w:w="150" w:type="dxa"/>
              <w:right w:w="150" w:type="dxa"/>
            </w:tcMar>
          </w:tcPr>
          <w:p w14:paraId="745FC969">
            <w:pPr>
              <w:widowControl/>
              <w:rPr>
                <w:rFonts w:ascii="宋体" w:hAnsi="宋体" w:cs="Segoe UI"/>
                <w:kern w:val="0"/>
                <w:szCs w:val="21"/>
              </w:rPr>
            </w:pPr>
            <w:r>
              <w:rPr>
                <w:rFonts w:ascii="宋体" w:hAnsi="宋体" w:cs="Segoe UI"/>
                <w:kern w:val="0"/>
                <w:szCs w:val="21"/>
              </w:rPr>
              <w:t>舆情分析模块</w:t>
            </w:r>
          </w:p>
        </w:tc>
        <w:tc>
          <w:tcPr>
            <w:tcW w:w="942" w:type="dxa"/>
            <w:shd w:val="clear" w:color="auto" w:fill="FFFFFF"/>
            <w:tcMar>
              <w:top w:w="150" w:type="dxa"/>
              <w:left w:w="150" w:type="dxa"/>
              <w:bottom w:w="150" w:type="dxa"/>
              <w:right w:w="150" w:type="dxa"/>
            </w:tcMar>
          </w:tcPr>
          <w:p w14:paraId="19BEC984">
            <w:pPr>
              <w:widowControl/>
              <w:rPr>
                <w:rFonts w:ascii="宋体" w:hAnsi="宋体" w:cs="Segoe UI"/>
                <w:kern w:val="0"/>
                <w:szCs w:val="21"/>
              </w:rPr>
            </w:pPr>
            <w:r>
              <w:rPr>
                <w:rFonts w:ascii="宋体" w:hAnsi="宋体" w:cs="Segoe UI"/>
                <w:kern w:val="0"/>
                <w:szCs w:val="21"/>
              </w:rPr>
              <w:t>情感分类准确性</w:t>
            </w:r>
          </w:p>
        </w:tc>
        <w:tc>
          <w:tcPr>
            <w:tcW w:w="790" w:type="dxa"/>
            <w:shd w:val="clear" w:color="auto" w:fill="FFFFFF"/>
            <w:tcMar>
              <w:top w:w="150" w:type="dxa"/>
              <w:left w:w="150" w:type="dxa"/>
              <w:bottom w:w="150" w:type="dxa"/>
              <w:right w:w="150" w:type="dxa"/>
            </w:tcMar>
          </w:tcPr>
          <w:p w14:paraId="474596E8">
            <w:pPr>
              <w:widowControl/>
              <w:rPr>
                <w:rFonts w:ascii="宋体" w:hAnsi="宋体" w:cs="Segoe UI"/>
                <w:kern w:val="0"/>
                <w:szCs w:val="21"/>
              </w:rPr>
            </w:pPr>
            <w:r>
              <w:rPr>
                <w:rFonts w:ascii="宋体" w:hAnsi="宋体" w:cs="Segoe UI"/>
                <w:kern w:val="0"/>
                <w:szCs w:val="21"/>
              </w:rPr>
              <w:t>含100条标注情感的</w:t>
            </w:r>
            <w:r>
              <w:rPr>
                <w:rFonts w:hint="eastAsia" w:ascii="宋体" w:hAnsi="宋体" w:cs="Segoe UI"/>
                <w:kern w:val="0"/>
                <w:szCs w:val="21"/>
              </w:rPr>
              <w:t>测试数据</w:t>
            </w:r>
          </w:p>
        </w:tc>
        <w:tc>
          <w:tcPr>
            <w:tcW w:w="1461" w:type="dxa"/>
            <w:shd w:val="clear" w:color="auto" w:fill="FFFFFF"/>
            <w:tcMar>
              <w:top w:w="150" w:type="dxa"/>
              <w:left w:w="150" w:type="dxa"/>
              <w:bottom w:w="150" w:type="dxa"/>
              <w:right w:w="150" w:type="dxa"/>
            </w:tcMar>
          </w:tcPr>
          <w:p w14:paraId="53BB26D6">
            <w:pPr>
              <w:widowControl/>
              <w:rPr>
                <w:rFonts w:ascii="宋体" w:hAnsi="宋体" w:cs="Segoe UI"/>
                <w:kern w:val="0"/>
                <w:szCs w:val="21"/>
              </w:rPr>
            </w:pPr>
            <w:r>
              <w:rPr>
                <w:rFonts w:ascii="宋体" w:hAnsi="宋体" w:cs="Segoe UI"/>
                <w:kern w:val="0"/>
                <w:szCs w:val="21"/>
              </w:rPr>
              <w:t>文本："这个政策太好了！"（积极）</w:t>
            </w:r>
          </w:p>
        </w:tc>
        <w:tc>
          <w:tcPr>
            <w:tcW w:w="1288" w:type="dxa"/>
            <w:shd w:val="clear" w:color="auto" w:fill="FFFFFF"/>
            <w:tcMar>
              <w:top w:w="150" w:type="dxa"/>
              <w:left w:w="150" w:type="dxa"/>
              <w:bottom w:w="150" w:type="dxa"/>
              <w:right w:w="150" w:type="dxa"/>
            </w:tcMar>
          </w:tcPr>
          <w:p w14:paraId="4DCDB070">
            <w:pPr>
              <w:widowControl/>
              <w:rPr>
                <w:rFonts w:ascii="宋体" w:hAnsi="宋体" w:cs="Segoe UI"/>
                <w:kern w:val="0"/>
                <w:szCs w:val="21"/>
              </w:rPr>
            </w:pPr>
            <w:r>
              <w:rPr>
                <w:rFonts w:ascii="宋体" w:hAnsi="宋体" w:cs="Segoe UI"/>
                <w:kern w:val="0"/>
                <w:szCs w:val="21"/>
              </w:rPr>
              <w:t>1. 调用情感分类接口</w:t>
            </w:r>
            <w:r>
              <w:rPr>
                <w:rFonts w:ascii="宋体" w:hAnsi="宋体" w:cs="Segoe UI"/>
                <w:kern w:val="0"/>
                <w:szCs w:val="21"/>
              </w:rPr>
              <w:br w:type="textWrapping"/>
            </w:r>
            <w:r>
              <w:rPr>
                <w:rFonts w:ascii="宋体" w:hAnsi="宋体" w:cs="Segoe UI"/>
                <w:kern w:val="0"/>
                <w:szCs w:val="21"/>
              </w:rPr>
              <w:t>2. 对比预测结果与标注</w:t>
            </w:r>
          </w:p>
        </w:tc>
        <w:tc>
          <w:tcPr>
            <w:tcW w:w="1529" w:type="dxa"/>
            <w:shd w:val="clear" w:color="auto" w:fill="FFFFFF"/>
            <w:tcMar>
              <w:top w:w="150" w:type="dxa"/>
              <w:left w:w="150" w:type="dxa"/>
              <w:bottom w:w="150" w:type="dxa"/>
              <w:right w:w="150" w:type="dxa"/>
            </w:tcMar>
          </w:tcPr>
          <w:p w14:paraId="66F6AA94">
            <w:pPr>
              <w:widowControl/>
              <w:rPr>
                <w:rFonts w:ascii="宋体" w:hAnsi="宋体" w:cs="Segoe UI"/>
                <w:kern w:val="0"/>
                <w:szCs w:val="21"/>
              </w:rPr>
            </w:pPr>
            <w:r>
              <w:rPr>
                <w:rFonts w:ascii="宋体" w:hAnsi="宋体" w:cs="Segoe UI"/>
                <w:kern w:val="0"/>
                <w:szCs w:val="21"/>
              </w:rPr>
              <w:t>积极情感概率&gt;90%</w:t>
            </w:r>
          </w:p>
        </w:tc>
        <w:tc>
          <w:tcPr>
            <w:tcW w:w="0" w:type="auto"/>
            <w:shd w:val="clear" w:color="auto" w:fill="FFFFFF"/>
            <w:tcMar>
              <w:top w:w="150" w:type="dxa"/>
              <w:left w:w="150" w:type="dxa"/>
              <w:bottom w:w="150" w:type="dxa"/>
              <w:right w:w="150" w:type="dxa"/>
            </w:tcMar>
          </w:tcPr>
          <w:p w14:paraId="1FFACD34">
            <w:pPr>
              <w:widowControl/>
              <w:rPr>
                <w:rFonts w:ascii="宋体" w:hAnsi="宋体" w:cs="Segoe UI"/>
                <w:kern w:val="0"/>
                <w:szCs w:val="21"/>
              </w:rPr>
            </w:pPr>
            <w:r>
              <w:rPr>
                <w:rFonts w:ascii="宋体" w:hAnsi="宋体" w:cs="Segoe UI"/>
                <w:kern w:val="0"/>
                <w:szCs w:val="21"/>
              </w:rPr>
              <w:t>预测结果为积极，概率92.3%</w:t>
            </w:r>
          </w:p>
        </w:tc>
        <w:tc>
          <w:tcPr>
            <w:tcW w:w="0" w:type="auto"/>
            <w:shd w:val="clear" w:color="auto" w:fill="FFFFFF"/>
            <w:tcMar>
              <w:top w:w="150" w:type="dxa"/>
              <w:left w:w="150" w:type="dxa"/>
              <w:bottom w:w="150" w:type="dxa"/>
              <w:right w:w="150" w:type="dxa"/>
            </w:tcMar>
          </w:tcPr>
          <w:p w14:paraId="739F0AC5">
            <w:pPr>
              <w:widowControl/>
              <w:rPr>
                <w:rFonts w:ascii="宋体" w:hAnsi="宋体" w:cs="Segoe UI"/>
                <w:kern w:val="0"/>
                <w:szCs w:val="21"/>
              </w:rPr>
            </w:pPr>
            <w:r>
              <w:rPr>
                <w:rFonts w:ascii="宋体" w:hAnsi="宋体" w:cs="Segoe UI"/>
                <w:kern w:val="0"/>
                <w:szCs w:val="21"/>
              </w:rPr>
              <w:t>通过</w:t>
            </w:r>
          </w:p>
        </w:tc>
      </w:tr>
      <w:tr w14:paraId="1DBC7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50" w:type="dxa"/>
              <w:left w:w="0" w:type="dxa"/>
              <w:bottom w:w="150" w:type="dxa"/>
              <w:right w:w="150" w:type="dxa"/>
            </w:tcMar>
          </w:tcPr>
          <w:p w14:paraId="70A44D6F">
            <w:pPr>
              <w:widowControl/>
              <w:rPr>
                <w:rFonts w:ascii="宋体" w:hAnsi="宋体" w:cs="Segoe UI"/>
                <w:kern w:val="0"/>
                <w:szCs w:val="21"/>
              </w:rPr>
            </w:pPr>
            <w:r>
              <w:rPr>
                <w:rFonts w:ascii="宋体" w:hAnsi="宋体" w:cs="Segoe UI"/>
                <w:kern w:val="0"/>
                <w:szCs w:val="21"/>
              </w:rPr>
              <w:t>7</w:t>
            </w:r>
          </w:p>
        </w:tc>
        <w:tc>
          <w:tcPr>
            <w:tcW w:w="1105" w:type="dxa"/>
            <w:shd w:val="clear" w:color="auto" w:fill="FFFFFF"/>
            <w:tcMar>
              <w:top w:w="150" w:type="dxa"/>
              <w:left w:w="150" w:type="dxa"/>
              <w:bottom w:w="150" w:type="dxa"/>
              <w:right w:w="150" w:type="dxa"/>
            </w:tcMar>
          </w:tcPr>
          <w:p w14:paraId="6A3B84D2">
            <w:pPr>
              <w:widowControl/>
              <w:rPr>
                <w:rFonts w:ascii="宋体" w:hAnsi="宋体" w:cs="Segoe UI"/>
                <w:kern w:val="0"/>
                <w:szCs w:val="21"/>
              </w:rPr>
            </w:pPr>
            <w:r>
              <w:rPr>
                <w:rFonts w:ascii="宋体" w:hAnsi="宋体" w:cs="Segoe UI"/>
                <w:kern w:val="0"/>
                <w:szCs w:val="21"/>
              </w:rPr>
              <w:t>用户活跃度分析模块</w:t>
            </w:r>
          </w:p>
        </w:tc>
        <w:tc>
          <w:tcPr>
            <w:tcW w:w="942" w:type="dxa"/>
            <w:shd w:val="clear" w:color="auto" w:fill="FFFFFF"/>
            <w:tcMar>
              <w:top w:w="150" w:type="dxa"/>
              <w:left w:w="150" w:type="dxa"/>
              <w:bottom w:w="150" w:type="dxa"/>
              <w:right w:w="150" w:type="dxa"/>
            </w:tcMar>
          </w:tcPr>
          <w:p w14:paraId="086362E7">
            <w:pPr>
              <w:widowControl/>
              <w:rPr>
                <w:rFonts w:ascii="宋体" w:hAnsi="宋体" w:cs="Segoe UI"/>
                <w:kern w:val="0"/>
                <w:szCs w:val="21"/>
              </w:rPr>
            </w:pPr>
            <w:r>
              <w:rPr>
                <w:rFonts w:ascii="宋体" w:hAnsi="宋体" w:cs="Segoe UI"/>
                <w:kern w:val="0"/>
                <w:szCs w:val="21"/>
              </w:rPr>
              <w:t>地域热力图生成</w:t>
            </w:r>
          </w:p>
        </w:tc>
        <w:tc>
          <w:tcPr>
            <w:tcW w:w="790" w:type="dxa"/>
            <w:shd w:val="clear" w:color="auto" w:fill="FFFFFF"/>
            <w:tcMar>
              <w:top w:w="150" w:type="dxa"/>
              <w:left w:w="150" w:type="dxa"/>
              <w:bottom w:w="150" w:type="dxa"/>
              <w:right w:w="150" w:type="dxa"/>
            </w:tcMar>
          </w:tcPr>
          <w:p w14:paraId="67D5FFFF">
            <w:pPr>
              <w:widowControl/>
              <w:rPr>
                <w:rFonts w:ascii="宋体" w:hAnsi="宋体" w:cs="Segoe UI"/>
                <w:kern w:val="0"/>
                <w:szCs w:val="21"/>
              </w:rPr>
            </w:pPr>
            <w:r>
              <w:rPr>
                <w:rFonts w:ascii="宋体" w:hAnsi="宋体" w:cs="Segoe UI"/>
                <w:kern w:val="0"/>
                <w:szCs w:val="21"/>
              </w:rPr>
              <w:t>数据库含地域字段的500条数据</w:t>
            </w:r>
          </w:p>
        </w:tc>
        <w:tc>
          <w:tcPr>
            <w:tcW w:w="1461" w:type="dxa"/>
            <w:shd w:val="clear" w:color="auto" w:fill="FFFFFF"/>
            <w:tcMar>
              <w:top w:w="150" w:type="dxa"/>
              <w:left w:w="150" w:type="dxa"/>
              <w:bottom w:w="150" w:type="dxa"/>
              <w:right w:w="150" w:type="dxa"/>
            </w:tcMar>
          </w:tcPr>
          <w:p w14:paraId="17CACFCD">
            <w:pPr>
              <w:widowControl/>
              <w:rPr>
                <w:rFonts w:ascii="宋体" w:hAnsi="宋体" w:cs="Segoe UI"/>
                <w:kern w:val="0"/>
                <w:szCs w:val="21"/>
              </w:rPr>
            </w:pPr>
            <w:r>
              <w:rPr>
                <w:rFonts w:ascii="宋体" w:hAnsi="宋体" w:cs="Segoe UI"/>
                <w:kern w:val="0"/>
                <w:szCs w:val="21"/>
              </w:rPr>
              <w:t>无额外输入</w:t>
            </w:r>
          </w:p>
        </w:tc>
        <w:tc>
          <w:tcPr>
            <w:tcW w:w="1288" w:type="dxa"/>
            <w:shd w:val="clear" w:color="auto" w:fill="FFFFFF"/>
            <w:tcMar>
              <w:top w:w="150" w:type="dxa"/>
              <w:left w:w="150" w:type="dxa"/>
              <w:bottom w:w="150" w:type="dxa"/>
              <w:right w:w="150" w:type="dxa"/>
            </w:tcMar>
          </w:tcPr>
          <w:p w14:paraId="5A92B01B">
            <w:pPr>
              <w:widowControl/>
              <w:rPr>
                <w:rFonts w:ascii="宋体" w:hAnsi="宋体" w:cs="Segoe UI"/>
                <w:kern w:val="0"/>
                <w:szCs w:val="21"/>
              </w:rPr>
            </w:pPr>
            <w:r>
              <w:rPr>
                <w:rFonts w:ascii="宋体" w:hAnsi="宋体" w:cs="Segoe UI"/>
                <w:kern w:val="0"/>
                <w:szCs w:val="21"/>
              </w:rPr>
              <w:t>1. 访问地域分析页面</w:t>
            </w:r>
            <w:r>
              <w:rPr>
                <w:rFonts w:ascii="宋体" w:hAnsi="宋体" w:cs="Segoe UI"/>
                <w:kern w:val="0"/>
                <w:szCs w:val="21"/>
              </w:rPr>
              <w:br w:type="textWrapping"/>
            </w:r>
            <w:r>
              <w:rPr>
                <w:rFonts w:ascii="宋体" w:hAnsi="宋体" w:cs="Segoe UI"/>
                <w:kern w:val="0"/>
                <w:szCs w:val="21"/>
              </w:rPr>
              <w:t>2. 触发热力图渲染</w:t>
            </w:r>
          </w:p>
        </w:tc>
        <w:tc>
          <w:tcPr>
            <w:tcW w:w="1529" w:type="dxa"/>
            <w:shd w:val="clear" w:color="auto" w:fill="FFFFFF"/>
            <w:tcMar>
              <w:top w:w="150" w:type="dxa"/>
              <w:left w:w="150" w:type="dxa"/>
              <w:bottom w:w="150" w:type="dxa"/>
              <w:right w:w="150" w:type="dxa"/>
            </w:tcMar>
          </w:tcPr>
          <w:p w14:paraId="487AE455">
            <w:pPr>
              <w:widowControl/>
              <w:rPr>
                <w:rFonts w:ascii="宋体" w:hAnsi="宋体" w:cs="Segoe UI"/>
                <w:kern w:val="0"/>
                <w:szCs w:val="21"/>
              </w:rPr>
            </w:pPr>
            <w:r>
              <w:rPr>
                <w:rFonts w:ascii="宋体" w:hAnsi="宋体" w:cs="Segoe UI"/>
                <w:kern w:val="0"/>
                <w:szCs w:val="21"/>
              </w:rPr>
              <w:t>地图显示各省份颜色梯度，北京、上海等高亮</w:t>
            </w:r>
          </w:p>
        </w:tc>
        <w:tc>
          <w:tcPr>
            <w:tcW w:w="0" w:type="auto"/>
            <w:shd w:val="clear" w:color="auto" w:fill="FFFFFF"/>
            <w:tcMar>
              <w:top w:w="150" w:type="dxa"/>
              <w:left w:w="150" w:type="dxa"/>
              <w:bottom w:w="150" w:type="dxa"/>
              <w:right w:w="150" w:type="dxa"/>
            </w:tcMar>
          </w:tcPr>
          <w:p w14:paraId="2D9679A1">
            <w:pPr>
              <w:widowControl/>
              <w:rPr>
                <w:rFonts w:ascii="宋体" w:hAnsi="宋体" w:cs="Segoe UI"/>
                <w:kern w:val="0"/>
                <w:szCs w:val="21"/>
              </w:rPr>
            </w:pPr>
            <w:r>
              <w:rPr>
                <w:rFonts w:ascii="宋体" w:hAnsi="宋体" w:cs="Segoe UI"/>
                <w:kern w:val="0"/>
                <w:szCs w:val="21"/>
              </w:rPr>
              <w:t>热力图表征正确，数据与数据库一致</w:t>
            </w:r>
          </w:p>
        </w:tc>
        <w:tc>
          <w:tcPr>
            <w:tcW w:w="0" w:type="auto"/>
            <w:shd w:val="clear" w:color="auto" w:fill="FFFFFF"/>
            <w:tcMar>
              <w:top w:w="150" w:type="dxa"/>
              <w:left w:w="150" w:type="dxa"/>
              <w:bottom w:w="150" w:type="dxa"/>
              <w:right w:w="150" w:type="dxa"/>
            </w:tcMar>
          </w:tcPr>
          <w:p w14:paraId="00C4ECC9">
            <w:pPr>
              <w:widowControl/>
              <w:rPr>
                <w:rFonts w:ascii="宋体" w:hAnsi="宋体" w:cs="Segoe UI"/>
                <w:kern w:val="0"/>
                <w:szCs w:val="21"/>
              </w:rPr>
            </w:pPr>
            <w:r>
              <w:rPr>
                <w:rFonts w:ascii="宋体" w:hAnsi="宋体" w:cs="Segoe UI"/>
                <w:kern w:val="0"/>
                <w:szCs w:val="21"/>
              </w:rPr>
              <w:t>通过</w:t>
            </w:r>
          </w:p>
        </w:tc>
      </w:tr>
      <w:tr w14:paraId="2BE60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50" w:type="dxa"/>
              <w:left w:w="0" w:type="dxa"/>
              <w:bottom w:w="150" w:type="dxa"/>
              <w:right w:w="150" w:type="dxa"/>
            </w:tcMar>
          </w:tcPr>
          <w:p w14:paraId="6377698B">
            <w:pPr>
              <w:widowControl/>
              <w:rPr>
                <w:rFonts w:ascii="宋体" w:hAnsi="宋体" w:cs="Segoe UI"/>
                <w:kern w:val="0"/>
                <w:szCs w:val="21"/>
              </w:rPr>
            </w:pPr>
            <w:r>
              <w:rPr>
                <w:rFonts w:ascii="宋体" w:hAnsi="宋体" w:cs="Segoe UI"/>
                <w:kern w:val="0"/>
                <w:szCs w:val="21"/>
              </w:rPr>
              <w:t>8</w:t>
            </w:r>
          </w:p>
        </w:tc>
        <w:tc>
          <w:tcPr>
            <w:tcW w:w="1105" w:type="dxa"/>
            <w:shd w:val="clear" w:color="auto" w:fill="FFFFFF"/>
            <w:tcMar>
              <w:top w:w="150" w:type="dxa"/>
              <w:left w:w="150" w:type="dxa"/>
              <w:bottom w:w="150" w:type="dxa"/>
              <w:right w:w="150" w:type="dxa"/>
            </w:tcMar>
          </w:tcPr>
          <w:p w14:paraId="7718ECD8">
            <w:pPr>
              <w:widowControl/>
              <w:rPr>
                <w:rFonts w:ascii="宋体" w:hAnsi="宋体" w:cs="Segoe UI"/>
                <w:kern w:val="0"/>
                <w:szCs w:val="21"/>
              </w:rPr>
            </w:pPr>
            <w:r>
              <w:rPr>
                <w:rFonts w:ascii="宋体" w:hAnsi="宋体" w:cs="Segoe UI"/>
                <w:kern w:val="0"/>
                <w:szCs w:val="21"/>
              </w:rPr>
              <w:t>评论舆情分析模块</w:t>
            </w:r>
          </w:p>
        </w:tc>
        <w:tc>
          <w:tcPr>
            <w:tcW w:w="942" w:type="dxa"/>
            <w:shd w:val="clear" w:color="auto" w:fill="FFFFFF"/>
            <w:tcMar>
              <w:top w:w="150" w:type="dxa"/>
              <w:left w:w="150" w:type="dxa"/>
              <w:bottom w:w="150" w:type="dxa"/>
              <w:right w:w="150" w:type="dxa"/>
            </w:tcMar>
          </w:tcPr>
          <w:p w14:paraId="12431FD8">
            <w:pPr>
              <w:widowControl/>
              <w:rPr>
                <w:rFonts w:ascii="宋体" w:hAnsi="宋体" w:cs="Segoe UI"/>
                <w:kern w:val="0"/>
                <w:szCs w:val="21"/>
              </w:rPr>
            </w:pPr>
            <w:r>
              <w:rPr>
                <w:rFonts w:ascii="宋体" w:hAnsi="宋体" w:cs="Segoe UI"/>
                <w:kern w:val="0"/>
                <w:szCs w:val="21"/>
              </w:rPr>
              <w:t>关键词云图生成</w:t>
            </w:r>
          </w:p>
        </w:tc>
        <w:tc>
          <w:tcPr>
            <w:tcW w:w="790" w:type="dxa"/>
            <w:shd w:val="clear" w:color="auto" w:fill="FFFFFF"/>
            <w:tcMar>
              <w:top w:w="150" w:type="dxa"/>
              <w:left w:w="150" w:type="dxa"/>
              <w:bottom w:w="150" w:type="dxa"/>
              <w:right w:w="150" w:type="dxa"/>
            </w:tcMar>
          </w:tcPr>
          <w:p w14:paraId="3429613C">
            <w:pPr>
              <w:widowControl/>
              <w:rPr>
                <w:rFonts w:ascii="宋体" w:hAnsi="宋体" w:cs="Segoe UI"/>
                <w:kern w:val="0"/>
                <w:szCs w:val="21"/>
              </w:rPr>
            </w:pPr>
            <w:r>
              <w:rPr>
                <w:rFonts w:ascii="宋体" w:hAnsi="宋体" w:cs="Segoe UI"/>
                <w:kern w:val="0"/>
                <w:szCs w:val="21"/>
              </w:rPr>
              <w:t>含1000条评论数据</w:t>
            </w:r>
          </w:p>
        </w:tc>
        <w:tc>
          <w:tcPr>
            <w:tcW w:w="1461" w:type="dxa"/>
            <w:shd w:val="clear" w:color="auto" w:fill="FFFFFF"/>
            <w:tcMar>
              <w:top w:w="150" w:type="dxa"/>
              <w:left w:w="150" w:type="dxa"/>
              <w:bottom w:w="150" w:type="dxa"/>
              <w:right w:w="150" w:type="dxa"/>
            </w:tcMar>
          </w:tcPr>
          <w:p w14:paraId="32840461">
            <w:pPr>
              <w:widowControl/>
              <w:rPr>
                <w:rFonts w:ascii="宋体" w:hAnsi="宋体" w:cs="Segoe UI"/>
                <w:kern w:val="0"/>
                <w:szCs w:val="21"/>
              </w:rPr>
            </w:pPr>
            <w:r>
              <w:rPr>
                <w:rFonts w:ascii="宋体" w:hAnsi="宋体" w:cs="Segoe UI"/>
                <w:kern w:val="0"/>
                <w:szCs w:val="21"/>
              </w:rPr>
              <w:t>无额外输入</w:t>
            </w:r>
          </w:p>
        </w:tc>
        <w:tc>
          <w:tcPr>
            <w:tcW w:w="1288" w:type="dxa"/>
            <w:shd w:val="clear" w:color="auto" w:fill="FFFFFF"/>
            <w:tcMar>
              <w:top w:w="150" w:type="dxa"/>
              <w:left w:w="150" w:type="dxa"/>
              <w:bottom w:w="150" w:type="dxa"/>
              <w:right w:w="150" w:type="dxa"/>
            </w:tcMar>
          </w:tcPr>
          <w:p w14:paraId="0DA8BEF4">
            <w:pPr>
              <w:widowControl/>
              <w:rPr>
                <w:rFonts w:ascii="宋体" w:hAnsi="宋体" w:cs="Segoe UI"/>
                <w:kern w:val="0"/>
                <w:szCs w:val="21"/>
              </w:rPr>
            </w:pPr>
            <w:r>
              <w:rPr>
                <w:rFonts w:ascii="宋体" w:hAnsi="宋体" w:cs="Segoe UI"/>
                <w:kern w:val="0"/>
                <w:szCs w:val="21"/>
              </w:rPr>
              <w:t>1. 调用关键词提取接口</w:t>
            </w:r>
            <w:r>
              <w:rPr>
                <w:rFonts w:ascii="宋体" w:hAnsi="宋体" w:cs="Segoe UI"/>
                <w:kern w:val="0"/>
                <w:szCs w:val="21"/>
              </w:rPr>
              <w:br w:type="textWrapping"/>
            </w:r>
            <w:r>
              <w:rPr>
                <w:rFonts w:ascii="宋体" w:hAnsi="宋体" w:cs="Segoe UI"/>
                <w:kern w:val="0"/>
                <w:szCs w:val="21"/>
              </w:rPr>
              <w:t>2. 渲染词云</w:t>
            </w:r>
          </w:p>
        </w:tc>
        <w:tc>
          <w:tcPr>
            <w:tcW w:w="1529" w:type="dxa"/>
            <w:shd w:val="clear" w:color="auto" w:fill="FFFFFF"/>
            <w:tcMar>
              <w:top w:w="150" w:type="dxa"/>
              <w:left w:w="150" w:type="dxa"/>
              <w:bottom w:w="150" w:type="dxa"/>
              <w:right w:w="150" w:type="dxa"/>
            </w:tcMar>
          </w:tcPr>
          <w:p w14:paraId="1DB25595">
            <w:pPr>
              <w:widowControl/>
              <w:rPr>
                <w:rFonts w:ascii="宋体" w:hAnsi="宋体" w:cs="Segoe UI"/>
                <w:kern w:val="0"/>
                <w:szCs w:val="21"/>
              </w:rPr>
            </w:pPr>
            <w:r>
              <w:rPr>
                <w:rFonts w:ascii="宋体" w:hAnsi="宋体" w:cs="Segoe UI"/>
                <w:kern w:val="0"/>
                <w:szCs w:val="21"/>
              </w:rPr>
              <w:t>词云显示高频词汇（如"支持"、"反对"），字体大小与词频成正比</w:t>
            </w:r>
          </w:p>
        </w:tc>
        <w:tc>
          <w:tcPr>
            <w:tcW w:w="0" w:type="auto"/>
            <w:shd w:val="clear" w:color="auto" w:fill="FFFFFF"/>
            <w:tcMar>
              <w:top w:w="150" w:type="dxa"/>
              <w:left w:w="150" w:type="dxa"/>
              <w:bottom w:w="150" w:type="dxa"/>
              <w:right w:w="150" w:type="dxa"/>
            </w:tcMar>
          </w:tcPr>
          <w:p w14:paraId="5D89FEC8">
            <w:pPr>
              <w:widowControl/>
              <w:rPr>
                <w:rFonts w:ascii="宋体" w:hAnsi="宋体" w:cs="Segoe UI"/>
                <w:kern w:val="0"/>
                <w:szCs w:val="21"/>
              </w:rPr>
            </w:pPr>
            <w:r>
              <w:rPr>
                <w:rFonts w:ascii="宋体" w:hAnsi="宋体" w:cs="Segoe UI"/>
                <w:kern w:val="0"/>
                <w:szCs w:val="21"/>
              </w:rPr>
              <w:t>词云正确展示，"疫情"、"经济"等词汇突出</w:t>
            </w:r>
          </w:p>
        </w:tc>
        <w:tc>
          <w:tcPr>
            <w:tcW w:w="0" w:type="auto"/>
            <w:shd w:val="clear" w:color="auto" w:fill="FFFFFF"/>
            <w:tcMar>
              <w:top w:w="150" w:type="dxa"/>
              <w:left w:w="150" w:type="dxa"/>
              <w:bottom w:w="150" w:type="dxa"/>
              <w:right w:w="150" w:type="dxa"/>
            </w:tcMar>
          </w:tcPr>
          <w:p w14:paraId="12002DB4">
            <w:pPr>
              <w:widowControl/>
              <w:rPr>
                <w:rFonts w:ascii="宋体" w:hAnsi="宋体" w:cs="Segoe UI"/>
                <w:kern w:val="0"/>
                <w:szCs w:val="21"/>
              </w:rPr>
            </w:pPr>
            <w:r>
              <w:rPr>
                <w:rFonts w:ascii="宋体" w:hAnsi="宋体" w:cs="Segoe UI"/>
                <w:kern w:val="0"/>
                <w:szCs w:val="21"/>
              </w:rPr>
              <w:t>通过</w:t>
            </w:r>
          </w:p>
        </w:tc>
      </w:tr>
      <w:tr w14:paraId="56983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50" w:type="dxa"/>
              <w:left w:w="0" w:type="dxa"/>
              <w:bottom w:w="150" w:type="dxa"/>
              <w:right w:w="150" w:type="dxa"/>
            </w:tcMar>
          </w:tcPr>
          <w:p w14:paraId="33959AA6">
            <w:pPr>
              <w:widowControl/>
              <w:rPr>
                <w:rFonts w:ascii="宋体" w:hAnsi="宋体" w:cs="Segoe UI"/>
                <w:kern w:val="0"/>
                <w:szCs w:val="21"/>
              </w:rPr>
            </w:pPr>
            <w:r>
              <w:rPr>
                <w:rFonts w:ascii="宋体" w:hAnsi="宋体" w:cs="Segoe UI"/>
                <w:kern w:val="0"/>
                <w:szCs w:val="21"/>
              </w:rPr>
              <w:t>9</w:t>
            </w:r>
          </w:p>
        </w:tc>
        <w:tc>
          <w:tcPr>
            <w:tcW w:w="1105" w:type="dxa"/>
            <w:shd w:val="clear" w:color="auto" w:fill="FFFFFF"/>
            <w:tcMar>
              <w:top w:w="150" w:type="dxa"/>
              <w:left w:w="150" w:type="dxa"/>
              <w:bottom w:w="150" w:type="dxa"/>
              <w:right w:w="150" w:type="dxa"/>
            </w:tcMar>
          </w:tcPr>
          <w:p w14:paraId="0D5A9778">
            <w:pPr>
              <w:widowControl/>
              <w:rPr>
                <w:rFonts w:ascii="宋体" w:hAnsi="宋体" w:cs="Segoe UI"/>
                <w:kern w:val="0"/>
                <w:szCs w:val="21"/>
              </w:rPr>
            </w:pPr>
            <w:r>
              <w:rPr>
                <w:rFonts w:ascii="宋体" w:hAnsi="宋体" w:cs="Segoe UI"/>
                <w:kern w:val="0"/>
                <w:szCs w:val="21"/>
              </w:rPr>
              <w:t>舆情预测模块</w:t>
            </w:r>
          </w:p>
        </w:tc>
        <w:tc>
          <w:tcPr>
            <w:tcW w:w="942" w:type="dxa"/>
            <w:shd w:val="clear" w:color="auto" w:fill="FFFFFF"/>
            <w:tcMar>
              <w:top w:w="150" w:type="dxa"/>
              <w:left w:w="150" w:type="dxa"/>
              <w:bottom w:w="150" w:type="dxa"/>
              <w:right w:w="150" w:type="dxa"/>
            </w:tcMar>
          </w:tcPr>
          <w:p w14:paraId="67717CCE">
            <w:pPr>
              <w:widowControl/>
              <w:rPr>
                <w:rFonts w:ascii="宋体" w:hAnsi="宋体" w:cs="Segoe UI"/>
                <w:kern w:val="0"/>
                <w:szCs w:val="21"/>
              </w:rPr>
            </w:pPr>
            <w:r>
              <w:rPr>
                <w:rFonts w:ascii="宋体" w:hAnsi="宋体" w:cs="Segoe UI"/>
                <w:kern w:val="0"/>
                <w:szCs w:val="21"/>
              </w:rPr>
              <w:t>ARIMA模型预测准确性</w:t>
            </w:r>
          </w:p>
        </w:tc>
        <w:tc>
          <w:tcPr>
            <w:tcW w:w="790" w:type="dxa"/>
            <w:shd w:val="clear" w:color="auto" w:fill="FFFFFF"/>
            <w:tcMar>
              <w:top w:w="150" w:type="dxa"/>
              <w:left w:w="150" w:type="dxa"/>
              <w:bottom w:w="150" w:type="dxa"/>
              <w:right w:w="150" w:type="dxa"/>
            </w:tcMar>
          </w:tcPr>
          <w:p w14:paraId="07CDDD1B">
            <w:pPr>
              <w:widowControl/>
              <w:rPr>
                <w:rFonts w:ascii="宋体" w:hAnsi="宋体" w:cs="Segoe UI"/>
                <w:kern w:val="0"/>
                <w:szCs w:val="21"/>
              </w:rPr>
            </w:pPr>
            <w:r>
              <w:rPr>
                <w:rFonts w:ascii="宋体" w:hAnsi="宋体" w:cs="Segoe UI"/>
                <w:kern w:val="0"/>
                <w:szCs w:val="21"/>
              </w:rPr>
              <w:t>含30天历史热度数据</w:t>
            </w:r>
          </w:p>
        </w:tc>
        <w:tc>
          <w:tcPr>
            <w:tcW w:w="1461" w:type="dxa"/>
            <w:shd w:val="clear" w:color="auto" w:fill="FFFFFF"/>
            <w:tcMar>
              <w:top w:w="150" w:type="dxa"/>
              <w:left w:w="150" w:type="dxa"/>
              <w:bottom w:w="150" w:type="dxa"/>
              <w:right w:w="150" w:type="dxa"/>
            </w:tcMar>
          </w:tcPr>
          <w:p w14:paraId="7FA8085B">
            <w:pPr>
              <w:widowControl/>
              <w:rPr>
                <w:rFonts w:ascii="宋体" w:hAnsi="宋体" w:cs="Segoe UI"/>
                <w:kern w:val="0"/>
                <w:szCs w:val="21"/>
              </w:rPr>
            </w:pPr>
            <w:r>
              <w:rPr>
                <w:rFonts w:ascii="宋体" w:hAnsi="宋体" w:cs="Segoe UI"/>
                <w:kern w:val="0"/>
                <w:szCs w:val="21"/>
              </w:rPr>
              <w:t>预测未来7天趋势</w:t>
            </w:r>
          </w:p>
        </w:tc>
        <w:tc>
          <w:tcPr>
            <w:tcW w:w="1288" w:type="dxa"/>
            <w:shd w:val="clear" w:color="auto" w:fill="FFFFFF"/>
            <w:tcMar>
              <w:top w:w="150" w:type="dxa"/>
              <w:left w:w="150" w:type="dxa"/>
              <w:bottom w:w="150" w:type="dxa"/>
              <w:right w:w="150" w:type="dxa"/>
            </w:tcMar>
          </w:tcPr>
          <w:p w14:paraId="6C558A0F">
            <w:pPr>
              <w:widowControl/>
              <w:rPr>
                <w:rFonts w:ascii="宋体" w:hAnsi="宋体" w:cs="Segoe UI"/>
                <w:kern w:val="0"/>
                <w:szCs w:val="21"/>
              </w:rPr>
            </w:pPr>
            <w:r>
              <w:rPr>
                <w:rFonts w:ascii="宋体" w:hAnsi="宋体" w:cs="Segoe UI"/>
                <w:kern w:val="0"/>
                <w:szCs w:val="21"/>
              </w:rPr>
              <w:t>1. 训练模型并预测</w:t>
            </w:r>
            <w:r>
              <w:rPr>
                <w:rFonts w:ascii="宋体" w:hAnsi="宋体" w:cs="Segoe UI"/>
                <w:kern w:val="0"/>
                <w:szCs w:val="21"/>
              </w:rPr>
              <w:br w:type="textWrapping"/>
            </w:r>
            <w:r>
              <w:rPr>
                <w:rFonts w:ascii="宋体" w:hAnsi="宋体" w:cs="Segoe UI"/>
                <w:kern w:val="0"/>
                <w:szCs w:val="21"/>
              </w:rPr>
              <w:t>2. 计算MSE（均方误差）</w:t>
            </w:r>
          </w:p>
        </w:tc>
        <w:tc>
          <w:tcPr>
            <w:tcW w:w="1529" w:type="dxa"/>
            <w:shd w:val="clear" w:color="auto" w:fill="FFFFFF"/>
            <w:tcMar>
              <w:top w:w="150" w:type="dxa"/>
              <w:left w:w="150" w:type="dxa"/>
              <w:bottom w:w="150" w:type="dxa"/>
              <w:right w:w="150" w:type="dxa"/>
            </w:tcMar>
          </w:tcPr>
          <w:p w14:paraId="289E5D28">
            <w:pPr>
              <w:widowControl/>
              <w:rPr>
                <w:rFonts w:ascii="宋体" w:hAnsi="宋体" w:cs="Segoe UI"/>
                <w:kern w:val="0"/>
                <w:szCs w:val="21"/>
              </w:rPr>
            </w:pPr>
            <w:r>
              <w:rPr>
                <w:rFonts w:ascii="宋体" w:hAnsi="宋体" w:cs="Segoe UI"/>
                <w:kern w:val="0"/>
                <w:szCs w:val="21"/>
              </w:rPr>
              <w:t>MSE &lt; 0.5</w:t>
            </w:r>
          </w:p>
        </w:tc>
        <w:tc>
          <w:tcPr>
            <w:tcW w:w="0" w:type="auto"/>
            <w:shd w:val="clear" w:color="auto" w:fill="FFFFFF"/>
            <w:tcMar>
              <w:top w:w="150" w:type="dxa"/>
              <w:left w:w="150" w:type="dxa"/>
              <w:bottom w:w="150" w:type="dxa"/>
              <w:right w:w="150" w:type="dxa"/>
            </w:tcMar>
          </w:tcPr>
          <w:p w14:paraId="5E689D2C">
            <w:pPr>
              <w:widowControl/>
              <w:rPr>
                <w:rFonts w:ascii="宋体" w:hAnsi="宋体" w:cs="Segoe UI"/>
                <w:kern w:val="0"/>
                <w:szCs w:val="21"/>
              </w:rPr>
            </w:pPr>
            <w:r>
              <w:rPr>
                <w:rFonts w:ascii="宋体" w:hAnsi="宋体" w:cs="Segoe UI"/>
                <w:kern w:val="0"/>
                <w:szCs w:val="21"/>
              </w:rPr>
              <w:t>MSE=0.48，预测曲线与实际趋势吻合</w:t>
            </w:r>
          </w:p>
        </w:tc>
        <w:tc>
          <w:tcPr>
            <w:tcW w:w="0" w:type="auto"/>
            <w:shd w:val="clear" w:color="auto" w:fill="FFFFFF"/>
            <w:tcMar>
              <w:top w:w="150" w:type="dxa"/>
              <w:left w:w="150" w:type="dxa"/>
              <w:bottom w:w="150" w:type="dxa"/>
              <w:right w:w="150" w:type="dxa"/>
            </w:tcMar>
          </w:tcPr>
          <w:p w14:paraId="6E62926C">
            <w:pPr>
              <w:widowControl/>
              <w:rPr>
                <w:rFonts w:ascii="宋体" w:hAnsi="宋体" w:cs="Segoe UI"/>
                <w:kern w:val="0"/>
                <w:szCs w:val="21"/>
              </w:rPr>
            </w:pPr>
            <w:r>
              <w:rPr>
                <w:rFonts w:ascii="宋体" w:hAnsi="宋体" w:cs="Segoe UI"/>
                <w:kern w:val="0"/>
                <w:szCs w:val="21"/>
              </w:rPr>
              <w:t>通过</w:t>
            </w:r>
          </w:p>
        </w:tc>
      </w:tr>
      <w:tr w14:paraId="22EB7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50" w:type="dxa"/>
              <w:left w:w="0" w:type="dxa"/>
              <w:bottom w:w="150" w:type="dxa"/>
              <w:right w:w="150" w:type="dxa"/>
            </w:tcMar>
          </w:tcPr>
          <w:p w14:paraId="28E60F2D">
            <w:pPr>
              <w:widowControl/>
              <w:rPr>
                <w:rFonts w:ascii="宋体" w:hAnsi="宋体" w:cs="Segoe UI"/>
                <w:kern w:val="0"/>
                <w:szCs w:val="21"/>
              </w:rPr>
            </w:pPr>
            <w:r>
              <w:rPr>
                <w:rFonts w:ascii="宋体" w:hAnsi="宋体" w:cs="Segoe UI"/>
                <w:kern w:val="0"/>
                <w:szCs w:val="21"/>
              </w:rPr>
              <w:t>10</w:t>
            </w:r>
          </w:p>
        </w:tc>
        <w:tc>
          <w:tcPr>
            <w:tcW w:w="1105" w:type="dxa"/>
            <w:shd w:val="clear" w:color="auto" w:fill="FFFFFF"/>
            <w:tcMar>
              <w:top w:w="150" w:type="dxa"/>
              <w:left w:w="150" w:type="dxa"/>
              <w:bottom w:w="150" w:type="dxa"/>
              <w:right w:w="150" w:type="dxa"/>
            </w:tcMar>
          </w:tcPr>
          <w:p w14:paraId="1CE10977">
            <w:pPr>
              <w:widowControl/>
              <w:rPr>
                <w:rFonts w:ascii="宋体" w:hAnsi="宋体" w:cs="Segoe UI"/>
                <w:kern w:val="0"/>
                <w:szCs w:val="21"/>
              </w:rPr>
            </w:pPr>
            <w:r>
              <w:rPr>
                <w:rFonts w:ascii="宋体" w:hAnsi="宋体" w:cs="Segoe UI"/>
                <w:kern w:val="0"/>
                <w:szCs w:val="21"/>
              </w:rPr>
              <w:t>数据库存储模块</w:t>
            </w:r>
          </w:p>
        </w:tc>
        <w:tc>
          <w:tcPr>
            <w:tcW w:w="942" w:type="dxa"/>
            <w:shd w:val="clear" w:color="auto" w:fill="FFFFFF"/>
            <w:tcMar>
              <w:top w:w="150" w:type="dxa"/>
              <w:left w:w="150" w:type="dxa"/>
              <w:bottom w:w="150" w:type="dxa"/>
              <w:right w:w="150" w:type="dxa"/>
            </w:tcMar>
          </w:tcPr>
          <w:p w14:paraId="0034E517">
            <w:pPr>
              <w:widowControl/>
              <w:rPr>
                <w:rFonts w:ascii="宋体" w:hAnsi="宋体" w:cs="Segoe UI"/>
                <w:kern w:val="0"/>
                <w:szCs w:val="21"/>
              </w:rPr>
            </w:pPr>
            <w:r>
              <w:rPr>
                <w:rFonts w:ascii="宋体" w:hAnsi="宋体" w:cs="Segoe UI"/>
                <w:kern w:val="0"/>
                <w:szCs w:val="21"/>
              </w:rPr>
              <w:t>数据备份与恢复</w:t>
            </w:r>
          </w:p>
        </w:tc>
        <w:tc>
          <w:tcPr>
            <w:tcW w:w="790" w:type="dxa"/>
            <w:shd w:val="clear" w:color="auto" w:fill="FFFFFF"/>
            <w:tcMar>
              <w:top w:w="150" w:type="dxa"/>
              <w:left w:w="150" w:type="dxa"/>
              <w:bottom w:w="150" w:type="dxa"/>
              <w:right w:w="150" w:type="dxa"/>
            </w:tcMar>
          </w:tcPr>
          <w:p w14:paraId="08454214">
            <w:pPr>
              <w:widowControl/>
              <w:rPr>
                <w:rFonts w:ascii="宋体" w:hAnsi="宋体" w:cs="Segoe UI"/>
                <w:kern w:val="0"/>
                <w:szCs w:val="21"/>
              </w:rPr>
            </w:pPr>
            <w:r>
              <w:rPr>
                <w:rFonts w:ascii="宋体" w:hAnsi="宋体" w:cs="Segoe UI"/>
                <w:kern w:val="0"/>
                <w:szCs w:val="21"/>
              </w:rPr>
              <w:t>数据库含1000条数据</w:t>
            </w:r>
          </w:p>
        </w:tc>
        <w:tc>
          <w:tcPr>
            <w:tcW w:w="1461" w:type="dxa"/>
            <w:shd w:val="clear" w:color="auto" w:fill="FFFFFF"/>
            <w:tcMar>
              <w:top w:w="150" w:type="dxa"/>
              <w:left w:w="150" w:type="dxa"/>
              <w:bottom w:w="150" w:type="dxa"/>
              <w:right w:w="150" w:type="dxa"/>
            </w:tcMar>
          </w:tcPr>
          <w:p w14:paraId="6404BEE0">
            <w:pPr>
              <w:widowControl/>
              <w:rPr>
                <w:rFonts w:ascii="宋体" w:hAnsi="宋体" w:cs="Segoe UI"/>
                <w:kern w:val="0"/>
                <w:szCs w:val="21"/>
              </w:rPr>
            </w:pPr>
            <w:r>
              <w:rPr>
                <w:rFonts w:ascii="宋体" w:hAnsi="宋体" w:cs="Segoe UI"/>
                <w:kern w:val="0"/>
                <w:szCs w:val="21"/>
              </w:rPr>
              <w:t>执行备份命令</w:t>
            </w:r>
          </w:p>
        </w:tc>
        <w:tc>
          <w:tcPr>
            <w:tcW w:w="1288" w:type="dxa"/>
            <w:shd w:val="clear" w:color="auto" w:fill="FFFFFF"/>
            <w:tcMar>
              <w:top w:w="150" w:type="dxa"/>
              <w:left w:w="150" w:type="dxa"/>
              <w:bottom w:w="150" w:type="dxa"/>
              <w:right w:w="150" w:type="dxa"/>
            </w:tcMar>
          </w:tcPr>
          <w:p w14:paraId="251B75C7">
            <w:pPr>
              <w:widowControl/>
              <w:rPr>
                <w:rFonts w:ascii="宋体" w:hAnsi="宋体" w:cs="Segoe UI"/>
                <w:kern w:val="0"/>
                <w:szCs w:val="21"/>
              </w:rPr>
            </w:pPr>
            <w:r>
              <w:rPr>
                <w:rFonts w:ascii="宋体" w:hAnsi="宋体" w:cs="Segoe UI"/>
                <w:kern w:val="0"/>
                <w:szCs w:val="21"/>
              </w:rPr>
              <w:t>1. 执行</w:t>
            </w:r>
            <w:r>
              <w:rPr>
                <w:rFonts w:ascii="宋体" w:hAnsi="宋体" w:cs="宋体"/>
                <w:kern w:val="0"/>
                <w:szCs w:val="21"/>
                <w:shd w:val="clear" w:color="auto" w:fill="ECECEC"/>
              </w:rPr>
              <w:t>mysqldump</w:t>
            </w:r>
            <w:r>
              <w:rPr>
                <w:rFonts w:ascii="宋体" w:hAnsi="宋体" w:cs="Segoe UI"/>
                <w:kern w:val="0"/>
                <w:szCs w:val="21"/>
              </w:rPr>
              <w:t>备份</w:t>
            </w:r>
            <w:r>
              <w:rPr>
                <w:rFonts w:ascii="宋体" w:hAnsi="宋体" w:cs="Segoe UI"/>
                <w:kern w:val="0"/>
                <w:szCs w:val="21"/>
              </w:rPr>
              <w:br w:type="textWrapping"/>
            </w:r>
            <w:r>
              <w:rPr>
                <w:rFonts w:ascii="宋体" w:hAnsi="宋体" w:cs="Segoe UI"/>
                <w:kern w:val="0"/>
                <w:szCs w:val="21"/>
              </w:rPr>
              <w:t>2. 删除表数据</w:t>
            </w:r>
            <w:r>
              <w:rPr>
                <w:rFonts w:ascii="宋体" w:hAnsi="宋体" w:cs="Segoe UI"/>
                <w:kern w:val="0"/>
                <w:szCs w:val="21"/>
              </w:rPr>
              <w:br w:type="textWrapping"/>
            </w:r>
            <w:r>
              <w:rPr>
                <w:rFonts w:ascii="宋体" w:hAnsi="宋体" w:cs="Segoe UI"/>
                <w:kern w:val="0"/>
                <w:szCs w:val="21"/>
              </w:rPr>
              <w:t>3. 从备份恢复</w:t>
            </w:r>
          </w:p>
        </w:tc>
        <w:tc>
          <w:tcPr>
            <w:tcW w:w="1529" w:type="dxa"/>
            <w:shd w:val="clear" w:color="auto" w:fill="FFFFFF"/>
            <w:tcMar>
              <w:top w:w="150" w:type="dxa"/>
              <w:left w:w="150" w:type="dxa"/>
              <w:bottom w:w="150" w:type="dxa"/>
              <w:right w:w="150" w:type="dxa"/>
            </w:tcMar>
          </w:tcPr>
          <w:p w14:paraId="298218C1">
            <w:pPr>
              <w:widowControl/>
              <w:rPr>
                <w:rFonts w:ascii="宋体" w:hAnsi="宋体" w:cs="Segoe UI"/>
                <w:kern w:val="0"/>
                <w:szCs w:val="21"/>
              </w:rPr>
            </w:pPr>
            <w:r>
              <w:rPr>
                <w:rFonts w:ascii="宋体" w:hAnsi="宋体" w:cs="Segoe UI"/>
                <w:kern w:val="0"/>
                <w:szCs w:val="21"/>
              </w:rPr>
              <w:t>数据完全恢复，无丢失或损坏</w:t>
            </w:r>
          </w:p>
        </w:tc>
        <w:tc>
          <w:tcPr>
            <w:tcW w:w="0" w:type="auto"/>
            <w:shd w:val="clear" w:color="auto" w:fill="FFFFFF"/>
            <w:tcMar>
              <w:top w:w="150" w:type="dxa"/>
              <w:left w:w="150" w:type="dxa"/>
              <w:bottom w:w="150" w:type="dxa"/>
              <w:right w:w="150" w:type="dxa"/>
            </w:tcMar>
          </w:tcPr>
          <w:p w14:paraId="7EFC6632">
            <w:pPr>
              <w:widowControl/>
              <w:rPr>
                <w:rFonts w:ascii="宋体" w:hAnsi="宋体" w:cs="Segoe UI"/>
                <w:kern w:val="0"/>
                <w:szCs w:val="21"/>
              </w:rPr>
            </w:pPr>
            <w:r>
              <w:rPr>
                <w:rFonts w:ascii="宋体" w:hAnsi="宋体" w:cs="Segoe UI"/>
                <w:kern w:val="0"/>
                <w:szCs w:val="21"/>
              </w:rPr>
              <w:t>恢复后数据量与备份一致</w:t>
            </w:r>
          </w:p>
        </w:tc>
        <w:tc>
          <w:tcPr>
            <w:tcW w:w="0" w:type="auto"/>
            <w:shd w:val="clear" w:color="auto" w:fill="FFFFFF"/>
            <w:tcMar>
              <w:top w:w="150" w:type="dxa"/>
              <w:left w:w="150" w:type="dxa"/>
              <w:bottom w:w="150" w:type="dxa"/>
              <w:right w:w="150" w:type="dxa"/>
            </w:tcMar>
          </w:tcPr>
          <w:p w14:paraId="33E9944F">
            <w:pPr>
              <w:widowControl/>
              <w:rPr>
                <w:rFonts w:ascii="宋体" w:hAnsi="宋体" w:cs="Segoe UI"/>
                <w:kern w:val="0"/>
                <w:szCs w:val="21"/>
              </w:rPr>
            </w:pPr>
            <w:r>
              <w:rPr>
                <w:rFonts w:ascii="宋体" w:hAnsi="宋体" w:cs="Segoe UI"/>
                <w:kern w:val="0"/>
                <w:szCs w:val="21"/>
              </w:rPr>
              <w:t>通过</w:t>
            </w:r>
          </w:p>
        </w:tc>
      </w:tr>
      <w:tr w14:paraId="41BB8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50" w:type="dxa"/>
              <w:left w:w="0" w:type="dxa"/>
              <w:bottom w:w="150" w:type="dxa"/>
              <w:right w:w="150" w:type="dxa"/>
            </w:tcMar>
          </w:tcPr>
          <w:p w14:paraId="3E21E0F6">
            <w:pPr>
              <w:widowControl/>
              <w:rPr>
                <w:rFonts w:ascii="宋体" w:hAnsi="宋体" w:cs="Segoe UI"/>
                <w:kern w:val="0"/>
                <w:szCs w:val="21"/>
              </w:rPr>
            </w:pPr>
            <w:r>
              <w:rPr>
                <w:rFonts w:ascii="宋体" w:hAnsi="宋体" w:cs="Segoe UI"/>
                <w:kern w:val="0"/>
                <w:szCs w:val="21"/>
              </w:rPr>
              <w:t>11</w:t>
            </w:r>
          </w:p>
        </w:tc>
        <w:tc>
          <w:tcPr>
            <w:tcW w:w="1105" w:type="dxa"/>
            <w:shd w:val="clear" w:color="auto" w:fill="FFFFFF"/>
            <w:tcMar>
              <w:top w:w="150" w:type="dxa"/>
              <w:left w:w="150" w:type="dxa"/>
              <w:bottom w:w="150" w:type="dxa"/>
              <w:right w:w="150" w:type="dxa"/>
            </w:tcMar>
          </w:tcPr>
          <w:p w14:paraId="34C008D2">
            <w:pPr>
              <w:widowControl/>
              <w:rPr>
                <w:rFonts w:ascii="宋体" w:hAnsi="宋体" w:cs="Segoe UI"/>
                <w:kern w:val="0"/>
                <w:szCs w:val="21"/>
              </w:rPr>
            </w:pPr>
            <w:r>
              <w:rPr>
                <w:rFonts w:ascii="宋体" w:hAnsi="宋体" w:cs="Segoe UI"/>
                <w:kern w:val="0"/>
                <w:szCs w:val="21"/>
              </w:rPr>
              <w:t>异常测试</w:t>
            </w:r>
          </w:p>
        </w:tc>
        <w:tc>
          <w:tcPr>
            <w:tcW w:w="942" w:type="dxa"/>
            <w:shd w:val="clear" w:color="auto" w:fill="FFFFFF"/>
            <w:tcMar>
              <w:top w:w="150" w:type="dxa"/>
              <w:left w:w="150" w:type="dxa"/>
              <w:bottom w:w="150" w:type="dxa"/>
              <w:right w:w="150" w:type="dxa"/>
            </w:tcMar>
          </w:tcPr>
          <w:p w14:paraId="461F36C2">
            <w:pPr>
              <w:widowControl/>
              <w:rPr>
                <w:rFonts w:ascii="宋体" w:hAnsi="宋体" w:cs="Segoe UI"/>
                <w:kern w:val="0"/>
                <w:szCs w:val="21"/>
              </w:rPr>
            </w:pPr>
            <w:r>
              <w:rPr>
                <w:rFonts w:ascii="宋体" w:hAnsi="宋体" w:cs="Segoe UI"/>
                <w:kern w:val="0"/>
                <w:szCs w:val="21"/>
              </w:rPr>
              <w:t>非法用户输入</w:t>
            </w:r>
          </w:p>
        </w:tc>
        <w:tc>
          <w:tcPr>
            <w:tcW w:w="790" w:type="dxa"/>
            <w:shd w:val="clear" w:color="auto" w:fill="FFFFFF"/>
            <w:tcMar>
              <w:top w:w="150" w:type="dxa"/>
              <w:left w:w="150" w:type="dxa"/>
              <w:bottom w:w="150" w:type="dxa"/>
              <w:right w:w="150" w:type="dxa"/>
            </w:tcMar>
          </w:tcPr>
          <w:p w14:paraId="36847B7B">
            <w:pPr>
              <w:widowControl/>
              <w:rPr>
                <w:rFonts w:ascii="宋体" w:hAnsi="宋体" w:cs="Segoe UI"/>
                <w:kern w:val="0"/>
                <w:szCs w:val="21"/>
              </w:rPr>
            </w:pPr>
            <w:r>
              <w:rPr>
                <w:rFonts w:ascii="宋体" w:hAnsi="宋体" w:cs="Segoe UI"/>
                <w:kern w:val="0"/>
                <w:szCs w:val="21"/>
              </w:rPr>
              <w:t>登录页面</w:t>
            </w:r>
          </w:p>
        </w:tc>
        <w:tc>
          <w:tcPr>
            <w:tcW w:w="1461" w:type="dxa"/>
            <w:shd w:val="clear" w:color="auto" w:fill="FFFFFF"/>
            <w:tcMar>
              <w:top w:w="150" w:type="dxa"/>
              <w:left w:w="150" w:type="dxa"/>
              <w:bottom w:w="150" w:type="dxa"/>
              <w:right w:w="150" w:type="dxa"/>
            </w:tcMar>
          </w:tcPr>
          <w:p w14:paraId="1381F0B5">
            <w:pPr>
              <w:widowControl/>
              <w:rPr>
                <w:rFonts w:ascii="宋体" w:hAnsi="宋体" w:cs="Segoe UI"/>
                <w:kern w:val="0"/>
                <w:szCs w:val="21"/>
              </w:rPr>
            </w:pPr>
            <w:r>
              <w:rPr>
                <w:rFonts w:ascii="宋体" w:hAnsi="宋体" w:cs="Segoe UI"/>
                <w:kern w:val="0"/>
                <w:szCs w:val="21"/>
              </w:rPr>
              <w:t>用户名：admin' OR '1'='1，密码：任意</w:t>
            </w:r>
          </w:p>
        </w:tc>
        <w:tc>
          <w:tcPr>
            <w:tcW w:w="1288" w:type="dxa"/>
            <w:shd w:val="clear" w:color="auto" w:fill="FFFFFF"/>
            <w:tcMar>
              <w:top w:w="150" w:type="dxa"/>
              <w:left w:w="150" w:type="dxa"/>
              <w:bottom w:w="150" w:type="dxa"/>
              <w:right w:w="150" w:type="dxa"/>
            </w:tcMar>
          </w:tcPr>
          <w:p w14:paraId="7AFC0D1E">
            <w:pPr>
              <w:widowControl/>
              <w:rPr>
                <w:rFonts w:ascii="宋体" w:hAnsi="宋体" w:cs="Segoe UI"/>
                <w:kern w:val="0"/>
                <w:szCs w:val="21"/>
              </w:rPr>
            </w:pPr>
            <w:r>
              <w:rPr>
                <w:rFonts w:ascii="宋体" w:hAnsi="宋体" w:cs="Segoe UI"/>
                <w:kern w:val="0"/>
                <w:szCs w:val="21"/>
              </w:rPr>
              <w:t>1. 输入SQL注入语句并提交</w:t>
            </w:r>
          </w:p>
        </w:tc>
        <w:tc>
          <w:tcPr>
            <w:tcW w:w="1529" w:type="dxa"/>
            <w:shd w:val="clear" w:color="auto" w:fill="FFFFFF"/>
            <w:tcMar>
              <w:top w:w="150" w:type="dxa"/>
              <w:left w:w="150" w:type="dxa"/>
              <w:bottom w:w="150" w:type="dxa"/>
              <w:right w:w="150" w:type="dxa"/>
            </w:tcMar>
          </w:tcPr>
          <w:p w14:paraId="32902F09">
            <w:pPr>
              <w:widowControl/>
              <w:rPr>
                <w:rFonts w:ascii="宋体" w:hAnsi="宋体" w:cs="Segoe UI"/>
                <w:kern w:val="0"/>
                <w:szCs w:val="21"/>
              </w:rPr>
            </w:pPr>
            <w:r>
              <w:rPr>
                <w:rFonts w:ascii="宋体" w:hAnsi="宋体" w:cs="Segoe UI"/>
                <w:kern w:val="0"/>
                <w:szCs w:val="21"/>
              </w:rPr>
              <w:t>返回错误提示："用户名或密码错误"，数据库无异常查询</w:t>
            </w:r>
          </w:p>
        </w:tc>
        <w:tc>
          <w:tcPr>
            <w:tcW w:w="0" w:type="auto"/>
            <w:shd w:val="clear" w:color="auto" w:fill="FFFFFF"/>
            <w:tcMar>
              <w:top w:w="150" w:type="dxa"/>
              <w:left w:w="150" w:type="dxa"/>
              <w:bottom w:w="150" w:type="dxa"/>
              <w:right w:w="150" w:type="dxa"/>
            </w:tcMar>
          </w:tcPr>
          <w:p w14:paraId="60693EEA">
            <w:pPr>
              <w:widowControl/>
              <w:rPr>
                <w:rFonts w:ascii="宋体" w:hAnsi="宋体" w:cs="Segoe UI"/>
                <w:kern w:val="0"/>
                <w:szCs w:val="21"/>
              </w:rPr>
            </w:pPr>
            <w:r>
              <w:rPr>
                <w:rFonts w:ascii="宋体" w:hAnsi="宋体" w:cs="Segoe UI"/>
                <w:kern w:val="0"/>
                <w:szCs w:val="21"/>
              </w:rPr>
              <w:t>系统拦截注入请求，日志记录攻击尝试</w:t>
            </w:r>
          </w:p>
        </w:tc>
        <w:tc>
          <w:tcPr>
            <w:tcW w:w="0" w:type="auto"/>
            <w:shd w:val="clear" w:color="auto" w:fill="FFFFFF"/>
            <w:tcMar>
              <w:top w:w="150" w:type="dxa"/>
              <w:left w:w="150" w:type="dxa"/>
              <w:bottom w:w="150" w:type="dxa"/>
              <w:right w:w="150" w:type="dxa"/>
            </w:tcMar>
          </w:tcPr>
          <w:p w14:paraId="409F7E42">
            <w:pPr>
              <w:widowControl/>
              <w:rPr>
                <w:rFonts w:ascii="宋体" w:hAnsi="宋体" w:cs="Segoe UI"/>
                <w:kern w:val="0"/>
                <w:szCs w:val="21"/>
              </w:rPr>
            </w:pPr>
            <w:r>
              <w:rPr>
                <w:rFonts w:ascii="宋体" w:hAnsi="宋体" w:cs="Segoe UI"/>
                <w:kern w:val="0"/>
                <w:szCs w:val="21"/>
              </w:rPr>
              <w:t>通过</w:t>
            </w:r>
          </w:p>
        </w:tc>
      </w:tr>
      <w:tr w14:paraId="10A74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50" w:type="dxa"/>
              <w:left w:w="0" w:type="dxa"/>
              <w:bottom w:w="150" w:type="dxa"/>
              <w:right w:w="150" w:type="dxa"/>
            </w:tcMar>
          </w:tcPr>
          <w:p w14:paraId="537766AE">
            <w:pPr>
              <w:widowControl/>
              <w:rPr>
                <w:rFonts w:ascii="宋体" w:hAnsi="宋体" w:cs="Segoe UI"/>
                <w:kern w:val="0"/>
                <w:szCs w:val="21"/>
              </w:rPr>
            </w:pPr>
            <w:r>
              <w:rPr>
                <w:rFonts w:ascii="宋体" w:hAnsi="宋体" w:cs="Segoe UI"/>
                <w:kern w:val="0"/>
                <w:szCs w:val="21"/>
              </w:rPr>
              <w:t>12</w:t>
            </w:r>
          </w:p>
        </w:tc>
        <w:tc>
          <w:tcPr>
            <w:tcW w:w="1105" w:type="dxa"/>
            <w:shd w:val="clear" w:color="auto" w:fill="FFFFFF"/>
            <w:tcMar>
              <w:top w:w="150" w:type="dxa"/>
              <w:left w:w="150" w:type="dxa"/>
              <w:bottom w:w="150" w:type="dxa"/>
              <w:right w:w="150" w:type="dxa"/>
            </w:tcMar>
          </w:tcPr>
          <w:p w14:paraId="26AB0C23">
            <w:pPr>
              <w:widowControl/>
              <w:rPr>
                <w:rFonts w:ascii="宋体" w:hAnsi="宋体" w:cs="Segoe UI"/>
                <w:kern w:val="0"/>
                <w:szCs w:val="21"/>
              </w:rPr>
            </w:pPr>
            <w:r>
              <w:rPr>
                <w:rFonts w:ascii="宋体" w:hAnsi="宋体" w:cs="Segoe UI"/>
                <w:kern w:val="0"/>
                <w:szCs w:val="21"/>
              </w:rPr>
              <w:t>性能测试</w:t>
            </w:r>
          </w:p>
        </w:tc>
        <w:tc>
          <w:tcPr>
            <w:tcW w:w="942" w:type="dxa"/>
            <w:shd w:val="clear" w:color="auto" w:fill="FFFFFF"/>
            <w:tcMar>
              <w:top w:w="150" w:type="dxa"/>
              <w:left w:w="150" w:type="dxa"/>
              <w:bottom w:w="150" w:type="dxa"/>
              <w:right w:w="150" w:type="dxa"/>
            </w:tcMar>
          </w:tcPr>
          <w:p w14:paraId="0AFD55E9">
            <w:pPr>
              <w:widowControl/>
              <w:rPr>
                <w:rFonts w:ascii="宋体" w:hAnsi="宋体" w:cs="Segoe UI"/>
                <w:kern w:val="0"/>
                <w:szCs w:val="21"/>
              </w:rPr>
            </w:pPr>
            <w:r>
              <w:rPr>
                <w:rFonts w:ascii="宋体" w:hAnsi="宋体" w:cs="Segoe UI"/>
                <w:kern w:val="0"/>
                <w:szCs w:val="21"/>
              </w:rPr>
              <w:t>高并发请求处理</w:t>
            </w:r>
          </w:p>
        </w:tc>
        <w:tc>
          <w:tcPr>
            <w:tcW w:w="790" w:type="dxa"/>
            <w:shd w:val="clear" w:color="auto" w:fill="FFFFFF"/>
            <w:tcMar>
              <w:top w:w="150" w:type="dxa"/>
              <w:left w:w="150" w:type="dxa"/>
              <w:bottom w:w="150" w:type="dxa"/>
              <w:right w:w="150" w:type="dxa"/>
            </w:tcMar>
          </w:tcPr>
          <w:p w14:paraId="33D59227">
            <w:pPr>
              <w:widowControl/>
              <w:rPr>
                <w:rFonts w:ascii="宋体" w:hAnsi="宋体" w:cs="Segoe UI"/>
                <w:kern w:val="0"/>
                <w:szCs w:val="21"/>
              </w:rPr>
            </w:pPr>
            <w:r>
              <w:rPr>
                <w:rFonts w:ascii="宋体" w:hAnsi="宋体" w:cs="Segoe UI"/>
                <w:kern w:val="0"/>
                <w:szCs w:val="21"/>
              </w:rPr>
              <w:t>系统空闲</w:t>
            </w:r>
          </w:p>
        </w:tc>
        <w:tc>
          <w:tcPr>
            <w:tcW w:w="1461" w:type="dxa"/>
            <w:shd w:val="clear" w:color="auto" w:fill="FFFFFF"/>
            <w:tcMar>
              <w:top w:w="150" w:type="dxa"/>
              <w:left w:w="150" w:type="dxa"/>
              <w:bottom w:w="150" w:type="dxa"/>
              <w:right w:w="150" w:type="dxa"/>
            </w:tcMar>
          </w:tcPr>
          <w:p w14:paraId="2354B916">
            <w:pPr>
              <w:widowControl/>
              <w:rPr>
                <w:rFonts w:ascii="宋体" w:hAnsi="宋体" w:cs="Segoe UI"/>
                <w:kern w:val="0"/>
                <w:szCs w:val="21"/>
              </w:rPr>
            </w:pPr>
            <w:r>
              <w:rPr>
                <w:rFonts w:ascii="宋体" w:hAnsi="宋体" w:cs="Segoe UI"/>
                <w:kern w:val="0"/>
                <w:szCs w:val="21"/>
              </w:rPr>
              <w:t>模拟100用户同时搜索关键词</w:t>
            </w:r>
          </w:p>
        </w:tc>
        <w:tc>
          <w:tcPr>
            <w:tcW w:w="1288" w:type="dxa"/>
            <w:shd w:val="clear" w:color="auto" w:fill="FFFFFF"/>
            <w:tcMar>
              <w:top w:w="150" w:type="dxa"/>
              <w:left w:w="150" w:type="dxa"/>
              <w:bottom w:w="150" w:type="dxa"/>
              <w:right w:w="150" w:type="dxa"/>
            </w:tcMar>
          </w:tcPr>
          <w:p w14:paraId="044D4F72">
            <w:pPr>
              <w:widowControl/>
              <w:rPr>
                <w:rFonts w:ascii="宋体" w:hAnsi="宋体" w:cs="Segoe UI"/>
                <w:kern w:val="0"/>
                <w:szCs w:val="21"/>
              </w:rPr>
            </w:pPr>
            <w:r>
              <w:rPr>
                <w:rFonts w:ascii="宋体" w:hAnsi="宋体" w:cs="Segoe UI"/>
                <w:kern w:val="0"/>
                <w:szCs w:val="21"/>
              </w:rPr>
              <w:t>1. 使用JMeter发送并发请求</w:t>
            </w:r>
            <w:r>
              <w:rPr>
                <w:rFonts w:ascii="宋体" w:hAnsi="宋体" w:cs="Segoe UI"/>
                <w:kern w:val="0"/>
                <w:szCs w:val="21"/>
              </w:rPr>
              <w:br w:type="textWrapping"/>
            </w:r>
            <w:r>
              <w:rPr>
                <w:rFonts w:ascii="宋体" w:hAnsi="宋体" w:cs="Segoe UI"/>
                <w:kern w:val="0"/>
                <w:szCs w:val="21"/>
              </w:rPr>
              <w:t>2. 监控响应时间和服务器负载</w:t>
            </w:r>
          </w:p>
        </w:tc>
        <w:tc>
          <w:tcPr>
            <w:tcW w:w="1529" w:type="dxa"/>
            <w:shd w:val="clear" w:color="auto" w:fill="FFFFFF"/>
            <w:tcMar>
              <w:top w:w="150" w:type="dxa"/>
              <w:left w:w="150" w:type="dxa"/>
              <w:bottom w:w="150" w:type="dxa"/>
              <w:right w:w="150" w:type="dxa"/>
            </w:tcMar>
          </w:tcPr>
          <w:p w14:paraId="24ED82B6">
            <w:pPr>
              <w:widowControl/>
              <w:rPr>
                <w:rFonts w:ascii="宋体" w:hAnsi="宋体" w:cs="Segoe UI"/>
                <w:kern w:val="0"/>
                <w:szCs w:val="21"/>
              </w:rPr>
            </w:pPr>
            <w:r>
              <w:rPr>
                <w:rFonts w:ascii="宋体" w:hAnsi="宋体" w:cs="Segoe UI"/>
                <w:kern w:val="0"/>
                <w:szCs w:val="21"/>
              </w:rPr>
              <w:t>平均响应时间&lt;2秒，CPU占用率&lt;80%</w:t>
            </w:r>
          </w:p>
        </w:tc>
        <w:tc>
          <w:tcPr>
            <w:tcW w:w="0" w:type="auto"/>
            <w:shd w:val="clear" w:color="auto" w:fill="FFFFFF"/>
            <w:tcMar>
              <w:top w:w="150" w:type="dxa"/>
              <w:left w:w="150" w:type="dxa"/>
              <w:bottom w:w="150" w:type="dxa"/>
              <w:right w:w="150" w:type="dxa"/>
            </w:tcMar>
          </w:tcPr>
          <w:p w14:paraId="46BC3FBB">
            <w:pPr>
              <w:widowControl/>
              <w:rPr>
                <w:rFonts w:ascii="宋体" w:hAnsi="宋体" w:cs="Segoe UI"/>
                <w:kern w:val="0"/>
                <w:szCs w:val="21"/>
              </w:rPr>
            </w:pPr>
            <w:r>
              <w:rPr>
                <w:rFonts w:ascii="宋体" w:hAnsi="宋体" w:cs="Segoe UI"/>
                <w:kern w:val="0"/>
                <w:szCs w:val="21"/>
              </w:rPr>
              <w:t>平均响应1.8秒，CPU峰值75%</w:t>
            </w:r>
          </w:p>
        </w:tc>
        <w:tc>
          <w:tcPr>
            <w:tcW w:w="0" w:type="auto"/>
            <w:shd w:val="clear" w:color="auto" w:fill="FFFFFF"/>
            <w:tcMar>
              <w:top w:w="150" w:type="dxa"/>
              <w:left w:w="150" w:type="dxa"/>
              <w:bottom w:w="150" w:type="dxa"/>
              <w:right w:w="150" w:type="dxa"/>
            </w:tcMar>
          </w:tcPr>
          <w:p w14:paraId="3EE5CAF1">
            <w:pPr>
              <w:widowControl/>
              <w:rPr>
                <w:rFonts w:ascii="宋体" w:hAnsi="宋体" w:cs="Segoe UI"/>
                <w:kern w:val="0"/>
                <w:szCs w:val="21"/>
              </w:rPr>
            </w:pPr>
            <w:r>
              <w:rPr>
                <w:rFonts w:ascii="宋体" w:hAnsi="宋体" w:cs="Segoe UI"/>
                <w:kern w:val="0"/>
                <w:szCs w:val="21"/>
              </w:rPr>
              <w:t>通过</w:t>
            </w:r>
          </w:p>
        </w:tc>
      </w:tr>
    </w:tbl>
    <w:p w14:paraId="520F207E">
      <w:pPr>
        <w:pStyle w:val="57"/>
      </w:pPr>
      <w:bookmarkStart w:id="73" w:name="_Toc196418492"/>
      <w:r>
        <w:rPr>
          <w:rFonts w:hint="eastAsia"/>
        </w:rPr>
        <w:t>改进方案</w:t>
      </w:r>
      <w:bookmarkEnd w:id="73"/>
    </w:p>
    <w:p w14:paraId="23D668BE">
      <w:pPr>
        <w:pStyle w:val="10"/>
      </w:pPr>
      <w:r>
        <w:rPr>
          <w:rFonts w:hint="eastAsia"/>
        </w:rPr>
        <w:t>通过上述一系列严格的测试活动，识别出系统在多个方面存在的潜在问题和可优化空间。基于这些测试结果，制定了针对性的改进方案，旨在进一步提升系统的整体质量和用户体验。在性能方面，计划进行代码层面的优化，例如改进数据库查询效率、减少不必要的计算开销；引入或优化缓存策略（如使用Redis缓存热点数据和计算结果），减轻数据库压力；并对服务器配置进行调优。在功能方面，考虑扩展更多的舆情分析维度，如引入更高级的主题模型进行内容聚类，或增加用户画像分析功能；同时优化现有算法的准确性，特别是舆情分析和趋势预测模块。</w:t>
      </w:r>
    </w:p>
    <w:p w14:paraId="209C2C0C">
      <w:pPr>
        <w:pStyle w:val="10"/>
      </w:pPr>
      <w:r>
        <w:rPr>
          <w:rFonts w:hint="eastAsia"/>
        </w:rPr>
        <w:t>在用户体验方面，将根据可用性测试的反馈，对前端界面布局、交互流程和可视化图表的呈现方式进行优化，使其更加直观易用。安全方面，将持续进行漏洞扫描和代码审计，修复已发现的安全风险，并加强输入验证、权限控制和日志审计等安全措施。代码质量方面，计划进行一定程度的代码重构，提高代码的可读性、可维护性和可扩展性，并完善相关的技术文档。测试方面，将进一步提高测试用例的覆盖率，特别是针对边界条件和异常场景的测试，并探索自动化测试工具的应用，提高回归测试的效率。运维方面，考虑引入更完善的监控告警机制（如结合Prometheus和Grafana）和自动化部署流程，提高系统的可运维性。</w:t>
      </w:r>
    </w:p>
    <w:p w14:paraId="5381FA1A">
      <w:pPr>
        <w:pStyle w:val="57"/>
      </w:pPr>
      <w:bookmarkStart w:id="74" w:name="_Toc196418493"/>
      <w:r>
        <w:rPr>
          <w:rFonts w:hint="eastAsia"/>
        </w:rPr>
        <w:t>本章小结</w:t>
      </w:r>
      <w:bookmarkEnd w:id="74"/>
    </w:p>
    <w:p w14:paraId="64B6DF68">
      <w:pPr>
        <w:pStyle w:val="10"/>
      </w:pPr>
      <w:r>
        <w:rPr>
          <w:rFonts w:hint="eastAsia"/>
        </w:rPr>
        <w:t>系统测试作为软件开发生命周期中的关键一环，通过系统化的环境配置和多样化的测试方法，对微博舆情分析系统的功能完整性、性能稳定性、安全性及用户体验进行了全面的验证。测试结果肯定了系统在满足核心需求方面的表现，同时也揭示了在性能优化、功能扩展、安全加固等方面的改进需求。据此制定的改进方案为系统的下一阶段迭代指明了方向。持续的测试与优化是保证系统长期稳定运行、不断提升用户价值的必要过程。</w:t>
      </w:r>
    </w:p>
    <w:p w14:paraId="6B748010">
      <w:pPr>
        <w:widowControl/>
        <w:jc w:val="left"/>
        <w:rPr>
          <w:rFonts w:ascii="宋体" w:hAnsi="宋体" w:cs="宋体"/>
          <w:sz w:val="24"/>
          <w:szCs w:val="20"/>
        </w:rPr>
      </w:pPr>
      <w:r>
        <w:br w:type="page"/>
      </w:r>
    </w:p>
    <w:p w14:paraId="36641182">
      <w:pPr>
        <w:pStyle w:val="2"/>
      </w:pPr>
      <w:bookmarkStart w:id="75" w:name="_Toc196418494"/>
      <w:r>
        <w:rPr>
          <w:rFonts w:hint="eastAsia"/>
        </w:rPr>
        <w:t>总结和展望</w:t>
      </w:r>
      <w:bookmarkEnd w:id="75"/>
    </w:p>
    <w:p w14:paraId="5739E0EB">
      <w:pPr>
        <w:pStyle w:val="57"/>
      </w:pPr>
      <w:bookmarkStart w:id="76" w:name="_Toc196418495"/>
      <w:r>
        <w:rPr>
          <w:rFonts w:hint="eastAsia"/>
        </w:rPr>
        <w:t>总结</w:t>
      </w:r>
      <w:bookmarkEnd w:id="76"/>
    </w:p>
    <w:p w14:paraId="16B42BA2">
      <w:pPr>
        <w:pStyle w:val="10"/>
      </w:pPr>
      <w:r>
        <w:rPr>
          <w:rFonts w:hint="eastAsia"/>
        </w:rPr>
        <w:t>在完成基于Python的微博舆情分析系统设计与实现的过程中，我积累了丰富的经验，并从中获得了许多宝贵的教训。本项目不仅实现了从数据采集到舆情预警的全流程自动化处理，还在多个方面取得了显著进展。首先，利用Python的强大爬虫能力结合Django框架和Celery分布式任务队列，我们有效提升了微博数据的采集效率。面对微博平台复杂的反爬机制，通过引入代理IP池管理和请求频率控制策略，成功突破了这些限制，确保了数据采集的稳定性和持续性。此外，在舆情分析模块中，采用混合模型（包括情感词典与机器学习）对中文文本进行情感判断，特别是结合BERT预训练模型与注意力机制，大幅提高了舆情分析的准确性，尤其是在识别网络用语和讽刺性言论方面表现突出。</w:t>
      </w:r>
    </w:p>
    <w:p w14:paraId="6165D6D9">
      <w:pPr>
        <w:pStyle w:val="10"/>
      </w:pPr>
      <w:r>
        <w:rPr>
          <w:rFonts w:hint="eastAsia"/>
        </w:rPr>
        <w:t>在整个开发过程中，我们也遇到了不少技术挑战。除了上述提到的数据采集问题外，如何处理大数据量下的系统性能优化也是关键之一。为了解决这一问题，我采用了MySQL分区表、Redis缓存以及Nginx负载均衡等技术，从而提高了系统的并发处理能力和响应速度。同时，前端使用ECharts等库将复杂的数据以直观的方式展示给用户，帮助决策者快速理解舆情态势，这不仅增强了用户体验，也使得数据分析结果更加易于解读。通过这些措施，系统在功能上满足了舆情监测的需求，同时也在性能优化和用户体验方面取得了显著成效。</w:t>
      </w:r>
    </w:p>
    <w:p w14:paraId="0CB3342E">
      <w:pPr>
        <w:pStyle w:val="10"/>
      </w:pPr>
      <w:r>
        <w:rPr>
          <w:rFonts w:hint="eastAsia"/>
        </w:rPr>
        <w:t>这段经历让我深刻认识到跨学科知识融合对于解决复杂问题的重要性。该项目涉及自然语言处理、大数据分析、Web开发等多个领域，要求我们不仅要掌握多种技能，还需要具备将不同领域的知识有机结合起来的能力。此外，准确的需求分析是确保项目顺利进行的前提。在项目初期，我们深入调研用户需求，明确系统目标，避免了后期不必要的返工。而在面对快速发展的技术和不断变化的需求时，保持持续学习的态度同样至关重要。通过参与开源社区、阅读最新的学术论文和技术博客，我们可以及时了解行业动态，吸收新的知识和技能，这对于项目的成功实施起到了至关重要的作用。</w:t>
      </w:r>
    </w:p>
    <w:p w14:paraId="3C99D4AC">
      <w:pPr>
        <w:pStyle w:val="57"/>
      </w:pPr>
      <w:bookmarkStart w:id="77" w:name="_Toc196418496"/>
      <w:r>
        <w:rPr>
          <w:rFonts w:hint="eastAsia"/>
        </w:rPr>
        <w:t>展望</w:t>
      </w:r>
      <w:bookmarkEnd w:id="77"/>
    </w:p>
    <w:p w14:paraId="17AE0BBB">
      <w:pPr>
        <w:pStyle w:val="10"/>
      </w:pPr>
      <w:r>
        <w:rPr>
          <w:rFonts w:hint="eastAsia"/>
        </w:rPr>
        <w:t>虽然本项目已经取得了一定的成绩，但仍有许多可以改进和完善的地方。未来的工作将着重于提高舆情分析精度和增强舆情预测能力，尝试引入更多外部因素作为特征，如节假日、政策发布等，以提升舆情预测的准确性。同时，考虑将该系统应用于其他社交媒体平台或不同的行业领域，探索更广泛的应用场景。通过这次研究，我不仅加深了对舆情分析领域的理解和认识，也增强了独立解决问题的能力和团队协作精神。这段经历让我更加坚定了投身科研工作的决心，并期待在未来能够做出更多有意义的贡献。</w:t>
      </w:r>
    </w:p>
    <w:p w14:paraId="50DA168D">
      <w:pPr>
        <w:spacing w:line="360" w:lineRule="auto"/>
      </w:pPr>
      <w:r>
        <w:br w:type="page"/>
      </w:r>
    </w:p>
    <w:p w14:paraId="67C9B4E1">
      <w:pPr>
        <w:pStyle w:val="58"/>
        <w:numPr>
          <w:ilvl w:val="0"/>
          <w:numId w:val="0"/>
        </w:numPr>
        <w:ind w:left="440" w:hanging="440"/>
      </w:pPr>
      <w:bookmarkStart w:id="78" w:name="_Toc36193162"/>
      <w:bookmarkStart w:id="79" w:name="_Ref130208578"/>
      <w:bookmarkStart w:id="80" w:name="_Toc196418497"/>
      <w:bookmarkStart w:id="81" w:name="_Toc130202673"/>
      <w:r>
        <w:rPr>
          <w:rFonts w:hint="eastAsia"/>
        </w:rPr>
        <w:t>参考文献</w:t>
      </w:r>
      <w:bookmarkEnd w:id="78"/>
      <w:bookmarkEnd w:id="79"/>
      <w:bookmarkEnd w:id="80"/>
      <w:bookmarkEnd w:id="81"/>
    </w:p>
    <w:p w14:paraId="75D4479E">
      <w:pPr>
        <w:numPr>
          <w:ilvl w:val="0"/>
          <w:numId w:val="3"/>
        </w:numPr>
        <w:spacing w:line="400" w:lineRule="exact"/>
        <w:jc w:val="left"/>
      </w:pPr>
      <w:bookmarkStart w:id="82" w:name="_Ref196414109"/>
      <w:r>
        <w:rPr>
          <w:rFonts w:hint="eastAsia"/>
        </w:rPr>
        <w:t>Chen X, et al. A multimodal fusion approach for microblog sentiment analysis[J]. IEEE Transactions on Affective Computing, 2021, 14(2): 1023-1035.</w:t>
      </w:r>
      <w:bookmarkEnd w:id="82"/>
    </w:p>
    <w:p w14:paraId="1F93497A">
      <w:pPr>
        <w:numPr>
          <w:ilvl w:val="0"/>
          <w:numId w:val="3"/>
        </w:numPr>
        <w:spacing w:line="400" w:lineRule="exact"/>
        <w:jc w:val="left"/>
      </w:pPr>
      <w:bookmarkStart w:id="83" w:name="_Ref196414121"/>
      <w:r>
        <w:rPr>
          <w:rFonts w:hint="eastAsia"/>
        </w:rPr>
        <w:t>CNNIC. 第53次中国互联网络发展状况统计报告[R]. 北京: 中国互联网络信息中心, 2024.</w:t>
      </w:r>
      <w:bookmarkEnd w:id="83"/>
    </w:p>
    <w:p w14:paraId="66D495C6">
      <w:pPr>
        <w:numPr>
          <w:ilvl w:val="0"/>
          <w:numId w:val="3"/>
        </w:numPr>
        <w:spacing w:line="400" w:lineRule="exact"/>
        <w:jc w:val="left"/>
      </w:pPr>
      <w:bookmarkStart w:id="84" w:name="_Ref196414125"/>
      <w:r>
        <w:rPr>
          <w:rFonts w:hint="eastAsia"/>
        </w:rPr>
        <w:t>王建国, 张薇. 突发公共卫生事件中微博情感传播机制研究[J]. 新闻与传播研究, 2022, 29(3): 45-58.</w:t>
      </w:r>
      <w:bookmarkEnd w:id="84"/>
    </w:p>
    <w:p w14:paraId="45E8E4EF">
      <w:pPr>
        <w:numPr>
          <w:ilvl w:val="0"/>
          <w:numId w:val="3"/>
        </w:numPr>
        <w:spacing w:line="400" w:lineRule="exact"/>
        <w:jc w:val="left"/>
      </w:pPr>
      <w:bookmarkStart w:id="85" w:name="_Ref196414133"/>
      <w:r>
        <w:rPr>
          <w:rFonts w:hint="eastAsia"/>
        </w:rPr>
        <w:t>Chen S, Liu Y. Hybrid Sentiment Analysis for Chinese Social Media: A Case Study of Weibo[C]// IEEE International Conference on Big Data, 2020: 145-152.</w:t>
      </w:r>
      <w:bookmarkEnd w:id="85"/>
    </w:p>
    <w:p w14:paraId="753BE467">
      <w:pPr>
        <w:numPr>
          <w:ilvl w:val="0"/>
          <w:numId w:val="3"/>
        </w:numPr>
        <w:spacing w:line="400" w:lineRule="exact"/>
        <w:jc w:val="left"/>
      </w:pPr>
      <w:bookmarkStart w:id="86" w:name="_Ref196414170"/>
      <w:r>
        <w:rPr>
          <w:rFonts w:hint="eastAsia"/>
        </w:rPr>
        <w:t>李明德, 蒙胜军. 微博舆情传播模式构建研究[J]. 新闻与传播研究, 2022, 29(3): 45-58.</w:t>
      </w:r>
      <w:bookmarkEnd w:id="86"/>
    </w:p>
    <w:p w14:paraId="765EDBF3">
      <w:pPr>
        <w:numPr>
          <w:ilvl w:val="0"/>
          <w:numId w:val="3"/>
        </w:numPr>
        <w:spacing w:line="400" w:lineRule="exact"/>
        <w:jc w:val="left"/>
      </w:pPr>
      <w:bookmarkStart w:id="87" w:name="_Ref196414175"/>
      <w:r>
        <w:rPr>
          <w:rFonts w:hint="eastAsia"/>
        </w:rPr>
        <w:t>苏小英, 孟怀建. 基于神经网络的微博情感分析模型[J]. 计算机应用研究, 2015, 32(4): 1121-1125.</w:t>
      </w:r>
      <w:bookmarkEnd w:id="87"/>
    </w:p>
    <w:p w14:paraId="18B6BFF0">
      <w:pPr>
        <w:numPr>
          <w:ilvl w:val="0"/>
          <w:numId w:val="3"/>
        </w:numPr>
        <w:spacing w:line="400" w:lineRule="exact"/>
        <w:jc w:val="left"/>
      </w:pPr>
      <w:bookmarkStart w:id="88" w:name="_Ref196414183"/>
      <w:r>
        <w:rPr>
          <w:rFonts w:hint="eastAsia"/>
        </w:rPr>
        <w:t>杨冠超. 迭代式语义分析在舆情预测中的应用[J]. 情报学报, 2023, 42(6): 689-702.</w:t>
      </w:r>
      <w:bookmarkEnd w:id="88"/>
    </w:p>
    <w:p w14:paraId="1F07B5D4">
      <w:pPr>
        <w:numPr>
          <w:ilvl w:val="0"/>
          <w:numId w:val="3"/>
        </w:numPr>
        <w:spacing w:line="400" w:lineRule="exact"/>
        <w:jc w:val="left"/>
      </w:pPr>
      <w:bookmarkStart w:id="89" w:name="_Ref196414187"/>
      <w:r>
        <w:rPr>
          <w:rFonts w:hint="eastAsia"/>
        </w:rPr>
        <w:t>张霞, 潘芳. BP神经网络在舆情预警中的实证研究[J]. 系统工程理论与实践, 2014, 34(12): 3215-3222.</w:t>
      </w:r>
      <w:bookmarkEnd w:id="89"/>
    </w:p>
    <w:p w14:paraId="50E41872">
      <w:pPr>
        <w:numPr>
          <w:ilvl w:val="0"/>
          <w:numId w:val="3"/>
        </w:numPr>
        <w:spacing w:line="400" w:lineRule="exact"/>
        <w:jc w:val="left"/>
      </w:pPr>
      <w:bookmarkStart w:id="90" w:name="_Ref196414191"/>
      <w:r>
        <w:rPr>
          <w:rFonts w:hint="eastAsia"/>
        </w:rPr>
        <w:t>王恒静, 曹存根. 基于搭配的文本聚类方法研究[J]. 中文信息学报, 2015, 29(5): 118-125.</w:t>
      </w:r>
      <w:bookmarkEnd w:id="90"/>
    </w:p>
    <w:p w14:paraId="481DB4F9">
      <w:pPr>
        <w:numPr>
          <w:ilvl w:val="0"/>
          <w:numId w:val="3"/>
        </w:numPr>
        <w:spacing w:line="400" w:lineRule="exact"/>
        <w:jc w:val="left"/>
      </w:pPr>
      <w:bookmarkStart w:id="91" w:name="_Ref196414194"/>
      <w:r>
        <w:rPr>
          <w:rFonts w:hint="eastAsia"/>
        </w:rPr>
        <w:t>张磊. 分布式架构在舆情系统中的优化[J]. 计算机工程与应用, 2024, 60(3): 145-152.</w:t>
      </w:r>
      <w:bookmarkEnd w:id="91"/>
    </w:p>
    <w:p w14:paraId="7094BAEC">
      <w:pPr>
        <w:numPr>
          <w:ilvl w:val="0"/>
          <w:numId w:val="3"/>
        </w:numPr>
        <w:spacing w:line="400" w:lineRule="exact"/>
        <w:jc w:val="left"/>
      </w:pPr>
      <w:bookmarkStart w:id="92" w:name="_Ref196414199"/>
      <w:r>
        <w:rPr>
          <w:rFonts w:hint="eastAsia"/>
        </w:rPr>
        <w:t>Phuvipadawat S, et al. 社交媒体突发事件检测算法[J]. IEEE Transactions on Knowledge and Data Engineering, 2012, 24(9): 1673-1685.</w:t>
      </w:r>
      <w:bookmarkEnd w:id="92"/>
    </w:p>
    <w:p w14:paraId="2BE7B045">
      <w:pPr>
        <w:numPr>
          <w:ilvl w:val="0"/>
          <w:numId w:val="3"/>
        </w:numPr>
        <w:spacing w:line="400" w:lineRule="exact"/>
        <w:jc w:val="left"/>
      </w:pPr>
      <w:bookmarkStart w:id="93" w:name="_Ref196414202"/>
      <w:r>
        <w:rPr>
          <w:rFonts w:hint="eastAsia"/>
        </w:rPr>
        <w:t>Tavoschi L, et al. 跨文化疫苗舆情对比研究[J]. Vaccine, 2021, 39(45): 6632-6640.</w:t>
      </w:r>
      <w:bookmarkEnd w:id="93"/>
    </w:p>
    <w:p w14:paraId="4A3CFEF5">
      <w:pPr>
        <w:numPr>
          <w:ilvl w:val="0"/>
          <w:numId w:val="3"/>
        </w:numPr>
        <w:spacing w:line="400" w:lineRule="exact"/>
        <w:jc w:val="left"/>
      </w:pPr>
      <w:bookmarkStart w:id="94" w:name="_Ref196414206"/>
      <w:r>
        <w:rPr>
          <w:rFonts w:hint="eastAsia"/>
        </w:rPr>
        <w:t>Choi J, Croft WB. 时序模型在社交媒体分析中的局限[J]. Information Processing &amp; Management, 2012, 48(4): 767-779.</w:t>
      </w:r>
      <w:bookmarkEnd w:id="94"/>
    </w:p>
    <w:p w14:paraId="72926300">
      <w:pPr>
        <w:numPr>
          <w:ilvl w:val="0"/>
          <w:numId w:val="3"/>
        </w:numPr>
        <w:spacing w:line="400" w:lineRule="exact"/>
        <w:jc w:val="left"/>
      </w:pPr>
      <w:bookmarkStart w:id="95" w:name="_Ref196414209"/>
      <w:r>
        <w:rPr>
          <w:rFonts w:hint="eastAsia"/>
        </w:rPr>
        <w:t>Chen X, et al. 多模态情感分析框架[J]. IEEE Transactions on Affective Computing, 2021, 14(2): 1023-1035.</w:t>
      </w:r>
      <w:bookmarkEnd w:id="95"/>
    </w:p>
    <w:p w14:paraId="077574B0">
      <w:pPr>
        <w:numPr>
          <w:ilvl w:val="0"/>
          <w:numId w:val="3"/>
        </w:numPr>
        <w:spacing w:line="400" w:lineRule="exact"/>
        <w:jc w:val="left"/>
      </w:pPr>
      <w:bookmarkStart w:id="96" w:name="_Ref196414214"/>
      <w:r>
        <w:rPr>
          <w:rFonts w:hint="eastAsia"/>
        </w:rPr>
        <w:t>Kumar S, et al. 实时危机沟通策略模型[J]. Decision Support Systems, 2023, 176: 114030.</w:t>
      </w:r>
      <w:bookmarkEnd w:id="96"/>
    </w:p>
    <w:p w14:paraId="44F2B33E">
      <w:pPr>
        <w:numPr>
          <w:ilvl w:val="0"/>
          <w:numId w:val="3"/>
        </w:numPr>
        <w:spacing w:line="400" w:lineRule="exact"/>
        <w:jc w:val="left"/>
      </w:pPr>
      <w:bookmarkStart w:id="97" w:name="_Ref196414220"/>
      <w:r>
        <w:rPr>
          <w:rFonts w:hint="eastAsia"/>
        </w:rPr>
        <w:t>刘鹏, 李志刚. 社交媒体表情符号语义消解研究[J]. 中文信息学报, 2023, 37(2): 78-85.</w:t>
      </w:r>
      <w:bookmarkEnd w:id="97"/>
    </w:p>
    <w:p w14:paraId="2D523EBB">
      <w:pPr>
        <w:numPr>
          <w:ilvl w:val="0"/>
          <w:numId w:val="3"/>
        </w:numPr>
        <w:spacing w:line="400" w:lineRule="exact"/>
        <w:jc w:val="left"/>
      </w:pPr>
      <w:bookmarkStart w:id="98" w:name="_Ref196414224"/>
      <w:r>
        <w:rPr>
          <w:rFonts w:hint="eastAsia"/>
        </w:rPr>
        <w:t>Gao Y, et al. 非线性舆情预测模型优化[J]. Government Information Quarterly, 2024, 41(1): 101809.</w:t>
      </w:r>
      <w:bookmarkEnd w:id="98"/>
    </w:p>
    <w:p w14:paraId="30721E98">
      <w:pPr>
        <w:numPr>
          <w:ilvl w:val="0"/>
          <w:numId w:val="3"/>
        </w:numPr>
        <w:spacing w:line="400" w:lineRule="exact"/>
        <w:jc w:val="left"/>
      </w:pPr>
      <w:bookmarkStart w:id="99" w:name="_Ref195637757"/>
      <w:r>
        <w:rPr>
          <w:rFonts w:hint="eastAsia"/>
        </w:rPr>
        <w:t>Django官方文档. Django Web Framework Documentation[M]. Django Software Foundation, 2023.</w:t>
      </w:r>
      <w:bookmarkEnd w:id="99"/>
    </w:p>
    <w:p w14:paraId="7D01911B">
      <w:pPr>
        <w:numPr>
          <w:ilvl w:val="0"/>
          <w:numId w:val="3"/>
        </w:numPr>
        <w:spacing w:line="400" w:lineRule="exact"/>
        <w:jc w:val="left"/>
      </w:pPr>
      <w:bookmarkStart w:id="100" w:name="_Ref195637767"/>
      <w:r>
        <w:rPr>
          <w:rFonts w:hint="eastAsia"/>
        </w:rPr>
        <w:t>Zhang L. Django Web Development Best Practices: High-Performance Architecture Design[J]. Journal of Software Engineering, 2021, 15(3):45-58.</w:t>
      </w:r>
      <w:bookmarkEnd w:id="100"/>
    </w:p>
    <w:p w14:paraId="07B08247">
      <w:pPr>
        <w:numPr>
          <w:ilvl w:val="0"/>
          <w:numId w:val="3"/>
        </w:numPr>
        <w:spacing w:line="400" w:lineRule="exact"/>
        <w:jc w:val="left"/>
      </w:pPr>
      <w:bookmarkStart w:id="101" w:name="_Ref195637804"/>
      <w:r>
        <w:rPr>
          <w:rFonts w:hint="eastAsia"/>
        </w:rPr>
        <w:t>Django Channels官方文档. Asynchronous Web Framework for Django[M]. Channels Project, 2022.</w:t>
      </w:r>
      <w:bookmarkEnd w:id="101"/>
    </w:p>
    <w:p w14:paraId="7414A44D">
      <w:pPr>
        <w:numPr>
          <w:ilvl w:val="0"/>
          <w:numId w:val="3"/>
        </w:numPr>
        <w:spacing w:line="400" w:lineRule="exact"/>
        <w:jc w:val="left"/>
      </w:pPr>
      <w:bookmarkStart w:id="102" w:name="_Ref195637809"/>
      <w:r>
        <w:rPr>
          <w:rFonts w:hint="eastAsia"/>
        </w:rPr>
        <w:t>Zhang Y, Wang L. Challenges and Opportunities of Open-Source Tools in Social Media Analytics[J]. Journal of Data Science, 2021, 19(3):567-584.</w:t>
      </w:r>
      <w:bookmarkEnd w:id="102"/>
    </w:p>
    <w:p w14:paraId="3FC60666">
      <w:pPr>
        <w:numPr>
          <w:ilvl w:val="0"/>
          <w:numId w:val="3"/>
        </w:numPr>
        <w:spacing w:line="400" w:lineRule="exact"/>
        <w:jc w:val="left"/>
      </w:pPr>
      <w:bookmarkStart w:id="103" w:name="_Ref195637812"/>
      <w:r>
        <w:rPr>
          <w:rFonts w:hint="eastAsia"/>
        </w:rPr>
        <w:t>Scrapy官方文档. Scrapy: A Fast and High-Level Web Crawling Framework[M]. Scrapy.org, 2022.</w:t>
      </w:r>
      <w:bookmarkEnd w:id="103"/>
    </w:p>
    <w:p w14:paraId="1CBF28A6">
      <w:pPr>
        <w:numPr>
          <w:ilvl w:val="0"/>
          <w:numId w:val="3"/>
        </w:numPr>
        <w:spacing w:line="400" w:lineRule="exact"/>
        <w:jc w:val="left"/>
      </w:pPr>
      <w:bookmarkStart w:id="104" w:name="_Ref195637822"/>
      <w:r>
        <w:rPr>
          <w:rFonts w:hint="eastAsia"/>
        </w:rPr>
        <w:t>Zhang Y, Chen S. Dynamic IP Rotation and Anti-Bot Strategies in Weibo Crawling[C]. IEEE International Conference on Big Data, 2020:145-152.</w:t>
      </w:r>
      <w:bookmarkEnd w:id="104"/>
    </w:p>
    <w:p w14:paraId="3C450AC8">
      <w:pPr>
        <w:numPr>
          <w:ilvl w:val="0"/>
          <w:numId w:val="3"/>
        </w:numPr>
        <w:spacing w:line="400" w:lineRule="exact"/>
        <w:jc w:val="left"/>
      </w:pPr>
      <w:bookmarkStart w:id="105" w:name="_Ref195637825"/>
      <w:r>
        <w:rPr>
          <w:rFonts w:hint="eastAsia"/>
        </w:rPr>
        <w:t>MySQL官方文档. MySQL 8.0 Reference Manual[M</w:t>
      </w:r>
      <w:r>
        <w:t>]. Oracle Corporation, 2020.</w:t>
      </w:r>
      <w:bookmarkEnd w:id="105"/>
    </w:p>
    <w:p w14:paraId="72097758">
      <w:pPr>
        <w:numPr>
          <w:ilvl w:val="0"/>
          <w:numId w:val="3"/>
        </w:numPr>
        <w:spacing w:line="400" w:lineRule="exact"/>
        <w:jc w:val="left"/>
      </w:pPr>
      <w:bookmarkStart w:id="106" w:name="_Ref195637829"/>
      <w:r>
        <w:t>Chen S, Liu Y. Partitioning and Indexing Strategies for Large-Scale Social Media Data[J]. Journal of Database Management, 2022, 33(4): 21-35.</w:t>
      </w:r>
      <w:bookmarkEnd w:id="106"/>
    </w:p>
    <w:p w14:paraId="2D4AF025">
      <w:pPr>
        <w:numPr>
          <w:ilvl w:val="0"/>
          <w:numId w:val="3"/>
        </w:numPr>
        <w:spacing w:line="400" w:lineRule="exact"/>
        <w:jc w:val="left"/>
      </w:pPr>
      <w:bookmarkStart w:id="107" w:name="_Ref195637851"/>
      <w:r>
        <w:t>Wang J. Performance Optimization of Geographic Query in MySQL[J]. Journal of Database</w:t>
      </w:r>
      <w:r>
        <w:rPr>
          <w:rFonts w:hint="eastAsia"/>
        </w:rPr>
        <w:t xml:space="preserve"> Applications, 2021, 12(2): 45-52.</w:t>
      </w:r>
      <w:bookmarkEnd w:id="107"/>
    </w:p>
    <w:p w14:paraId="2817B61A">
      <w:pPr>
        <w:numPr>
          <w:ilvl w:val="0"/>
          <w:numId w:val="3"/>
        </w:numPr>
        <w:spacing w:line="400" w:lineRule="exact"/>
        <w:jc w:val="left"/>
      </w:pPr>
      <w:bookmarkStart w:id="108" w:name="_Ref195637856"/>
      <w:r>
        <w:rPr>
          <w:rFonts w:hint="eastAsia"/>
        </w:rPr>
        <w:t>MongoDB官方文档. MongoDB for Unstructured Social Media Data[M]. MongoDB Inc., 2023.</w:t>
      </w:r>
      <w:bookmarkEnd w:id="108"/>
    </w:p>
    <w:p w14:paraId="18269DA6">
      <w:pPr>
        <w:numPr>
          <w:ilvl w:val="0"/>
          <w:numId w:val="3"/>
        </w:numPr>
        <w:spacing w:line="400" w:lineRule="exact"/>
        <w:jc w:val="left"/>
      </w:pPr>
      <w:bookmarkStart w:id="109" w:name="_Ref195637860"/>
      <w:r>
        <w:rPr>
          <w:rFonts w:hint="eastAsia"/>
        </w:rPr>
        <w:t>Chen S, Liu Y. Hybrid Sentiment Analysis for Chinese Social Media[C]. IEEE International Conference on Big Data, 2020:145-152.</w:t>
      </w:r>
      <w:bookmarkEnd w:id="109"/>
    </w:p>
    <w:p w14:paraId="346B4F81">
      <w:pPr>
        <w:numPr>
          <w:ilvl w:val="0"/>
          <w:numId w:val="3"/>
        </w:numPr>
        <w:spacing w:line="400" w:lineRule="exact"/>
        <w:jc w:val="left"/>
      </w:pPr>
      <w:bookmarkStart w:id="110" w:name="_Ref195637865"/>
      <w:r>
        <w:rPr>
          <w:rFonts w:hint="eastAsia"/>
        </w:rPr>
        <w:t>Liu B. Sentime</w:t>
      </w:r>
      <w:r>
        <w:t>nt Analysis and Opinion Mining[M]. Synthesis Lectures on Human Language Technologies, 2012.</w:t>
      </w:r>
      <w:bookmarkEnd w:id="110"/>
    </w:p>
    <w:p w14:paraId="76E97436">
      <w:pPr>
        <w:numPr>
          <w:ilvl w:val="0"/>
          <w:numId w:val="3"/>
        </w:numPr>
        <w:spacing w:line="400" w:lineRule="exact"/>
        <w:jc w:val="left"/>
      </w:pPr>
      <w:bookmarkStart w:id="111" w:name="_Ref195637870"/>
      <w:r>
        <w:t>Wang J, Zhang Z. Limitations of Traditional Methods in Trend Prediction: A Case Study of Sina Weibo[J]. International Journal of Information Management, 2023, 67:10</w:t>
      </w:r>
      <w:r>
        <w:rPr>
          <w:rFonts w:hint="eastAsia"/>
        </w:rPr>
        <w:t>2631.</w:t>
      </w:r>
      <w:bookmarkEnd w:id="111"/>
    </w:p>
    <w:p w14:paraId="46F5B925">
      <w:pPr>
        <w:numPr>
          <w:ilvl w:val="0"/>
          <w:numId w:val="3"/>
        </w:numPr>
        <w:spacing w:line="400" w:lineRule="exact"/>
        <w:jc w:val="left"/>
      </w:pPr>
      <w:bookmarkStart w:id="112" w:name="_Ref195637873"/>
      <w:r>
        <w:rPr>
          <w:rFonts w:hint="eastAsia"/>
        </w:rPr>
        <w:t>Wang J. Context-Aware Sentiment Analysis for Chinese Social Media[J]. IEEE Transactions on Knowledge and Data Engineering, 2022, 34(5):2345-2358.</w:t>
      </w:r>
      <w:bookmarkEnd w:id="112"/>
    </w:p>
    <w:p w14:paraId="1A9F1E64">
      <w:pPr>
        <w:numPr>
          <w:ilvl w:val="0"/>
          <w:numId w:val="3"/>
        </w:numPr>
        <w:spacing w:line="400" w:lineRule="exact"/>
        <w:jc w:val="left"/>
      </w:pPr>
      <w:bookmarkStart w:id="113" w:name="_Ref195637876"/>
      <w:r>
        <w:rPr>
          <w:rFonts w:hint="eastAsia"/>
        </w:rPr>
        <w:t>ECharts官方文档. ECharts: A JavaScript Library for Data Visualization[M]. Alibaba Group, 2023.</w:t>
      </w:r>
      <w:bookmarkEnd w:id="113"/>
    </w:p>
    <w:p w14:paraId="7389943E">
      <w:pPr>
        <w:numPr>
          <w:ilvl w:val="0"/>
          <w:numId w:val="3"/>
        </w:numPr>
        <w:spacing w:line="400" w:lineRule="exact"/>
        <w:jc w:val="left"/>
      </w:pPr>
      <w:bookmarkStart w:id="114" w:name="_Ref195637878"/>
      <w:r>
        <w:rPr>
          <w:rFonts w:hint="eastAsia"/>
        </w:rPr>
        <w:t>Zhao M. Inter</w:t>
      </w:r>
      <w:r>
        <w:t>active Visualization for Multi-Dimensional Public Opinion Analysis[J]. Journal of Visual Languages and Computing, 2021, 65:101623.</w:t>
      </w:r>
      <w:bookmarkEnd w:id="114"/>
    </w:p>
    <w:p w14:paraId="02D67A67">
      <w:pPr>
        <w:numPr>
          <w:ilvl w:val="0"/>
          <w:numId w:val="3"/>
        </w:numPr>
        <w:spacing w:line="400" w:lineRule="exact"/>
        <w:jc w:val="left"/>
      </w:pPr>
      <w:bookmarkStart w:id="115" w:name="_Ref195637881"/>
      <w:r>
        <w:rPr>
          <w:rFonts w:hint="eastAsia"/>
        </w:rPr>
        <w:t>Django官方文档. Django Security Best Practices[M]. Django Software Foundation, 2023.</w:t>
      </w:r>
      <w:bookmarkEnd w:id="115"/>
    </w:p>
    <w:p w14:paraId="3AEB1B5B">
      <w:pPr>
        <w:numPr>
          <w:ilvl w:val="0"/>
          <w:numId w:val="3"/>
        </w:numPr>
        <w:spacing w:line="400" w:lineRule="exact"/>
        <w:jc w:val="left"/>
      </w:pPr>
      <w:bookmarkStart w:id="116" w:name="_Ref195637883"/>
      <w:r>
        <w:rPr>
          <w:rFonts w:hint="eastAsia"/>
        </w:rPr>
        <w:t>OWASP基金会. OWASP Top Ten Project[M]. Open Web Application Security Project, 2023.</w:t>
      </w:r>
      <w:bookmarkEnd w:id="116"/>
    </w:p>
    <w:p w14:paraId="0E425988">
      <w:pPr>
        <w:numPr>
          <w:ilvl w:val="0"/>
          <w:numId w:val="3"/>
        </w:numPr>
        <w:spacing w:line="400" w:lineRule="exact"/>
        <w:jc w:val="left"/>
      </w:pPr>
      <w:bookmarkStart w:id="117" w:name="_Ref195637886"/>
      <w:r>
        <w:rPr>
          <w:rFonts w:hint="eastAsia"/>
        </w:rPr>
        <w:t>Liu T. Custom Middleware for Fine-Grained Permission Control in Django[J]. Journal of Web Engineering, 2022, 21(3): 234-251.</w:t>
      </w:r>
      <w:bookmarkEnd w:id="117"/>
    </w:p>
    <w:p w14:paraId="1153E9C1">
      <w:pPr>
        <w:pStyle w:val="17"/>
        <w:tabs>
          <w:tab w:val="left" w:pos="1245"/>
          <w:tab w:val="center" w:pos="2891"/>
        </w:tabs>
        <w:spacing w:line="400" w:lineRule="exact"/>
        <w:rPr>
          <w:rFonts w:hAnsi="宋体"/>
          <w:b/>
        </w:rPr>
      </w:pPr>
    </w:p>
    <w:p w14:paraId="70CFC529">
      <w:pPr>
        <w:pStyle w:val="17"/>
        <w:tabs>
          <w:tab w:val="left" w:pos="1245"/>
          <w:tab w:val="center" w:pos="2891"/>
        </w:tabs>
        <w:spacing w:line="400" w:lineRule="exact"/>
        <w:jc w:val="center"/>
        <w:rPr>
          <w:sz w:val="24"/>
          <w:szCs w:val="24"/>
        </w:rPr>
      </w:pPr>
      <w:r>
        <w:rPr>
          <w:rFonts w:hAnsi="宋体"/>
          <w:b/>
        </w:rPr>
        <w:br w:type="page"/>
      </w:r>
      <w:bookmarkStart w:id="118" w:name="_Toc130202675"/>
      <w:bookmarkStart w:id="119" w:name="_Ref130208595"/>
      <w:bookmarkStart w:id="120" w:name="_Toc36193163"/>
    </w:p>
    <w:p w14:paraId="6DCBA084">
      <w:pPr>
        <w:pStyle w:val="17"/>
        <w:tabs>
          <w:tab w:val="left" w:pos="1245"/>
          <w:tab w:val="center" w:pos="2891"/>
        </w:tabs>
        <w:spacing w:line="400" w:lineRule="exact"/>
        <w:jc w:val="center"/>
        <w:rPr>
          <w:b/>
          <w:bCs/>
          <w:sz w:val="32"/>
          <w:szCs w:val="32"/>
        </w:rPr>
      </w:pPr>
      <w:r>
        <w:rPr>
          <w:rFonts w:hint="eastAsia"/>
          <w:b/>
          <w:bCs/>
          <w:sz w:val="32"/>
          <w:szCs w:val="32"/>
        </w:rPr>
        <w:t xml:space="preserve">声 </w:t>
      </w:r>
      <w:r>
        <w:rPr>
          <w:b/>
          <w:bCs/>
          <w:sz w:val="32"/>
          <w:szCs w:val="32"/>
        </w:rPr>
        <w:t xml:space="preserve">   </w:t>
      </w:r>
      <w:r>
        <w:rPr>
          <w:rFonts w:hint="eastAsia"/>
          <w:b/>
          <w:bCs/>
          <w:sz w:val="32"/>
          <w:szCs w:val="32"/>
        </w:rPr>
        <w:t>明</w:t>
      </w:r>
    </w:p>
    <w:p w14:paraId="37D9D413">
      <w:pPr>
        <w:pStyle w:val="17"/>
        <w:spacing w:line="400" w:lineRule="exact"/>
        <w:rPr>
          <w:sz w:val="24"/>
          <w:szCs w:val="24"/>
        </w:rPr>
      </w:pPr>
    </w:p>
    <w:p w14:paraId="3AA9BAF0">
      <w:pPr>
        <w:pStyle w:val="17"/>
        <w:spacing w:line="400" w:lineRule="exact"/>
        <w:ind w:firstLine="442" w:firstLineChars="200"/>
        <w:rPr>
          <w:sz w:val="24"/>
          <w:szCs w:val="24"/>
        </w:rPr>
      </w:pPr>
      <w:r>
        <w:rPr>
          <w:rFonts w:hint="eastAsia"/>
          <w:sz w:val="24"/>
          <w:szCs w:val="24"/>
        </w:rPr>
        <w:t>本人声明所呈交的学位论文是本人在导师指导下进行的研究工作及取得的研究成果。据我所知，除了文中特别加以标注和致谢的地方外，论文中不包含其他人已经发表或撰写过的研究成果，也不包含为获得四川大学或其他教育机构的学位或证书而使用过的材料。与我一同工作的同志对本研究所做的任何贡献均已在论文中作了明确的说明并表示谢意。</w:t>
      </w:r>
    </w:p>
    <w:p w14:paraId="1C756175">
      <w:pPr>
        <w:pStyle w:val="17"/>
        <w:spacing w:line="400" w:lineRule="exact"/>
        <w:rPr>
          <w:sz w:val="24"/>
          <w:szCs w:val="24"/>
        </w:rPr>
      </w:pPr>
      <w:r>
        <w:rPr>
          <w:rFonts w:hint="eastAsia"/>
          <w:sz w:val="24"/>
          <w:szCs w:val="24"/>
        </w:rPr>
        <w:t xml:space="preserve">    本学位论文成果是本人在四川大学读书期间在导师指导下取得的，论文成果归四川大学所有，特此声明。</w:t>
      </w:r>
    </w:p>
    <w:p w14:paraId="5E2877EE">
      <w:pPr>
        <w:pStyle w:val="17"/>
        <w:spacing w:line="400" w:lineRule="exact"/>
        <w:ind w:firstLine="442" w:firstLineChars="200"/>
        <w:rPr>
          <w:sz w:val="24"/>
          <w:szCs w:val="24"/>
        </w:rPr>
      </w:pPr>
    </w:p>
    <w:p w14:paraId="518DC8AA">
      <w:pPr>
        <w:pStyle w:val="17"/>
        <w:spacing w:line="400" w:lineRule="exact"/>
        <w:ind w:firstLine="442" w:firstLineChars="200"/>
        <w:rPr>
          <w:sz w:val="24"/>
          <w:szCs w:val="24"/>
        </w:rPr>
      </w:pPr>
      <w:r>
        <w:rPr>
          <w:sz w:val="24"/>
          <w:szCs w:val="24"/>
        </w:rPr>
        <w:t>作者签名：                       导师签名：</w:t>
      </w:r>
    </w:p>
    <w:p w14:paraId="47580E7B">
      <w:pPr>
        <w:pStyle w:val="17"/>
        <w:spacing w:line="400" w:lineRule="exact"/>
        <w:ind w:firstLine="442" w:firstLineChars="200"/>
        <w:rPr>
          <w:sz w:val="24"/>
          <w:szCs w:val="24"/>
        </w:rPr>
      </w:pPr>
    </w:p>
    <w:p w14:paraId="18304DAB">
      <w:pPr>
        <w:pStyle w:val="17"/>
        <w:wordWrap w:val="0"/>
        <w:spacing w:line="400" w:lineRule="exact"/>
        <w:ind w:firstLine="442" w:firstLineChars="200"/>
        <w:jc w:val="right"/>
        <w:rPr>
          <w:sz w:val="24"/>
          <w:szCs w:val="24"/>
        </w:rPr>
      </w:pPr>
      <w:r>
        <w:rPr>
          <w:sz w:val="24"/>
          <w:szCs w:val="24"/>
        </w:rPr>
        <w:t xml:space="preserve">                                   年    月</w:t>
      </w:r>
      <w:r>
        <w:rPr>
          <w:rFonts w:hint="eastAsia"/>
          <w:sz w:val="24"/>
          <w:szCs w:val="24"/>
        </w:rPr>
        <w:t xml:space="preserve"> </w:t>
      </w:r>
      <w:r>
        <w:rPr>
          <w:sz w:val="24"/>
          <w:szCs w:val="24"/>
        </w:rPr>
        <w:t xml:space="preserve">   日</w:t>
      </w:r>
      <w:r>
        <w:rPr>
          <w:rFonts w:hint="eastAsia"/>
          <w:sz w:val="24"/>
          <w:szCs w:val="24"/>
        </w:rPr>
        <w:t xml:space="preserve"> </w:t>
      </w:r>
      <w:r>
        <w:rPr>
          <w:sz w:val="24"/>
          <w:szCs w:val="24"/>
        </w:rPr>
        <w:t xml:space="preserve">   </w:t>
      </w:r>
    </w:p>
    <w:p w14:paraId="10204974">
      <w:pPr>
        <w:pStyle w:val="17"/>
        <w:spacing w:line="400" w:lineRule="exact"/>
        <w:ind w:firstLine="442" w:firstLineChars="200"/>
        <w:rPr>
          <w:sz w:val="24"/>
          <w:szCs w:val="24"/>
        </w:rPr>
      </w:pPr>
    </w:p>
    <w:p w14:paraId="41AEA0B0">
      <w:pPr>
        <w:pStyle w:val="17"/>
        <w:spacing w:line="400" w:lineRule="exact"/>
        <w:ind w:firstLine="442" w:firstLineChars="200"/>
        <w:rPr>
          <w:sz w:val="24"/>
          <w:szCs w:val="24"/>
        </w:rPr>
      </w:pPr>
    </w:p>
    <w:p w14:paraId="63574698">
      <w:pPr>
        <w:pStyle w:val="17"/>
        <w:spacing w:line="400" w:lineRule="exact"/>
        <w:ind w:firstLine="442" w:firstLineChars="200"/>
        <w:rPr>
          <w:sz w:val="24"/>
          <w:szCs w:val="24"/>
        </w:rPr>
      </w:pPr>
    </w:p>
    <w:p w14:paraId="263C1A13">
      <w:pPr>
        <w:pStyle w:val="17"/>
        <w:tabs>
          <w:tab w:val="left" w:pos="1245"/>
          <w:tab w:val="center" w:pos="2891"/>
        </w:tabs>
        <w:spacing w:line="400" w:lineRule="exact"/>
        <w:jc w:val="center"/>
        <w:rPr>
          <w:b/>
          <w:bCs/>
          <w:sz w:val="32"/>
          <w:szCs w:val="32"/>
        </w:rPr>
      </w:pPr>
      <w:r>
        <w:rPr>
          <w:b/>
          <w:bCs/>
          <w:sz w:val="32"/>
          <w:szCs w:val="32"/>
        </w:rPr>
        <w:t>学位论文使用授权书</w:t>
      </w:r>
    </w:p>
    <w:p w14:paraId="6AC1111C">
      <w:pPr>
        <w:pStyle w:val="17"/>
        <w:spacing w:line="400" w:lineRule="exact"/>
        <w:ind w:firstLine="442" w:firstLineChars="200"/>
        <w:rPr>
          <w:sz w:val="24"/>
          <w:szCs w:val="24"/>
        </w:rPr>
      </w:pPr>
    </w:p>
    <w:p w14:paraId="0BBA4095">
      <w:pPr>
        <w:pStyle w:val="17"/>
        <w:spacing w:line="400" w:lineRule="exact"/>
        <w:ind w:firstLine="442" w:firstLineChars="200"/>
        <w:rPr>
          <w:sz w:val="24"/>
          <w:szCs w:val="24"/>
        </w:rPr>
      </w:pPr>
      <w:r>
        <w:rPr>
          <w:sz w:val="24"/>
          <w:szCs w:val="24"/>
        </w:rPr>
        <w:t>本学位论文作者完全了解四川大学有关保留、使用学位论文的规定，</w:t>
      </w:r>
      <w:r>
        <w:rPr>
          <w:rFonts w:hint="eastAsia"/>
          <w:sz w:val="24"/>
          <w:szCs w:val="24"/>
        </w:rPr>
        <w:t>同意</w:t>
      </w:r>
      <w:r>
        <w:rPr>
          <w:sz w:val="24"/>
          <w:szCs w:val="24"/>
        </w:rPr>
        <w:t>学校保留并向国家有关部门或相关机构送交论文的原件、复印件和电子版，允许论文被查阅和借阅。本人授权四川大学将本学位论文的全部或部分内容编入有关数据库进行信息技术服务，可以采用影印、缩印或扫描等复制手段保存、汇编学位论文，并用于学术活动。</w:t>
      </w:r>
    </w:p>
    <w:p w14:paraId="034C4CB4">
      <w:pPr>
        <w:pStyle w:val="17"/>
        <w:spacing w:line="400" w:lineRule="exact"/>
        <w:ind w:firstLine="442" w:firstLineChars="200"/>
        <w:rPr>
          <w:sz w:val="24"/>
          <w:szCs w:val="24"/>
        </w:rPr>
      </w:pPr>
      <w:r>
        <w:rPr>
          <w:sz w:val="24"/>
          <w:szCs w:val="24"/>
        </w:rPr>
        <w:t>（涉密学位论文在解密后适用于本授权书）</w:t>
      </w:r>
    </w:p>
    <w:p w14:paraId="21274E30">
      <w:pPr>
        <w:pStyle w:val="17"/>
        <w:spacing w:line="400" w:lineRule="exact"/>
        <w:ind w:firstLine="442" w:firstLineChars="200"/>
        <w:rPr>
          <w:sz w:val="24"/>
          <w:szCs w:val="24"/>
        </w:rPr>
      </w:pPr>
    </w:p>
    <w:p w14:paraId="7BEF5523">
      <w:pPr>
        <w:pStyle w:val="17"/>
        <w:spacing w:line="400" w:lineRule="exact"/>
        <w:ind w:firstLine="442" w:firstLineChars="200"/>
        <w:rPr>
          <w:sz w:val="24"/>
          <w:szCs w:val="24"/>
        </w:rPr>
      </w:pPr>
      <w:r>
        <w:rPr>
          <w:sz w:val="24"/>
          <w:szCs w:val="24"/>
        </w:rPr>
        <w:t>作者签名：                      导师签名：</w:t>
      </w:r>
    </w:p>
    <w:p w14:paraId="27A21E6C">
      <w:pPr>
        <w:pStyle w:val="17"/>
        <w:spacing w:line="400" w:lineRule="exact"/>
        <w:ind w:firstLine="442" w:firstLineChars="200"/>
        <w:rPr>
          <w:sz w:val="24"/>
          <w:szCs w:val="24"/>
        </w:rPr>
      </w:pPr>
    </w:p>
    <w:p w14:paraId="1175CEB5">
      <w:pPr>
        <w:pStyle w:val="17"/>
        <w:wordWrap w:val="0"/>
        <w:spacing w:line="400" w:lineRule="exact"/>
        <w:ind w:firstLine="442" w:firstLineChars="200"/>
        <w:jc w:val="right"/>
        <w:rPr>
          <w:sz w:val="24"/>
          <w:szCs w:val="24"/>
        </w:rPr>
      </w:pPr>
      <w:r>
        <w:rPr>
          <w:sz w:val="24"/>
          <w:szCs w:val="24"/>
        </w:rPr>
        <w:t xml:space="preserve">                                   年    月</w:t>
      </w:r>
      <w:r>
        <w:rPr>
          <w:rFonts w:hint="eastAsia"/>
          <w:sz w:val="24"/>
          <w:szCs w:val="24"/>
        </w:rPr>
        <w:t xml:space="preserve"> </w:t>
      </w:r>
      <w:r>
        <w:rPr>
          <w:sz w:val="24"/>
          <w:szCs w:val="24"/>
        </w:rPr>
        <w:t xml:space="preserve">   日</w:t>
      </w:r>
      <w:r>
        <w:rPr>
          <w:rFonts w:hint="eastAsia"/>
          <w:sz w:val="24"/>
          <w:szCs w:val="24"/>
        </w:rPr>
        <w:t xml:space="preserve"> </w:t>
      </w:r>
      <w:r>
        <w:rPr>
          <w:sz w:val="24"/>
          <w:szCs w:val="24"/>
        </w:rPr>
        <w:t xml:space="preserve">   </w:t>
      </w:r>
    </w:p>
    <w:p w14:paraId="6F87B571">
      <w:pPr>
        <w:pStyle w:val="58"/>
        <w:numPr>
          <w:ilvl w:val="0"/>
          <w:numId w:val="0"/>
        </w:numPr>
        <w:ind w:left="440" w:hanging="440"/>
      </w:pPr>
      <w:r>
        <w:br w:type="page"/>
      </w:r>
      <w:bookmarkStart w:id="121" w:name="_Toc196418498"/>
      <w:r>
        <w:rPr>
          <w:rFonts w:hint="eastAsia"/>
        </w:rPr>
        <w:t>致  谢</w:t>
      </w:r>
      <w:bookmarkEnd w:id="118"/>
      <w:bookmarkEnd w:id="119"/>
      <w:bookmarkEnd w:id="120"/>
      <w:bookmarkEnd w:id="121"/>
    </w:p>
    <w:p w14:paraId="1C205BA5">
      <w:pPr>
        <w:spacing w:line="400" w:lineRule="exact"/>
        <w:ind w:firstLine="442" w:firstLineChars="200"/>
        <w:rPr>
          <w:sz w:val="24"/>
        </w:rPr>
      </w:pPr>
    </w:p>
    <w:p w14:paraId="5BBDDE94">
      <w:pPr>
        <w:widowControl/>
        <w:jc w:val="left"/>
        <w:rPr>
          <w:rFonts w:ascii="宋体" w:hAnsi="宋体"/>
          <w:szCs w:val="21"/>
        </w:rPr>
      </w:pPr>
      <w:r>
        <w:rPr>
          <w:rFonts w:ascii="宋体" w:hAnsi="宋体"/>
          <w:szCs w:val="21"/>
        </w:rPr>
        <w:br w:type="page"/>
      </w:r>
    </w:p>
    <w:p w14:paraId="0CC77A43">
      <w:pPr>
        <w:snapToGrid w:val="0"/>
        <w:spacing w:line="702" w:lineRule="atLeast"/>
        <w:jc w:val="center"/>
        <w:textAlignment w:val="baseline"/>
        <w:rPr>
          <w:rFonts w:ascii="方正小标宋简体" w:eastAsia="方正小标宋简体"/>
          <w:bCs/>
          <w:color w:val="000000" w:themeColor="text1"/>
          <w:kern w:val="0"/>
          <w:sz w:val="32"/>
          <w:szCs w:val="32"/>
          <w:u w:color="000000"/>
          <w14:textFill>
            <w14:solidFill>
              <w14:schemeClr w14:val="tx1"/>
            </w14:solidFill>
          </w14:textFill>
        </w:rPr>
      </w:pPr>
      <w:r>
        <w:rPr>
          <w:rFonts w:hint="eastAsia" w:ascii="方正小标宋简体" w:eastAsia="方正小标宋简体"/>
          <w:bCs/>
          <w:color w:val="000000" w:themeColor="text1"/>
          <w:kern w:val="0"/>
          <w:sz w:val="32"/>
          <w:szCs w:val="32"/>
          <w:u w:color="000000"/>
          <w14:textFill>
            <w14:solidFill>
              <w14:schemeClr w14:val="tx1"/>
            </w14:solidFill>
          </w14:textFill>
        </w:rPr>
        <w:t>四川大学本科毕业论文</w:t>
      </w:r>
      <w:r>
        <w:rPr>
          <w:rFonts w:ascii="方正小标宋简体" w:eastAsia="方正小标宋简体"/>
          <w:bCs/>
          <w:color w:val="000000" w:themeColor="text1"/>
          <w:kern w:val="0"/>
          <w:sz w:val="32"/>
          <w:szCs w:val="32"/>
          <w:u w:color="000000"/>
          <w14:textFill>
            <w14:solidFill>
              <w14:schemeClr w14:val="tx1"/>
            </w14:solidFill>
          </w14:textFill>
        </w:rPr>
        <w:t xml:space="preserve"> AI </w:t>
      </w:r>
      <w:r>
        <w:rPr>
          <w:rFonts w:hint="eastAsia" w:ascii="方正小标宋简体" w:eastAsia="方正小标宋简体"/>
          <w:bCs/>
          <w:color w:val="000000" w:themeColor="text1"/>
          <w:kern w:val="0"/>
          <w:sz w:val="32"/>
          <w:szCs w:val="32"/>
          <w:u w:color="000000"/>
          <w14:textFill>
            <w14:solidFill>
              <w14:schemeClr w14:val="tx1"/>
            </w14:solidFill>
          </w14:textFill>
        </w:rPr>
        <w:t>工具使用声明​</w:t>
      </w:r>
    </w:p>
    <w:p w14:paraId="5BAA0CD1">
      <w:pPr>
        <w:snapToGrid w:val="0"/>
        <w:spacing w:line="702" w:lineRule="atLeast"/>
        <w:jc w:val="center"/>
        <w:textAlignment w:val="baseline"/>
        <w:rPr>
          <w:rFonts w:ascii="方正小标宋简体" w:eastAsia="方正小标宋简体"/>
          <w:bCs/>
          <w:color w:val="000000" w:themeColor="text1"/>
          <w:kern w:val="0"/>
          <w:sz w:val="32"/>
          <w:szCs w:val="32"/>
          <w:u w:color="000000"/>
          <w14:textFill>
            <w14:solidFill>
              <w14:schemeClr w14:val="tx1"/>
            </w14:solidFill>
          </w14:textFill>
        </w:rPr>
      </w:pPr>
    </w:p>
    <w:p w14:paraId="25BA9BC6">
      <w:pPr>
        <w:ind w:firstLine="522" w:firstLineChars="200"/>
        <w:rPr>
          <w:rFonts w:ascii="仿宋_GB2312" w:eastAsia="仿宋_GB2312"/>
          <w:color w:val="000000" w:themeColor="text1"/>
          <w:kern w:val="0"/>
          <w:sz w:val="28"/>
          <w:szCs w:val="28"/>
          <w:u w:color="000000"/>
          <w14:textFill>
            <w14:solidFill>
              <w14:schemeClr w14:val="tx1"/>
            </w14:solidFill>
          </w14:textFill>
        </w:rPr>
      </w:pPr>
      <w:r>
        <w:rPr>
          <w:rFonts w:hint="eastAsia" w:ascii="仿宋_GB2312" w:eastAsia="仿宋_GB2312"/>
          <w:color w:val="000000" w:themeColor="text1"/>
          <w:kern w:val="0"/>
          <w:sz w:val="28"/>
          <w:szCs w:val="28"/>
          <w:u w:color="000000"/>
          <w14:textFill>
            <w14:solidFill>
              <w14:schemeClr w14:val="tx1"/>
            </w14:solidFill>
          </w14:textFill>
        </w:rPr>
        <w:t>本人声明，在撰写题目为《</w:t>
      </w:r>
      <w:r>
        <w:rPr>
          <w:rFonts w:ascii="仿宋_GB2312" w:eastAsia="仿宋_GB2312"/>
          <w:color w:val="000000" w:themeColor="text1"/>
          <w:kern w:val="0"/>
          <w:sz w:val="28"/>
          <w:szCs w:val="28"/>
          <w:u w:color="000000"/>
          <w14:textFill>
            <w14:solidFill>
              <w14:schemeClr w14:val="tx1"/>
            </w14:solidFill>
          </w14:textFill>
        </w:rPr>
        <w:t>[</w:t>
      </w:r>
      <w:r>
        <w:rPr>
          <w:rFonts w:hint="eastAsia" w:ascii="仿宋_GB2312" w:eastAsia="仿宋_GB2312"/>
          <w:color w:val="000000" w:themeColor="text1"/>
          <w:kern w:val="0"/>
          <w:sz w:val="28"/>
          <w:szCs w:val="28"/>
          <w:u w:color="000000"/>
          <w14:textFill>
            <w14:solidFill>
              <w14:schemeClr w14:val="tx1"/>
            </w14:solidFill>
          </w14:textFill>
        </w:rPr>
        <w:t>毕业论文题目</w:t>
      </w:r>
      <w:r>
        <w:rPr>
          <w:rFonts w:ascii="仿宋_GB2312" w:eastAsia="仿宋_GB2312"/>
          <w:color w:val="000000" w:themeColor="text1"/>
          <w:kern w:val="0"/>
          <w:sz w:val="28"/>
          <w:szCs w:val="28"/>
          <w:u w:color="000000"/>
          <w14:textFill>
            <w14:solidFill>
              <w14:schemeClr w14:val="tx1"/>
            </w14:solidFill>
          </w14:textFill>
        </w:rPr>
        <w:t>]</w:t>
      </w:r>
      <w:r>
        <w:rPr>
          <w:rFonts w:hint="eastAsia" w:ascii="仿宋_GB2312" w:eastAsia="仿宋_GB2312"/>
          <w:color w:val="000000" w:themeColor="text1"/>
          <w:kern w:val="0"/>
          <w:sz w:val="28"/>
          <w:szCs w:val="28"/>
          <w:u w:color="000000"/>
          <w14:textFill>
            <w14:solidFill>
              <w14:schemeClr w14:val="tx1"/>
            </w14:solidFill>
          </w14:textFill>
        </w:rPr>
        <w:t>》的本科毕业论文过程中，对</w:t>
      </w:r>
      <w:r>
        <w:rPr>
          <w:rFonts w:ascii="仿宋_GB2312" w:eastAsia="仿宋_GB2312"/>
          <w:color w:val="000000" w:themeColor="text1"/>
          <w:kern w:val="0"/>
          <w:sz w:val="28"/>
          <w:szCs w:val="28"/>
          <w:u w:color="000000"/>
          <w14:textFill>
            <w14:solidFill>
              <w14:schemeClr w14:val="tx1"/>
            </w14:solidFill>
          </w14:textFill>
        </w:rPr>
        <w:t xml:space="preserve"> AI </w:t>
      </w:r>
      <w:r>
        <w:rPr>
          <w:rFonts w:hint="eastAsia" w:ascii="仿宋_GB2312" w:eastAsia="仿宋_GB2312"/>
          <w:color w:val="000000" w:themeColor="text1"/>
          <w:kern w:val="0"/>
          <w:sz w:val="28"/>
          <w:szCs w:val="28"/>
          <w:u w:color="000000"/>
          <w14:textFill>
            <w14:solidFill>
              <w14:schemeClr w14:val="tx1"/>
            </w14:solidFill>
          </w14:textFill>
        </w:rPr>
        <w:t>工具的使用情况如下：​</w:t>
      </w:r>
    </w:p>
    <w:p w14:paraId="02F6B959">
      <w:pPr>
        <w:ind w:firstLine="522" w:firstLineChars="200"/>
        <w:rPr>
          <w:rFonts w:ascii="黑体" w:hAnsi="黑体" w:eastAsia="黑体" w:cs="黑体"/>
          <w:color w:val="000000" w:themeColor="text1"/>
          <w:kern w:val="0"/>
          <w:sz w:val="28"/>
          <w:szCs w:val="28"/>
          <w:u w:color="000000"/>
          <w14:textFill>
            <w14:solidFill>
              <w14:schemeClr w14:val="tx1"/>
            </w14:solidFill>
          </w14:textFill>
        </w:rPr>
      </w:pPr>
      <w:r>
        <w:rPr>
          <w:rFonts w:hint="eastAsia" w:ascii="黑体" w:hAnsi="黑体" w:eastAsia="黑体" w:cs="黑体"/>
          <w:color w:val="000000" w:themeColor="text1"/>
          <w:kern w:val="0"/>
          <w:sz w:val="28"/>
          <w:szCs w:val="28"/>
          <w:u w:color="000000"/>
          <w14:textFill>
            <w14:solidFill>
              <w14:schemeClr w14:val="tx1"/>
            </w14:solidFill>
          </w14:textFill>
        </w:rPr>
        <w:t>一、使用的</w:t>
      </w:r>
      <w:r>
        <w:rPr>
          <w:rFonts w:ascii="黑体" w:hAnsi="黑体" w:eastAsia="黑体" w:cs="黑体"/>
          <w:color w:val="000000" w:themeColor="text1"/>
          <w:kern w:val="0"/>
          <w:sz w:val="28"/>
          <w:szCs w:val="28"/>
          <w:u w:color="000000"/>
          <w14:textFill>
            <w14:solidFill>
              <w14:schemeClr w14:val="tx1"/>
            </w14:solidFill>
          </w14:textFill>
        </w:rPr>
        <w:t xml:space="preserve"> AI </w:t>
      </w:r>
      <w:r>
        <w:rPr>
          <w:rFonts w:hint="eastAsia" w:ascii="黑体" w:hAnsi="黑体" w:eastAsia="黑体" w:cs="黑体"/>
          <w:color w:val="000000" w:themeColor="text1"/>
          <w:kern w:val="0"/>
          <w:sz w:val="28"/>
          <w:szCs w:val="28"/>
          <w:u w:color="000000"/>
          <w14:textFill>
            <w14:solidFill>
              <w14:schemeClr w14:val="tx1"/>
            </w14:solidFill>
          </w14:textFill>
        </w:rPr>
        <w:t>工具及使用目的​</w:t>
      </w:r>
    </w:p>
    <w:tbl>
      <w:tblPr>
        <w:tblStyle w:val="3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3"/>
        <w:gridCol w:w="4698"/>
        <w:gridCol w:w="3528"/>
      </w:tblGrid>
      <w:tr w14:paraId="5811D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983" w:type="dxa"/>
            <w:vAlign w:val="center"/>
          </w:tcPr>
          <w:p w14:paraId="4E314A92">
            <w:pPr>
              <w:jc w:val="center"/>
              <w:rPr>
                <w:rFonts w:ascii="仿宋_GB2312" w:hAnsi="Calibri" w:eastAsia="仿宋_GB2312"/>
                <w:b/>
                <w:bCs/>
                <w:color w:val="000000" w:themeColor="text1"/>
                <w:kern w:val="0"/>
                <w:szCs w:val="21"/>
                <w:u w:color="000000"/>
                <w14:textFill>
                  <w14:solidFill>
                    <w14:schemeClr w14:val="tx1"/>
                  </w14:solidFill>
                </w14:textFill>
              </w:rPr>
            </w:pPr>
            <w:r>
              <w:rPr>
                <w:rFonts w:hint="eastAsia" w:ascii="仿宋_GB2312" w:hAnsi="Calibri" w:eastAsia="仿宋_GB2312"/>
                <w:b/>
                <w:bCs/>
                <w:color w:val="000000" w:themeColor="text1"/>
                <w:kern w:val="0"/>
                <w:szCs w:val="21"/>
                <w:u w:color="000000"/>
                <w14:textFill>
                  <w14:solidFill>
                    <w14:schemeClr w14:val="tx1"/>
                  </w14:solidFill>
                </w14:textFill>
              </w:rPr>
              <w:t>序号</w:t>
            </w:r>
          </w:p>
        </w:tc>
        <w:tc>
          <w:tcPr>
            <w:tcW w:w="4698" w:type="dxa"/>
            <w:vAlign w:val="center"/>
          </w:tcPr>
          <w:p w14:paraId="5406A891">
            <w:pPr>
              <w:jc w:val="center"/>
              <w:rPr>
                <w:rFonts w:ascii="仿宋_GB2312" w:hAnsi="Calibri" w:eastAsia="仿宋_GB2312"/>
                <w:b/>
                <w:bCs/>
                <w:color w:val="000000" w:themeColor="text1"/>
                <w:kern w:val="0"/>
                <w:szCs w:val="21"/>
                <w:u w:color="000000"/>
                <w14:textFill>
                  <w14:solidFill>
                    <w14:schemeClr w14:val="tx1"/>
                  </w14:solidFill>
                </w14:textFill>
              </w:rPr>
            </w:pPr>
            <w:r>
              <w:rPr>
                <w:rFonts w:hint="eastAsia" w:ascii="仿宋_GB2312" w:hAnsi="Calibri" w:eastAsia="仿宋_GB2312"/>
                <w:b/>
                <w:bCs/>
                <w:color w:val="000000" w:themeColor="text1"/>
                <w:kern w:val="0"/>
                <w:szCs w:val="21"/>
                <w:u w:color="000000"/>
                <w14:textFill>
                  <w14:solidFill>
                    <w14:schemeClr w14:val="tx1"/>
                  </w14:solidFill>
                </w14:textFill>
              </w:rPr>
              <w:t>AI工具</w:t>
            </w:r>
          </w:p>
        </w:tc>
        <w:tc>
          <w:tcPr>
            <w:tcW w:w="3528" w:type="dxa"/>
            <w:vAlign w:val="center"/>
          </w:tcPr>
          <w:p w14:paraId="1E7DB83E">
            <w:pPr>
              <w:jc w:val="center"/>
              <w:rPr>
                <w:rFonts w:ascii="仿宋_GB2312" w:hAnsi="Calibri" w:eastAsia="仿宋_GB2312"/>
                <w:b/>
                <w:bCs/>
                <w:color w:val="000000" w:themeColor="text1"/>
                <w:kern w:val="0"/>
                <w:szCs w:val="21"/>
                <w:u w:color="000000"/>
                <w14:textFill>
                  <w14:solidFill>
                    <w14:schemeClr w14:val="tx1"/>
                  </w14:solidFill>
                </w14:textFill>
              </w:rPr>
            </w:pPr>
            <w:r>
              <w:rPr>
                <w:rFonts w:hint="eastAsia" w:ascii="仿宋_GB2312" w:hAnsi="Calibri" w:eastAsia="仿宋_GB2312"/>
                <w:b/>
                <w:bCs/>
                <w:color w:val="000000" w:themeColor="text1"/>
                <w:kern w:val="0"/>
                <w:szCs w:val="21"/>
                <w:u w:color="000000"/>
                <w14:textFill>
                  <w14:solidFill>
                    <w14:schemeClr w14:val="tx1"/>
                  </w14:solidFill>
                </w14:textFill>
              </w:rPr>
              <w:t>使用目的</w:t>
            </w:r>
          </w:p>
        </w:tc>
      </w:tr>
      <w:tr w14:paraId="601B7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983" w:type="dxa"/>
            <w:vAlign w:val="center"/>
          </w:tcPr>
          <w:p w14:paraId="3F42F00F">
            <w:pPr>
              <w:jc w:val="center"/>
              <w:rPr>
                <w:rFonts w:ascii="仿宋_GB2312" w:hAnsi="Calibri" w:eastAsia="仿宋_GB2312"/>
                <w:color w:val="000000" w:themeColor="text1"/>
                <w:kern w:val="0"/>
                <w:szCs w:val="21"/>
                <w:u w:color="000000"/>
                <w14:textFill>
                  <w14:solidFill>
                    <w14:schemeClr w14:val="tx1"/>
                  </w14:solidFill>
                </w14:textFill>
              </w:rPr>
            </w:pPr>
            <w:r>
              <w:rPr>
                <w:rFonts w:hint="eastAsia" w:ascii="仿宋_GB2312" w:hAnsi="Calibri" w:eastAsia="仿宋_GB2312"/>
                <w:color w:val="000000" w:themeColor="text1"/>
                <w:kern w:val="0"/>
                <w:szCs w:val="21"/>
                <w:u w:color="000000"/>
                <w14:textFill>
                  <w14:solidFill>
                    <w14:schemeClr w14:val="tx1"/>
                  </w14:solidFill>
                </w14:textFill>
              </w:rPr>
              <w:t>1</w:t>
            </w:r>
          </w:p>
        </w:tc>
        <w:tc>
          <w:tcPr>
            <w:tcW w:w="4698" w:type="dxa"/>
            <w:vAlign w:val="center"/>
          </w:tcPr>
          <w:p w14:paraId="06005535">
            <w:pPr>
              <w:rPr>
                <w:rFonts w:ascii="仿宋_GB2312" w:hAnsi="Calibri" w:eastAsia="仿宋_GB2312"/>
                <w:color w:val="000000" w:themeColor="text1"/>
                <w:kern w:val="0"/>
                <w:szCs w:val="21"/>
                <w:u w:color="000000"/>
                <w14:textFill>
                  <w14:solidFill>
                    <w14:schemeClr w14:val="tx1"/>
                  </w14:solidFill>
                </w14:textFill>
              </w:rPr>
            </w:pPr>
            <w:r>
              <w:rPr>
                <w:rFonts w:hint="eastAsia" w:ascii="仿宋_GB2312" w:hAnsi="Calibri" w:eastAsia="仿宋_GB2312"/>
                <w:color w:val="000000" w:themeColor="text1"/>
                <w:kern w:val="0"/>
                <w:szCs w:val="21"/>
                <w:u w:color="000000"/>
                <w14:textFill>
                  <w14:solidFill>
                    <w14:schemeClr w14:val="tx1"/>
                  </w14:solidFill>
                </w14:textFill>
              </w:rPr>
              <w:t>列举使用的具体</w:t>
            </w:r>
            <w:r>
              <w:rPr>
                <w:rFonts w:ascii="仿宋_GB2312" w:hAnsi="Calibri" w:eastAsia="仿宋_GB2312"/>
                <w:color w:val="000000" w:themeColor="text1"/>
                <w:kern w:val="0"/>
                <w:szCs w:val="21"/>
                <w:u w:color="000000"/>
                <w14:textFill>
                  <w14:solidFill>
                    <w14:schemeClr w14:val="tx1"/>
                  </w14:solidFill>
                </w14:textFill>
              </w:rPr>
              <w:t xml:space="preserve"> AI </w:t>
            </w:r>
            <w:r>
              <w:rPr>
                <w:rFonts w:hint="eastAsia" w:ascii="仿宋_GB2312" w:hAnsi="Calibri" w:eastAsia="仿宋_GB2312"/>
                <w:color w:val="000000" w:themeColor="text1"/>
                <w:kern w:val="0"/>
                <w:szCs w:val="21"/>
                <w:u w:color="000000"/>
                <w14:textFill>
                  <w14:solidFill>
                    <w14:schemeClr w14:val="tx1"/>
                  </w14:solidFill>
                </w14:textFill>
              </w:rPr>
              <w:t>工具，如</w:t>
            </w:r>
            <w:r>
              <w:rPr>
                <w:rFonts w:ascii="仿宋_GB2312" w:hAnsi="Calibri" w:eastAsia="仿宋_GB2312"/>
                <w:color w:val="000000" w:themeColor="text1"/>
                <w:kern w:val="0"/>
                <w:szCs w:val="21"/>
                <w:u w:color="000000"/>
                <w14:textFill>
                  <w14:solidFill>
                    <w14:schemeClr w14:val="tx1"/>
                  </w14:solidFill>
                </w14:textFill>
              </w:rPr>
              <w:t xml:space="preserve"> ChatGPT</w:t>
            </w:r>
            <w:r>
              <w:rPr>
                <w:rFonts w:hint="eastAsia" w:ascii="仿宋_GB2312" w:hAnsi="Calibri" w:eastAsia="仿宋_GB2312"/>
                <w:color w:val="000000" w:themeColor="text1"/>
                <w:kern w:val="0"/>
                <w:szCs w:val="21"/>
                <w:u w:color="000000"/>
                <w14:textFill>
                  <w14:solidFill>
                    <w14:schemeClr w14:val="tx1"/>
                  </w14:solidFill>
                </w14:textFill>
              </w:rPr>
              <w:t>、文心一言等</w:t>
            </w:r>
          </w:p>
        </w:tc>
        <w:tc>
          <w:tcPr>
            <w:tcW w:w="3528" w:type="dxa"/>
            <w:vAlign w:val="center"/>
          </w:tcPr>
          <w:p w14:paraId="55D178FE">
            <w:pPr>
              <w:rPr>
                <w:rFonts w:ascii="仿宋_GB2312" w:hAnsi="Calibri" w:eastAsia="仿宋_GB2312"/>
                <w:color w:val="000000" w:themeColor="text1"/>
                <w:kern w:val="0"/>
                <w:szCs w:val="21"/>
                <w:u w:color="000000"/>
                <w14:textFill>
                  <w14:solidFill>
                    <w14:schemeClr w14:val="tx1"/>
                  </w14:solidFill>
                </w14:textFill>
              </w:rPr>
            </w:pPr>
            <w:r>
              <w:rPr>
                <w:rFonts w:hint="eastAsia" w:ascii="仿宋_GB2312" w:hAnsi="Calibri" w:eastAsia="仿宋_GB2312"/>
                <w:color w:val="000000" w:themeColor="text1"/>
                <w:kern w:val="0"/>
                <w:szCs w:val="21"/>
                <w:u w:color="000000"/>
                <w14:textFill>
                  <w14:solidFill>
                    <w14:schemeClr w14:val="tx1"/>
                  </w14:solidFill>
                </w14:textFill>
              </w:rPr>
              <w:t>详细说明使用该工具的具体用途，例如语言润色、资料检索辅助、数据分析建议等</w:t>
            </w:r>
          </w:p>
        </w:tc>
      </w:tr>
      <w:tr w14:paraId="7ABBA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983" w:type="dxa"/>
            <w:vAlign w:val="center"/>
          </w:tcPr>
          <w:p w14:paraId="19D44A4A">
            <w:pPr>
              <w:jc w:val="center"/>
              <w:rPr>
                <w:rFonts w:ascii="仿宋_GB2312" w:hAnsi="Calibri" w:eastAsia="仿宋_GB2312"/>
                <w:color w:val="000000" w:themeColor="text1"/>
                <w:kern w:val="0"/>
                <w:szCs w:val="21"/>
                <w:u w:color="000000"/>
                <w14:textFill>
                  <w14:solidFill>
                    <w14:schemeClr w14:val="tx1"/>
                  </w14:solidFill>
                </w14:textFill>
              </w:rPr>
            </w:pPr>
            <w:r>
              <w:rPr>
                <w:rFonts w:hint="eastAsia" w:ascii="仿宋_GB2312" w:hAnsi="Calibri" w:eastAsia="仿宋_GB2312"/>
                <w:color w:val="000000" w:themeColor="text1"/>
                <w:kern w:val="0"/>
                <w:szCs w:val="21"/>
                <w:u w:color="000000"/>
                <w14:textFill>
                  <w14:solidFill>
                    <w14:schemeClr w14:val="tx1"/>
                  </w14:solidFill>
                </w14:textFill>
              </w:rPr>
              <w:t>2</w:t>
            </w:r>
          </w:p>
        </w:tc>
        <w:tc>
          <w:tcPr>
            <w:tcW w:w="4698" w:type="dxa"/>
            <w:vAlign w:val="center"/>
          </w:tcPr>
          <w:p w14:paraId="0032ADC9">
            <w:pPr>
              <w:rPr>
                <w:rFonts w:ascii="仿宋_GB2312" w:hAnsi="Calibri" w:eastAsia="仿宋_GB2312"/>
                <w:color w:val="000000" w:themeColor="text1"/>
                <w:kern w:val="0"/>
                <w:szCs w:val="21"/>
                <w:u w:color="000000"/>
                <w14:textFill>
                  <w14:solidFill>
                    <w14:schemeClr w14:val="tx1"/>
                  </w14:solidFill>
                </w14:textFill>
              </w:rPr>
            </w:pPr>
          </w:p>
        </w:tc>
        <w:tc>
          <w:tcPr>
            <w:tcW w:w="3528" w:type="dxa"/>
            <w:vAlign w:val="center"/>
          </w:tcPr>
          <w:p w14:paraId="3341B4A3">
            <w:pPr>
              <w:rPr>
                <w:rFonts w:ascii="仿宋_GB2312" w:hAnsi="Calibri" w:eastAsia="仿宋_GB2312"/>
                <w:color w:val="000000" w:themeColor="text1"/>
                <w:kern w:val="0"/>
                <w:szCs w:val="21"/>
                <w:u w:color="000000"/>
                <w14:textFill>
                  <w14:solidFill>
                    <w14:schemeClr w14:val="tx1"/>
                  </w14:solidFill>
                </w14:textFill>
              </w:rPr>
            </w:pPr>
          </w:p>
        </w:tc>
      </w:tr>
      <w:tr w14:paraId="42A97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983" w:type="dxa"/>
            <w:vAlign w:val="center"/>
          </w:tcPr>
          <w:p w14:paraId="0C507BA4">
            <w:pPr>
              <w:jc w:val="center"/>
              <w:rPr>
                <w:rFonts w:ascii="仿宋_GB2312" w:hAnsi="Calibri" w:eastAsia="仿宋_GB2312"/>
                <w:color w:val="000000" w:themeColor="text1"/>
                <w:kern w:val="0"/>
                <w:szCs w:val="21"/>
                <w:u w:color="000000"/>
                <w14:textFill>
                  <w14:solidFill>
                    <w14:schemeClr w14:val="tx1"/>
                  </w14:solidFill>
                </w14:textFill>
              </w:rPr>
            </w:pPr>
            <w:r>
              <w:rPr>
                <w:rFonts w:hint="eastAsia" w:ascii="仿宋_GB2312" w:hAnsi="Calibri" w:eastAsia="仿宋_GB2312"/>
                <w:color w:val="000000" w:themeColor="text1"/>
                <w:kern w:val="0"/>
                <w:szCs w:val="21"/>
                <w:u w:color="000000"/>
                <w14:textFill>
                  <w14:solidFill>
                    <w14:schemeClr w14:val="tx1"/>
                  </w14:solidFill>
                </w14:textFill>
              </w:rPr>
              <w:t>……</w:t>
            </w:r>
          </w:p>
        </w:tc>
        <w:tc>
          <w:tcPr>
            <w:tcW w:w="4698" w:type="dxa"/>
            <w:vAlign w:val="center"/>
          </w:tcPr>
          <w:p w14:paraId="06A3ED11">
            <w:pPr>
              <w:rPr>
                <w:rFonts w:ascii="仿宋_GB2312" w:hAnsi="Calibri" w:eastAsia="仿宋_GB2312"/>
                <w:color w:val="000000" w:themeColor="text1"/>
                <w:kern w:val="0"/>
                <w:szCs w:val="21"/>
                <w:u w:color="000000"/>
                <w14:textFill>
                  <w14:solidFill>
                    <w14:schemeClr w14:val="tx1"/>
                  </w14:solidFill>
                </w14:textFill>
              </w:rPr>
            </w:pPr>
            <w:r>
              <w:rPr>
                <w:rFonts w:hint="eastAsia" w:ascii="仿宋_GB2312" w:hAnsi="Calibri" w:eastAsia="仿宋_GB2312"/>
                <w:color w:val="000000" w:themeColor="text1"/>
                <w:kern w:val="0"/>
                <w:szCs w:val="21"/>
                <w:u w:color="000000"/>
                <w14:textFill>
                  <w14:solidFill>
                    <w14:schemeClr w14:val="tx1"/>
                  </w14:solidFill>
                </w14:textFill>
              </w:rPr>
              <w:t>……</w:t>
            </w:r>
          </w:p>
        </w:tc>
        <w:tc>
          <w:tcPr>
            <w:tcW w:w="3528" w:type="dxa"/>
            <w:vAlign w:val="center"/>
          </w:tcPr>
          <w:p w14:paraId="59CA5847">
            <w:pPr>
              <w:rPr>
                <w:rFonts w:ascii="仿宋_GB2312" w:hAnsi="Calibri" w:eastAsia="仿宋_GB2312"/>
                <w:color w:val="000000" w:themeColor="text1"/>
                <w:kern w:val="0"/>
                <w:szCs w:val="21"/>
                <w:u w:color="000000"/>
                <w14:textFill>
                  <w14:solidFill>
                    <w14:schemeClr w14:val="tx1"/>
                  </w14:solidFill>
                </w14:textFill>
              </w:rPr>
            </w:pPr>
            <w:r>
              <w:rPr>
                <w:rFonts w:hint="eastAsia" w:ascii="仿宋_GB2312" w:hAnsi="Calibri" w:eastAsia="仿宋_GB2312"/>
                <w:color w:val="000000" w:themeColor="text1"/>
                <w:kern w:val="0"/>
                <w:szCs w:val="21"/>
                <w:u w:color="000000"/>
                <w14:textFill>
                  <w14:solidFill>
                    <w14:schemeClr w14:val="tx1"/>
                  </w14:solidFill>
                </w14:textFill>
              </w:rPr>
              <w:t>……</w:t>
            </w:r>
          </w:p>
        </w:tc>
      </w:tr>
    </w:tbl>
    <w:p w14:paraId="7960618A">
      <w:pPr>
        <w:ind w:firstLine="522" w:firstLineChars="200"/>
        <w:rPr>
          <w:rFonts w:ascii="黑体" w:hAnsi="黑体" w:eastAsia="黑体" w:cs="黑体"/>
          <w:color w:val="000000" w:themeColor="text1"/>
          <w:kern w:val="0"/>
          <w:sz w:val="28"/>
          <w:szCs w:val="28"/>
          <w:u w:color="000000"/>
          <w14:textFill>
            <w14:solidFill>
              <w14:schemeClr w14:val="tx1"/>
            </w14:solidFill>
          </w14:textFill>
        </w:rPr>
      </w:pPr>
      <w:r>
        <w:rPr>
          <w:rFonts w:hint="eastAsia" w:ascii="黑体" w:hAnsi="黑体" w:eastAsia="黑体" w:cs="黑体"/>
          <w:color w:val="000000" w:themeColor="text1"/>
          <w:kern w:val="0"/>
          <w:sz w:val="28"/>
          <w:szCs w:val="28"/>
          <w:u w:color="000000"/>
          <w14:textFill>
            <w14:solidFill>
              <w14:schemeClr w14:val="tx1"/>
            </w14:solidFill>
          </w14:textFill>
        </w:rPr>
        <w:t>二、使用程度说明​</w:t>
      </w:r>
    </w:p>
    <w:tbl>
      <w:tblPr>
        <w:tblStyle w:val="3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1633"/>
        <w:gridCol w:w="1217"/>
        <w:gridCol w:w="2367"/>
        <w:gridCol w:w="958"/>
        <w:gridCol w:w="2326"/>
      </w:tblGrid>
      <w:tr w14:paraId="33B31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708" w:type="dxa"/>
            <w:vAlign w:val="center"/>
          </w:tcPr>
          <w:p w14:paraId="018ADDDA">
            <w:pPr>
              <w:jc w:val="center"/>
              <w:rPr>
                <w:rFonts w:ascii="仿宋_GB2312" w:hAnsi="Calibri" w:eastAsia="仿宋_GB2312"/>
                <w:b/>
                <w:bCs/>
                <w:color w:val="000000" w:themeColor="text1"/>
                <w:kern w:val="0"/>
                <w:szCs w:val="21"/>
                <w:u w:color="000000"/>
                <w14:textFill>
                  <w14:solidFill>
                    <w14:schemeClr w14:val="tx1"/>
                  </w14:solidFill>
                </w14:textFill>
              </w:rPr>
            </w:pPr>
            <w:r>
              <w:rPr>
                <w:rFonts w:hint="eastAsia" w:ascii="仿宋_GB2312" w:hAnsi="Calibri" w:eastAsia="仿宋_GB2312"/>
                <w:b/>
                <w:bCs/>
                <w:color w:val="000000" w:themeColor="text1"/>
                <w:kern w:val="0"/>
                <w:szCs w:val="21"/>
                <w:u w:color="000000"/>
                <w14:textFill>
                  <w14:solidFill>
                    <w14:schemeClr w14:val="tx1"/>
                  </w14:solidFill>
                </w14:textFill>
              </w:rPr>
              <w:t>序号</w:t>
            </w:r>
          </w:p>
        </w:tc>
        <w:tc>
          <w:tcPr>
            <w:tcW w:w="1633" w:type="dxa"/>
            <w:vAlign w:val="center"/>
          </w:tcPr>
          <w:p w14:paraId="476DAB44">
            <w:pPr>
              <w:jc w:val="center"/>
              <w:rPr>
                <w:rFonts w:ascii="仿宋_GB2312" w:hAnsi="Calibri" w:eastAsia="仿宋_GB2312"/>
                <w:b/>
                <w:bCs/>
                <w:color w:val="000000" w:themeColor="text1"/>
                <w:kern w:val="0"/>
                <w:szCs w:val="21"/>
                <w:u w:color="000000"/>
                <w14:textFill>
                  <w14:solidFill>
                    <w14:schemeClr w14:val="tx1"/>
                  </w14:solidFill>
                </w14:textFill>
              </w:rPr>
            </w:pPr>
            <w:r>
              <w:rPr>
                <w:rFonts w:hint="eastAsia" w:ascii="仿宋_GB2312" w:hAnsi="Calibri" w:eastAsia="仿宋_GB2312"/>
                <w:b/>
                <w:bCs/>
                <w:color w:val="000000" w:themeColor="text1"/>
                <w:kern w:val="0"/>
                <w:szCs w:val="21"/>
                <w:u w:color="000000"/>
                <w14:textFill>
                  <w14:solidFill>
                    <w14:schemeClr w14:val="tx1"/>
                  </w14:solidFill>
                </w14:textFill>
              </w:rPr>
              <w:t>章节</w:t>
            </w:r>
          </w:p>
        </w:tc>
        <w:tc>
          <w:tcPr>
            <w:tcW w:w="1217" w:type="dxa"/>
            <w:vAlign w:val="center"/>
          </w:tcPr>
          <w:p w14:paraId="55503CF3">
            <w:pPr>
              <w:jc w:val="center"/>
              <w:rPr>
                <w:rFonts w:ascii="仿宋_GB2312" w:hAnsi="Calibri" w:eastAsia="仿宋_GB2312"/>
                <w:b/>
                <w:bCs/>
                <w:color w:val="000000" w:themeColor="text1"/>
                <w:kern w:val="0"/>
                <w:szCs w:val="21"/>
                <w:u w:color="000000"/>
                <w14:textFill>
                  <w14:solidFill>
                    <w14:schemeClr w14:val="tx1"/>
                  </w14:solidFill>
                </w14:textFill>
              </w:rPr>
            </w:pPr>
            <w:r>
              <w:rPr>
                <w:rFonts w:hint="eastAsia" w:ascii="仿宋_GB2312" w:hAnsi="Calibri" w:eastAsia="仿宋_GB2312"/>
                <w:b/>
                <w:bCs/>
                <w:color w:val="000000" w:themeColor="text1"/>
                <w:kern w:val="0"/>
                <w:szCs w:val="21"/>
                <w:u w:color="000000"/>
                <w14:textFill>
                  <w14:solidFill>
                    <w14:schemeClr w14:val="tx1"/>
                  </w14:solidFill>
                </w14:textFill>
              </w:rPr>
              <w:t>AI工具</w:t>
            </w:r>
          </w:p>
        </w:tc>
        <w:tc>
          <w:tcPr>
            <w:tcW w:w="2367" w:type="dxa"/>
            <w:vAlign w:val="center"/>
          </w:tcPr>
          <w:p w14:paraId="023F1524">
            <w:pPr>
              <w:jc w:val="center"/>
              <w:rPr>
                <w:rFonts w:ascii="仿宋_GB2312" w:hAnsi="Calibri" w:eastAsia="仿宋_GB2312"/>
                <w:b/>
                <w:bCs/>
                <w:color w:val="000000" w:themeColor="text1"/>
                <w:kern w:val="0"/>
                <w:szCs w:val="21"/>
                <w:u w:color="000000"/>
                <w14:textFill>
                  <w14:solidFill>
                    <w14:schemeClr w14:val="tx1"/>
                  </w14:solidFill>
                </w14:textFill>
              </w:rPr>
            </w:pPr>
            <w:r>
              <w:rPr>
                <w:rFonts w:hint="eastAsia" w:ascii="仿宋_GB2312" w:hAnsi="Calibri" w:eastAsia="仿宋_GB2312"/>
                <w:b/>
                <w:bCs/>
                <w:color w:val="000000" w:themeColor="text1"/>
                <w:kern w:val="0"/>
                <w:szCs w:val="21"/>
                <w:u w:color="000000"/>
                <w14:textFill>
                  <w14:solidFill>
                    <w14:schemeClr w14:val="tx1"/>
                  </w14:solidFill>
                </w14:textFill>
              </w:rPr>
              <w:t>使用方式</w:t>
            </w:r>
          </w:p>
        </w:tc>
        <w:tc>
          <w:tcPr>
            <w:tcW w:w="958" w:type="dxa"/>
            <w:vAlign w:val="center"/>
          </w:tcPr>
          <w:p w14:paraId="491AB7E8">
            <w:pPr>
              <w:jc w:val="center"/>
              <w:rPr>
                <w:rFonts w:ascii="仿宋_GB2312" w:hAnsi="Calibri" w:eastAsia="仿宋_GB2312"/>
                <w:b/>
                <w:bCs/>
                <w:color w:val="000000" w:themeColor="text1"/>
                <w:kern w:val="0"/>
                <w:szCs w:val="21"/>
                <w:u w:color="000000"/>
                <w14:textFill>
                  <w14:solidFill>
                    <w14:schemeClr w14:val="tx1"/>
                  </w14:solidFill>
                </w14:textFill>
              </w:rPr>
            </w:pPr>
            <w:r>
              <w:rPr>
                <w:rFonts w:hint="eastAsia" w:ascii="仿宋_GB2312" w:hAnsi="Calibri" w:eastAsia="仿宋_GB2312"/>
                <w:b/>
                <w:bCs/>
                <w:color w:val="000000" w:themeColor="text1"/>
                <w:kern w:val="0"/>
                <w:szCs w:val="21"/>
                <w:u w:color="000000"/>
                <w14:textFill>
                  <w14:solidFill>
                    <w14:schemeClr w14:val="tx1"/>
                  </w14:solidFill>
                </w14:textFill>
              </w:rPr>
              <w:t>内容占比(%)</w:t>
            </w:r>
          </w:p>
        </w:tc>
        <w:tc>
          <w:tcPr>
            <w:tcW w:w="2326" w:type="dxa"/>
            <w:vAlign w:val="center"/>
          </w:tcPr>
          <w:p w14:paraId="210E111C">
            <w:pPr>
              <w:jc w:val="center"/>
              <w:rPr>
                <w:rFonts w:ascii="仿宋_GB2312" w:hAnsi="Calibri" w:eastAsia="仿宋_GB2312"/>
                <w:b/>
                <w:bCs/>
                <w:color w:val="000000" w:themeColor="text1"/>
                <w:kern w:val="0"/>
                <w:szCs w:val="21"/>
                <w:u w:color="000000"/>
                <w14:textFill>
                  <w14:solidFill>
                    <w14:schemeClr w14:val="tx1"/>
                  </w14:solidFill>
                </w14:textFill>
              </w:rPr>
            </w:pPr>
            <w:r>
              <w:rPr>
                <w:rFonts w:hint="eastAsia" w:ascii="仿宋_GB2312" w:hAnsi="Calibri" w:eastAsia="仿宋_GB2312"/>
                <w:b/>
                <w:bCs/>
                <w:color w:val="000000" w:themeColor="text1"/>
                <w:kern w:val="0"/>
                <w:szCs w:val="21"/>
                <w:u w:color="000000"/>
                <w14:textFill>
                  <w14:solidFill>
                    <w14:schemeClr w14:val="tx1"/>
                  </w14:solidFill>
                </w14:textFill>
              </w:rPr>
              <w:t>处理方式</w:t>
            </w:r>
          </w:p>
        </w:tc>
      </w:tr>
      <w:tr w14:paraId="6EDCE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708" w:type="dxa"/>
            <w:vAlign w:val="center"/>
          </w:tcPr>
          <w:p w14:paraId="77975F35">
            <w:pPr>
              <w:jc w:val="center"/>
              <w:rPr>
                <w:rFonts w:ascii="仿宋_GB2312" w:hAnsi="Calibri" w:eastAsia="仿宋_GB2312"/>
                <w:color w:val="000000" w:themeColor="text1"/>
                <w:kern w:val="0"/>
                <w:szCs w:val="21"/>
                <w:u w:color="000000"/>
                <w14:textFill>
                  <w14:solidFill>
                    <w14:schemeClr w14:val="tx1"/>
                  </w14:solidFill>
                </w14:textFill>
              </w:rPr>
            </w:pPr>
            <w:r>
              <w:rPr>
                <w:rFonts w:hint="eastAsia" w:ascii="仿宋_GB2312" w:hAnsi="Calibri" w:eastAsia="仿宋_GB2312"/>
                <w:color w:val="000000" w:themeColor="text1"/>
                <w:kern w:val="0"/>
                <w:szCs w:val="21"/>
                <w:u w:color="000000"/>
                <w14:textFill>
                  <w14:solidFill>
                    <w14:schemeClr w14:val="tx1"/>
                  </w14:solidFill>
                </w14:textFill>
              </w:rPr>
              <w:t>1</w:t>
            </w:r>
          </w:p>
        </w:tc>
        <w:tc>
          <w:tcPr>
            <w:tcW w:w="1633" w:type="dxa"/>
            <w:vAlign w:val="center"/>
          </w:tcPr>
          <w:p w14:paraId="052C67F2">
            <w:pPr>
              <w:rPr>
                <w:rFonts w:ascii="仿宋_GB2312" w:hAnsi="Calibri" w:eastAsia="仿宋_GB2312"/>
                <w:color w:val="000000" w:themeColor="text1"/>
                <w:kern w:val="0"/>
                <w:szCs w:val="21"/>
                <w:u w:color="000000"/>
                <w14:textFill>
                  <w14:solidFill>
                    <w14:schemeClr w14:val="tx1"/>
                  </w14:solidFill>
                </w14:textFill>
              </w:rPr>
            </w:pPr>
            <w:r>
              <w:rPr>
                <w:rFonts w:hint="eastAsia" w:ascii="仿宋_GB2312" w:hAnsi="Calibri" w:eastAsia="仿宋_GB2312"/>
                <w:color w:val="000000" w:themeColor="text1"/>
                <w:kern w:val="0"/>
                <w:szCs w:val="21"/>
                <w:u w:color="000000"/>
                <w14:textFill>
                  <w14:solidFill>
                    <w14:schemeClr w14:val="tx1"/>
                  </w14:solidFill>
                </w14:textFill>
              </w:rPr>
              <w:t>具体章节或部分，如摘要、引言、正文某章节等</w:t>
            </w:r>
          </w:p>
        </w:tc>
        <w:tc>
          <w:tcPr>
            <w:tcW w:w="1217" w:type="dxa"/>
            <w:vAlign w:val="center"/>
          </w:tcPr>
          <w:p w14:paraId="139C73C7">
            <w:pPr>
              <w:rPr>
                <w:rFonts w:ascii="仿宋_GB2312" w:hAnsi="Calibri" w:eastAsia="仿宋_GB2312"/>
                <w:color w:val="000000" w:themeColor="text1"/>
                <w:kern w:val="0"/>
                <w:szCs w:val="21"/>
                <w:u w:color="000000"/>
                <w14:textFill>
                  <w14:solidFill>
                    <w14:schemeClr w14:val="tx1"/>
                  </w14:solidFill>
                </w14:textFill>
              </w:rPr>
            </w:pPr>
            <w:r>
              <w:rPr>
                <w:rFonts w:hint="eastAsia" w:ascii="仿宋_GB2312" w:hAnsi="Calibri" w:eastAsia="仿宋_GB2312"/>
                <w:color w:val="000000" w:themeColor="text1"/>
                <w:kern w:val="0"/>
                <w:szCs w:val="21"/>
                <w:u w:color="000000"/>
                <w14:textFill>
                  <w14:solidFill>
                    <w14:schemeClr w14:val="tx1"/>
                  </w14:solidFill>
                </w14:textFill>
              </w:rPr>
              <w:t>上述</w:t>
            </w:r>
            <w:r>
              <w:rPr>
                <w:rFonts w:ascii="仿宋_GB2312" w:hAnsi="Calibri" w:eastAsia="仿宋_GB2312"/>
                <w:color w:val="000000" w:themeColor="text1"/>
                <w:kern w:val="0"/>
                <w:szCs w:val="21"/>
                <w:u w:color="000000"/>
                <w14:textFill>
                  <w14:solidFill>
                    <w14:schemeClr w14:val="tx1"/>
                  </w14:solidFill>
                </w14:textFill>
              </w:rPr>
              <w:t xml:space="preserve"> AI </w:t>
            </w:r>
            <w:r>
              <w:rPr>
                <w:rFonts w:hint="eastAsia" w:ascii="仿宋_GB2312" w:hAnsi="Calibri" w:eastAsia="仿宋_GB2312"/>
                <w:color w:val="000000" w:themeColor="text1"/>
                <w:kern w:val="0"/>
                <w:szCs w:val="21"/>
                <w:u w:color="000000"/>
                <w14:textFill>
                  <w14:solidFill>
                    <w14:schemeClr w14:val="tx1"/>
                  </w14:solidFill>
                </w14:textFill>
              </w:rPr>
              <w:t>工具</w:t>
            </w:r>
          </w:p>
        </w:tc>
        <w:tc>
          <w:tcPr>
            <w:tcW w:w="2367" w:type="dxa"/>
            <w:vAlign w:val="center"/>
          </w:tcPr>
          <w:p w14:paraId="741249FE">
            <w:pPr>
              <w:rPr>
                <w:rFonts w:ascii="仿宋_GB2312" w:hAnsi="Calibri" w:eastAsia="仿宋_GB2312"/>
                <w:color w:val="000000" w:themeColor="text1"/>
                <w:kern w:val="0"/>
                <w:szCs w:val="21"/>
                <w:u w:color="000000"/>
                <w14:textFill>
                  <w14:solidFill>
                    <w14:schemeClr w14:val="tx1"/>
                  </w14:solidFill>
                </w14:textFill>
              </w:rPr>
            </w:pPr>
            <w:r>
              <w:rPr>
                <w:rFonts w:hint="eastAsia" w:ascii="仿宋_GB2312" w:hAnsi="Calibri" w:eastAsia="仿宋_GB2312"/>
                <w:color w:val="000000" w:themeColor="text1"/>
                <w:kern w:val="0"/>
                <w:szCs w:val="21"/>
                <w:u w:color="000000"/>
                <w14:textFill>
                  <w14:solidFill>
                    <w14:schemeClr w14:val="tx1"/>
                  </w14:solidFill>
                </w14:textFill>
              </w:rPr>
              <w:t>具体操作，如输入特定问题获取回答、利用工具的特定功能进行文本处理等</w:t>
            </w:r>
          </w:p>
        </w:tc>
        <w:tc>
          <w:tcPr>
            <w:tcW w:w="958" w:type="dxa"/>
            <w:vAlign w:val="center"/>
          </w:tcPr>
          <w:p w14:paraId="7CAD9805">
            <w:pPr>
              <w:jc w:val="center"/>
              <w:rPr>
                <w:rFonts w:ascii="仿宋_GB2312" w:hAnsi="Calibri" w:eastAsia="仿宋_GB2312"/>
                <w:color w:val="000000" w:themeColor="text1"/>
                <w:kern w:val="0"/>
                <w:szCs w:val="21"/>
                <w:u w:color="000000"/>
                <w14:textFill>
                  <w14:solidFill>
                    <w14:schemeClr w14:val="tx1"/>
                  </w14:solidFill>
                </w14:textFill>
              </w:rPr>
            </w:pPr>
            <w:r>
              <w:rPr>
                <w:rFonts w:ascii="仿宋_GB2312" w:hAnsi="Calibri" w:eastAsia="仿宋_GB2312"/>
                <w:color w:val="000000" w:themeColor="text1"/>
                <w:kern w:val="0"/>
                <w:szCs w:val="21"/>
                <w:u w:color="000000"/>
                <w14:textFill>
                  <w14:solidFill>
                    <w14:schemeClr w14:val="tx1"/>
                  </w14:solidFill>
                </w14:textFill>
              </w:rPr>
              <w:t>[X]</w:t>
            </w:r>
          </w:p>
        </w:tc>
        <w:tc>
          <w:tcPr>
            <w:tcW w:w="2326" w:type="dxa"/>
            <w:vAlign w:val="center"/>
          </w:tcPr>
          <w:p w14:paraId="2AADF6AC">
            <w:pPr>
              <w:rPr>
                <w:rFonts w:ascii="仿宋_GB2312" w:hAnsi="Calibri" w:eastAsia="仿宋_GB2312"/>
                <w:color w:val="000000" w:themeColor="text1"/>
                <w:kern w:val="0"/>
                <w:szCs w:val="21"/>
                <w:u w:color="000000"/>
                <w14:textFill>
                  <w14:solidFill>
                    <w14:schemeClr w14:val="tx1"/>
                  </w14:solidFill>
                </w14:textFill>
              </w:rPr>
            </w:pPr>
            <w:r>
              <w:rPr>
                <w:rFonts w:hint="eastAsia" w:ascii="仿宋_GB2312" w:hAnsi="Calibri" w:eastAsia="仿宋_GB2312"/>
                <w:color w:val="000000" w:themeColor="text1"/>
                <w:kern w:val="0"/>
                <w:szCs w:val="21"/>
                <w:u w:color="000000"/>
                <w14:textFill>
                  <w14:solidFill>
                    <w14:schemeClr w14:val="tx1"/>
                  </w14:solidFill>
                </w14:textFill>
              </w:rPr>
              <w:t>详细说明后续处理方式，如筛选、修改、重新组织语言、结合自身研究进行调整等</w:t>
            </w:r>
          </w:p>
        </w:tc>
      </w:tr>
      <w:tr w14:paraId="6CDB8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708" w:type="dxa"/>
            <w:vAlign w:val="center"/>
          </w:tcPr>
          <w:p w14:paraId="2C5267A4">
            <w:pPr>
              <w:jc w:val="center"/>
              <w:rPr>
                <w:rFonts w:ascii="仿宋_GB2312" w:hAnsi="Calibri" w:eastAsia="仿宋_GB2312"/>
                <w:color w:val="000000" w:themeColor="text1"/>
                <w:kern w:val="0"/>
                <w:szCs w:val="21"/>
                <w:u w:color="000000"/>
                <w14:textFill>
                  <w14:solidFill>
                    <w14:schemeClr w14:val="tx1"/>
                  </w14:solidFill>
                </w14:textFill>
              </w:rPr>
            </w:pPr>
            <w:r>
              <w:rPr>
                <w:rFonts w:hint="eastAsia" w:ascii="仿宋_GB2312" w:hAnsi="Calibri" w:eastAsia="仿宋_GB2312"/>
                <w:color w:val="000000" w:themeColor="text1"/>
                <w:kern w:val="0"/>
                <w:szCs w:val="21"/>
                <w:u w:color="000000"/>
                <w14:textFill>
                  <w14:solidFill>
                    <w14:schemeClr w14:val="tx1"/>
                  </w14:solidFill>
                </w14:textFill>
              </w:rPr>
              <w:t>2</w:t>
            </w:r>
          </w:p>
        </w:tc>
        <w:tc>
          <w:tcPr>
            <w:tcW w:w="1633" w:type="dxa"/>
            <w:vAlign w:val="center"/>
          </w:tcPr>
          <w:p w14:paraId="705EC1F0">
            <w:pPr>
              <w:rPr>
                <w:rFonts w:ascii="仿宋_GB2312" w:hAnsi="Calibri" w:eastAsia="仿宋_GB2312"/>
                <w:color w:val="000000" w:themeColor="text1"/>
                <w:kern w:val="0"/>
                <w:szCs w:val="21"/>
                <w:u w:color="000000"/>
                <w14:textFill>
                  <w14:solidFill>
                    <w14:schemeClr w14:val="tx1"/>
                  </w14:solidFill>
                </w14:textFill>
              </w:rPr>
            </w:pPr>
          </w:p>
        </w:tc>
        <w:tc>
          <w:tcPr>
            <w:tcW w:w="1217" w:type="dxa"/>
            <w:vAlign w:val="center"/>
          </w:tcPr>
          <w:p w14:paraId="7E42F956">
            <w:pPr>
              <w:rPr>
                <w:rFonts w:ascii="仿宋_GB2312" w:hAnsi="Calibri" w:eastAsia="仿宋_GB2312"/>
                <w:color w:val="000000" w:themeColor="text1"/>
                <w:kern w:val="0"/>
                <w:szCs w:val="21"/>
                <w:u w:color="000000"/>
                <w14:textFill>
                  <w14:solidFill>
                    <w14:schemeClr w14:val="tx1"/>
                  </w14:solidFill>
                </w14:textFill>
              </w:rPr>
            </w:pPr>
          </w:p>
        </w:tc>
        <w:tc>
          <w:tcPr>
            <w:tcW w:w="2367" w:type="dxa"/>
            <w:vAlign w:val="center"/>
          </w:tcPr>
          <w:p w14:paraId="6A6460D6">
            <w:pPr>
              <w:rPr>
                <w:rFonts w:ascii="仿宋_GB2312" w:hAnsi="Calibri" w:eastAsia="仿宋_GB2312"/>
                <w:color w:val="000000" w:themeColor="text1"/>
                <w:kern w:val="0"/>
                <w:szCs w:val="21"/>
                <w:u w:color="000000"/>
                <w14:textFill>
                  <w14:solidFill>
                    <w14:schemeClr w14:val="tx1"/>
                  </w14:solidFill>
                </w14:textFill>
              </w:rPr>
            </w:pPr>
          </w:p>
        </w:tc>
        <w:tc>
          <w:tcPr>
            <w:tcW w:w="958" w:type="dxa"/>
            <w:vAlign w:val="center"/>
          </w:tcPr>
          <w:p w14:paraId="27E3D0AE">
            <w:pPr>
              <w:rPr>
                <w:rFonts w:ascii="仿宋_GB2312" w:hAnsi="Calibri" w:eastAsia="仿宋_GB2312"/>
                <w:color w:val="000000" w:themeColor="text1"/>
                <w:kern w:val="0"/>
                <w:szCs w:val="21"/>
                <w:u w:color="000000"/>
                <w14:textFill>
                  <w14:solidFill>
                    <w14:schemeClr w14:val="tx1"/>
                  </w14:solidFill>
                </w14:textFill>
              </w:rPr>
            </w:pPr>
          </w:p>
        </w:tc>
        <w:tc>
          <w:tcPr>
            <w:tcW w:w="2326" w:type="dxa"/>
            <w:vAlign w:val="center"/>
          </w:tcPr>
          <w:p w14:paraId="69C95C01">
            <w:pPr>
              <w:rPr>
                <w:rFonts w:ascii="仿宋_GB2312" w:hAnsi="Calibri" w:eastAsia="仿宋_GB2312"/>
                <w:color w:val="000000" w:themeColor="text1"/>
                <w:kern w:val="0"/>
                <w:szCs w:val="21"/>
                <w:u w:color="000000"/>
                <w14:textFill>
                  <w14:solidFill>
                    <w14:schemeClr w14:val="tx1"/>
                  </w14:solidFill>
                </w14:textFill>
              </w:rPr>
            </w:pPr>
          </w:p>
        </w:tc>
      </w:tr>
      <w:tr w14:paraId="0BC28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708" w:type="dxa"/>
            <w:vAlign w:val="center"/>
          </w:tcPr>
          <w:p w14:paraId="3CC0EB4D">
            <w:pPr>
              <w:jc w:val="center"/>
              <w:rPr>
                <w:rFonts w:ascii="仿宋_GB2312" w:hAnsi="Calibri" w:eastAsia="仿宋_GB2312"/>
                <w:color w:val="000000" w:themeColor="text1"/>
                <w:kern w:val="0"/>
                <w:szCs w:val="21"/>
                <w:u w:color="000000"/>
                <w14:textFill>
                  <w14:solidFill>
                    <w14:schemeClr w14:val="tx1"/>
                  </w14:solidFill>
                </w14:textFill>
              </w:rPr>
            </w:pPr>
            <w:r>
              <w:rPr>
                <w:rFonts w:hint="eastAsia" w:ascii="仿宋_GB2312" w:hAnsi="Calibri" w:eastAsia="仿宋_GB2312"/>
                <w:color w:val="000000" w:themeColor="text1"/>
                <w:kern w:val="0"/>
                <w:szCs w:val="21"/>
                <w:u w:color="000000"/>
                <w14:textFill>
                  <w14:solidFill>
                    <w14:schemeClr w14:val="tx1"/>
                  </w14:solidFill>
                </w14:textFill>
              </w:rPr>
              <w:t>……</w:t>
            </w:r>
          </w:p>
        </w:tc>
        <w:tc>
          <w:tcPr>
            <w:tcW w:w="1633" w:type="dxa"/>
            <w:vAlign w:val="center"/>
          </w:tcPr>
          <w:p w14:paraId="500FAB6F">
            <w:pPr>
              <w:rPr>
                <w:rFonts w:ascii="仿宋_GB2312" w:hAnsi="Calibri" w:eastAsia="仿宋_GB2312"/>
                <w:color w:val="000000" w:themeColor="text1"/>
                <w:kern w:val="0"/>
                <w:szCs w:val="21"/>
                <w:u w:color="000000"/>
                <w14:textFill>
                  <w14:solidFill>
                    <w14:schemeClr w14:val="tx1"/>
                  </w14:solidFill>
                </w14:textFill>
              </w:rPr>
            </w:pPr>
            <w:r>
              <w:rPr>
                <w:rFonts w:hint="eastAsia" w:ascii="仿宋_GB2312" w:hAnsi="Calibri" w:eastAsia="仿宋_GB2312"/>
                <w:color w:val="000000" w:themeColor="text1"/>
                <w:kern w:val="0"/>
                <w:szCs w:val="21"/>
                <w:u w:color="000000"/>
                <w14:textFill>
                  <w14:solidFill>
                    <w14:schemeClr w14:val="tx1"/>
                  </w14:solidFill>
                </w14:textFill>
              </w:rPr>
              <w:t>……</w:t>
            </w:r>
          </w:p>
        </w:tc>
        <w:tc>
          <w:tcPr>
            <w:tcW w:w="1217" w:type="dxa"/>
            <w:vAlign w:val="center"/>
          </w:tcPr>
          <w:p w14:paraId="04309F97">
            <w:pPr>
              <w:rPr>
                <w:rFonts w:ascii="仿宋_GB2312" w:hAnsi="Calibri" w:eastAsia="仿宋_GB2312"/>
                <w:color w:val="000000" w:themeColor="text1"/>
                <w:kern w:val="0"/>
                <w:szCs w:val="21"/>
                <w:u w:color="000000"/>
                <w14:textFill>
                  <w14:solidFill>
                    <w14:schemeClr w14:val="tx1"/>
                  </w14:solidFill>
                </w14:textFill>
              </w:rPr>
            </w:pPr>
            <w:r>
              <w:rPr>
                <w:rFonts w:hint="eastAsia" w:ascii="仿宋_GB2312" w:hAnsi="Calibri" w:eastAsia="仿宋_GB2312"/>
                <w:color w:val="000000" w:themeColor="text1"/>
                <w:kern w:val="0"/>
                <w:szCs w:val="21"/>
                <w:u w:color="000000"/>
                <w14:textFill>
                  <w14:solidFill>
                    <w14:schemeClr w14:val="tx1"/>
                  </w14:solidFill>
                </w14:textFill>
              </w:rPr>
              <w:t>……</w:t>
            </w:r>
          </w:p>
        </w:tc>
        <w:tc>
          <w:tcPr>
            <w:tcW w:w="2367" w:type="dxa"/>
            <w:vAlign w:val="center"/>
          </w:tcPr>
          <w:p w14:paraId="5867044C">
            <w:pPr>
              <w:rPr>
                <w:rFonts w:ascii="仿宋_GB2312" w:hAnsi="Calibri" w:eastAsia="仿宋_GB2312"/>
                <w:color w:val="000000" w:themeColor="text1"/>
                <w:kern w:val="0"/>
                <w:szCs w:val="21"/>
                <w:u w:color="000000"/>
                <w14:textFill>
                  <w14:solidFill>
                    <w14:schemeClr w14:val="tx1"/>
                  </w14:solidFill>
                </w14:textFill>
              </w:rPr>
            </w:pPr>
            <w:r>
              <w:rPr>
                <w:rFonts w:hint="eastAsia" w:ascii="仿宋_GB2312" w:hAnsi="Calibri" w:eastAsia="仿宋_GB2312"/>
                <w:color w:val="000000" w:themeColor="text1"/>
                <w:kern w:val="0"/>
                <w:szCs w:val="21"/>
                <w:u w:color="000000"/>
                <w14:textFill>
                  <w14:solidFill>
                    <w14:schemeClr w14:val="tx1"/>
                  </w14:solidFill>
                </w14:textFill>
              </w:rPr>
              <w:t>……</w:t>
            </w:r>
          </w:p>
        </w:tc>
        <w:tc>
          <w:tcPr>
            <w:tcW w:w="958" w:type="dxa"/>
            <w:vAlign w:val="center"/>
          </w:tcPr>
          <w:p w14:paraId="031CCA67">
            <w:pPr>
              <w:jc w:val="center"/>
              <w:rPr>
                <w:rFonts w:ascii="仿宋_GB2312" w:hAnsi="Calibri" w:eastAsia="仿宋_GB2312"/>
                <w:color w:val="000000" w:themeColor="text1"/>
                <w:kern w:val="0"/>
                <w:szCs w:val="21"/>
                <w:u w:color="000000"/>
                <w14:textFill>
                  <w14:solidFill>
                    <w14:schemeClr w14:val="tx1"/>
                  </w14:solidFill>
                </w14:textFill>
              </w:rPr>
            </w:pPr>
            <w:r>
              <w:rPr>
                <w:rFonts w:hint="eastAsia" w:ascii="仿宋_GB2312" w:hAnsi="Calibri" w:eastAsia="仿宋_GB2312"/>
                <w:color w:val="000000" w:themeColor="text1"/>
                <w:kern w:val="0"/>
                <w:szCs w:val="21"/>
                <w:u w:color="000000"/>
                <w14:textFill>
                  <w14:solidFill>
                    <w14:schemeClr w14:val="tx1"/>
                  </w14:solidFill>
                </w14:textFill>
              </w:rPr>
              <w:t>……</w:t>
            </w:r>
          </w:p>
        </w:tc>
        <w:tc>
          <w:tcPr>
            <w:tcW w:w="2326" w:type="dxa"/>
            <w:vAlign w:val="center"/>
          </w:tcPr>
          <w:p w14:paraId="028D8F63">
            <w:pPr>
              <w:rPr>
                <w:rFonts w:ascii="仿宋_GB2312" w:hAnsi="Calibri" w:eastAsia="仿宋_GB2312"/>
                <w:color w:val="000000" w:themeColor="text1"/>
                <w:kern w:val="0"/>
                <w:szCs w:val="21"/>
                <w:u w:color="000000"/>
                <w14:textFill>
                  <w14:solidFill>
                    <w14:schemeClr w14:val="tx1"/>
                  </w14:solidFill>
                </w14:textFill>
              </w:rPr>
            </w:pPr>
            <w:r>
              <w:rPr>
                <w:rFonts w:hint="eastAsia" w:ascii="仿宋_GB2312" w:hAnsi="Calibri" w:eastAsia="仿宋_GB2312"/>
                <w:color w:val="000000" w:themeColor="text1"/>
                <w:kern w:val="0"/>
                <w:szCs w:val="21"/>
                <w:u w:color="000000"/>
                <w14:textFill>
                  <w14:solidFill>
                    <w14:schemeClr w14:val="tx1"/>
                  </w14:solidFill>
                </w14:textFill>
              </w:rPr>
              <w:t>……</w:t>
            </w:r>
          </w:p>
        </w:tc>
      </w:tr>
    </w:tbl>
    <w:p w14:paraId="406BF55E">
      <w:pPr>
        <w:ind w:firstLine="522" w:firstLineChars="200"/>
        <w:rPr>
          <w:rFonts w:ascii="仿宋_GB2312" w:eastAsia="仿宋_GB2312"/>
          <w:color w:val="000000" w:themeColor="text1"/>
          <w:kern w:val="0"/>
          <w:sz w:val="28"/>
          <w:szCs w:val="28"/>
          <w:u w:color="000000"/>
          <w14:textFill>
            <w14:solidFill>
              <w14:schemeClr w14:val="tx1"/>
            </w14:solidFill>
          </w14:textFill>
        </w:rPr>
      </w:pPr>
      <w:r>
        <w:rPr>
          <w:rFonts w:hint="eastAsia" w:ascii="仿宋_GB2312" w:eastAsia="仿宋_GB2312"/>
          <w:color w:val="000000" w:themeColor="text1"/>
          <w:kern w:val="0"/>
          <w:sz w:val="28"/>
          <w:szCs w:val="28"/>
          <w:u w:color="000000"/>
          <w14:textFill>
            <w14:solidFill>
              <w14:schemeClr w14:val="tx1"/>
            </w14:solidFill>
          </w14:textFill>
        </w:rPr>
        <w:t>在论文的</w:t>
      </w:r>
      <w:r>
        <w:rPr>
          <w:rFonts w:ascii="仿宋_GB2312" w:eastAsia="仿宋_GB2312"/>
          <w:color w:val="000000" w:themeColor="text1"/>
          <w:kern w:val="0"/>
          <w:sz w:val="28"/>
          <w:szCs w:val="28"/>
          <w:u w:color="000000"/>
          <w14:textFill>
            <w14:solidFill>
              <w14:schemeClr w14:val="tx1"/>
            </w14:solidFill>
          </w14:textFill>
        </w:rPr>
        <w:t xml:space="preserve"> [</w:t>
      </w:r>
      <w:r>
        <w:rPr>
          <w:rFonts w:hint="eastAsia" w:ascii="仿宋_GB2312" w:eastAsia="仿宋_GB2312"/>
          <w:color w:val="000000" w:themeColor="text1"/>
          <w:kern w:val="0"/>
          <w:sz w:val="28"/>
          <w:szCs w:val="28"/>
          <w:u w:color="000000"/>
          <w14:textFill>
            <w14:solidFill>
              <w14:schemeClr w14:val="tx1"/>
            </w14:solidFill>
          </w14:textFill>
        </w:rPr>
        <w:t>具体章节或部分，如摘要、引言、正文某章节等</w:t>
      </w:r>
      <w:r>
        <w:rPr>
          <w:rFonts w:ascii="仿宋_GB2312" w:eastAsia="仿宋_GB2312"/>
          <w:color w:val="000000" w:themeColor="text1"/>
          <w:kern w:val="0"/>
          <w:sz w:val="28"/>
          <w:szCs w:val="28"/>
          <w:u w:color="000000"/>
          <w14:textFill>
            <w14:solidFill>
              <w14:schemeClr w14:val="tx1"/>
            </w14:solidFill>
          </w14:textFill>
        </w:rPr>
        <w:t xml:space="preserve">] </w:t>
      </w:r>
      <w:r>
        <w:rPr>
          <w:rFonts w:hint="eastAsia" w:ascii="仿宋_GB2312" w:eastAsia="仿宋_GB2312"/>
          <w:color w:val="000000" w:themeColor="text1"/>
          <w:kern w:val="0"/>
          <w:sz w:val="28"/>
          <w:szCs w:val="28"/>
          <w:u w:color="000000"/>
          <w14:textFill>
            <w14:solidFill>
              <w14:schemeClr w14:val="tx1"/>
            </w14:solidFill>
          </w14:textFill>
        </w:rPr>
        <w:t>使用了上述</w:t>
      </w:r>
      <w:r>
        <w:rPr>
          <w:rFonts w:ascii="仿宋_GB2312" w:eastAsia="仿宋_GB2312"/>
          <w:color w:val="000000" w:themeColor="text1"/>
          <w:kern w:val="0"/>
          <w:sz w:val="28"/>
          <w:szCs w:val="28"/>
          <w:u w:color="000000"/>
          <w14:textFill>
            <w14:solidFill>
              <w14:schemeClr w14:val="tx1"/>
            </w14:solidFill>
          </w14:textFill>
        </w:rPr>
        <w:t xml:space="preserve"> AI </w:t>
      </w:r>
      <w:r>
        <w:rPr>
          <w:rFonts w:hint="eastAsia" w:ascii="仿宋_GB2312" w:eastAsia="仿宋_GB2312"/>
          <w:color w:val="000000" w:themeColor="text1"/>
          <w:kern w:val="0"/>
          <w:sz w:val="28"/>
          <w:szCs w:val="28"/>
          <w:u w:color="000000"/>
          <w14:textFill>
            <w14:solidFill>
              <w14:schemeClr w14:val="tx1"/>
            </w14:solidFill>
          </w14:textFill>
        </w:rPr>
        <w:t>工具。使用方式为</w:t>
      </w:r>
      <w:r>
        <w:rPr>
          <w:rFonts w:ascii="仿宋_GB2312" w:eastAsia="仿宋_GB2312"/>
          <w:color w:val="000000" w:themeColor="text1"/>
          <w:kern w:val="0"/>
          <w:sz w:val="28"/>
          <w:szCs w:val="28"/>
          <w:u w:color="000000"/>
          <w14:textFill>
            <w14:solidFill>
              <w14:schemeClr w14:val="tx1"/>
            </w14:solidFill>
          </w14:textFill>
        </w:rPr>
        <w:t xml:space="preserve"> [</w:t>
      </w:r>
      <w:r>
        <w:rPr>
          <w:rFonts w:hint="eastAsia" w:ascii="仿宋_GB2312" w:eastAsia="仿宋_GB2312"/>
          <w:color w:val="000000" w:themeColor="text1"/>
          <w:kern w:val="0"/>
          <w:sz w:val="28"/>
          <w:szCs w:val="28"/>
          <w:u w:color="000000"/>
          <w14:textFill>
            <w14:solidFill>
              <w14:schemeClr w14:val="tx1"/>
            </w14:solidFill>
          </w14:textFill>
        </w:rPr>
        <w:t>具体操作，如输入特定问题获取回答、利用工具的特定功能进行文本处理等</w:t>
      </w:r>
      <w:r>
        <w:rPr>
          <w:rFonts w:ascii="仿宋_GB2312" w:eastAsia="仿宋_GB2312"/>
          <w:color w:val="000000" w:themeColor="text1"/>
          <w:kern w:val="0"/>
          <w:sz w:val="28"/>
          <w:szCs w:val="28"/>
          <w:u w:color="000000"/>
          <w14:textFill>
            <w14:solidFill>
              <w14:schemeClr w14:val="tx1"/>
            </w14:solidFill>
          </w14:textFill>
        </w:rPr>
        <w:t>]</w:t>
      </w:r>
      <w:r>
        <w:rPr>
          <w:rFonts w:hint="eastAsia" w:ascii="仿宋_GB2312" w:eastAsia="仿宋_GB2312"/>
          <w:color w:val="000000" w:themeColor="text1"/>
          <w:kern w:val="0"/>
          <w:sz w:val="28"/>
          <w:szCs w:val="28"/>
          <w:u w:color="000000"/>
          <w14:textFill>
            <w14:solidFill>
              <w14:schemeClr w14:val="tx1"/>
            </w14:solidFill>
          </w14:textFill>
        </w:rPr>
        <w:t>。在这些部分，</w:t>
      </w:r>
      <w:r>
        <w:rPr>
          <w:rFonts w:ascii="仿宋_GB2312" w:eastAsia="仿宋_GB2312"/>
          <w:color w:val="000000" w:themeColor="text1"/>
          <w:kern w:val="0"/>
          <w:sz w:val="28"/>
          <w:szCs w:val="28"/>
          <w:u w:color="000000"/>
          <w14:textFill>
            <w14:solidFill>
              <w14:schemeClr w14:val="tx1"/>
            </w14:solidFill>
          </w14:textFill>
        </w:rPr>
        <w:t xml:space="preserve">AI </w:t>
      </w:r>
      <w:r>
        <w:rPr>
          <w:rFonts w:hint="eastAsia" w:ascii="仿宋_GB2312" w:eastAsia="仿宋_GB2312"/>
          <w:color w:val="000000" w:themeColor="text1"/>
          <w:kern w:val="0"/>
          <w:sz w:val="28"/>
          <w:szCs w:val="28"/>
          <w:u w:color="000000"/>
          <w14:textFill>
            <w14:solidFill>
              <w14:schemeClr w14:val="tx1"/>
            </w14:solidFill>
          </w14:textFill>
        </w:rPr>
        <w:t>工具提供的内容占比约为</w:t>
      </w:r>
      <w:r>
        <w:rPr>
          <w:rFonts w:ascii="仿宋_GB2312" w:eastAsia="仿宋_GB2312"/>
          <w:color w:val="000000" w:themeColor="text1"/>
          <w:kern w:val="0"/>
          <w:sz w:val="28"/>
          <w:szCs w:val="28"/>
          <w:u w:color="000000"/>
          <w14:textFill>
            <w14:solidFill>
              <w14:schemeClr w14:val="tx1"/>
            </w14:solidFill>
          </w14:textFill>
        </w:rPr>
        <w:t xml:space="preserve"> [X]%</w:t>
      </w:r>
      <w:r>
        <w:rPr>
          <w:rFonts w:hint="eastAsia" w:ascii="仿宋_GB2312" w:eastAsia="仿宋_GB2312"/>
          <w:color w:val="000000" w:themeColor="text1"/>
          <w:kern w:val="0"/>
          <w:sz w:val="28"/>
          <w:szCs w:val="28"/>
          <w:u w:color="000000"/>
          <w14:textFill>
            <w14:solidFill>
              <w14:schemeClr w14:val="tx1"/>
            </w14:solidFill>
          </w14:textFill>
        </w:rPr>
        <w:t>。​</w:t>
      </w:r>
    </w:p>
    <w:p w14:paraId="08B0E2C6">
      <w:pPr>
        <w:ind w:firstLine="522" w:firstLineChars="200"/>
        <w:rPr>
          <w:rFonts w:ascii="仿宋_GB2312" w:eastAsia="仿宋_GB2312"/>
          <w:color w:val="000000" w:themeColor="text1"/>
          <w:kern w:val="0"/>
          <w:sz w:val="28"/>
          <w:szCs w:val="28"/>
          <w:u w:color="000000"/>
          <w14:textFill>
            <w14:solidFill>
              <w14:schemeClr w14:val="tx1"/>
            </w14:solidFill>
          </w14:textFill>
        </w:rPr>
      </w:pPr>
      <w:r>
        <w:rPr>
          <w:rFonts w:hint="eastAsia" w:ascii="仿宋_GB2312" w:eastAsia="仿宋_GB2312"/>
          <w:color w:val="000000" w:themeColor="text1"/>
          <w:kern w:val="0"/>
          <w:sz w:val="28"/>
          <w:szCs w:val="28"/>
          <w:u w:color="000000"/>
          <w14:textFill>
            <w14:solidFill>
              <w14:schemeClr w14:val="tx1"/>
            </w14:solidFill>
          </w14:textFill>
        </w:rPr>
        <w:t>本人对</w:t>
      </w:r>
      <w:r>
        <w:rPr>
          <w:rFonts w:ascii="仿宋_GB2312" w:eastAsia="仿宋_GB2312"/>
          <w:color w:val="000000" w:themeColor="text1"/>
          <w:kern w:val="0"/>
          <w:sz w:val="28"/>
          <w:szCs w:val="28"/>
          <w:u w:color="000000"/>
          <w14:textFill>
            <w14:solidFill>
              <w14:schemeClr w14:val="tx1"/>
            </w14:solidFill>
          </w14:textFill>
        </w:rPr>
        <w:t xml:space="preserve"> AI </w:t>
      </w:r>
      <w:r>
        <w:rPr>
          <w:rFonts w:hint="eastAsia" w:ascii="仿宋_GB2312" w:eastAsia="仿宋_GB2312"/>
          <w:color w:val="000000" w:themeColor="text1"/>
          <w:kern w:val="0"/>
          <w:sz w:val="28"/>
          <w:szCs w:val="28"/>
          <w:u w:color="000000"/>
          <w14:textFill>
            <w14:solidFill>
              <w14:schemeClr w14:val="tx1"/>
            </w14:solidFill>
          </w14:textFill>
        </w:rPr>
        <w:t>工具提供的内容进行了</w:t>
      </w:r>
      <w:r>
        <w:rPr>
          <w:rFonts w:ascii="仿宋_GB2312" w:eastAsia="仿宋_GB2312"/>
          <w:color w:val="000000" w:themeColor="text1"/>
          <w:kern w:val="0"/>
          <w:sz w:val="28"/>
          <w:szCs w:val="28"/>
          <w:u w:color="000000"/>
          <w14:textFill>
            <w14:solidFill>
              <w14:schemeClr w14:val="tx1"/>
            </w14:solidFill>
          </w14:textFill>
        </w:rPr>
        <w:t xml:space="preserve"> [</w:t>
      </w:r>
      <w:r>
        <w:rPr>
          <w:rFonts w:hint="eastAsia" w:ascii="仿宋_GB2312" w:eastAsia="仿宋_GB2312"/>
          <w:color w:val="000000" w:themeColor="text1"/>
          <w:kern w:val="0"/>
          <w:sz w:val="28"/>
          <w:szCs w:val="28"/>
          <w:u w:color="000000"/>
          <w14:textFill>
            <w14:solidFill>
              <w14:schemeClr w14:val="tx1"/>
            </w14:solidFill>
          </w14:textFill>
        </w:rPr>
        <w:t>详细说明后续处理方式，如筛选、修改、重新组织语言、结合自身研究进行调整等</w:t>
      </w:r>
      <w:r>
        <w:rPr>
          <w:rFonts w:ascii="仿宋_GB2312" w:eastAsia="仿宋_GB2312"/>
          <w:color w:val="000000" w:themeColor="text1"/>
          <w:kern w:val="0"/>
          <w:sz w:val="28"/>
          <w:szCs w:val="28"/>
          <w:u w:color="000000"/>
          <w14:textFill>
            <w14:solidFill>
              <w14:schemeClr w14:val="tx1"/>
            </w14:solidFill>
          </w14:textFill>
        </w:rPr>
        <w:t>]</w:t>
      </w:r>
      <w:r>
        <w:rPr>
          <w:rFonts w:hint="eastAsia" w:ascii="仿宋_GB2312" w:eastAsia="仿宋_GB2312"/>
          <w:color w:val="000000" w:themeColor="text1"/>
          <w:kern w:val="0"/>
          <w:sz w:val="28"/>
          <w:szCs w:val="28"/>
          <w:u w:color="000000"/>
          <w14:textFill>
            <w14:solidFill>
              <w14:schemeClr w14:val="tx1"/>
            </w14:solidFill>
          </w14:textFill>
        </w:rPr>
        <w:t>，以确保论文内容符合学术要求及本人的研究思路。​</w:t>
      </w:r>
    </w:p>
    <w:p w14:paraId="04F87C1B">
      <w:pPr>
        <w:ind w:firstLine="522" w:firstLineChars="200"/>
        <w:rPr>
          <w:rFonts w:ascii="仿宋_GB2312" w:eastAsia="仿宋_GB2312"/>
          <w:color w:val="000000" w:themeColor="text1"/>
          <w:kern w:val="0"/>
          <w:sz w:val="28"/>
          <w:szCs w:val="28"/>
          <w:u w:color="000000"/>
          <w14:textFill>
            <w14:solidFill>
              <w14:schemeClr w14:val="tx1"/>
            </w14:solidFill>
          </w14:textFill>
        </w:rPr>
      </w:pPr>
    </w:p>
    <w:p w14:paraId="4BBDD7CC">
      <w:pPr>
        <w:ind w:firstLine="522" w:firstLineChars="200"/>
        <w:rPr>
          <w:rFonts w:ascii="黑体" w:hAnsi="黑体" w:eastAsia="黑体" w:cs="黑体"/>
          <w:color w:val="000000" w:themeColor="text1"/>
          <w:kern w:val="0"/>
          <w:sz w:val="28"/>
          <w:szCs w:val="28"/>
          <w:u w:color="000000"/>
          <w14:textFill>
            <w14:solidFill>
              <w14:schemeClr w14:val="tx1"/>
            </w14:solidFill>
          </w14:textFill>
        </w:rPr>
      </w:pPr>
      <w:r>
        <w:rPr>
          <w:rFonts w:hint="eastAsia" w:ascii="黑体" w:hAnsi="黑体" w:eastAsia="黑体" w:cs="黑体"/>
          <w:color w:val="000000" w:themeColor="text1"/>
          <w:kern w:val="0"/>
          <w:sz w:val="28"/>
          <w:szCs w:val="28"/>
          <w:u w:color="000000"/>
          <w14:textFill>
            <w14:solidFill>
              <w14:schemeClr w14:val="tx1"/>
            </w14:solidFill>
          </w14:textFill>
        </w:rPr>
        <w:t>三、原创性与责任声明​</w:t>
      </w:r>
    </w:p>
    <w:p w14:paraId="4D0C8B98">
      <w:pPr>
        <w:ind w:firstLine="522" w:firstLineChars="200"/>
        <w:rPr>
          <w:rFonts w:ascii="仿宋_GB2312" w:eastAsia="仿宋_GB2312"/>
          <w:color w:val="000000" w:themeColor="text1"/>
          <w:kern w:val="0"/>
          <w:sz w:val="28"/>
          <w:szCs w:val="28"/>
          <w:u w:color="000000"/>
          <w14:textFill>
            <w14:solidFill>
              <w14:schemeClr w14:val="tx1"/>
            </w14:solidFill>
          </w14:textFill>
        </w:rPr>
      </w:pPr>
      <w:r>
        <w:rPr>
          <w:rFonts w:hint="eastAsia" w:ascii="仿宋_GB2312" w:eastAsia="仿宋_GB2312"/>
          <w:color w:val="000000" w:themeColor="text1"/>
          <w:kern w:val="0"/>
          <w:sz w:val="28"/>
          <w:szCs w:val="28"/>
          <w:u w:color="000000"/>
          <w14:textFill>
            <w14:solidFill>
              <w14:schemeClr w14:val="tx1"/>
            </w14:solidFill>
          </w14:textFill>
        </w:rPr>
        <w:t>本人确认，尽管使用了上述</w:t>
      </w:r>
      <w:r>
        <w:rPr>
          <w:rFonts w:ascii="仿宋_GB2312" w:eastAsia="仿宋_GB2312"/>
          <w:color w:val="000000" w:themeColor="text1"/>
          <w:kern w:val="0"/>
          <w:sz w:val="28"/>
          <w:szCs w:val="28"/>
          <w:u w:color="000000"/>
          <w14:textFill>
            <w14:solidFill>
              <w14:schemeClr w14:val="tx1"/>
            </w14:solidFill>
          </w14:textFill>
        </w:rPr>
        <w:t xml:space="preserve"> AI </w:t>
      </w:r>
      <w:r>
        <w:rPr>
          <w:rFonts w:hint="eastAsia" w:ascii="仿宋_GB2312" w:eastAsia="仿宋_GB2312"/>
          <w:color w:val="000000" w:themeColor="text1"/>
          <w:kern w:val="0"/>
          <w:sz w:val="28"/>
          <w:szCs w:val="28"/>
          <w:u w:color="000000"/>
          <w14:textFill>
            <w14:solidFill>
              <w14:schemeClr w14:val="tx1"/>
            </w14:solidFill>
          </w14:textFill>
        </w:rPr>
        <w:t>工具，但论文整体的研究思路、核心观点、论证过程及最终结论均为本人独立思考与研究的成果。论文中引用</w:t>
      </w:r>
      <w:r>
        <w:rPr>
          <w:rFonts w:ascii="仿宋_GB2312" w:eastAsia="仿宋_GB2312"/>
          <w:color w:val="000000" w:themeColor="text1"/>
          <w:kern w:val="0"/>
          <w:sz w:val="28"/>
          <w:szCs w:val="28"/>
          <w:u w:color="000000"/>
          <w14:textFill>
            <w14:solidFill>
              <w14:schemeClr w14:val="tx1"/>
            </w14:solidFill>
          </w14:textFill>
        </w:rPr>
        <w:t xml:space="preserve"> AI </w:t>
      </w:r>
      <w:r>
        <w:rPr>
          <w:rFonts w:hint="eastAsia" w:ascii="仿宋_GB2312" w:eastAsia="仿宋_GB2312"/>
          <w:color w:val="000000" w:themeColor="text1"/>
          <w:kern w:val="0"/>
          <w:sz w:val="28"/>
          <w:szCs w:val="28"/>
          <w:u w:color="000000"/>
          <w14:textFill>
            <w14:solidFill>
              <w14:schemeClr w14:val="tx1"/>
            </w14:solidFill>
          </w14:textFill>
        </w:rPr>
        <w:t>工具生成内容之处，均已按照学校规定的学术规范进行了明确标注。​</w:t>
      </w:r>
    </w:p>
    <w:p w14:paraId="755421EE">
      <w:pPr>
        <w:ind w:firstLine="522" w:firstLineChars="200"/>
        <w:rPr>
          <w:rFonts w:ascii="仿宋_GB2312" w:eastAsia="仿宋_GB2312"/>
          <w:color w:val="000000" w:themeColor="text1"/>
          <w:kern w:val="0"/>
          <w:sz w:val="28"/>
          <w:szCs w:val="28"/>
          <w:u w:color="000000"/>
          <w14:textFill>
            <w14:solidFill>
              <w14:schemeClr w14:val="tx1"/>
            </w14:solidFill>
          </w14:textFill>
        </w:rPr>
      </w:pPr>
      <w:r>
        <w:rPr>
          <w:rFonts w:hint="eastAsia" w:ascii="仿宋_GB2312" w:eastAsia="仿宋_GB2312"/>
          <w:color w:val="000000" w:themeColor="text1"/>
          <w:kern w:val="0"/>
          <w:sz w:val="28"/>
          <w:szCs w:val="28"/>
          <w:u w:color="000000"/>
          <w14:textFill>
            <w14:solidFill>
              <w14:schemeClr w14:val="tx1"/>
            </w14:solidFill>
          </w14:textFill>
        </w:rPr>
        <w:t>若论文因</w:t>
      </w:r>
      <w:r>
        <w:rPr>
          <w:rFonts w:ascii="仿宋_GB2312" w:eastAsia="仿宋_GB2312"/>
          <w:color w:val="000000" w:themeColor="text1"/>
          <w:kern w:val="0"/>
          <w:sz w:val="28"/>
          <w:szCs w:val="28"/>
          <w:u w:color="000000"/>
          <w14:textFill>
            <w14:solidFill>
              <w14:schemeClr w14:val="tx1"/>
            </w14:solidFill>
          </w14:textFill>
        </w:rPr>
        <w:t xml:space="preserve"> AI </w:t>
      </w:r>
      <w:r>
        <w:rPr>
          <w:rFonts w:hint="eastAsia" w:ascii="仿宋_GB2312" w:eastAsia="仿宋_GB2312"/>
          <w:color w:val="000000" w:themeColor="text1"/>
          <w:kern w:val="0"/>
          <w:sz w:val="28"/>
          <w:szCs w:val="28"/>
          <w:u w:color="000000"/>
          <w14:textFill>
            <w14:solidFill>
              <w14:schemeClr w14:val="tx1"/>
            </w14:solidFill>
          </w14:textFill>
        </w:rPr>
        <w:t>工具使用不当或未按要求标注等原因出现学术不端问题，本人愿意承担全部责任。​</w:t>
      </w:r>
    </w:p>
    <w:p w14:paraId="37A68DE4">
      <w:pPr>
        <w:ind w:firstLine="522" w:firstLineChars="200"/>
        <w:rPr>
          <w:rFonts w:ascii="仿宋_GB2312" w:eastAsia="仿宋_GB2312"/>
          <w:color w:val="000000" w:themeColor="text1"/>
          <w:kern w:val="0"/>
          <w:sz w:val="28"/>
          <w:szCs w:val="28"/>
          <w:u w:color="000000"/>
          <w14:textFill>
            <w14:solidFill>
              <w14:schemeClr w14:val="tx1"/>
            </w14:solidFill>
          </w14:textFill>
        </w:rPr>
      </w:pPr>
    </w:p>
    <w:p w14:paraId="0B9E22FF">
      <w:pPr>
        <w:ind w:firstLine="522" w:firstLineChars="200"/>
        <w:rPr>
          <w:rFonts w:ascii="仿宋_GB2312" w:eastAsia="仿宋_GB2312"/>
          <w:color w:val="000000" w:themeColor="text1"/>
          <w:kern w:val="0"/>
          <w:sz w:val="28"/>
          <w:szCs w:val="28"/>
          <w:u w:color="000000"/>
          <w14:textFill>
            <w14:solidFill>
              <w14:schemeClr w14:val="tx1"/>
            </w14:solidFill>
          </w14:textFill>
        </w:rPr>
      </w:pPr>
    </w:p>
    <w:p w14:paraId="4CB148D5">
      <w:pPr>
        <w:ind w:firstLine="4176" w:firstLineChars="1600"/>
        <w:rPr>
          <w:rFonts w:ascii="仿宋_GB2312" w:eastAsia="仿宋_GB2312"/>
          <w:color w:val="000000" w:themeColor="text1"/>
          <w:kern w:val="0"/>
          <w:sz w:val="28"/>
          <w:szCs w:val="28"/>
          <w:u w:color="000000"/>
          <w14:textFill>
            <w14:solidFill>
              <w14:schemeClr w14:val="tx1"/>
            </w14:solidFill>
          </w14:textFill>
        </w:rPr>
      </w:pPr>
      <w:r>
        <w:rPr>
          <w:rFonts w:hint="eastAsia" w:ascii="仿宋_GB2312" w:eastAsia="仿宋_GB2312"/>
          <w:color w:val="000000" w:themeColor="text1"/>
          <w:kern w:val="0"/>
          <w:sz w:val="28"/>
          <w:szCs w:val="28"/>
          <w:u w:color="000000"/>
          <w14:textFill>
            <w14:solidFill>
              <w14:schemeClr w14:val="tx1"/>
            </w14:solidFill>
          </w14:textFill>
        </w:rPr>
        <w:t>学生签名：</w:t>
      </w:r>
    </w:p>
    <w:p w14:paraId="4843F60F">
      <w:pPr>
        <w:ind w:firstLine="4176" w:firstLineChars="1600"/>
        <w:rPr>
          <w:rFonts w:ascii="仿宋_GB2312" w:eastAsia="仿宋_GB2312"/>
          <w:color w:val="000000" w:themeColor="text1"/>
          <w:kern w:val="0"/>
          <w:sz w:val="28"/>
          <w:szCs w:val="28"/>
          <w:u w:color="000000"/>
          <w14:textFill>
            <w14:solidFill>
              <w14:schemeClr w14:val="tx1"/>
            </w14:solidFill>
          </w14:textFill>
        </w:rPr>
      </w:pPr>
      <w:r>
        <w:rPr>
          <w:rFonts w:hint="eastAsia" w:ascii="仿宋_GB2312" w:eastAsia="仿宋_GB2312"/>
          <w:color w:val="000000" w:themeColor="text1"/>
          <w:kern w:val="0"/>
          <w:sz w:val="28"/>
          <w:szCs w:val="28"/>
          <w:u w:color="000000"/>
          <w14:textFill>
            <w14:solidFill>
              <w14:schemeClr w14:val="tx1"/>
            </w14:solidFill>
          </w14:textFill>
        </w:rPr>
        <w:t>指导老师签名：</w:t>
      </w:r>
      <w:r>
        <w:rPr>
          <w:rFonts w:ascii="仿宋_GB2312" w:eastAsia="仿宋_GB2312"/>
          <w:color w:val="000000" w:themeColor="text1"/>
          <w:kern w:val="0"/>
          <w:sz w:val="28"/>
          <w:szCs w:val="28"/>
          <w:u w:color="000000"/>
          <w14:textFill>
            <w14:solidFill>
              <w14:schemeClr w14:val="tx1"/>
            </w14:solidFill>
          </w14:textFill>
        </w:rPr>
        <w:t>​</w:t>
      </w:r>
    </w:p>
    <w:p w14:paraId="72437FC1">
      <w:pPr>
        <w:ind w:firstLine="4176" w:firstLineChars="1600"/>
        <w:rPr>
          <w:rFonts w:ascii="仿宋_GB2312" w:eastAsia="仿宋_GB2312"/>
          <w:color w:val="000000" w:themeColor="text1"/>
          <w:kern w:val="0"/>
          <w:sz w:val="28"/>
          <w:szCs w:val="28"/>
          <w:u w:color="000000"/>
          <w14:textFill>
            <w14:solidFill>
              <w14:schemeClr w14:val="tx1"/>
            </w14:solidFill>
          </w14:textFill>
        </w:rPr>
      </w:pPr>
      <w:r>
        <w:rPr>
          <w:rFonts w:hint="eastAsia" w:ascii="仿宋_GB2312" w:eastAsia="仿宋_GB2312"/>
          <w:color w:val="000000" w:themeColor="text1"/>
          <w:kern w:val="0"/>
          <w:sz w:val="28"/>
          <w:szCs w:val="28"/>
          <w:u w:color="000000"/>
          <w14:textFill>
            <w14:solidFill>
              <w14:schemeClr w14:val="tx1"/>
            </w14:solidFill>
          </w14:textFill>
        </w:rPr>
        <w:t>2025年  月  日</w:t>
      </w:r>
    </w:p>
    <w:p w14:paraId="37A5C8FD">
      <w:pPr>
        <w:spacing w:before="120" w:after="120" w:line="400" w:lineRule="exact"/>
        <w:rPr>
          <w:rFonts w:ascii="宋体" w:hAnsi="宋体"/>
          <w:szCs w:val="21"/>
        </w:rPr>
      </w:pPr>
    </w:p>
    <w:sectPr>
      <w:footerReference r:id="rId15" w:type="first"/>
      <w:pgSz w:w="11907" w:h="16840"/>
      <w:pgMar w:top="1418" w:right="1134" w:bottom="1418" w:left="1418" w:header="851" w:footer="851" w:gutter="0"/>
      <w:pgNumType w:start="1"/>
      <w:cols w:space="720" w:num="1"/>
      <w:titlePg/>
      <w:docGrid w:type="linesAndChars" w:linePitch="291" w:charSpace="-3908"/>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陈黎" w:date="2025-04-25T08:46:28Z" w:initials="">
    <w:p w14:paraId="3A691630">
      <w:pPr>
        <w:pStyle w:val="12"/>
        <w:rPr>
          <w:rFonts w:hint="default" w:eastAsia="宋体"/>
          <w:lang w:val="en-US" w:eastAsia="zh-CN"/>
        </w:rPr>
      </w:pPr>
      <w:r>
        <w:rPr>
          <w:rFonts w:hint="eastAsia"/>
          <w:lang w:val="en-US" w:eastAsia="zh-CN"/>
        </w:rPr>
        <w:t>信息写完整</w:t>
      </w:r>
    </w:p>
  </w:comment>
  <w:comment w:id="1" w:author="陈黎" w:date="2025-04-25T09:03:05Z" w:initials="">
    <w:p w14:paraId="6C9055D6">
      <w:pPr>
        <w:pStyle w:val="12"/>
        <w:rPr>
          <w:rFonts w:hint="default" w:eastAsia="宋体"/>
          <w:lang w:val="en-US" w:eastAsia="zh-CN"/>
        </w:rPr>
      </w:pPr>
      <w:r>
        <w:rPr>
          <w:rFonts w:hint="eastAsia"/>
          <w:lang w:val="en-US" w:eastAsia="zh-CN"/>
        </w:rPr>
        <w:t>公式要编号</w:t>
      </w:r>
    </w:p>
  </w:comment>
  <w:comment w:id="2" w:author="陈黎" w:date="2025-04-25T09:05:35Z" w:initials="">
    <w:p w14:paraId="36F85C84">
      <w:pPr>
        <w:pStyle w:val="12"/>
        <w:rPr>
          <w:rFonts w:hint="default" w:eastAsia="宋体"/>
          <w:lang w:val="en-US" w:eastAsia="zh-CN"/>
        </w:rPr>
      </w:pPr>
      <w:r>
        <w:rPr>
          <w:rFonts w:hint="eastAsia"/>
          <w:lang w:val="en-US" w:eastAsia="zh-CN"/>
        </w:rPr>
        <w:t>三级标题全部靠右</w:t>
      </w:r>
    </w:p>
  </w:comment>
  <w:comment w:id="3" w:author="陈黎" w:date="2025-04-25T09:06:35Z" w:initials="">
    <w:p w14:paraId="4311CE75">
      <w:pPr>
        <w:pStyle w:val="12"/>
        <w:rPr>
          <w:rFonts w:hint="default" w:eastAsia="宋体"/>
          <w:lang w:val="en-US" w:eastAsia="zh-CN"/>
        </w:rPr>
      </w:pPr>
      <w:r>
        <w:rPr>
          <w:rFonts w:hint="eastAsia"/>
          <w:lang w:val="en-US" w:eastAsia="zh-CN"/>
        </w:rPr>
        <w:t>登录页面展示没有意义</w:t>
      </w:r>
    </w:p>
  </w:comment>
  <w:comment w:id="4" w:author="陈黎" w:date="2025-04-25T09:07:37Z" w:initials="">
    <w:p w14:paraId="10805B6C">
      <w:pPr>
        <w:pStyle w:val="12"/>
        <w:rPr>
          <w:rFonts w:hint="default" w:eastAsia="宋体"/>
          <w:lang w:val="en-US" w:eastAsia="zh-CN"/>
        </w:rPr>
      </w:pPr>
      <w:r>
        <w:rPr>
          <w:rFonts w:hint="eastAsia"/>
          <w:lang w:val="en-US" w:eastAsia="zh-CN"/>
        </w:rPr>
        <w:t>公式要编号</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A691630" w15:done="0"/>
  <w15:commentEx w15:paraId="6C9055D6" w15:done="0"/>
  <w15:commentEx w15:paraId="36F85C84" w15:done="0"/>
  <w15:commentEx w15:paraId="4311CE75" w15:done="0"/>
  <w15:commentEx w15:paraId="10805B6C"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Verdana">
    <w:panose1 w:val="020B0604030504040204"/>
    <w:charset w:val="00"/>
    <w:family w:val="swiss"/>
    <w:pitch w:val="default"/>
    <w:sig w:usb0="A00006FF" w:usb1="4000205B" w:usb2="00000010" w:usb3="00000000" w:csb0="2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modern"/>
    <w:pitch w:val="default"/>
    <w:sig w:usb0="E00006FF" w:usb1="0000FCFF" w:usb2="00000001" w:usb3="00000000" w:csb0="6000019F" w:csb1="DFD70000"/>
  </w:font>
  <w:font w:name="华文中宋">
    <w:panose1 w:val="02010600040101010101"/>
    <w:charset w:val="86"/>
    <w:family w:val="auto"/>
    <w:pitch w:val="default"/>
    <w:sig w:usb0="00000287" w:usb1="080F0000" w:usb2="00000000" w:usb3="00000000" w:csb0="0004009F" w:csb1="DFD70000"/>
  </w:font>
  <w:font w:name="楷体_GB2312">
    <w:panose1 w:val="02010609030101010101"/>
    <w:charset w:val="86"/>
    <w:family w:val="modern"/>
    <w:pitch w:val="default"/>
    <w:sig w:usb0="00000001" w:usb1="080E0000" w:usb2="00000000" w:usb3="00000000" w:csb0="00040000"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swiss"/>
    <w:pitch w:val="default"/>
    <w:sig w:usb0="E4002EFF" w:usb1="C000E47F" w:usb2="00000009" w:usb3="00000000" w:csb0="200001FF" w:csb1="00000000"/>
  </w:font>
  <w:font w:name="方正小标宋简体">
    <w:panose1 w:val="02010601030101010101"/>
    <w:charset w:val="86"/>
    <w:family w:val="script"/>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公章刻章字体">
    <w:panose1 w:val="02010609000101010101"/>
    <w:charset w:val="86"/>
    <w:family w:val="auto"/>
    <w:pitch w:val="default"/>
    <w:sig w:usb0="00000001" w:usb1="080E0800" w:usb2="00000002"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207BB4">
    <w:pPr>
      <w:pStyle w:val="21"/>
      <w:rPr>
        <w:rFonts w:ascii="宋体" w:hAnsi="宋体"/>
        <w:kern w:val="0"/>
        <w:sz w:val="21"/>
        <w:szCs w:val="21"/>
      </w:rPr>
    </w:pPr>
    <w:r>
      <w:rPr>
        <w:rFonts w:hint="eastAsia"/>
        <w:kern w:val="0"/>
        <w:szCs w:val="21"/>
      </w:rPr>
      <w:tab/>
    </w:r>
    <w:r>
      <w:rPr>
        <w:rFonts w:hint="eastAsia"/>
        <w:kern w:val="0"/>
        <w:szCs w:val="21"/>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884837">
    <w:pPr>
      <w:pStyle w:val="21"/>
      <w:jc w:val="center"/>
      <w:rPr>
        <w:rFonts w:ascii="宋体" w:hAnsi="宋体"/>
        <w:sz w:val="21"/>
        <w:szCs w:val="21"/>
      </w:rPr>
    </w:pPr>
    <w:r>
      <w:rPr>
        <w:rFonts w:ascii="宋体" w:hAnsi="宋体"/>
        <w:kern w:val="0"/>
        <w:sz w:val="21"/>
        <w:szCs w:val="21"/>
      </w:rPr>
      <w:fldChar w:fldCharType="begin"/>
    </w:r>
    <w:r>
      <w:rPr>
        <w:rFonts w:ascii="宋体" w:hAnsi="宋体"/>
        <w:kern w:val="0"/>
        <w:sz w:val="21"/>
        <w:szCs w:val="21"/>
      </w:rPr>
      <w:instrText xml:space="preserve"> PAGE </w:instrText>
    </w:r>
    <w:r>
      <w:rPr>
        <w:rFonts w:ascii="宋体" w:hAnsi="宋体"/>
        <w:kern w:val="0"/>
        <w:sz w:val="21"/>
        <w:szCs w:val="21"/>
      </w:rPr>
      <w:fldChar w:fldCharType="separate"/>
    </w:r>
    <w:r>
      <w:rPr>
        <w:rFonts w:ascii="宋体" w:hAnsi="宋体"/>
        <w:kern w:val="0"/>
        <w:sz w:val="21"/>
        <w:szCs w:val="21"/>
      </w:rPr>
      <w:t>2</w:t>
    </w:r>
    <w:r>
      <w:rPr>
        <w:rFonts w:ascii="宋体" w:hAnsi="宋体"/>
        <w:kern w:val="0"/>
        <w:sz w:val="21"/>
        <w:szCs w:val="21"/>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627716">
    <w:pPr>
      <w:pStyle w:val="21"/>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722019">
    <w:pPr>
      <w:pStyle w:val="21"/>
      <w:jc w:val="center"/>
      <w:rPr>
        <w:szCs w:val="21"/>
      </w:rPr>
    </w:pPr>
    <w:r>
      <w:rPr>
        <w:rStyle w:val="35"/>
      </w:rPr>
      <w:fldChar w:fldCharType="begin"/>
    </w:r>
    <w:r>
      <w:rPr>
        <w:rStyle w:val="35"/>
      </w:rPr>
      <w:instrText xml:space="preserve"> PAGE </w:instrText>
    </w:r>
    <w:r>
      <w:rPr>
        <w:rStyle w:val="35"/>
      </w:rPr>
      <w:fldChar w:fldCharType="separate"/>
    </w:r>
    <w:r>
      <w:rPr>
        <w:rStyle w:val="35"/>
      </w:rPr>
      <w:t>3</w:t>
    </w:r>
    <w:r>
      <w:rPr>
        <w:rStyle w:val="35"/>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682C30">
    <w:pPr>
      <w:pStyle w:val="21"/>
      <w:jc w:val="center"/>
    </w:pPr>
    <w:r>
      <w:fldChar w:fldCharType="begin"/>
    </w:r>
    <w:r>
      <w:instrText xml:space="preserve">PAGE   \* MERGEFORMAT</w:instrText>
    </w:r>
    <w:r>
      <w:fldChar w:fldCharType="separate"/>
    </w:r>
    <w:r>
      <w:rPr>
        <w:lang w:val="zh-CN"/>
      </w:rPr>
      <w:t>2</w:t>
    </w:r>
    <w:r>
      <w:fldChar w:fldCharType="end"/>
    </w:r>
  </w:p>
  <w:p w14:paraId="67741ECD">
    <w:pPr>
      <w:pStyle w:val="21"/>
      <w:jc w:val="cen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A77029">
    <w:pPr>
      <w:pStyle w:val="21"/>
      <w:jc w:val="center"/>
    </w:pPr>
    <w:r>
      <w:fldChar w:fldCharType="begin"/>
    </w:r>
    <w:r>
      <w:instrText xml:space="preserve">PAGE   \* MERGEFORMAT</w:instrText>
    </w:r>
    <w:r>
      <w:fldChar w:fldCharType="separate"/>
    </w:r>
    <w:r>
      <w:rPr>
        <w:lang w:val="zh-CN"/>
      </w:rPr>
      <w:t>2</w:t>
    </w:r>
    <w:r>
      <w:fldChar w:fldCharType="end"/>
    </w:r>
  </w:p>
  <w:p w14:paraId="4E86A18C">
    <w:pPr>
      <w:pStyle w:val="21"/>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6FBDBA">
    <w:pPr>
      <w:pStyle w:val="21"/>
      <w:jc w:val="center"/>
    </w:pPr>
    <w:r>
      <w:rPr>
        <w:rFonts w:ascii="宋体" w:hAnsi="宋体"/>
        <w:kern w:val="0"/>
        <w:sz w:val="21"/>
        <w:szCs w:val="21"/>
      </w:rPr>
      <w:fldChar w:fldCharType="begin"/>
    </w:r>
    <w:r>
      <w:rPr>
        <w:rFonts w:ascii="宋体" w:hAnsi="宋体"/>
        <w:kern w:val="0"/>
        <w:sz w:val="21"/>
        <w:szCs w:val="21"/>
      </w:rPr>
      <w:instrText xml:space="preserve"> PAGE </w:instrText>
    </w:r>
    <w:r>
      <w:rPr>
        <w:rFonts w:ascii="宋体" w:hAnsi="宋体"/>
        <w:kern w:val="0"/>
        <w:sz w:val="21"/>
        <w:szCs w:val="21"/>
      </w:rPr>
      <w:fldChar w:fldCharType="separate"/>
    </w:r>
    <w:r>
      <w:rPr>
        <w:rFonts w:ascii="宋体" w:hAnsi="宋体"/>
        <w:kern w:val="0"/>
        <w:sz w:val="21"/>
        <w:szCs w:val="21"/>
      </w:rPr>
      <w:t>1</w:t>
    </w:r>
    <w:r>
      <w:rPr>
        <w:rFonts w:ascii="宋体" w:hAnsi="宋体"/>
        <w:kern w:val="0"/>
        <w:sz w:val="21"/>
        <w:szCs w:val="21"/>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6F680F">
    <w:pPr>
      <w:pStyle w:val="22"/>
      <w:jc w:val="both"/>
      <w:rPr>
        <w:rFonts w:ascii="宋体" w:hAnsi="宋体"/>
        <w:sz w:val="21"/>
        <w:szCs w:val="21"/>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4E611A">
    <w:pPr>
      <w:pStyle w:val="22"/>
      <w:tabs>
        <w:tab w:val="right" w:pos="8931"/>
        <w:tab w:val="clear" w:pos="4153"/>
        <w:tab w:val="clear" w:pos="8306"/>
      </w:tabs>
      <w:jc w:val="both"/>
      <w:rPr>
        <w:rFonts w:ascii="宋体" w:hAnsi="宋体"/>
        <w:sz w:val="21"/>
        <w:szCs w:val="21"/>
      </w:rPr>
    </w:pPr>
    <w:r>
      <w:rPr>
        <w:rFonts w:hint="eastAsia" w:ascii="宋体" w:hAnsi="宋体"/>
        <w:kern w:val="0"/>
        <w:sz w:val="21"/>
        <w:szCs w:val="21"/>
      </w:rPr>
      <w:t>四川大学本科毕业论文</w:t>
    </w:r>
    <w:r>
      <w:rPr>
        <w:rFonts w:hint="eastAsia" w:ascii="宋体" w:hAnsi="宋体" w:cs="宋体"/>
        <w:kern w:val="0"/>
        <w:sz w:val="24"/>
      </w:rPr>
      <w:tab/>
    </w:r>
    <w:r>
      <w:rPr>
        <w:rFonts w:hint="eastAsia" w:ascii="宋体" w:hAnsi="宋体" w:cs="宋体"/>
        <w:kern w:val="0"/>
        <w:sz w:val="24"/>
      </w:rPr>
      <w:t xml:space="preserve">                                                     </w:t>
    </w:r>
    <w:r>
      <w:rPr>
        <w:rFonts w:hint="eastAsia" w:ascii="宋体" w:hAnsi="宋体" w:cs="宋体"/>
        <w:kern w:val="0"/>
        <w:sz w:val="21"/>
        <w:szCs w:val="15"/>
      </w:rPr>
      <w:t>题目名称</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7F3665">
    <w:pPr>
      <w:pStyle w:val="22"/>
      <w:tabs>
        <w:tab w:val="right" w:pos="9360"/>
        <w:tab w:val="clear" w:pos="4153"/>
        <w:tab w:val="clear" w:pos="8306"/>
      </w:tabs>
      <w:jc w:val="both"/>
      <w:rPr>
        <w:rFonts w:ascii="宋体" w:hAnsi="宋体"/>
        <w:sz w:val="21"/>
        <w:szCs w:val="21"/>
      </w:rPr>
    </w:pPr>
    <w:r>
      <w:rPr>
        <w:rFonts w:hint="eastAsia" w:ascii="宋体" w:hAnsi="宋体"/>
        <w:kern w:val="0"/>
        <w:sz w:val="21"/>
        <w:szCs w:val="21"/>
      </w:rPr>
      <w:t>四川大学本科毕业论文</w:t>
    </w:r>
    <w:r>
      <w:rPr>
        <w:rFonts w:hint="eastAsia" w:ascii="宋体" w:hAnsi="宋体"/>
        <w:kern w:val="0"/>
        <w:sz w:val="21"/>
        <w:szCs w:val="21"/>
      </w:rPr>
      <w:tab/>
    </w:r>
    <w:r>
      <w:rPr>
        <w:rFonts w:hint="eastAsia" w:ascii="宋体" w:hAnsi="宋体"/>
        <w:kern w:val="0"/>
        <w:sz w:val="21"/>
        <w:szCs w:val="21"/>
      </w:rPr>
      <w:t>基于微博的舆情分析系统设计与实现</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26366D">
    <w:pPr>
      <w:pStyle w:val="22"/>
      <w:tabs>
        <w:tab w:val="right" w:pos="9355"/>
        <w:tab w:val="clear" w:pos="4153"/>
        <w:tab w:val="clear" w:pos="8306"/>
      </w:tabs>
      <w:jc w:val="both"/>
      <w:rPr>
        <w:rFonts w:ascii="宋体" w:hAnsi="宋体"/>
        <w:sz w:val="21"/>
        <w:szCs w:val="21"/>
      </w:rPr>
    </w:pPr>
    <w:r>
      <w:rPr>
        <w:rFonts w:hint="eastAsia" w:ascii="宋体" w:hAnsi="宋体"/>
        <w:kern w:val="0"/>
        <w:sz w:val="21"/>
        <w:szCs w:val="21"/>
      </w:rPr>
      <w:t>四川大学本科毕业论文                              基于微博的舆情分析系统设计与实现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22522D5"/>
    <w:multiLevelType w:val="multilevel"/>
    <w:tmpl w:val="222522D5"/>
    <w:lvl w:ilvl="0" w:tentative="0">
      <w:start w:val="1"/>
      <w:numFmt w:val="decimal"/>
      <w:pStyle w:val="2"/>
      <w:suff w:val="space"/>
      <w:lvlText w:val="%1"/>
      <w:lvlJc w:val="left"/>
      <w:pPr>
        <w:ind w:left="440" w:hanging="440"/>
      </w:pPr>
      <w:rPr>
        <w:rFonts w:hint="eastAsia" w:ascii="黑体" w:hAnsi="黑体" w:eastAsia="黑体"/>
        <w:sz w:val="30"/>
      </w:rPr>
    </w:lvl>
    <w:lvl w:ilvl="1" w:tentative="0">
      <w:start w:val="1"/>
      <w:numFmt w:val="decimal"/>
      <w:pStyle w:val="57"/>
      <w:isLgl/>
      <w:suff w:val="space"/>
      <w:lvlText w:val="%1.%2"/>
      <w:lvlJc w:val="left"/>
      <w:pPr>
        <w:ind w:left="720" w:hanging="720"/>
      </w:pPr>
      <w:rPr>
        <w:rFonts w:hint="eastAsia" w:ascii="黑体" w:hAnsi="黑体" w:eastAsia="黑体"/>
        <w:b/>
        <w:i w:val="0"/>
        <w:sz w:val="28"/>
      </w:rPr>
    </w:lvl>
    <w:lvl w:ilvl="2" w:tentative="0">
      <w:start w:val="1"/>
      <w:numFmt w:val="decimal"/>
      <w:pStyle w:val="60"/>
      <w:isLgl/>
      <w:suff w:val="space"/>
      <w:lvlText w:val="%1.%2.%3"/>
      <w:lvlJc w:val="left"/>
      <w:pPr>
        <w:ind w:left="720" w:hanging="720"/>
      </w:pPr>
      <w:rPr>
        <w:rFonts w:hint="eastAsia" w:ascii="楷体" w:hAnsi="楷体" w:eastAsia="楷体"/>
      </w:rPr>
    </w:lvl>
    <w:lvl w:ilvl="3" w:tentative="0">
      <w:start w:val="1"/>
      <w:numFmt w:val="none"/>
      <w:pStyle w:val="61"/>
      <w:isLgl/>
      <w:suff w:val="space"/>
      <w:lvlText w:val="(%3)"/>
      <w:lvlJc w:val="left"/>
      <w:pPr>
        <w:ind w:left="1080" w:hanging="1080"/>
      </w:pPr>
      <w:rPr>
        <w:rFonts w:hint="default"/>
      </w:rPr>
    </w:lvl>
    <w:lvl w:ilvl="4" w:tentative="0">
      <w:start w:val="1"/>
      <w:numFmt w:val="none"/>
      <w:isLgl/>
      <w:lvlText w:val=""/>
      <w:lvlJc w:val="left"/>
      <w:pPr>
        <w:ind w:left="1440" w:hanging="1440"/>
      </w:pPr>
      <w:rPr>
        <w:rFonts w:hint="default"/>
      </w:rPr>
    </w:lvl>
    <w:lvl w:ilvl="5" w:tentative="0">
      <w:start w:val="1"/>
      <w:numFmt w:val="none"/>
      <w:isLgl/>
      <w:lvlText w:val=""/>
      <w:lvlJc w:val="left"/>
      <w:pPr>
        <w:ind w:left="1800" w:hanging="1800"/>
      </w:pPr>
      <w:rPr>
        <w:rFonts w:hint="default"/>
      </w:rPr>
    </w:lvl>
    <w:lvl w:ilvl="6" w:tentative="0">
      <w:start w:val="1"/>
      <w:numFmt w:val="none"/>
      <w:isLgl/>
      <w:lvlText w:val=""/>
      <w:lvlJc w:val="left"/>
      <w:pPr>
        <w:ind w:left="1800" w:hanging="1800"/>
      </w:pPr>
      <w:rPr>
        <w:rFonts w:hint="default"/>
      </w:rPr>
    </w:lvl>
    <w:lvl w:ilvl="7" w:tentative="0">
      <w:start w:val="1"/>
      <w:numFmt w:val="none"/>
      <w:isLgl/>
      <w:lvlText w:val=""/>
      <w:lvlJc w:val="left"/>
      <w:pPr>
        <w:ind w:left="2160" w:hanging="2160"/>
      </w:pPr>
      <w:rPr>
        <w:rFonts w:hint="default"/>
      </w:rPr>
    </w:lvl>
    <w:lvl w:ilvl="8" w:tentative="0">
      <w:start w:val="1"/>
      <w:numFmt w:val="none"/>
      <w:isLgl/>
      <w:lvlText w:val=""/>
      <w:lvlJc w:val="left"/>
      <w:pPr>
        <w:ind w:left="2520" w:hanging="2520"/>
      </w:pPr>
      <w:rPr>
        <w:rFonts w:hint="default"/>
      </w:rPr>
    </w:lvl>
  </w:abstractNum>
  <w:abstractNum w:abstractNumId="1">
    <w:nsid w:val="23A94267"/>
    <w:multiLevelType w:val="multilevel"/>
    <w:tmpl w:val="23A94267"/>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797F4339"/>
    <w:multiLevelType w:val="multilevel"/>
    <w:tmpl w:val="797F4339"/>
    <w:lvl w:ilvl="0" w:tentative="0">
      <w:start w:val="1"/>
      <w:numFmt w:val="decimal"/>
      <w:lvlText w:val="（%1）"/>
      <w:lvlJc w:val="left"/>
      <w:pPr>
        <w:ind w:left="1162" w:hanging="720"/>
      </w:pPr>
      <w:rPr>
        <w:rFonts w:hint="default"/>
      </w:rPr>
    </w:lvl>
    <w:lvl w:ilvl="1" w:tentative="0">
      <w:start w:val="1"/>
      <w:numFmt w:val="lowerLetter"/>
      <w:lvlText w:val="%2)"/>
      <w:lvlJc w:val="left"/>
      <w:pPr>
        <w:ind w:left="1322" w:hanging="440"/>
      </w:pPr>
    </w:lvl>
    <w:lvl w:ilvl="2" w:tentative="0">
      <w:start w:val="1"/>
      <w:numFmt w:val="lowerRoman"/>
      <w:lvlText w:val="%3."/>
      <w:lvlJc w:val="right"/>
      <w:pPr>
        <w:ind w:left="1762" w:hanging="440"/>
      </w:pPr>
    </w:lvl>
    <w:lvl w:ilvl="3" w:tentative="0">
      <w:start w:val="1"/>
      <w:numFmt w:val="decimal"/>
      <w:lvlText w:val="%4."/>
      <w:lvlJc w:val="left"/>
      <w:pPr>
        <w:ind w:left="2202" w:hanging="440"/>
      </w:pPr>
    </w:lvl>
    <w:lvl w:ilvl="4" w:tentative="0">
      <w:start w:val="1"/>
      <w:numFmt w:val="lowerLetter"/>
      <w:lvlText w:val="%5)"/>
      <w:lvlJc w:val="left"/>
      <w:pPr>
        <w:ind w:left="2642" w:hanging="440"/>
      </w:pPr>
    </w:lvl>
    <w:lvl w:ilvl="5" w:tentative="0">
      <w:start w:val="1"/>
      <w:numFmt w:val="lowerRoman"/>
      <w:lvlText w:val="%6."/>
      <w:lvlJc w:val="right"/>
      <w:pPr>
        <w:ind w:left="3082" w:hanging="440"/>
      </w:pPr>
    </w:lvl>
    <w:lvl w:ilvl="6" w:tentative="0">
      <w:start w:val="1"/>
      <w:numFmt w:val="decimal"/>
      <w:lvlText w:val="%7."/>
      <w:lvlJc w:val="left"/>
      <w:pPr>
        <w:ind w:left="3522" w:hanging="440"/>
      </w:pPr>
    </w:lvl>
    <w:lvl w:ilvl="7" w:tentative="0">
      <w:start w:val="1"/>
      <w:numFmt w:val="lowerLetter"/>
      <w:lvlText w:val="%8)"/>
      <w:lvlJc w:val="left"/>
      <w:pPr>
        <w:ind w:left="3962" w:hanging="440"/>
      </w:pPr>
    </w:lvl>
    <w:lvl w:ilvl="8" w:tentative="0">
      <w:start w:val="1"/>
      <w:numFmt w:val="lowerRoman"/>
      <w:lvlText w:val="%9."/>
      <w:lvlJc w:val="right"/>
      <w:pPr>
        <w:ind w:left="4402" w:hanging="440"/>
      </w:pPr>
    </w:lvl>
  </w:abstractNum>
  <w:num w:numId="1">
    <w:abstractNumId w:val="0"/>
  </w:num>
  <w:num w:numId="2">
    <w:abstractNumId w:val="2"/>
  </w:num>
  <w:num w:numId="3">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陈黎">
    <w15:presenceInfo w15:providerId="WPS Office" w15:userId="188678159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1"/>
  <w:documentProtection w:enforcement="0"/>
  <w:defaultTabStop w:val="420"/>
  <w:drawingGridHorizontalSpacing w:val="191"/>
  <w:drawingGridVerticalSpacing w:val="291"/>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3E96"/>
    <w:rsid w:val="000029A8"/>
    <w:rsid w:val="00011429"/>
    <w:rsid w:val="00011985"/>
    <w:rsid w:val="0003020F"/>
    <w:rsid w:val="00030FBC"/>
    <w:rsid w:val="00046E99"/>
    <w:rsid w:val="00050A2A"/>
    <w:rsid w:val="00062423"/>
    <w:rsid w:val="000B4C38"/>
    <w:rsid w:val="000B5292"/>
    <w:rsid w:val="000B74DA"/>
    <w:rsid w:val="000C061D"/>
    <w:rsid w:val="000C2FC5"/>
    <w:rsid w:val="000F2C0C"/>
    <w:rsid w:val="000F3985"/>
    <w:rsid w:val="00120569"/>
    <w:rsid w:val="0012134B"/>
    <w:rsid w:val="00123501"/>
    <w:rsid w:val="001279D7"/>
    <w:rsid w:val="00133185"/>
    <w:rsid w:val="00136C62"/>
    <w:rsid w:val="001473F5"/>
    <w:rsid w:val="00155386"/>
    <w:rsid w:val="00172B7C"/>
    <w:rsid w:val="0017770D"/>
    <w:rsid w:val="001A2103"/>
    <w:rsid w:val="001B0E0A"/>
    <w:rsid w:val="001C3476"/>
    <w:rsid w:val="001C3A60"/>
    <w:rsid w:val="001C76B2"/>
    <w:rsid w:val="001E78F7"/>
    <w:rsid w:val="002148C5"/>
    <w:rsid w:val="00214CED"/>
    <w:rsid w:val="0022270E"/>
    <w:rsid w:val="00226B18"/>
    <w:rsid w:val="002330FC"/>
    <w:rsid w:val="00241E82"/>
    <w:rsid w:val="00243882"/>
    <w:rsid w:val="00262B8B"/>
    <w:rsid w:val="0029522B"/>
    <w:rsid w:val="002A6C60"/>
    <w:rsid w:val="002B240C"/>
    <w:rsid w:val="002D190F"/>
    <w:rsid w:val="002E7832"/>
    <w:rsid w:val="003044EE"/>
    <w:rsid w:val="003044F4"/>
    <w:rsid w:val="003116B7"/>
    <w:rsid w:val="00317751"/>
    <w:rsid w:val="00331920"/>
    <w:rsid w:val="003565E8"/>
    <w:rsid w:val="00384470"/>
    <w:rsid w:val="00384959"/>
    <w:rsid w:val="00387192"/>
    <w:rsid w:val="00392515"/>
    <w:rsid w:val="00394641"/>
    <w:rsid w:val="00395B06"/>
    <w:rsid w:val="003A502C"/>
    <w:rsid w:val="003B5B6B"/>
    <w:rsid w:val="003C4AAA"/>
    <w:rsid w:val="003C53FA"/>
    <w:rsid w:val="003D3E96"/>
    <w:rsid w:val="003D4895"/>
    <w:rsid w:val="003E7219"/>
    <w:rsid w:val="00420F44"/>
    <w:rsid w:val="0042484F"/>
    <w:rsid w:val="00427E92"/>
    <w:rsid w:val="0043365A"/>
    <w:rsid w:val="00443327"/>
    <w:rsid w:val="00443B0B"/>
    <w:rsid w:val="004444DE"/>
    <w:rsid w:val="00451016"/>
    <w:rsid w:val="004642EA"/>
    <w:rsid w:val="00477631"/>
    <w:rsid w:val="00481E5F"/>
    <w:rsid w:val="00487EF4"/>
    <w:rsid w:val="004C1F69"/>
    <w:rsid w:val="004C5B1B"/>
    <w:rsid w:val="004C7555"/>
    <w:rsid w:val="00500FA1"/>
    <w:rsid w:val="00506A18"/>
    <w:rsid w:val="005236A5"/>
    <w:rsid w:val="00536094"/>
    <w:rsid w:val="005364B2"/>
    <w:rsid w:val="005506B6"/>
    <w:rsid w:val="00553EA0"/>
    <w:rsid w:val="00567176"/>
    <w:rsid w:val="00571137"/>
    <w:rsid w:val="00585F59"/>
    <w:rsid w:val="005877A2"/>
    <w:rsid w:val="00597081"/>
    <w:rsid w:val="005A163C"/>
    <w:rsid w:val="005A6E46"/>
    <w:rsid w:val="005F651B"/>
    <w:rsid w:val="00603E0E"/>
    <w:rsid w:val="00615AF9"/>
    <w:rsid w:val="00622C26"/>
    <w:rsid w:val="00627D74"/>
    <w:rsid w:val="00634EB0"/>
    <w:rsid w:val="00641505"/>
    <w:rsid w:val="006622C6"/>
    <w:rsid w:val="00663205"/>
    <w:rsid w:val="0067281C"/>
    <w:rsid w:val="00680FAF"/>
    <w:rsid w:val="00694C4B"/>
    <w:rsid w:val="006A216B"/>
    <w:rsid w:val="006B7872"/>
    <w:rsid w:val="006E0139"/>
    <w:rsid w:val="006F52FB"/>
    <w:rsid w:val="00704E82"/>
    <w:rsid w:val="007056E4"/>
    <w:rsid w:val="007059AC"/>
    <w:rsid w:val="007062E8"/>
    <w:rsid w:val="007069D0"/>
    <w:rsid w:val="007114FB"/>
    <w:rsid w:val="00716205"/>
    <w:rsid w:val="007216AC"/>
    <w:rsid w:val="00744D31"/>
    <w:rsid w:val="00747065"/>
    <w:rsid w:val="00751DDC"/>
    <w:rsid w:val="007544B5"/>
    <w:rsid w:val="007552A1"/>
    <w:rsid w:val="007706EF"/>
    <w:rsid w:val="007B4E6B"/>
    <w:rsid w:val="007D381E"/>
    <w:rsid w:val="007D69BB"/>
    <w:rsid w:val="007E272F"/>
    <w:rsid w:val="00837813"/>
    <w:rsid w:val="008555F7"/>
    <w:rsid w:val="00862EE0"/>
    <w:rsid w:val="008658AD"/>
    <w:rsid w:val="00872199"/>
    <w:rsid w:val="0088103D"/>
    <w:rsid w:val="008A4249"/>
    <w:rsid w:val="008B1524"/>
    <w:rsid w:val="008C3117"/>
    <w:rsid w:val="008D2F78"/>
    <w:rsid w:val="008D3D19"/>
    <w:rsid w:val="008E0E1A"/>
    <w:rsid w:val="008E18EC"/>
    <w:rsid w:val="008E66DE"/>
    <w:rsid w:val="00912506"/>
    <w:rsid w:val="009179AD"/>
    <w:rsid w:val="00922F8E"/>
    <w:rsid w:val="00924AE5"/>
    <w:rsid w:val="009303F6"/>
    <w:rsid w:val="00944D01"/>
    <w:rsid w:val="0094577B"/>
    <w:rsid w:val="009668DB"/>
    <w:rsid w:val="00966D4A"/>
    <w:rsid w:val="00982593"/>
    <w:rsid w:val="009C2982"/>
    <w:rsid w:val="009C2CF2"/>
    <w:rsid w:val="009D0BF9"/>
    <w:rsid w:val="009D17C6"/>
    <w:rsid w:val="009E1228"/>
    <w:rsid w:val="009F75A6"/>
    <w:rsid w:val="00A14485"/>
    <w:rsid w:val="00A332A8"/>
    <w:rsid w:val="00A33858"/>
    <w:rsid w:val="00A5747B"/>
    <w:rsid w:val="00A640D2"/>
    <w:rsid w:val="00A65D6E"/>
    <w:rsid w:val="00A83FAD"/>
    <w:rsid w:val="00A87856"/>
    <w:rsid w:val="00A9618D"/>
    <w:rsid w:val="00A974B9"/>
    <w:rsid w:val="00AA0AC8"/>
    <w:rsid w:val="00AA36F6"/>
    <w:rsid w:val="00AA732B"/>
    <w:rsid w:val="00AB0560"/>
    <w:rsid w:val="00AB0DDC"/>
    <w:rsid w:val="00AB54A4"/>
    <w:rsid w:val="00AC59A9"/>
    <w:rsid w:val="00AD05F6"/>
    <w:rsid w:val="00AD237C"/>
    <w:rsid w:val="00AD2594"/>
    <w:rsid w:val="00AE1070"/>
    <w:rsid w:val="00B054C4"/>
    <w:rsid w:val="00B161CE"/>
    <w:rsid w:val="00B26F13"/>
    <w:rsid w:val="00B27449"/>
    <w:rsid w:val="00B37A3A"/>
    <w:rsid w:val="00B51412"/>
    <w:rsid w:val="00B52E79"/>
    <w:rsid w:val="00B671A5"/>
    <w:rsid w:val="00B71856"/>
    <w:rsid w:val="00B758C1"/>
    <w:rsid w:val="00B97E89"/>
    <w:rsid w:val="00BB22EA"/>
    <w:rsid w:val="00BB3796"/>
    <w:rsid w:val="00BB574F"/>
    <w:rsid w:val="00BB5A9E"/>
    <w:rsid w:val="00BC1A77"/>
    <w:rsid w:val="00BC1C19"/>
    <w:rsid w:val="00BC7685"/>
    <w:rsid w:val="00BE0014"/>
    <w:rsid w:val="00C02B2C"/>
    <w:rsid w:val="00C05E28"/>
    <w:rsid w:val="00C200D0"/>
    <w:rsid w:val="00C409C4"/>
    <w:rsid w:val="00C56714"/>
    <w:rsid w:val="00C608E8"/>
    <w:rsid w:val="00C63A51"/>
    <w:rsid w:val="00C75F7F"/>
    <w:rsid w:val="00C80639"/>
    <w:rsid w:val="00C82F8D"/>
    <w:rsid w:val="00C966F0"/>
    <w:rsid w:val="00CC14D7"/>
    <w:rsid w:val="00CC19FC"/>
    <w:rsid w:val="00CC2C22"/>
    <w:rsid w:val="00CF3035"/>
    <w:rsid w:val="00D10F2A"/>
    <w:rsid w:val="00D33387"/>
    <w:rsid w:val="00D353FC"/>
    <w:rsid w:val="00D3731E"/>
    <w:rsid w:val="00D452A4"/>
    <w:rsid w:val="00D50934"/>
    <w:rsid w:val="00D62B93"/>
    <w:rsid w:val="00D63190"/>
    <w:rsid w:val="00D744C0"/>
    <w:rsid w:val="00D75FB7"/>
    <w:rsid w:val="00D7621F"/>
    <w:rsid w:val="00D82597"/>
    <w:rsid w:val="00D91965"/>
    <w:rsid w:val="00DC29BB"/>
    <w:rsid w:val="00DD2159"/>
    <w:rsid w:val="00DD5CE9"/>
    <w:rsid w:val="00DE1DB4"/>
    <w:rsid w:val="00DE4616"/>
    <w:rsid w:val="00DF0C42"/>
    <w:rsid w:val="00E17D81"/>
    <w:rsid w:val="00E313B0"/>
    <w:rsid w:val="00E36677"/>
    <w:rsid w:val="00E417B3"/>
    <w:rsid w:val="00E616A4"/>
    <w:rsid w:val="00E80838"/>
    <w:rsid w:val="00E811E7"/>
    <w:rsid w:val="00E90208"/>
    <w:rsid w:val="00E9141F"/>
    <w:rsid w:val="00E9199C"/>
    <w:rsid w:val="00E95D1C"/>
    <w:rsid w:val="00EA5723"/>
    <w:rsid w:val="00EC13A6"/>
    <w:rsid w:val="00EC1444"/>
    <w:rsid w:val="00EC7352"/>
    <w:rsid w:val="00EC7EDE"/>
    <w:rsid w:val="00EE2B88"/>
    <w:rsid w:val="00F10708"/>
    <w:rsid w:val="00F1242C"/>
    <w:rsid w:val="00F14514"/>
    <w:rsid w:val="00F17F24"/>
    <w:rsid w:val="00F43449"/>
    <w:rsid w:val="00F53124"/>
    <w:rsid w:val="00F648BC"/>
    <w:rsid w:val="00F713B5"/>
    <w:rsid w:val="00F80806"/>
    <w:rsid w:val="00F92D35"/>
    <w:rsid w:val="00F95A77"/>
    <w:rsid w:val="00FA36BF"/>
    <w:rsid w:val="00FC6221"/>
    <w:rsid w:val="00FD39B3"/>
    <w:rsid w:val="00FE37ED"/>
    <w:rsid w:val="1E6B7BDF"/>
    <w:rsid w:val="32421616"/>
    <w:rsid w:val="34CA70AF"/>
    <w:rsid w:val="3D9E325D"/>
    <w:rsid w:val="4A3C697E"/>
    <w:rsid w:val="6567635C"/>
    <w:rsid w:val="66882E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39" w:semiHidden="0" w:name="toc 3"/>
    <w:lsdException w:unhideWhenUsed="0" w:uiPriority="0" w:name="toc 4"/>
    <w:lsdException w:unhideWhenUsed="0" w:uiPriority="0" w:name="toc 5"/>
    <w:lsdException w:unhideWhenUsed="0" w:uiPriority="0" w:name="toc 6"/>
    <w:lsdException w:unhideWhenUsed="0" w:uiPriority="0" w:name="toc 7"/>
    <w:lsdException w:unhideWhenUsed="0" w:uiPriority="0" w:name="toc 8"/>
    <w:lsdException w:unhideWhenUsed="0" w:uiPriority="0" w:name="toc 9"/>
    <w:lsdException w:unhideWhenUsed="0" w:uiPriority="0" w:semiHidden="0" w:name="Normal Indent"/>
    <w:lsdException w:unhideWhenUsed="0" w:uiPriority="0" w:semiHidden="0" w:name="footnote text"/>
    <w:lsdException w:unhideWhenUsed="0" w:uiPriority="99" w:semiHidden="0" w:name="annotation text"/>
    <w:lsdException w:unhideWhenUsed="0" w:uiPriority="0" w:semiHidden="0" w:name="header"/>
    <w:lsdException w:unhideWhenUsed="0"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99"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iPriority="99"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name="Balloon Text"/>
    <w:lsdException w:unhideWhenUsed="0" w:uiPriority="0"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70"/>
    <w:qFormat/>
    <w:uiPriority w:val="0"/>
    <w:pPr>
      <w:keepNext/>
      <w:keepLines/>
      <w:numPr>
        <w:ilvl w:val="0"/>
        <w:numId w:val="1"/>
      </w:numPr>
      <w:spacing w:before="100" w:beforeAutospacing="1" w:after="100" w:afterAutospacing="1" w:line="400" w:lineRule="exact"/>
      <w:ind w:left="0" w:firstLine="0"/>
      <w:jc w:val="center"/>
      <w:outlineLvl w:val="0"/>
    </w:pPr>
    <w:rPr>
      <w:rFonts w:eastAsia="黑体"/>
      <w:b/>
      <w:bCs/>
      <w:kern w:val="44"/>
      <w:sz w:val="30"/>
      <w:szCs w:val="44"/>
    </w:rPr>
  </w:style>
  <w:style w:type="paragraph" w:styleId="3">
    <w:name w:val="heading 2"/>
    <w:basedOn w:val="1"/>
    <w:next w:val="1"/>
    <w:link w:val="72"/>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next w:val="1"/>
    <w:link w:val="74"/>
    <w:autoRedefine/>
    <w:uiPriority w:val="0"/>
    <w:pPr>
      <w:keepNext/>
      <w:keepLines/>
      <w:spacing w:line="415" w:lineRule="auto"/>
      <w:outlineLvl w:val="2"/>
    </w:pPr>
    <w:rPr>
      <w:rFonts w:ascii="Times New Roman" w:hAnsi="Times New Roman" w:eastAsia="楷体" w:cs="Times New Roman"/>
      <w:b/>
      <w:bCs/>
      <w:kern w:val="2"/>
      <w:sz w:val="24"/>
      <w:szCs w:val="32"/>
      <w:lang w:val="en-US" w:eastAsia="zh-CN" w:bidi="ar-SA"/>
    </w:rPr>
  </w:style>
  <w:style w:type="paragraph" w:styleId="5">
    <w:name w:val="heading 4"/>
    <w:basedOn w:val="1"/>
    <w:next w:val="1"/>
    <w:qFormat/>
    <w:uiPriority w:val="0"/>
    <w:pPr>
      <w:keepNext/>
      <w:keepLines/>
      <w:spacing w:before="280" w:after="290" w:line="376" w:lineRule="auto"/>
      <w:outlineLvl w:val="3"/>
    </w:pPr>
    <w:rPr>
      <w:rFonts w:ascii="Arial" w:hAnsi="Arial" w:eastAsia="黑体"/>
      <w:b/>
      <w:bCs/>
      <w:sz w:val="28"/>
      <w:szCs w:val="28"/>
    </w:rPr>
  </w:style>
  <w:style w:type="paragraph" w:styleId="6">
    <w:name w:val="heading 5"/>
    <w:basedOn w:val="1"/>
    <w:next w:val="1"/>
    <w:qFormat/>
    <w:uiPriority w:val="0"/>
    <w:pPr>
      <w:keepNext/>
      <w:keepLines/>
      <w:spacing w:before="280" w:after="290" w:line="376" w:lineRule="auto"/>
      <w:outlineLvl w:val="4"/>
    </w:pPr>
    <w:rPr>
      <w:b/>
      <w:bCs/>
      <w:sz w:val="28"/>
      <w:szCs w:val="28"/>
    </w:rPr>
  </w:style>
  <w:style w:type="paragraph" w:styleId="7">
    <w:name w:val="heading 9"/>
    <w:basedOn w:val="1"/>
    <w:next w:val="1"/>
    <w:qFormat/>
    <w:uiPriority w:val="0"/>
    <w:pPr>
      <w:keepNext/>
      <w:keepLines/>
      <w:spacing w:before="240" w:after="64" w:line="320" w:lineRule="auto"/>
      <w:outlineLvl w:val="8"/>
    </w:pPr>
    <w:rPr>
      <w:rFonts w:ascii="Arial" w:hAnsi="Arial" w:eastAsia="黑体"/>
      <w:szCs w:val="21"/>
    </w:rPr>
  </w:style>
  <w:style w:type="character" w:default="1" w:styleId="33">
    <w:name w:val="Default Paragraph Font"/>
    <w:semiHidden/>
    <w:unhideWhenUsed/>
    <w:uiPriority w:val="1"/>
  </w:style>
  <w:style w:type="table" w:default="1" w:styleId="31">
    <w:name w:val="Normal Table"/>
    <w:semiHidden/>
    <w:unhideWhenUsed/>
    <w:uiPriority w:val="99"/>
    <w:tblPr>
      <w:tblCellMar>
        <w:top w:w="0" w:type="dxa"/>
        <w:left w:w="108" w:type="dxa"/>
        <w:bottom w:w="0" w:type="dxa"/>
        <w:right w:w="108" w:type="dxa"/>
      </w:tblCellMar>
    </w:tblPr>
  </w:style>
  <w:style w:type="paragraph" w:styleId="8">
    <w:name w:val="toc 7"/>
    <w:basedOn w:val="1"/>
    <w:next w:val="1"/>
    <w:semiHidden/>
    <w:uiPriority w:val="0"/>
    <w:pPr>
      <w:ind w:left="1260"/>
      <w:jc w:val="left"/>
    </w:pPr>
    <w:rPr>
      <w:sz w:val="18"/>
      <w:szCs w:val="18"/>
    </w:rPr>
  </w:style>
  <w:style w:type="paragraph" w:styleId="9">
    <w:name w:val="caption"/>
    <w:next w:val="10"/>
    <w:unhideWhenUsed/>
    <w:qFormat/>
    <w:uiPriority w:val="35"/>
    <w:pPr>
      <w:spacing w:line="300" w:lineRule="auto"/>
      <w:jc w:val="center"/>
    </w:pPr>
    <w:rPr>
      <w:rFonts w:ascii="宋体" w:hAnsi="宋体" w:eastAsia="黑体" w:cs="宋体"/>
      <w:kern w:val="2"/>
      <w:sz w:val="21"/>
      <w:lang w:val="en-US" w:eastAsia="zh-CN" w:bidi="ar-SA"/>
    </w:rPr>
  </w:style>
  <w:style w:type="paragraph" w:customStyle="1" w:styleId="10">
    <w:name w:val="a_正文文本"/>
    <w:qFormat/>
    <w:uiPriority w:val="0"/>
    <w:pPr>
      <w:spacing w:line="400" w:lineRule="exact"/>
      <w:ind w:firstLine="442" w:firstLineChars="200"/>
      <w:jc w:val="both"/>
    </w:pPr>
    <w:rPr>
      <w:rFonts w:ascii="Cambria Math" w:hAnsi="Cambria Math" w:eastAsia="宋体" w:cs="宋体"/>
      <w:kern w:val="2"/>
      <w:sz w:val="24"/>
      <w:lang w:val="en-US" w:eastAsia="zh-CN" w:bidi="ar-SA"/>
    </w:rPr>
  </w:style>
  <w:style w:type="paragraph" w:styleId="11">
    <w:name w:val="Document Map"/>
    <w:basedOn w:val="1"/>
    <w:semiHidden/>
    <w:uiPriority w:val="0"/>
    <w:pPr>
      <w:shd w:val="clear" w:color="auto" w:fill="000080"/>
    </w:pPr>
  </w:style>
  <w:style w:type="paragraph" w:styleId="12">
    <w:name w:val="annotation text"/>
    <w:basedOn w:val="1"/>
    <w:link w:val="41"/>
    <w:uiPriority w:val="99"/>
    <w:pPr>
      <w:jc w:val="left"/>
    </w:pPr>
  </w:style>
  <w:style w:type="paragraph" w:styleId="13">
    <w:name w:val="Body Text"/>
    <w:basedOn w:val="1"/>
    <w:link w:val="78"/>
    <w:uiPriority w:val="0"/>
    <w:pPr>
      <w:spacing w:after="120"/>
    </w:pPr>
  </w:style>
  <w:style w:type="paragraph" w:styleId="14">
    <w:name w:val="Body Text Indent"/>
    <w:basedOn w:val="1"/>
    <w:uiPriority w:val="0"/>
    <w:pPr>
      <w:ind w:firstLine="480" w:firstLineChars="200"/>
    </w:pPr>
    <w:rPr>
      <w:sz w:val="24"/>
    </w:rPr>
  </w:style>
  <w:style w:type="paragraph" w:styleId="15">
    <w:name w:val="toc 5"/>
    <w:basedOn w:val="1"/>
    <w:next w:val="1"/>
    <w:semiHidden/>
    <w:uiPriority w:val="0"/>
    <w:pPr>
      <w:ind w:left="840"/>
      <w:jc w:val="left"/>
    </w:pPr>
    <w:rPr>
      <w:sz w:val="18"/>
      <w:szCs w:val="18"/>
    </w:rPr>
  </w:style>
  <w:style w:type="paragraph" w:styleId="16">
    <w:name w:val="toc 3"/>
    <w:basedOn w:val="1"/>
    <w:next w:val="1"/>
    <w:uiPriority w:val="39"/>
    <w:pPr>
      <w:tabs>
        <w:tab w:val="right" w:leader="dot" w:pos="9345"/>
      </w:tabs>
      <w:spacing w:before="60" w:after="60"/>
      <w:ind w:left="420"/>
      <w:jc w:val="left"/>
    </w:pPr>
    <w:rPr>
      <w:rFonts w:eastAsia="楷体"/>
      <w:iCs/>
      <w:sz w:val="24"/>
      <w:szCs w:val="20"/>
    </w:rPr>
  </w:style>
  <w:style w:type="paragraph" w:styleId="17">
    <w:name w:val="Plain Text"/>
    <w:basedOn w:val="1"/>
    <w:uiPriority w:val="0"/>
    <w:rPr>
      <w:rFonts w:ascii="宋体" w:hAnsi="Courier New" w:cs="Courier New"/>
      <w:szCs w:val="21"/>
    </w:rPr>
  </w:style>
  <w:style w:type="paragraph" w:styleId="18">
    <w:name w:val="toc 8"/>
    <w:basedOn w:val="1"/>
    <w:next w:val="1"/>
    <w:semiHidden/>
    <w:uiPriority w:val="0"/>
    <w:pPr>
      <w:ind w:left="1470"/>
      <w:jc w:val="left"/>
    </w:pPr>
    <w:rPr>
      <w:sz w:val="18"/>
      <w:szCs w:val="18"/>
    </w:rPr>
  </w:style>
  <w:style w:type="paragraph" w:styleId="19">
    <w:name w:val="Date"/>
    <w:basedOn w:val="1"/>
    <w:next w:val="1"/>
    <w:uiPriority w:val="0"/>
    <w:pPr>
      <w:ind w:left="100" w:leftChars="2500"/>
    </w:pPr>
  </w:style>
  <w:style w:type="paragraph" w:styleId="20">
    <w:name w:val="Balloon Text"/>
    <w:basedOn w:val="1"/>
    <w:semiHidden/>
    <w:uiPriority w:val="0"/>
    <w:rPr>
      <w:sz w:val="18"/>
      <w:szCs w:val="18"/>
    </w:rPr>
  </w:style>
  <w:style w:type="paragraph" w:styleId="21">
    <w:name w:val="footer"/>
    <w:basedOn w:val="1"/>
    <w:link w:val="42"/>
    <w:uiPriority w:val="99"/>
    <w:pPr>
      <w:tabs>
        <w:tab w:val="center" w:pos="4153"/>
        <w:tab w:val="right" w:pos="8306"/>
      </w:tabs>
      <w:snapToGrid w:val="0"/>
      <w:jc w:val="left"/>
    </w:pPr>
    <w:rPr>
      <w:sz w:val="18"/>
      <w:szCs w:val="18"/>
    </w:rPr>
  </w:style>
  <w:style w:type="paragraph" w:styleId="22">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23">
    <w:name w:val="toc 1"/>
    <w:basedOn w:val="1"/>
    <w:next w:val="1"/>
    <w:uiPriority w:val="39"/>
    <w:pPr>
      <w:tabs>
        <w:tab w:val="right" w:leader="dot" w:pos="9345"/>
      </w:tabs>
      <w:spacing w:before="120" w:after="120" w:line="400" w:lineRule="exact"/>
      <w:jc w:val="left"/>
    </w:pPr>
    <w:rPr>
      <w:rFonts w:ascii="宋体" w:hAnsi="宋体"/>
      <w:b/>
      <w:caps/>
      <w:sz w:val="28"/>
      <w:szCs w:val="28"/>
    </w:rPr>
  </w:style>
  <w:style w:type="paragraph" w:styleId="24">
    <w:name w:val="toc 4"/>
    <w:basedOn w:val="1"/>
    <w:next w:val="1"/>
    <w:semiHidden/>
    <w:uiPriority w:val="0"/>
    <w:pPr>
      <w:ind w:left="630"/>
      <w:jc w:val="left"/>
    </w:pPr>
    <w:rPr>
      <w:sz w:val="18"/>
      <w:szCs w:val="18"/>
    </w:rPr>
  </w:style>
  <w:style w:type="paragraph" w:styleId="25">
    <w:name w:val="toc 6"/>
    <w:basedOn w:val="1"/>
    <w:next w:val="1"/>
    <w:semiHidden/>
    <w:uiPriority w:val="0"/>
    <w:pPr>
      <w:ind w:left="1050"/>
      <w:jc w:val="left"/>
    </w:pPr>
    <w:rPr>
      <w:sz w:val="18"/>
      <w:szCs w:val="18"/>
    </w:rPr>
  </w:style>
  <w:style w:type="paragraph" w:styleId="26">
    <w:name w:val="toc 2"/>
    <w:basedOn w:val="1"/>
    <w:next w:val="1"/>
    <w:uiPriority w:val="39"/>
    <w:pPr>
      <w:tabs>
        <w:tab w:val="right" w:leader="dot" w:pos="9345"/>
      </w:tabs>
      <w:spacing w:before="60" w:after="60"/>
      <w:ind w:left="210"/>
      <w:jc w:val="left"/>
    </w:pPr>
    <w:rPr>
      <w:rFonts w:ascii="宋体" w:hAnsi="宋体"/>
      <w:smallCaps/>
      <w:sz w:val="28"/>
      <w:szCs w:val="28"/>
    </w:rPr>
  </w:style>
  <w:style w:type="paragraph" w:styleId="27">
    <w:name w:val="toc 9"/>
    <w:basedOn w:val="1"/>
    <w:next w:val="1"/>
    <w:semiHidden/>
    <w:uiPriority w:val="0"/>
    <w:pPr>
      <w:ind w:left="1680"/>
      <w:jc w:val="left"/>
    </w:pPr>
    <w:rPr>
      <w:sz w:val="18"/>
      <w:szCs w:val="18"/>
    </w:rPr>
  </w:style>
  <w:style w:type="paragraph" w:styleId="28">
    <w:name w:val="Normal (Web)"/>
    <w:basedOn w:val="1"/>
    <w:uiPriority w:val="0"/>
    <w:pPr>
      <w:widowControl/>
      <w:spacing w:before="100" w:beforeAutospacing="1" w:after="100" w:afterAutospacing="1"/>
      <w:jc w:val="left"/>
    </w:pPr>
    <w:rPr>
      <w:rFonts w:ascii="宋体" w:hAnsi="宋体"/>
      <w:color w:val="000000"/>
      <w:kern w:val="0"/>
      <w:sz w:val="24"/>
    </w:rPr>
  </w:style>
  <w:style w:type="paragraph" w:styleId="29">
    <w:name w:val="annotation subject"/>
    <w:basedOn w:val="12"/>
    <w:next w:val="12"/>
    <w:semiHidden/>
    <w:uiPriority w:val="0"/>
    <w:rPr>
      <w:b/>
      <w:bCs/>
    </w:rPr>
  </w:style>
  <w:style w:type="paragraph" w:styleId="30">
    <w:name w:val="Body Text First Indent"/>
    <w:basedOn w:val="1"/>
    <w:uiPriority w:val="0"/>
    <w:pPr>
      <w:ind w:firstLine="420" w:firstLineChars="200"/>
    </w:pPr>
  </w:style>
  <w:style w:type="table" w:styleId="32">
    <w:name w:val="Table Grid"/>
    <w:basedOn w:val="31"/>
    <w:uiPriority w:val="0"/>
    <w:rPr>
      <w:rFonts w:ascii="Calibri" w:hAnsi="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4">
    <w:name w:val="Strong"/>
    <w:qFormat/>
    <w:uiPriority w:val="22"/>
    <w:rPr>
      <w:b/>
      <w:bCs/>
    </w:rPr>
  </w:style>
  <w:style w:type="character" w:styleId="35">
    <w:name w:val="page number"/>
    <w:uiPriority w:val="0"/>
  </w:style>
  <w:style w:type="character" w:styleId="36">
    <w:name w:val="FollowedHyperlink"/>
    <w:uiPriority w:val="0"/>
    <w:rPr>
      <w:color w:val="800080"/>
      <w:u w:val="single"/>
    </w:rPr>
  </w:style>
  <w:style w:type="character" w:styleId="37">
    <w:name w:val="line number"/>
    <w:uiPriority w:val="0"/>
  </w:style>
  <w:style w:type="character" w:styleId="38">
    <w:name w:val="Hyperlink"/>
    <w:uiPriority w:val="99"/>
    <w:rPr>
      <w:rFonts w:ascii="宋体" w:hAnsi="宋体" w:eastAsia="宋体"/>
      <w:color w:val="0000FF"/>
      <w:sz w:val="24"/>
      <w:szCs w:val="24"/>
      <w:u w:val="single"/>
    </w:rPr>
  </w:style>
  <w:style w:type="character" w:styleId="39">
    <w:name w:val="HTML Code"/>
    <w:basedOn w:val="33"/>
    <w:unhideWhenUsed/>
    <w:uiPriority w:val="99"/>
    <w:rPr>
      <w:rFonts w:ascii="宋体" w:hAnsi="宋体" w:eastAsia="宋体" w:cs="宋体"/>
      <w:sz w:val="24"/>
      <w:szCs w:val="24"/>
    </w:rPr>
  </w:style>
  <w:style w:type="character" w:styleId="40">
    <w:name w:val="annotation reference"/>
    <w:semiHidden/>
    <w:uiPriority w:val="99"/>
    <w:rPr>
      <w:sz w:val="21"/>
      <w:szCs w:val="21"/>
    </w:rPr>
  </w:style>
  <w:style w:type="character" w:customStyle="1" w:styleId="41">
    <w:name w:val="批注文字 字符"/>
    <w:link w:val="12"/>
    <w:semiHidden/>
    <w:uiPriority w:val="0"/>
    <w:rPr>
      <w:kern w:val="2"/>
      <w:sz w:val="21"/>
      <w:szCs w:val="24"/>
    </w:rPr>
  </w:style>
  <w:style w:type="character" w:customStyle="1" w:styleId="42">
    <w:name w:val="页脚 字符"/>
    <w:link w:val="21"/>
    <w:uiPriority w:val="99"/>
    <w:rPr>
      <w:kern w:val="2"/>
      <w:sz w:val="18"/>
      <w:szCs w:val="18"/>
    </w:rPr>
  </w:style>
  <w:style w:type="character" w:customStyle="1" w:styleId="43">
    <w:name w:val="h2 Char"/>
    <w:uiPriority w:val="0"/>
    <w:rPr>
      <w:rFonts w:ascii="Arial" w:hAnsi="Arial" w:eastAsia="黑体"/>
      <w:b/>
      <w:bCs/>
      <w:kern w:val="2"/>
      <w:sz w:val="32"/>
      <w:szCs w:val="32"/>
      <w:lang w:val="en-US" w:eastAsia="zh-CN" w:bidi="ar-SA"/>
    </w:rPr>
  </w:style>
  <w:style w:type="character" w:customStyle="1" w:styleId="44">
    <w:name w:val="标题 3 Char Char"/>
    <w:uiPriority w:val="0"/>
    <w:rPr>
      <w:rFonts w:eastAsia="宋体"/>
      <w:b/>
      <w:bCs/>
      <w:kern w:val="2"/>
      <w:sz w:val="32"/>
      <w:szCs w:val="32"/>
      <w:lang w:val="en-US" w:eastAsia="zh-CN" w:bidi="ar-SA"/>
    </w:rPr>
  </w:style>
  <w:style w:type="character" w:customStyle="1" w:styleId="45">
    <w:name w:val="search1"/>
    <w:uiPriority w:val="0"/>
    <w:rPr>
      <w:rFonts w:hint="default"/>
      <w:sz w:val="18"/>
      <w:szCs w:val="18"/>
    </w:rPr>
  </w:style>
  <w:style w:type="character" w:customStyle="1" w:styleId="46">
    <w:name w:val="search"/>
    <w:uiPriority w:val="0"/>
  </w:style>
  <w:style w:type="character" w:customStyle="1" w:styleId="47">
    <w:name w:val="body"/>
    <w:uiPriority w:val="0"/>
    <w:rPr>
      <w:rFonts w:hint="default" w:ascii="Verdana" w:hAnsi="Verdana"/>
      <w:color w:val="000000"/>
      <w:sz w:val="20"/>
      <w:szCs w:val="20"/>
    </w:rPr>
  </w:style>
  <w:style w:type="paragraph" w:customStyle="1" w:styleId="48">
    <w:name w:val="_Style 39"/>
    <w:basedOn w:val="1"/>
    <w:next w:val="17"/>
    <w:uiPriority w:val="0"/>
    <w:pPr>
      <w:widowControl/>
      <w:tabs>
        <w:tab w:val="left" w:pos="425"/>
      </w:tabs>
      <w:autoSpaceDE w:val="0"/>
      <w:autoSpaceDN w:val="0"/>
      <w:adjustRightInd w:val="0"/>
      <w:spacing w:line="300" w:lineRule="auto"/>
      <w:ind w:firstLine="540"/>
      <w:jc w:val="left"/>
    </w:pPr>
    <w:rPr>
      <w:rFonts w:ascii="宋体" w:hAnsi="Courier New"/>
      <w:color w:val="000000"/>
      <w:sz w:val="24"/>
      <w:szCs w:val="20"/>
    </w:rPr>
  </w:style>
  <w:style w:type="paragraph" w:customStyle="1" w:styleId="49">
    <w:name w:val="_Style 40"/>
    <w:basedOn w:val="1"/>
    <w:next w:val="17"/>
    <w:uiPriority w:val="0"/>
    <w:pPr>
      <w:widowControl/>
      <w:tabs>
        <w:tab w:val="left" w:pos="425"/>
      </w:tabs>
      <w:autoSpaceDE w:val="0"/>
      <w:autoSpaceDN w:val="0"/>
      <w:adjustRightInd w:val="0"/>
      <w:spacing w:line="300" w:lineRule="auto"/>
      <w:ind w:firstLine="540"/>
      <w:jc w:val="left"/>
    </w:pPr>
    <w:rPr>
      <w:rFonts w:ascii="宋体" w:hAnsi="Courier New"/>
      <w:color w:val="000000"/>
      <w:sz w:val="24"/>
      <w:szCs w:val="20"/>
    </w:rPr>
  </w:style>
  <w:style w:type="paragraph" w:customStyle="1" w:styleId="50">
    <w:name w:val="_Style 41"/>
    <w:basedOn w:val="1"/>
    <w:uiPriority w:val="0"/>
  </w:style>
  <w:style w:type="paragraph" w:customStyle="1" w:styleId="51">
    <w:name w:val="样式 样式 小四 + 首行缩进:  2 字符 段前: 1 行 段后: 1 行"/>
    <w:basedOn w:val="1"/>
    <w:uiPriority w:val="0"/>
    <w:pPr>
      <w:spacing w:after="240" w:afterLines="100" w:line="400" w:lineRule="exact"/>
      <w:jc w:val="center"/>
    </w:pPr>
    <w:rPr>
      <w:rFonts w:ascii="黑体" w:hAnsi="宋体" w:eastAsia="黑体"/>
      <w:b/>
      <w:szCs w:val="28"/>
    </w:rPr>
  </w:style>
  <w:style w:type="paragraph" w:customStyle="1" w:styleId="52">
    <w:name w:val="_Style 45"/>
    <w:basedOn w:val="1"/>
    <w:uiPriority w:val="0"/>
  </w:style>
  <w:style w:type="paragraph" w:customStyle="1" w:styleId="53">
    <w:name w:val="_Style 46"/>
    <w:basedOn w:val="1"/>
    <w:uiPriority w:val="0"/>
  </w:style>
  <w:style w:type="paragraph" w:customStyle="1" w:styleId="54">
    <w:name w:val="样式1"/>
    <w:basedOn w:val="21"/>
    <w:uiPriority w:val="0"/>
    <w:pPr>
      <w:tabs>
        <w:tab w:val="clear" w:pos="4153"/>
        <w:tab w:val="clear" w:pos="8306"/>
      </w:tabs>
      <w:jc w:val="center"/>
    </w:pPr>
    <w:rPr>
      <w:kern w:val="0"/>
      <w:sz w:val="21"/>
      <w:szCs w:val="21"/>
    </w:rPr>
  </w:style>
  <w:style w:type="paragraph" w:customStyle="1" w:styleId="55">
    <w:name w:val="关键词"/>
    <w:basedOn w:val="1"/>
    <w:uiPriority w:val="0"/>
    <w:pPr>
      <w:spacing w:before="312" w:beforeLines="100" w:after="156" w:afterLines="50" w:line="400" w:lineRule="exact"/>
      <w:jc w:val="left"/>
    </w:pPr>
    <w:rPr>
      <w:bCs/>
      <w:sz w:val="24"/>
    </w:rPr>
  </w:style>
  <w:style w:type="character" w:customStyle="1" w:styleId="56">
    <w:name w:val="批注文字 Char"/>
    <w:uiPriority w:val="99"/>
    <w:rPr>
      <w:kern w:val="2"/>
      <w:sz w:val="21"/>
      <w:szCs w:val="24"/>
    </w:rPr>
  </w:style>
  <w:style w:type="paragraph" w:customStyle="1" w:styleId="57">
    <w:name w:val="a_2级标题"/>
    <w:basedOn w:val="3"/>
    <w:next w:val="10"/>
    <w:link w:val="73"/>
    <w:qFormat/>
    <w:uiPriority w:val="0"/>
    <w:pPr>
      <w:numPr>
        <w:ilvl w:val="1"/>
        <w:numId w:val="1"/>
      </w:numPr>
      <w:spacing w:before="291" w:after="100" w:afterAutospacing="1" w:line="400" w:lineRule="exact"/>
      <w:ind w:left="0" w:firstLine="0"/>
      <w:jc w:val="center"/>
    </w:pPr>
    <w:rPr>
      <w:rFonts w:ascii="宋体" w:hAnsi="宋体" w:cs="宋体"/>
      <w:sz w:val="28"/>
      <w:szCs w:val="20"/>
    </w:rPr>
  </w:style>
  <w:style w:type="paragraph" w:customStyle="1" w:styleId="58">
    <w:name w:val="a_1级标题"/>
    <w:basedOn w:val="2"/>
    <w:next w:val="10"/>
    <w:link w:val="71"/>
    <w:qFormat/>
    <w:uiPriority w:val="0"/>
    <w:rPr>
      <w:rFonts w:ascii="黑体" w:hAnsi="黑体" w:cs="宋体"/>
      <w:szCs w:val="20"/>
    </w:rPr>
  </w:style>
  <w:style w:type="paragraph" w:customStyle="1" w:styleId="59">
    <w:name w:val="样式 标题 3 + 楷体 小四 段后: 0 磅 行距: 1.5 倍行距"/>
    <w:next w:val="10"/>
    <w:autoRedefine/>
    <w:qFormat/>
    <w:uiPriority w:val="0"/>
    <w:pPr>
      <w:spacing w:line="360" w:lineRule="auto"/>
    </w:pPr>
    <w:rPr>
      <w:rFonts w:ascii="楷体" w:hAnsi="楷体" w:eastAsia="楷体" w:cs="宋体"/>
      <w:b/>
      <w:bCs/>
      <w:kern w:val="2"/>
      <w:sz w:val="24"/>
      <w:lang w:val="en-US" w:eastAsia="zh-CN" w:bidi="ar-SA"/>
    </w:rPr>
  </w:style>
  <w:style w:type="paragraph" w:customStyle="1" w:styleId="60">
    <w:name w:val="a_3级标题"/>
    <w:basedOn w:val="4"/>
    <w:next w:val="10"/>
    <w:link w:val="75"/>
    <w:qFormat/>
    <w:uiPriority w:val="0"/>
    <w:pPr>
      <w:numPr>
        <w:ilvl w:val="2"/>
        <w:numId w:val="1"/>
      </w:numPr>
      <w:spacing w:before="291" w:after="100" w:afterAutospacing="1" w:line="400" w:lineRule="exact"/>
      <w:ind w:left="0" w:firstLine="0"/>
      <w:jc w:val="center"/>
    </w:pPr>
    <w:rPr>
      <w:rFonts w:ascii="楷体" w:hAnsi="楷体"/>
      <w:b w:val="0"/>
      <w:szCs w:val="24"/>
    </w:rPr>
  </w:style>
  <w:style w:type="paragraph" w:customStyle="1" w:styleId="61">
    <w:name w:val="a_4级标题"/>
    <w:next w:val="10"/>
    <w:qFormat/>
    <w:uiPriority w:val="0"/>
    <w:pPr>
      <w:numPr>
        <w:ilvl w:val="3"/>
        <w:numId w:val="1"/>
      </w:numPr>
      <w:spacing w:line="400" w:lineRule="exact"/>
    </w:pPr>
    <w:rPr>
      <w:rFonts w:ascii="宋体" w:hAnsi="宋体" w:eastAsia="宋体" w:cs="宋体"/>
      <w:kern w:val="2"/>
      <w:sz w:val="24"/>
      <w:lang w:val="en-US" w:eastAsia="zh-CN" w:bidi="ar-SA"/>
    </w:rPr>
  </w:style>
  <w:style w:type="paragraph" w:customStyle="1" w:styleId="62">
    <w:name w:val="TOC Heading"/>
    <w:basedOn w:val="2"/>
    <w:next w:val="1"/>
    <w:unhideWhenUsed/>
    <w:qFormat/>
    <w:uiPriority w:val="39"/>
    <w:pPr>
      <w:widowControl/>
      <w:spacing w:before="240" w:line="259" w:lineRule="auto"/>
      <w:jc w:val="left"/>
      <w:outlineLvl w:val="9"/>
    </w:pPr>
    <w:rPr>
      <w:rFonts w:ascii="等线 Light" w:hAnsi="等线 Light" w:eastAsia="等线 Light"/>
      <w:b w:val="0"/>
      <w:bCs w:val="0"/>
      <w:color w:val="2F5496"/>
      <w:kern w:val="0"/>
      <w:sz w:val="32"/>
      <w:szCs w:val="32"/>
    </w:rPr>
  </w:style>
  <w:style w:type="character" w:customStyle="1" w:styleId="63">
    <w:name w:val="a_Source Code 字符"/>
    <w:link w:val="64"/>
    <w:uiPriority w:val="0"/>
    <w:rPr>
      <w:rFonts w:ascii="Consolas" w:hAnsi="Consolas"/>
      <w:sz w:val="21"/>
    </w:rPr>
  </w:style>
  <w:style w:type="paragraph" w:customStyle="1" w:styleId="64">
    <w:name w:val="a_Source Code"/>
    <w:basedOn w:val="1"/>
    <w:link w:val="63"/>
    <w:qFormat/>
    <w:uiPriority w:val="0"/>
    <w:pPr>
      <w:widowControl/>
      <w:wordWrap w:val="0"/>
      <w:spacing w:before="100" w:beforeAutospacing="1" w:after="100" w:afterAutospacing="1"/>
      <w:jc w:val="left"/>
    </w:pPr>
    <w:rPr>
      <w:rFonts w:ascii="Consolas" w:hAnsi="Consolas"/>
      <w:kern w:val="0"/>
      <w:szCs w:val="20"/>
    </w:rPr>
  </w:style>
  <w:style w:type="character" w:customStyle="1" w:styleId="65">
    <w:name w:val="KeywordTok"/>
    <w:uiPriority w:val="0"/>
    <w:rPr>
      <w:rFonts w:ascii="Consolas" w:hAnsi="Consolas"/>
      <w:b/>
      <w:color w:val="007020"/>
      <w:sz w:val="21"/>
    </w:rPr>
  </w:style>
  <w:style w:type="character" w:customStyle="1" w:styleId="66">
    <w:name w:val="BuiltInTok"/>
    <w:uiPriority w:val="0"/>
  </w:style>
  <w:style w:type="character" w:customStyle="1" w:styleId="67">
    <w:name w:val="NormalTok"/>
    <w:uiPriority w:val="0"/>
  </w:style>
  <w:style w:type="paragraph" w:customStyle="1" w:styleId="68">
    <w:name w:val="图片"/>
    <w:basedOn w:val="1"/>
    <w:link w:val="69"/>
    <w:qFormat/>
    <w:uiPriority w:val="0"/>
    <w:pPr>
      <w:spacing w:line="300" w:lineRule="auto"/>
      <w:jc w:val="center"/>
    </w:pPr>
    <w:rPr>
      <w:sz w:val="24"/>
    </w:rPr>
  </w:style>
  <w:style w:type="character" w:customStyle="1" w:styleId="69">
    <w:name w:val="图片 字符"/>
    <w:link w:val="68"/>
    <w:uiPriority w:val="0"/>
    <w:rPr>
      <w:kern w:val="2"/>
      <w:sz w:val="24"/>
      <w:szCs w:val="24"/>
    </w:rPr>
  </w:style>
  <w:style w:type="character" w:customStyle="1" w:styleId="70">
    <w:name w:val="标题 1 字符"/>
    <w:basedOn w:val="33"/>
    <w:link w:val="2"/>
    <w:qFormat/>
    <w:uiPriority w:val="0"/>
    <w:rPr>
      <w:rFonts w:eastAsia="黑体"/>
      <w:b/>
      <w:bCs/>
      <w:kern w:val="44"/>
      <w:sz w:val="30"/>
      <w:szCs w:val="44"/>
    </w:rPr>
  </w:style>
  <w:style w:type="character" w:customStyle="1" w:styleId="71">
    <w:name w:val="a_1级标题 字符"/>
    <w:basedOn w:val="70"/>
    <w:link w:val="58"/>
    <w:uiPriority w:val="0"/>
    <w:rPr>
      <w:rFonts w:ascii="黑体" w:hAnsi="黑体" w:eastAsia="黑体" w:cs="宋体"/>
      <w:kern w:val="44"/>
      <w:sz w:val="30"/>
      <w:szCs w:val="44"/>
    </w:rPr>
  </w:style>
  <w:style w:type="character" w:customStyle="1" w:styleId="72">
    <w:name w:val="标题 2 字符"/>
    <w:basedOn w:val="33"/>
    <w:link w:val="3"/>
    <w:uiPriority w:val="0"/>
    <w:rPr>
      <w:rFonts w:ascii="Arial" w:hAnsi="Arial" w:eastAsia="黑体"/>
      <w:b/>
      <w:bCs/>
      <w:kern w:val="2"/>
      <w:sz w:val="32"/>
      <w:szCs w:val="32"/>
    </w:rPr>
  </w:style>
  <w:style w:type="character" w:customStyle="1" w:styleId="73">
    <w:name w:val="a_2级标题 字符"/>
    <w:basedOn w:val="72"/>
    <w:link w:val="57"/>
    <w:uiPriority w:val="0"/>
    <w:rPr>
      <w:rFonts w:ascii="宋体" w:hAnsi="宋体" w:eastAsia="黑体" w:cs="宋体"/>
      <w:kern w:val="2"/>
      <w:sz w:val="28"/>
      <w:szCs w:val="32"/>
    </w:rPr>
  </w:style>
  <w:style w:type="character" w:customStyle="1" w:styleId="74">
    <w:name w:val="标题 3 字符"/>
    <w:basedOn w:val="33"/>
    <w:link w:val="4"/>
    <w:uiPriority w:val="0"/>
    <w:rPr>
      <w:rFonts w:eastAsia="楷体"/>
      <w:b/>
      <w:bCs/>
      <w:kern w:val="2"/>
      <w:sz w:val="24"/>
      <w:szCs w:val="32"/>
    </w:rPr>
  </w:style>
  <w:style w:type="character" w:customStyle="1" w:styleId="75">
    <w:name w:val="a_3级标题 字符"/>
    <w:basedOn w:val="74"/>
    <w:link w:val="60"/>
    <w:uiPriority w:val="0"/>
    <w:rPr>
      <w:rFonts w:ascii="楷体" w:hAnsi="楷体" w:eastAsia="楷体"/>
      <w:b w:val="0"/>
      <w:kern w:val="2"/>
      <w:sz w:val="24"/>
      <w:szCs w:val="24"/>
    </w:rPr>
  </w:style>
  <w:style w:type="paragraph" w:customStyle="1" w:styleId="76">
    <w:name w:val="a_表格图注等五号字体"/>
    <w:next w:val="10"/>
    <w:qFormat/>
    <w:uiPriority w:val="0"/>
    <w:pPr>
      <w:spacing w:line="360" w:lineRule="auto"/>
      <w:jc w:val="center"/>
    </w:pPr>
    <w:rPr>
      <w:rFonts w:ascii="Times New Roman" w:hAnsi="Times New Roman" w:eastAsia="宋体" w:cs="Times New Roman"/>
      <w:kern w:val="2"/>
      <w:sz w:val="21"/>
      <w:szCs w:val="22"/>
      <w:lang w:val="en-US" w:eastAsia="zh-CN" w:bidi="ar-SA"/>
    </w:rPr>
  </w:style>
  <w:style w:type="character" w:customStyle="1" w:styleId="77">
    <w:name w:val="md-plain"/>
    <w:basedOn w:val="33"/>
    <w:qFormat/>
    <w:uiPriority w:val="0"/>
  </w:style>
  <w:style w:type="character" w:customStyle="1" w:styleId="78">
    <w:name w:val="正文文本 字符"/>
    <w:basedOn w:val="33"/>
    <w:link w:val="13"/>
    <w:uiPriority w:val="0"/>
    <w:rPr>
      <w:kern w:val="2"/>
      <w:sz w:val="21"/>
      <w:szCs w:val="24"/>
    </w:rPr>
  </w:style>
  <w:style w:type="character" w:customStyle="1" w:styleId="79">
    <w:name w:val="Verbatim Char"/>
    <w:basedOn w:val="33"/>
    <w:link w:val="80"/>
    <w:uiPriority w:val="0"/>
    <w:rPr>
      <w:rFonts w:ascii="Consolas" w:hAnsi="Consolas"/>
      <w:sz w:val="22"/>
    </w:rPr>
  </w:style>
  <w:style w:type="paragraph" w:customStyle="1" w:styleId="80">
    <w:name w:val="Source Code"/>
    <w:basedOn w:val="1"/>
    <w:link w:val="79"/>
    <w:qFormat/>
    <w:uiPriority w:val="0"/>
    <w:pPr>
      <w:widowControl/>
      <w:wordWrap w:val="0"/>
      <w:spacing w:after="200"/>
      <w:jc w:val="left"/>
    </w:pPr>
    <w:rPr>
      <w:rFonts w:ascii="Consolas" w:hAnsi="Consolas"/>
      <w:kern w:val="0"/>
      <w:sz w:val="22"/>
      <w:szCs w:val="20"/>
    </w:rPr>
  </w:style>
  <w:style w:type="character" w:customStyle="1" w:styleId="81">
    <w:name w:val="StringTok"/>
    <w:basedOn w:val="79"/>
    <w:qFormat/>
    <w:uiPriority w:val="0"/>
    <w:rPr>
      <w:rFonts w:ascii="Consolas" w:hAnsi="Consolas"/>
      <w:color w:val="4070A0"/>
      <w:sz w:val="22"/>
    </w:rPr>
  </w:style>
  <w:style w:type="character" w:customStyle="1" w:styleId="82">
    <w:name w:val="CommentTok"/>
    <w:basedOn w:val="79"/>
    <w:qFormat/>
    <w:uiPriority w:val="0"/>
    <w:rPr>
      <w:rFonts w:ascii="Consolas" w:hAnsi="Consolas"/>
      <w:i/>
      <w:color w:val="60A0B0"/>
      <w:sz w:val="22"/>
    </w:rPr>
  </w:style>
  <w:style w:type="character" w:customStyle="1" w:styleId="83">
    <w:name w:val="OperatorTok"/>
    <w:basedOn w:val="79"/>
    <w:qFormat/>
    <w:uiPriority w:val="0"/>
    <w:rPr>
      <w:rFonts w:ascii="Consolas" w:hAnsi="Consolas"/>
      <w:color w:val="666666"/>
      <w:sz w:val="22"/>
    </w:rPr>
  </w:style>
  <w:style w:type="character" w:customStyle="1" w:styleId="84">
    <w:name w:val="OtherTok"/>
    <w:basedOn w:val="33"/>
    <w:uiPriority w:val="0"/>
    <w:rPr>
      <w:rFonts w:ascii="Consolas" w:hAnsi="Consolas"/>
      <w:color w:val="007020"/>
      <w:sz w:val="22"/>
    </w:rPr>
  </w:style>
  <w:style w:type="character" w:customStyle="1" w:styleId="85">
    <w:name w:val="DecValTok"/>
    <w:basedOn w:val="79"/>
    <w:qFormat/>
    <w:uiPriority w:val="0"/>
    <w:rPr>
      <w:rFonts w:ascii="Consolas" w:hAnsi="Consolas"/>
      <w:color w:val="40A070"/>
      <w:sz w:val="22"/>
    </w:rPr>
  </w:style>
  <w:style w:type="character" w:customStyle="1" w:styleId="86">
    <w:name w:val="SpecialCharTok"/>
    <w:basedOn w:val="79"/>
    <w:uiPriority w:val="0"/>
    <w:rPr>
      <w:rFonts w:ascii="Consolas" w:hAnsi="Consolas"/>
      <w:color w:val="4070A0"/>
      <w:sz w:val="22"/>
    </w:rPr>
  </w:style>
  <w:style w:type="character" w:customStyle="1" w:styleId="87">
    <w:name w:val="ImportTok"/>
    <w:basedOn w:val="79"/>
    <w:uiPriority w:val="0"/>
    <w:rPr>
      <w:rFonts w:ascii="Consolas" w:hAnsi="Consolas"/>
      <w:sz w:val="22"/>
    </w:rPr>
  </w:style>
  <w:style w:type="character" w:customStyle="1" w:styleId="88">
    <w:name w:val="VariableTok"/>
    <w:basedOn w:val="79"/>
    <w:uiPriority w:val="0"/>
    <w:rPr>
      <w:rFonts w:ascii="Consolas" w:hAnsi="Consolas"/>
      <w:color w:val="19177C"/>
      <w:sz w:val="22"/>
    </w:rPr>
  </w:style>
  <w:style w:type="character" w:customStyle="1" w:styleId="89">
    <w:name w:val="ControlFlowTok"/>
    <w:basedOn w:val="79"/>
    <w:uiPriority w:val="0"/>
    <w:rPr>
      <w:rFonts w:ascii="Consolas" w:hAnsi="Consolas"/>
      <w:b/>
      <w:color w:val="007020"/>
      <w:sz w:val="22"/>
    </w:rPr>
  </w:style>
  <w:style w:type="character" w:customStyle="1" w:styleId="90">
    <w:name w:val="VerbatimStringTok"/>
    <w:basedOn w:val="33"/>
    <w:qFormat/>
    <w:uiPriority w:val="0"/>
    <w:rPr>
      <w:rFonts w:ascii="Consolas" w:hAnsi="Consolas"/>
      <w:color w:val="4070A0"/>
      <w:sz w:val="22"/>
    </w:rPr>
  </w:style>
  <w:style w:type="character" w:customStyle="1" w:styleId="91">
    <w:name w:val="SpecialStringTok"/>
    <w:basedOn w:val="33"/>
    <w:uiPriority w:val="0"/>
    <w:rPr>
      <w:rFonts w:ascii="Consolas" w:hAnsi="Consolas"/>
      <w:color w:val="BB6688"/>
      <w:sz w:val="22"/>
    </w:rPr>
  </w:style>
  <w:style w:type="character" w:customStyle="1" w:styleId="92">
    <w:name w:val="PreprocessorTok"/>
    <w:basedOn w:val="33"/>
    <w:uiPriority w:val="0"/>
    <w:rPr>
      <w:rFonts w:ascii="Consolas" w:hAnsi="Consolas"/>
      <w:color w:val="BC7A00"/>
      <w:sz w:val="22"/>
    </w:rPr>
  </w:style>
  <w:style w:type="character" w:styleId="93">
    <w:name w:val="Placeholder Text"/>
    <w:basedOn w:val="33"/>
    <w:unhideWhenUsed/>
    <w:qFormat/>
    <w:uiPriority w:val="99"/>
    <w:rPr>
      <w:color w:val="666666"/>
    </w:rPr>
  </w:style>
  <w:style w:type="character" w:customStyle="1" w:styleId="94">
    <w:name w:val="mord"/>
    <w:basedOn w:val="33"/>
    <w:uiPriority w:val="0"/>
  </w:style>
  <w:style w:type="character" w:customStyle="1" w:styleId="95">
    <w:name w:val="mrel"/>
    <w:basedOn w:val="33"/>
    <w:uiPriority w:val="0"/>
  </w:style>
  <w:style w:type="character" w:customStyle="1" w:styleId="96">
    <w:name w:val="mbin"/>
    <w:basedOn w:val="33"/>
    <w:uiPriority w:val="0"/>
  </w:style>
  <w:style w:type="character" w:customStyle="1" w:styleId="97">
    <w:name w:val="mopen"/>
    <w:basedOn w:val="33"/>
    <w:qFormat/>
    <w:uiPriority w:val="0"/>
  </w:style>
  <w:style w:type="character" w:customStyle="1" w:styleId="98">
    <w:name w:val="vlist-s"/>
    <w:basedOn w:val="33"/>
    <w:uiPriority w:val="0"/>
  </w:style>
  <w:style w:type="character" w:customStyle="1" w:styleId="99">
    <w:name w:val="mclose"/>
    <w:basedOn w:val="33"/>
    <w:uiPriority w:val="0"/>
  </w:style>
  <w:style w:type="paragraph" w:customStyle="1" w:styleId="100">
    <w:name w:val="摘要正文"/>
    <w:basedOn w:val="1"/>
    <w:autoRedefine/>
    <w:qFormat/>
    <w:uiPriority w:val="0"/>
    <w:pPr>
      <w:spacing w:before="240"/>
      <w:ind w:firstLine="492" w:firstLineChars="205"/>
    </w:p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microsoft.com/office/2011/relationships/commentsExtended" Target="commentsExtended.xml"/><Relationship Id="rId38" Type="http://schemas.microsoft.com/office/2011/relationships/people" Target="people.xml"/><Relationship Id="rId37" Type="http://schemas.openxmlformats.org/officeDocument/2006/relationships/fontTable" Target="fontTable.xml"/><Relationship Id="rId36" Type="http://schemas.openxmlformats.org/officeDocument/2006/relationships/customXml" Target="../customXml/item1.xml"/><Relationship Id="rId35" Type="http://schemas.openxmlformats.org/officeDocument/2006/relationships/numbering" Target="numbering.xml"/><Relationship Id="rId34" Type="http://schemas.openxmlformats.org/officeDocument/2006/relationships/image" Target="media/image18.png"/><Relationship Id="rId33" Type="http://schemas.openxmlformats.org/officeDocument/2006/relationships/image" Target="media/image17.png"/><Relationship Id="rId32" Type="http://schemas.openxmlformats.org/officeDocument/2006/relationships/image" Target="media/image16.png"/><Relationship Id="rId31" Type="http://schemas.openxmlformats.org/officeDocument/2006/relationships/image" Target="media/image15.png"/><Relationship Id="rId30" Type="http://schemas.openxmlformats.org/officeDocument/2006/relationships/image" Target="media/image14.png"/><Relationship Id="rId3" Type="http://schemas.openxmlformats.org/officeDocument/2006/relationships/comments" Target="comments.xml"/><Relationship Id="rId29" Type="http://schemas.openxmlformats.org/officeDocument/2006/relationships/image" Target="media/image13.png"/><Relationship Id="rId28" Type="http://schemas.openxmlformats.org/officeDocument/2006/relationships/image" Target="media/image12.png"/><Relationship Id="rId27" Type="http://schemas.openxmlformats.org/officeDocument/2006/relationships/image" Target="media/image11.png"/><Relationship Id="rId26" Type="http://schemas.openxmlformats.org/officeDocument/2006/relationships/image" Target="media/image10.png"/><Relationship Id="rId25" Type="http://schemas.openxmlformats.org/officeDocument/2006/relationships/image" Target="media/image9.png"/><Relationship Id="rId24" Type="http://schemas.openxmlformats.org/officeDocument/2006/relationships/image" Target="media/image8.png"/><Relationship Id="rId23" Type="http://schemas.openxmlformats.org/officeDocument/2006/relationships/image" Target="media/image7.png"/><Relationship Id="rId22" Type="http://schemas.openxmlformats.org/officeDocument/2006/relationships/image" Target="media/image6.png"/><Relationship Id="rId21" Type="http://schemas.openxmlformats.org/officeDocument/2006/relationships/image" Target="media/image5.svg"/><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png"/><Relationship Id="rId17" Type="http://schemas.openxmlformats.org/officeDocument/2006/relationships/image" Target="media/image1.png"/><Relationship Id="rId16" Type="http://schemas.openxmlformats.org/officeDocument/2006/relationships/theme" Target="theme/theme1.xml"/><Relationship Id="rId15" Type="http://schemas.openxmlformats.org/officeDocument/2006/relationships/footer" Target="footer7.xml"/><Relationship Id="rId14" Type="http://schemas.openxmlformats.org/officeDocument/2006/relationships/footer" Target="footer6.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3EA5FF-BEB8-40E6-84B6-D46AC7A18C97}">
  <ds:schemaRefs/>
</ds:datastoreItem>
</file>

<file path=docProps/app.xml><?xml version="1.0" encoding="utf-8"?>
<Properties xmlns="http://schemas.openxmlformats.org/officeDocument/2006/extended-properties" xmlns:vt="http://schemas.openxmlformats.org/officeDocument/2006/docPropsVTypes">
  <Template>Normal.dotm</Template>
  <Company>四川大学</Company>
  <Pages>45</Pages>
  <Words>1527</Words>
  <Characters>1838</Characters>
  <Lines>291</Lines>
  <Paragraphs>81</Paragraphs>
  <TotalTime>20</TotalTime>
  <ScaleCrop>false</ScaleCrop>
  <LinksUpToDate>false</LinksUpToDate>
  <CharactersWithSpaces>2077</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2025-04-24T11:26:00Z</dcterms:created>
  <dc:creator>傅世攀</dc:creator>
  <cp:lastModifiedBy>陈黎</cp:lastModifiedBy>
  <dcterms:modified xsi:type="dcterms:W3CDTF">2025-04-25T01:08:20Z</dcterms:modified>
  <dc:title>此处写论文中文题名</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DF55CB82C0764C80922225E7B0EB7247_13</vt:lpwstr>
  </property>
  <property fmtid="{D5CDD505-2E9C-101B-9397-08002B2CF9AE}" pid="4" name="KSOTemplateDocerSaveRecord">
    <vt:lpwstr>eyJoZGlkIjoiYWFiOTEzN2JkYTVmNGY3ODA0NGZlMzNjZDdjYWQwMzEiLCJ1c2VySWQiOiIzMTE2ODk0OTQifQ==</vt:lpwstr>
  </property>
</Properties>
</file>