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基于微博的舆情分析系统设计与实现</w:t>
      </w:r>
      <w:r w:rsidRPr="001D6B49">
        <w:rPr>
          <w:rFonts w:eastAsia="楷体_GB2312"/>
          <w:b/>
          <w:sz w:val="28"/>
          <w:szCs w:val="32"/>
          <w:u w:val="single"/>
        </w:rPr>
        <w:tab/>
      </w:r>
    </w:p>
    <w:p w14:paraId="10D11F2C" w14:textId="77777777"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计算机学院</w:t>
      </w:r>
      <w:r w:rsidRPr="001D6B49">
        <w:rPr>
          <w:rFonts w:eastAsia="楷体_GB2312"/>
          <w:b/>
          <w:sz w:val="28"/>
          <w:szCs w:val="32"/>
          <w:u w:val="single"/>
        </w:rPr>
        <w:t xml:space="preserve">      </w:t>
      </w:r>
      <w:r w:rsidRPr="001D6B49">
        <w:rPr>
          <w:rFonts w:eastAsia="楷体_GB2312"/>
          <w:b/>
          <w:sz w:val="28"/>
          <w:szCs w:val="32"/>
          <w:u w:val="single"/>
        </w:rPr>
        <w:tab/>
      </w:r>
    </w:p>
    <w:p w14:paraId="41A586E5"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计算机科学与技术</w:t>
      </w:r>
      <w:r w:rsidRPr="001D6B49">
        <w:rPr>
          <w:rFonts w:eastAsia="楷体_GB2312"/>
          <w:b/>
          <w:sz w:val="28"/>
          <w:szCs w:val="32"/>
          <w:u w:val="single"/>
        </w:rPr>
        <w:t xml:space="preserve">       </w:t>
      </w:r>
      <w:r w:rsidRPr="001D6B49">
        <w:rPr>
          <w:rFonts w:eastAsia="楷体_GB2312"/>
          <w:b/>
          <w:sz w:val="28"/>
          <w:szCs w:val="32"/>
          <w:u w:val="single"/>
        </w:rPr>
        <w:tab/>
      </w:r>
    </w:p>
    <w:p w14:paraId="0634C39B"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颜麟</w:t>
      </w:r>
      <w:r w:rsidRPr="001D6B49">
        <w:rPr>
          <w:rFonts w:eastAsia="楷体_GB2312"/>
          <w:b/>
          <w:sz w:val="28"/>
          <w:szCs w:val="32"/>
          <w:u w:val="single"/>
        </w:rPr>
        <w:tab/>
      </w:r>
    </w:p>
    <w:p w14:paraId="3140BE91" w14:textId="77777777"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2021141460234</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2021</w:t>
      </w:r>
      <w:r w:rsidRPr="001D6B49">
        <w:rPr>
          <w:rFonts w:eastAsia="楷体_GB2312"/>
          <w:b/>
          <w:sz w:val="28"/>
          <w:szCs w:val="32"/>
          <w:u w:val="single"/>
        </w:rPr>
        <w:tab/>
      </w:r>
    </w:p>
    <w:p w14:paraId="1BDB8F6E" w14:textId="77777777"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陈黎</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r w:rsidRPr="001D6B49">
        <w:rPr>
          <w:rFonts w:eastAsia="黑体"/>
          <w:b/>
          <w:color w:val="000000"/>
          <w:sz w:val="36"/>
        </w:rPr>
        <w:t>基于微博的舆情分析系统设计与实现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77777777" w:rsidR="00604326" w:rsidRPr="001D6B49"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   </w:t>
      </w:r>
      <w:r w:rsidRPr="001D6B49">
        <w:rPr>
          <w:rFonts w:eastAsia="楷体_GB2312"/>
          <w:sz w:val="28"/>
          <w:szCs w:val="28"/>
        </w:rPr>
        <w:t>指导老师</w:t>
      </w:r>
      <w:r w:rsidRPr="001D6B49">
        <w:rPr>
          <w:rFonts w:eastAsia="楷体_GB2312"/>
          <w:sz w:val="28"/>
          <w:szCs w:val="28"/>
        </w:rPr>
        <w:t xml:space="preserve">  □□□</w:t>
      </w:r>
      <w:r w:rsidRPr="001D6B49">
        <w:rPr>
          <w:rFonts w:eastAsia="楷体_GB2312"/>
          <w:sz w:val="28"/>
          <w:szCs w:val="28"/>
        </w:rPr>
        <w:t>，</w:t>
      </w:r>
      <w:r w:rsidRPr="001D6B49">
        <w:rPr>
          <w:rFonts w:eastAsia="楷体_GB2312"/>
          <w:sz w:val="28"/>
          <w:szCs w:val="28"/>
        </w:rPr>
        <w:t>□□□</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r w:rsidRPr="001D6B49">
        <w:rPr>
          <w:rFonts w:eastAsia="楷体"/>
        </w:rPr>
        <w:t>微博作为中国用户规模最大的社交平台，日均产生超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本文设计并实现的微博舆情分析系统涵盖七大核心模块，其中数据采集部分基于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r w:rsidRPr="001D6B49">
        <w:rPr>
          <w:rFonts w:eastAsia="楷体"/>
        </w:rPr>
        <w:t>池突破了微博反爬机制；舆情分析部分采用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；热度计算部分通过熵权法动态分配转发、评论、点赞等指标的权重综合构建评分模型；可视化部分通过集成</w:t>
      </w:r>
      <w:r w:rsidRPr="001D6B49">
        <w:rPr>
          <w:rFonts w:eastAsia="楷体"/>
        </w:rPr>
        <w:t>ECharts</w:t>
      </w:r>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2"/>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5CF9F031" w:rsidR="00604326" w:rsidRPr="001D6B49" w:rsidRDefault="001D6B49">
      <w:pPr>
        <w:spacing w:line="360" w:lineRule="auto"/>
        <w:jc w:val="center"/>
        <w:rPr>
          <w:b/>
          <w:bCs/>
          <w:sz w:val="32"/>
          <w:szCs w:val="32"/>
        </w:rPr>
      </w:pPr>
      <w:del w:id="3" w:author="Big Pigeon" w:date="2025-04-27T17:59:00Z" w16du:dateUtc="2025-04-27T09:59:00Z">
        <w:r w:rsidRPr="001D6B49" w:rsidDel="00A644A3">
          <w:rPr>
            <w:b/>
            <w:bCs/>
            <w:sz w:val="32"/>
            <w:szCs w:val="32"/>
          </w:rPr>
          <w:delText>Title</w:delText>
        </w:r>
      </w:del>
      <w:ins w:id="4" w:author="Big Pigeon" w:date="2025-04-27T17:59:00Z" w16du:dateUtc="2025-04-27T09:59:00Z">
        <w:r w:rsidR="00A644A3" w:rsidRPr="00A644A3">
          <w:rPr>
            <w:b/>
            <w:bCs/>
            <w:sz w:val="32"/>
            <w:szCs w:val="32"/>
          </w:rPr>
          <w:t xml:space="preserve">Design and Implementation of </w:t>
        </w:r>
        <w:r w:rsidR="00A644A3">
          <w:rPr>
            <w:rFonts w:hint="eastAsia"/>
            <w:b/>
            <w:bCs/>
            <w:sz w:val="32"/>
            <w:szCs w:val="32"/>
          </w:rPr>
          <w:t>Weibo</w:t>
        </w:r>
        <w:r w:rsidR="00A644A3" w:rsidRPr="00A644A3">
          <w:rPr>
            <w:b/>
            <w:bCs/>
            <w:sz w:val="32"/>
            <w:szCs w:val="32"/>
          </w:rPr>
          <w:t xml:space="preserve"> Public Opinion Analysis System</w:t>
        </w:r>
      </w:ins>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77777777" w:rsidR="00604326" w:rsidRPr="001D6B49" w:rsidRDefault="001D6B49">
      <w:pPr>
        <w:jc w:val="center"/>
        <w:rPr>
          <w:rFonts w:eastAsia="楷体_GB2312"/>
          <w:sz w:val="28"/>
          <w:szCs w:val="28"/>
        </w:rPr>
      </w:pPr>
      <w:r w:rsidRPr="001D6B49">
        <w:rPr>
          <w:rFonts w:eastAsia="楷体_GB2312"/>
          <w:b/>
          <w:bCs/>
          <w:sz w:val="28"/>
          <w:szCs w:val="28"/>
        </w:rPr>
        <w:t>Student:</w:t>
      </w:r>
      <w:r w:rsidRPr="001D6B49">
        <w:rPr>
          <w:rFonts w:eastAsia="楷体_GB2312"/>
          <w:sz w:val="28"/>
          <w:szCs w:val="28"/>
        </w:rPr>
        <w:t xml:space="preserve"> XXX   </w:t>
      </w:r>
      <w:r w:rsidRPr="001D6B49">
        <w:rPr>
          <w:b/>
          <w:bCs/>
          <w:sz w:val="28"/>
          <w:szCs w:val="28"/>
        </w:rPr>
        <w:t xml:space="preserve">Adviser: </w:t>
      </w:r>
      <w:r w:rsidRPr="001D6B49">
        <w:rPr>
          <w:sz w:val="28"/>
          <w:szCs w:val="28"/>
        </w:rPr>
        <w:t>XXX</w:t>
      </w:r>
    </w:p>
    <w:p w14:paraId="000E03B3" w14:textId="77777777" w:rsidR="00604326" w:rsidRPr="001D6B49" w:rsidRDefault="00604326">
      <w:pPr>
        <w:jc w:val="center"/>
      </w:pPr>
    </w:p>
    <w:p w14:paraId="34B09A6F" w14:textId="77777777" w:rsidR="00604326" w:rsidRPr="001D6B49" w:rsidRDefault="00604326">
      <w:pPr>
        <w:jc w:val="center"/>
      </w:pPr>
    </w:p>
    <w:p w14:paraId="1896FEC8" w14:textId="79C341F4" w:rsidR="00A644A3" w:rsidRDefault="001D6B49" w:rsidP="00A644A3">
      <w:pPr>
        <w:pStyle w:val="aff3"/>
        <w:ind w:firstLineChars="204" w:firstLine="391"/>
        <w:rPr>
          <w:ins w:id="5" w:author="Big Pigeon" w:date="2025-04-27T18:00:00Z" w16du:dateUtc="2025-04-27T10:00:00Z"/>
        </w:rPr>
      </w:pPr>
      <w:r w:rsidRPr="001D6B49">
        <w:rPr>
          <w:rFonts w:eastAsia="楷体"/>
          <w:b/>
          <w:color w:val="000000"/>
          <w:kern w:val="0"/>
          <w:szCs w:val="21"/>
        </w:rPr>
        <w:t xml:space="preserve">[Abstract] </w:t>
      </w:r>
      <w:ins w:id="6" w:author="Big Pigeon" w:date="2025-04-27T18:00:00Z" w16du:dateUtc="2025-04-27T10:00:00Z">
        <w:r w:rsidR="00A644A3">
          <w:t>As the largest social platform in China, Weibo generates more than 500 million pieces of text data on a daily basis, and its massive user-generated content not only maps social sentiment and group cognition, but also contains information such as feedback on public policies, prediction of market trends, and identification of social risks. Currently, the analysis of social media public opinion faces the problems of low efficiency of unstructured data processing, large deviation of emotion and semantic understanding, and lagging tracking of dynamic hotspots, which are difficult to adapt to the real-time and complexity needs of information dissemination.</w:t>
        </w:r>
      </w:ins>
    </w:p>
    <w:p w14:paraId="762154D6" w14:textId="31D7206B" w:rsidR="00604326" w:rsidRPr="001D6B49" w:rsidDel="00A644A3" w:rsidRDefault="00A644A3" w:rsidP="00A644A3">
      <w:pPr>
        <w:pStyle w:val="aff3"/>
        <w:ind w:firstLineChars="204" w:firstLine="391"/>
        <w:rPr>
          <w:del w:id="7" w:author="Big Pigeon" w:date="2025-04-27T18:00:00Z" w16du:dateUtc="2025-04-27T10:00:00Z"/>
        </w:rPr>
        <w:pPrChange w:id="8" w:author="Big Pigeon" w:date="2025-04-27T18:00:00Z" w16du:dateUtc="2025-04-27T10:00:00Z">
          <w:pPr>
            <w:pStyle w:val="aff3"/>
            <w:spacing w:before="0"/>
            <w:ind w:firstLineChars="204" w:firstLine="391"/>
          </w:pPr>
        </w:pPrChange>
      </w:pPr>
      <w:ins w:id="9" w:author="Big Pigeon" w:date="2025-04-27T18:00:00Z" w16du:dateUtc="2025-04-27T10:00:00Z">
        <w:r>
          <w:t>The microblog public opinion analysis system designed and implemented in this paper covers seven core modules, in which the data collection part is based on Scrapy framework and dynamic proxy IP pool to break through the microblog anti-crawling mechanism; the public opinion analysis part adopts the hybrid model of BERT and plain Bayes, which achieves an accuracy rate of 95.7% in this system, which is 5.5% higher than that of the traditional method; and the heat calculation part dynamically allocates the weights of the indicators such as retweets, comments, likes, and so on, through entropy weighting method, The heat calculation part dynamically allocates the weights of forwarding, commenting, liking and other indicators through the entropy weighting method to comprehensively construct the scoring model; the visualization part integrates the ECharts library to multi-dimensionally display the analysis results of the distribution of public opinion sentiment, geographic activeness, and the trend of public opinion in the form of heat maps, word clouds, and line graphs to help users intuitively comprehend the data. By adopting the Django RESTful API integrated management system, it achieves the expected goals in terms of functional integrity, analysis accuracy and user experience, and provides an efficient and scalable technical solution for social media opinion analysis.</w:t>
        </w:r>
      </w:ins>
      <w:del w:id="10" w:author="Big Pigeon" w:date="2025-04-27T18:00:00Z" w16du:dateUtc="2025-04-27T10:00:00Z">
        <w:r w:rsidR="001D6B49" w:rsidRPr="001D6B49" w:rsidDel="00A644A3">
          <w:delText>XXXX</w:delText>
        </w:r>
      </w:del>
    </w:p>
    <w:p w14:paraId="77C08C47" w14:textId="2E29645C" w:rsidR="00604326" w:rsidRPr="001D6B49" w:rsidRDefault="001D6B49">
      <w:pPr>
        <w:pStyle w:val="aff3"/>
        <w:spacing w:before="0"/>
        <w:ind w:firstLineChars="204" w:firstLine="391"/>
        <w:rPr>
          <w:rFonts w:hint="eastAsia"/>
        </w:rPr>
      </w:pPr>
      <w:r w:rsidRPr="001D6B49">
        <w:rPr>
          <w:rFonts w:eastAsia="楷体"/>
          <w:b/>
          <w:color w:val="000000"/>
          <w:kern w:val="0"/>
          <w:szCs w:val="21"/>
        </w:rPr>
        <w:t xml:space="preserve">[Key Words] </w:t>
      </w:r>
      <w:del w:id="11" w:author="Big Pigeon" w:date="2025-04-27T18:00:00Z" w16du:dateUtc="2025-04-27T10:00:00Z">
        <w:r w:rsidRPr="001D6B49" w:rsidDel="00A644A3">
          <w:rPr>
            <w:rFonts w:eastAsia="楷体"/>
            <w:szCs w:val="21"/>
          </w:rPr>
          <w:delText>XXXX</w:delText>
        </w:r>
      </w:del>
      <w:ins w:id="12" w:author="Big Pigeon" w:date="2025-04-27T18:00:00Z" w16du:dateUtc="2025-04-27T10:00:00Z">
        <w:r w:rsidR="00A644A3" w:rsidRPr="00A644A3">
          <w:t xml:space="preserve"> </w:t>
        </w:r>
        <w:r w:rsidR="00A644A3" w:rsidRPr="00A644A3">
          <w:rPr>
            <w:rFonts w:eastAsia="楷体"/>
            <w:szCs w:val="21"/>
          </w:rPr>
          <w:t>Public Opinion Analysis</w:t>
        </w:r>
        <w:r w:rsidR="00A644A3">
          <w:rPr>
            <w:rFonts w:eastAsia="楷体" w:hint="eastAsia"/>
            <w:szCs w:val="21"/>
          </w:rPr>
          <w:t>;</w:t>
        </w:r>
      </w:ins>
      <w:ins w:id="13" w:author="Big Pigeon" w:date="2025-04-27T18:01:00Z" w16du:dateUtc="2025-04-27T10:01:00Z">
        <w:r w:rsidR="00A644A3" w:rsidRPr="00A644A3">
          <w:t xml:space="preserve"> </w:t>
        </w:r>
        <w:r w:rsidR="00A644A3" w:rsidRPr="00A644A3">
          <w:rPr>
            <w:rFonts w:eastAsia="楷体"/>
            <w:szCs w:val="21"/>
          </w:rPr>
          <w:t>web crawler</w:t>
        </w:r>
        <w:r w:rsidR="00A644A3">
          <w:rPr>
            <w:rFonts w:eastAsia="楷体" w:hint="eastAsia"/>
            <w:szCs w:val="21"/>
          </w:rPr>
          <w:t>;</w:t>
        </w:r>
        <w:r w:rsidR="00A644A3">
          <w:rPr>
            <w:rFonts w:eastAsia="楷体"/>
            <w:szCs w:val="21"/>
          </w:rPr>
          <w:t>Naïve</w:t>
        </w:r>
        <w:r w:rsidR="00A644A3">
          <w:rPr>
            <w:rFonts w:eastAsia="楷体" w:hint="eastAsia"/>
            <w:szCs w:val="21"/>
          </w:rPr>
          <w:t xml:space="preserve"> Bayes; BERT</w:t>
        </w:r>
      </w:ins>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65F59AF6" w14:textId="77777777" w:rsidR="00604326" w:rsidRPr="001D6B49" w:rsidRDefault="001D6B49">
      <w:pPr>
        <w:pStyle w:val="TOC1"/>
        <w:spacing w:before="0" w:after="0"/>
        <w:rPr>
          <w:rFonts w:ascii="Times New Roman" w:hAnsi="Times New Roman"/>
          <w:b w:val="0"/>
          <w:bCs/>
          <w:caps w:val="0"/>
          <w:sz w:val="24"/>
          <w:szCs w:val="24"/>
          <w14:ligatures w14:val="standardContextual"/>
        </w:rPr>
      </w:pPr>
      <w:r w:rsidRPr="001D6B49">
        <w:rPr>
          <w:rFonts w:ascii="Times New Roman" w:hAnsi="Times New Roman"/>
          <w:sz w:val="24"/>
          <w:szCs w:val="24"/>
        </w:rPr>
        <w:fldChar w:fldCharType="begin"/>
      </w:r>
      <w:r w:rsidRPr="001D6B49">
        <w:rPr>
          <w:rFonts w:ascii="Times New Roman" w:hAnsi="Times New Roman"/>
          <w:sz w:val="24"/>
          <w:szCs w:val="24"/>
        </w:rPr>
        <w:instrText xml:space="preserve"> TOC \o "1-3" \h \z \u </w:instrText>
      </w:r>
      <w:r w:rsidRPr="001D6B49">
        <w:rPr>
          <w:rFonts w:ascii="Times New Roman" w:hAnsi="Times New Roman"/>
          <w:sz w:val="24"/>
          <w:szCs w:val="24"/>
        </w:rPr>
        <w:fldChar w:fldCharType="separate"/>
      </w:r>
      <w:hyperlink w:anchor="_Toc196418434" w:history="1">
        <w:r w:rsidRPr="001D6B49">
          <w:rPr>
            <w:rStyle w:val="afc"/>
            <w:rFonts w:ascii="Times New Roman" w:hAnsi="Times New Roman"/>
            <w:b w:val="0"/>
            <w:bCs/>
          </w:rPr>
          <w:t xml:space="preserve">1 </w:t>
        </w:r>
        <w:r w:rsidRPr="001D6B49">
          <w:rPr>
            <w:rStyle w:val="afc"/>
            <w:rFonts w:ascii="Times New Roman" w:hAnsi="Times New Roman"/>
            <w:b w:val="0"/>
            <w:bCs/>
          </w:rPr>
          <w:t>绪论</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w:t>
        </w:r>
        <w:r w:rsidRPr="001D6B49">
          <w:rPr>
            <w:rFonts w:ascii="Times New Roman" w:hAnsi="Times New Roman"/>
            <w:b w:val="0"/>
            <w:bCs/>
            <w:sz w:val="24"/>
            <w:szCs w:val="24"/>
          </w:rPr>
          <w:fldChar w:fldCharType="end"/>
        </w:r>
      </w:hyperlink>
    </w:p>
    <w:p w14:paraId="1A46C60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5" w:history="1">
        <w:r w:rsidRPr="001D6B49">
          <w:rPr>
            <w:rStyle w:val="afc"/>
            <w:rFonts w:ascii="Times New Roman" w:hAnsi="Times New Roman"/>
            <w:bCs/>
          </w:rPr>
          <w:t xml:space="preserve">1.1 </w:t>
        </w:r>
        <w:r w:rsidRPr="001D6B49">
          <w:rPr>
            <w:rStyle w:val="afc"/>
            <w:rFonts w:ascii="Times New Roman" w:hAnsi="Times New Roman"/>
            <w:bCs/>
          </w:rPr>
          <w:t>研究背景</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w:t>
        </w:r>
        <w:r w:rsidRPr="001D6B49">
          <w:rPr>
            <w:rFonts w:ascii="Times New Roman" w:hAnsi="Times New Roman"/>
            <w:bCs/>
            <w:sz w:val="24"/>
            <w:szCs w:val="24"/>
          </w:rPr>
          <w:fldChar w:fldCharType="end"/>
        </w:r>
      </w:hyperlink>
    </w:p>
    <w:p w14:paraId="2828D62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6" w:history="1">
        <w:r w:rsidRPr="001D6B49">
          <w:rPr>
            <w:rStyle w:val="afc"/>
            <w:rFonts w:ascii="Times New Roman" w:hAnsi="Times New Roman"/>
            <w:bCs/>
          </w:rPr>
          <w:t xml:space="preserve">1.2 </w:t>
        </w:r>
        <w:r w:rsidRPr="001D6B49">
          <w:rPr>
            <w:rStyle w:val="afc"/>
            <w:rFonts w:ascii="Times New Roman" w:hAnsi="Times New Roman"/>
            <w:bCs/>
          </w:rPr>
          <w:t>国内外研究现状</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w:t>
        </w:r>
        <w:r w:rsidRPr="001D6B49">
          <w:rPr>
            <w:rFonts w:ascii="Times New Roman" w:hAnsi="Times New Roman"/>
            <w:bCs/>
            <w:sz w:val="24"/>
            <w:szCs w:val="24"/>
          </w:rPr>
          <w:fldChar w:fldCharType="end"/>
        </w:r>
      </w:hyperlink>
    </w:p>
    <w:p w14:paraId="41ABC86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7" w:history="1">
        <w:r w:rsidRPr="001D6B49">
          <w:rPr>
            <w:rStyle w:val="afc"/>
            <w:rFonts w:ascii="Times New Roman" w:hAnsi="Times New Roman"/>
            <w:bCs/>
          </w:rPr>
          <w:t xml:space="preserve">1.3 </w:t>
        </w:r>
        <w:r w:rsidRPr="001D6B49">
          <w:rPr>
            <w:rStyle w:val="afc"/>
            <w:rFonts w:ascii="Times New Roman" w:hAnsi="Times New Roman"/>
            <w:bCs/>
          </w:rPr>
          <w:t>论文主要工作</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_Toc196418437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w:t>
        </w:r>
        <w:r w:rsidRPr="001D6B49">
          <w:rPr>
            <w:rFonts w:ascii="Times New Roman" w:hAnsi="Times New Roman"/>
            <w:bCs/>
            <w:sz w:val="24"/>
            <w:szCs w:val="24"/>
          </w:rPr>
          <w:fldChar w:fldCharType="end"/>
        </w:r>
      </w:hyperlink>
    </w:p>
    <w:p w14:paraId="76338FB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8" w:history="1">
        <w:r w:rsidRPr="001D6B49">
          <w:rPr>
            <w:rStyle w:val="afc"/>
            <w:rFonts w:ascii="Times New Roman" w:hAnsi="Times New Roman"/>
            <w:bCs/>
          </w:rPr>
          <w:t xml:space="preserve">1.4 </w:t>
        </w:r>
        <w:r w:rsidRPr="001D6B49">
          <w:rPr>
            <w:rStyle w:val="afc"/>
            <w:rFonts w:ascii="Times New Roman" w:hAnsi="Times New Roman"/>
            <w:bCs/>
          </w:rPr>
          <w:t>论文组织与结构</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w:t>
        </w:r>
        <w:r w:rsidRPr="001D6B49">
          <w:rPr>
            <w:rFonts w:ascii="Times New Roman" w:hAnsi="Times New Roman"/>
            <w:bCs/>
            <w:sz w:val="24"/>
            <w:szCs w:val="24"/>
          </w:rPr>
          <w:fldChar w:fldCharType="end"/>
        </w:r>
      </w:hyperlink>
    </w:p>
    <w:p w14:paraId="331CAB08"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39" w:history="1">
        <w:r w:rsidRPr="001D6B49">
          <w:rPr>
            <w:rStyle w:val="afc"/>
            <w:rFonts w:ascii="Times New Roman" w:hAnsi="Times New Roman"/>
            <w:b w:val="0"/>
            <w:bCs/>
          </w:rPr>
          <w:t xml:space="preserve">2 </w:t>
        </w:r>
        <w:r w:rsidRPr="001D6B49">
          <w:rPr>
            <w:rStyle w:val="afc"/>
            <w:rFonts w:ascii="Times New Roman" w:hAnsi="Times New Roman"/>
            <w:b w:val="0"/>
            <w:bCs/>
          </w:rPr>
          <w:t>相关知识概述</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_Toc196418439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4</w:t>
        </w:r>
        <w:r w:rsidRPr="001D6B49">
          <w:rPr>
            <w:rFonts w:ascii="Times New Roman" w:hAnsi="Times New Roman"/>
            <w:b w:val="0"/>
            <w:bCs/>
            <w:sz w:val="24"/>
            <w:szCs w:val="24"/>
          </w:rPr>
          <w:fldChar w:fldCharType="end"/>
        </w:r>
      </w:hyperlink>
    </w:p>
    <w:p w14:paraId="6DDA260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0" w:history="1">
        <w:r w:rsidRPr="001D6B49">
          <w:rPr>
            <w:rStyle w:val="afc"/>
            <w:rFonts w:ascii="Times New Roman" w:hAnsi="Times New Roman"/>
            <w:bCs/>
          </w:rPr>
          <w:t>2.1 Django</w:t>
        </w:r>
        <w:r w:rsidRPr="001D6B49">
          <w:rPr>
            <w:rStyle w:val="afc"/>
            <w:rFonts w:ascii="Times New Roman" w:hAnsi="Times New Roman"/>
            <w:bCs/>
          </w:rPr>
          <w:t>框架概述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64F299E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1" w:history="1">
        <w:r w:rsidRPr="001D6B49">
          <w:rPr>
            <w:rStyle w:val="afc"/>
            <w:rFonts w:ascii="Times New Roman" w:hAnsi="Times New Roman"/>
            <w:bCs/>
          </w:rPr>
          <w:t xml:space="preserve">2.2 </w:t>
        </w:r>
        <w:r w:rsidRPr="001D6B49">
          <w:rPr>
            <w:rStyle w:val="afc"/>
            <w:rFonts w:ascii="Times New Roman" w:hAnsi="Times New Roman"/>
            <w:bCs/>
          </w:rPr>
          <w:t>数据存储技术</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4A06794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2" w:history="1">
        <w:r w:rsidRPr="001D6B49">
          <w:rPr>
            <w:rStyle w:val="afc"/>
            <w:rFonts w:ascii="Times New Roman" w:hAnsi="Times New Roman"/>
            <w:bCs/>
          </w:rPr>
          <w:t xml:space="preserve">2.3 </w:t>
        </w:r>
        <w:r w:rsidRPr="001D6B49">
          <w:rPr>
            <w:rStyle w:val="afc"/>
            <w:rFonts w:ascii="Times New Roman" w:hAnsi="Times New Roman"/>
            <w:bCs/>
          </w:rPr>
          <w:t>舆情分析方法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75683E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3" w:history="1">
        <w:r w:rsidRPr="001D6B49">
          <w:rPr>
            <w:rStyle w:val="afc"/>
            <w:rFonts w:ascii="Times New Roman" w:hAnsi="Times New Roman"/>
            <w:bCs/>
          </w:rPr>
          <w:t xml:space="preserve">2.4 </w:t>
        </w:r>
        <w:r w:rsidRPr="001D6B49">
          <w:rPr>
            <w:rStyle w:val="afc"/>
            <w:rFonts w:ascii="Times New Roman" w:hAnsi="Times New Roman"/>
            <w:bCs/>
          </w:rPr>
          <w:t>舆情预测方法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5</w:t>
        </w:r>
        <w:r w:rsidRPr="001D6B49">
          <w:rPr>
            <w:rFonts w:ascii="Times New Roman" w:hAnsi="Times New Roman"/>
            <w:bCs/>
            <w:sz w:val="24"/>
            <w:szCs w:val="24"/>
          </w:rPr>
          <w:fldChar w:fldCharType="end"/>
        </w:r>
      </w:hyperlink>
    </w:p>
    <w:p w14:paraId="3B38C25F"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4" w:history="1">
        <w:r w:rsidRPr="001D6B49">
          <w:rPr>
            <w:rStyle w:val="afc"/>
            <w:rFonts w:ascii="Times New Roman" w:hAnsi="Times New Roman"/>
            <w:bCs/>
          </w:rPr>
          <w:t xml:space="preserve">2.5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_Toc196418444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5</w:t>
        </w:r>
        <w:r w:rsidRPr="001D6B49">
          <w:rPr>
            <w:rFonts w:ascii="Times New Roman" w:hAnsi="Times New Roman"/>
            <w:bCs/>
            <w:sz w:val="24"/>
            <w:szCs w:val="24"/>
          </w:rPr>
          <w:fldChar w:fldCharType="end"/>
        </w:r>
      </w:hyperlink>
    </w:p>
    <w:p w14:paraId="0B857C6C"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45" w:history="1">
        <w:r w:rsidRPr="001D6B49">
          <w:rPr>
            <w:rStyle w:val="afc"/>
            <w:rFonts w:ascii="Times New Roman" w:hAnsi="Times New Roman"/>
            <w:b w:val="0"/>
            <w:bCs/>
          </w:rPr>
          <w:t xml:space="preserve">3 </w:t>
        </w:r>
        <w:r w:rsidRPr="001D6B49">
          <w:rPr>
            <w:rStyle w:val="afc"/>
            <w:rFonts w:ascii="Times New Roman" w:hAnsi="Times New Roman"/>
            <w:b w:val="0"/>
            <w:bCs/>
          </w:rPr>
          <w:t>系统需求分析与可行性分析</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_Toc196418445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6</w:t>
        </w:r>
        <w:r w:rsidRPr="001D6B49">
          <w:rPr>
            <w:rFonts w:ascii="Times New Roman" w:hAnsi="Times New Roman"/>
            <w:b w:val="0"/>
            <w:bCs/>
            <w:sz w:val="24"/>
            <w:szCs w:val="24"/>
          </w:rPr>
          <w:fldChar w:fldCharType="end"/>
        </w:r>
      </w:hyperlink>
    </w:p>
    <w:p w14:paraId="1B0300C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6" w:history="1">
        <w:r w:rsidRPr="001D6B49">
          <w:rPr>
            <w:rStyle w:val="afc"/>
            <w:rFonts w:ascii="Times New Roman" w:hAnsi="Times New Roman"/>
            <w:bCs/>
          </w:rPr>
          <w:t xml:space="preserve">3.1 </w:t>
        </w:r>
        <w:r w:rsidRPr="001D6B49">
          <w:rPr>
            <w:rStyle w:val="afc"/>
            <w:rFonts w:ascii="Times New Roman" w:hAnsi="Times New Roman"/>
            <w:bCs/>
          </w:rPr>
          <w:t>可行性分析</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6</w:t>
        </w:r>
        <w:r w:rsidRPr="001D6B49">
          <w:rPr>
            <w:rFonts w:ascii="Times New Roman" w:hAnsi="Times New Roman"/>
            <w:bCs/>
            <w:sz w:val="24"/>
            <w:szCs w:val="24"/>
          </w:rPr>
          <w:fldChar w:fldCharType="end"/>
        </w:r>
      </w:hyperlink>
    </w:p>
    <w:p w14:paraId="5D414E9F"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7" w:history="1">
        <w:r w:rsidRPr="001D6B49">
          <w:rPr>
            <w:rStyle w:val="afc"/>
            <w:rFonts w:ascii="Times New Roman" w:hAnsi="Times New Roman"/>
            <w:bCs/>
          </w:rPr>
          <w:t xml:space="preserve">3.1.1 </w:t>
        </w:r>
        <w:r w:rsidRPr="001D6B49">
          <w:rPr>
            <w:rStyle w:val="afc"/>
            <w:rFonts w:ascii="Times New Roman" w:hAnsi="Times New Roman"/>
            <w:bCs/>
          </w:rPr>
          <w:t>技术可行性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_Toc196418447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2D72076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8" w:history="1">
        <w:r w:rsidRPr="001D6B49">
          <w:rPr>
            <w:rStyle w:val="afc"/>
            <w:rFonts w:ascii="Times New Roman" w:hAnsi="Times New Roman"/>
            <w:bCs/>
          </w:rPr>
          <w:t xml:space="preserve">3.1.2 </w:t>
        </w:r>
        <w:r w:rsidRPr="001D6B49">
          <w:rPr>
            <w:rStyle w:val="afc"/>
            <w:rFonts w:ascii="Times New Roman" w:hAnsi="Times New Roman"/>
            <w:bCs/>
          </w:rPr>
          <w:t>经济可行性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_Toc196418448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0A939606"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9" w:history="1">
        <w:r w:rsidRPr="001D6B49">
          <w:rPr>
            <w:rStyle w:val="afc"/>
            <w:rFonts w:ascii="Times New Roman" w:hAnsi="Times New Roman"/>
            <w:bCs/>
          </w:rPr>
          <w:t xml:space="preserve">3.1.3 </w:t>
        </w:r>
        <w:r w:rsidRPr="001D6B49">
          <w:rPr>
            <w:rStyle w:val="afc"/>
            <w:rFonts w:ascii="Times New Roman" w:hAnsi="Times New Roman"/>
            <w:bCs/>
          </w:rPr>
          <w:t>操作可行性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_Toc196418449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5AEF2B3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0" w:history="1">
        <w:r w:rsidRPr="001D6B49">
          <w:rPr>
            <w:rStyle w:val="afc"/>
            <w:rFonts w:ascii="Times New Roman" w:hAnsi="Times New Roman"/>
            <w:bCs/>
          </w:rPr>
          <w:t xml:space="preserve">3.2 </w:t>
        </w:r>
        <w:r w:rsidRPr="001D6B49">
          <w:rPr>
            <w:rStyle w:val="afc"/>
            <w:rFonts w:ascii="Times New Roman" w:hAnsi="Times New Roman"/>
            <w:bCs/>
          </w:rPr>
          <w:t>需求分析</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7</w:t>
        </w:r>
        <w:r w:rsidRPr="001D6B49">
          <w:rPr>
            <w:rFonts w:ascii="Times New Roman" w:hAnsi="Times New Roman"/>
            <w:bCs/>
            <w:sz w:val="24"/>
            <w:szCs w:val="24"/>
          </w:rPr>
          <w:fldChar w:fldCharType="end"/>
        </w:r>
      </w:hyperlink>
    </w:p>
    <w:p w14:paraId="245997F3"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1" w:history="1">
        <w:r w:rsidRPr="001D6B49">
          <w:rPr>
            <w:rStyle w:val="afc"/>
            <w:rFonts w:ascii="Times New Roman" w:hAnsi="Times New Roman"/>
            <w:bCs/>
          </w:rPr>
          <w:t xml:space="preserve">3.2.1 </w:t>
        </w:r>
        <w:r w:rsidRPr="001D6B49">
          <w:rPr>
            <w:rStyle w:val="afc"/>
            <w:rFonts w:ascii="Times New Roman" w:hAnsi="Times New Roman"/>
            <w:bCs/>
          </w:rPr>
          <w:t>功能需求</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_Toc196418451 \h </w:instrText>
        </w:r>
        <w:r w:rsidRPr="001D6B49">
          <w:rPr>
            <w:rFonts w:eastAsia="宋体"/>
            <w:bCs/>
            <w:szCs w:val="24"/>
          </w:rPr>
        </w:r>
        <w:r w:rsidRPr="001D6B49">
          <w:rPr>
            <w:rFonts w:eastAsia="宋体"/>
            <w:bCs/>
            <w:szCs w:val="24"/>
          </w:rPr>
          <w:fldChar w:fldCharType="separate"/>
        </w:r>
        <w:r w:rsidRPr="001D6B49">
          <w:rPr>
            <w:rFonts w:eastAsia="宋体"/>
            <w:bCs/>
            <w:szCs w:val="24"/>
          </w:rPr>
          <w:t>7</w:t>
        </w:r>
        <w:r w:rsidRPr="001D6B49">
          <w:rPr>
            <w:rFonts w:eastAsia="宋体"/>
            <w:bCs/>
            <w:szCs w:val="24"/>
          </w:rPr>
          <w:fldChar w:fldCharType="end"/>
        </w:r>
      </w:hyperlink>
    </w:p>
    <w:p w14:paraId="1C271D3F"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2" w:history="1">
        <w:r w:rsidRPr="001D6B49">
          <w:rPr>
            <w:rStyle w:val="afc"/>
            <w:rFonts w:ascii="Times New Roman" w:hAnsi="Times New Roman"/>
            <w:bCs/>
          </w:rPr>
          <w:t xml:space="preserve">3.2.2 </w:t>
        </w:r>
        <w:r w:rsidRPr="001D6B49">
          <w:rPr>
            <w:rStyle w:val="afc"/>
            <w:rFonts w:ascii="Times New Roman" w:hAnsi="Times New Roman"/>
            <w:bCs/>
          </w:rPr>
          <w:t>非功能需求</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_Toc196418452 \h </w:instrText>
        </w:r>
        <w:r w:rsidRPr="001D6B49">
          <w:rPr>
            <w:rFonts w:eastAsia="宋体"/>
            <w:bCs/>
            <w:szCs w:val="24"/>
          </w:rPr>
        </w:r>
        <w:r w:rsidRPr="001D6B49">
          <w:rPr>
            <w:rFonts w:eastAsia="宋体"/>
            <w:bCs/>
            <w:szCs w:val="24"/>
          </w:rPr>
          <w:fldChar w:fldCharType="separate"/>
        </w:r>
        <w:r w:rsidRPr="001D6B49">
          <w:rPr>
            <w:rFonts w:eastAsia="宋体"/>
            <w:bCs/>
            <w:szCs w:val="24"/>
          </w:rPr>
          <w:t>7</w:t>
        </w:r>
        <w:r w:rsidRPr="001D6B49">
          <w:rPr>
            <w:rFonts w:eastAsia="宋体"/>
            <w:bCs/>
            <w:szCs w:val="24"/>
          </w:rPr>
          <w:fldChar w:fldCharType="end"/>
        </w:r>
      </w:hyperlink>
    </w:p>
    <w:p w14:paraId="2399B6C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3" w:history="1">
        <w:r w:rsidRPr="001D6B49">
          <w:rPr>
            <w:rStyle w:val="afc"/>
            <w:rFonts w:ascii="Times New Roman" w:hAnsi="Times New Roman"/>
            <w:bCs/>
          </w:rPr>
          <w:t xml:space="preserve">3.3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8</w:t>
        </w:r>
        <w:r w:rsidRPr="001D6B49">
          <w:rPr>
            <w:rFonts w:ascii="Times New Roman" w:hAnsi="Times New Roman"/>
            <w:bCs/>
            <w:sz w:val="24"/>
            <w:szCs w:val="24"/>
          </w:rPr>
          <w:fldChar w:fldCharType="end"/>
        </w:r>
      </w:hyperlink>
    </w:p>
    <w:p w14:paraId="5B06CA29"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54" w:history="1">
        <w:r w:rsidRPr="001D6B49">
          <w:rPr>
            <w:rStyle w:val="afc"/>
            <w:rFonts w:ascii="Times New Roman" w:hAnsi="Times New Roman"/>
            <w:b w:val="0"/>
            <w:bCs/>
          </w:rPr>
          <w:t xml:space="preserve">4 </w:t>
        </w:r>
        <w:r w:rsidRPr="001D6B49">
          <w:rPr>
            <w:rStyle w:val="afc"/>
            <w:rFonts w:ascii="Times New Roman" w:hAnsi="Times New Roman"/>
            <w:b w:val="0"/>
            <w:bCs/>
          </w:rPr>
          <w:t>系统总体设计</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_Toc196418454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9</w:t>
        </w:r>
        <w:r w:rsidRPr="001D6B49">
          <w:rPr>
            <w:rFonts w:ascii="Times New Roman" w:hAnsi="Times New Roman"/>
            <w:b w:val="0"/>
            <w:bCs/>
            <w:sz w:val="24"/>
            <w:szCs w:val="24"/>
          </w:rPr>
          <w:fldChar w:fldCharType="end"/>
        </w:r>
      </w:hyperlink>
    </w:p>
    <w:p w14:paraId="2E86721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5" w:history="1">
        <w:r w:rsidRPr="001D6B49">
          <w:rPr>
            <w:rStyle w:val="afc"/>
            <w:rFonts w:ascii="Times New Roman" w:hAnsi="Times New Roman"/>
            <w:bCs/>
          </w:rPr>
          <w:t xml:space="preserve">4.1 </w:t>
        </w:r>
        <w:r w:rsidRPr="001D6B49">
          <w:rPr>
            <w:rStyle w:val="afc"/>
            <w:rFonts w:ascii="Times New Roman" w:hAnsi="Times New Roman"/>
            <w:bCs/>
          </w:rPr>
          <w:t>设计目标</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76D4BFF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6" w:history="1">
        <w:r w:rsidRPr="001D6B49">
          <w:rPr>
            <w:rStyle w:val="afc"/>
            <w:rFonts w:ascii="Times New Roman" w:hAnsi="Times New Roman"/>
            <w:bCs/>
          </w:rPr>
          <w:t xml:space="preserve">4.2 </w:t>
        </w:r>
        <w:r w:rsidRPr="001D6B49">
          <w:rPr>
            <w:rStyle w:val="afc"/>
            <w:rFonts w:ascii="Times New Roman" w:hAnsi="Times New Roman"/>
            <w:bCs/>
          </w:rPr>
          <w:t>使用模式设计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5AD5431E"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7" w:history="1">
        <w:r w:rsidRPr="001D6B49">
          <w:rPr>
            <w:rStyle w:val="afc"/>
            <w:rFonts w:ascii="Times New Roman" w:hAnsi="Times New Roman"/>
            <w:bCs/>
          </w:rPr>
          <w:t xml:space="preserve">4.2.1 </w:t>
        </w:r>
        <w:r w:rsidRPr="001D6B49">
          <w:rPr>
            <w:rStyle w:val="afc"/>
            <w:rFonts w:ascii="Times New Roman" w:hAnsi="Times New Roman"/>
            <w:bCs/>
          </w:rPr>
          <w:t>服务运行方式</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_Toc196418457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427CAE64"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8" w:history="1">
        <w:r w:rsidRPr="001D6B49">
          <w:rPr>
            <w:rStyle w:val="afc"/>
            <w:rFonts w:ascii="Times New Roman" w:hAnsi="Times New Roman"/>
            <w:bCs/>
          </w:rPr>
          <w:t>4.2.2 Web</w:t>
        </w:r>
        <w:r w:rsidRPr="001D6B49">
          <w:rPr>
            <w:rStyle w:val="afc"/>
            <w:rFonts w:ascii="Times New Roman" w:hAnsi="Times New Roman"/>
            <w:bCs/>
          </w:rPr>
          <w:t>服务架构</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_Toc196418458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443AF9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9" w:history="1">
        <w:r w:rsidRPr="001D6B49">
          <w:rPr>
            <w:rStyle w:val="afc"/>
            <w:rFonts w:ascii="Times New Roman" w:hAnsi="Times New Roman"/>
            <w:bCs/>
          </w:rPr>
          <w:t xml:space="preserve">4.3 </w:t>
        </w:r>
        <w:r w:rsidRPr="001D6B49">
          <w:rPr>
            <w:rStyle w:val="afc"/>
            <w:rFonts w:ascii="Times New Roman" w:hAnsi="Times New Roman"/>
            <w:bCs/>
          </w:rPr>
          <w:t>数据库设计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_Toc196418459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25889F3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0" w:history="1">
        <w:r w:rsidRPr="001D6B49">
          <w:rPr>
            <w:rStyle w:val="afc"/>
            <w:rFonts w:ascii="Times New Roman" w:hAnsi="Times New Roman"/>
            <w:bCs/>
          </w:rPr>
          <w:t xml:space="preserve">4.3.1 </w:t>
        </w:r>
        <w:r w:rsidRPr="001D6B49">
          <w:rPr>
            <w:rStyle w:val="afc"/>
            <w:rFonts w:ascii="Times New Roman" w:hAnsi="Times New Roman"/>
            <w:bCs/>
          </w:rPr>
          <w:t>数据库选择</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_Toc196418460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0551AEA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1" w:history="1">
        <w:r w:rsidRPr="001D6B49">
          <w:rPr>
            <w:rStyle w:val="afc"/>
            <w:rFonts w:ascii="Times New Roman" w:hAnsi="Times New Roman"/>
            <w:bCs/>
          </w:rPr>
          <w:t xml:space="preserve">4.3.2 </w:t>
        </w:r>
        <w:r w:rsidRPr="001D6B49">
          <w:rPr>
            <w:rStyle w:val="afc"/>
            <w:rFonts w:ascii="Times New Roman" w:hAnsi="Times New Roman"/>
            <w:bCs/>
          </w:rPr>
          <w:t>数据库模型</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_Toc196418461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29A5AE5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2" w:history="1">
        <w:r w:rsidRPr="001D6B49">
          <w:rPr>
            <w:rStyle w:val="afc"/>
            <w:rFonts w:ascii="Times New Roman" w:hAnsi="Times New Roman"/>
            <w:bCs/>
          </w:rPr>
          <w:t xml:space="preserve">4.3.3 </w:t>
        </w:r>
        <w:r w:rsidRPr="001D6B49">
          <w:rPr>
            <w:rStyle w:val="afc"/>
            <w:rFonts w:ascii="Times New Roman" w:hAnsi="Times New Roman"/>
            <w:bCs/>
          </w:rPr>
          <w:t>数据库存储</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_Toc196418462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541EBE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3" w:history="1">
        <w:r w:rsidRPr="001D6B49">
          <w:rPr>
            <w:rStyle w:val="afc"/>
            <w:rFonts w:ascii="Times New Roman" w:hAnsi="Times New Roman"/>
            <w:bCs/>
          </w:rPr>
          <w:t xml:space="preserve">4.4 </w:t>
        </w:r>
        <w:r w:rsidRPr="001D6B49">
          <w:rPr>
            <w:rStyle w:val="afc"/>
            <w:rFonts w:ascii="Times New Roman" w:hAnsi="Times New Roman"/>
            <w:bCs/>
          </w:rPr>
          <w:t>后端</w:t>
        </w:r>
        <w:r w:rsidRPr="001D6B49">
          <w:rPr>
            <w:rStyle w:val="afc"/>
            <w:rFonts w:ascii="Times New Roman" w:hAnsi="Times New Roman"/>
            <w:bCs/>
          </w:rPr>
          <w:t>API</w:t>
        </w:r>
        <w:r w:rsidRPr="001D6B49">
          <w:rPr>
            <w:rStyle w:val="afc"/>
            <w:rFonts w:ascii="Times New Roman" w:hAnsi="Times New Roman"/>
            <w:bCs/>
          </w:rPr>
          <w:t>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11</w:t>
        </w:r>
        <w:r w:rsidRPr="001D6B49">
          <w:rPr>
            <w:rFonts w:ascii="Times New Roman" w:hAnsi="Times New Roman"/>
            <w:bCs/>
            <w:sz w:val="24"/>
            <w:szCs w:val="24"/>
          </w:rPr>
          <w:fldChar w:fldCharType="end"/>
        </w:r>
      </w:hyperlink>
    </w:p>
    <w:p w14:paraId="3A853EE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4" w:history="1">
        <w:r w:rsidRPr="001D6B49">
          <w:rPr>
            <w:rStyle w:val="afc"/>
            <w:rFonts w:ascii="Times New Roman" w:hAnsi="Times New Roman"/>
            <w:bCs/>
          </w:rPr>
          <w:t xml:space="preserve">4.4.1 </w:t>
        </w:r>
        <w:r w:rsidRPr="001D6B49">
          <w:rPr>
            <w:rStyle w:val="afc"/>
            <w:rFonts w:ascii="Times New Roman" w:hAnsi="Times New Roman"/>
            <w:bCs/>
          </w:rPr>
          <w:t>用户管理接口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_Toc196418464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24CBC24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5" w:history="1">
        <w:r w:rsidRPr="001D6B49">
          <w:rPr>
            <w:rStyle w:val="afc"/>
            <w:rFonts w:ascii="Times New Roman" w:hAnsi="Times New Roman"/>
            <w:bCs/>
          </w:rPr>
          <w:t xml:space="preserve">4.4.2 </w:t>
        </w:r>
        <w:r w:rsidRPr="001D6B49">
          <w:rPr>
            <w:rStyle w:val="afc"/>
            <w:rFonts w:ascii="Times New Roman" w:hAnsi="Times New Roman"/>
            <w:bCs/>
          </w:rPr>
          <w:t>搜索接口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_Toc196418465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37E999E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6" w:history="1">
        <w:r w:rsidRPr="001D6B49">
          <w:rPr>
            <w:rStyle w:val="afc"/>
            <w:rFonts w:ascii="Times New Roman" w:hAnsi="Times New Roman"/>
            <w:bCs/>
          </w:rPr>
          <w:t xml:space="preserve">4.4.3 </w:t>
        </w:r>
        <w:r w:rsidRPr="001D6B49">
          <w:rPr>
            <w:rStyle w:val="afc"/>
            <w:rFonts w:ascii="Times New Roman" w:hAnsi="Times New Roman"/>
            <w:bCs/>
          </w:rPr>
          <w:t>数据分析接口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_Toc196418466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17C2FB6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7" w:history="1">
        <w:r w:rsidRPr="001D6B49">
          <w:rPr>
            <w:rStyle w:val="afc"/>
            <w:rFonts w:ascii="Times New Roman" w:hAnsi="Times New Roman"/>
            <w:bCs/>
          </w:rPr>
          <w:t xml:space="preserve">4.4.4 </w:t>
        </w:r>
        <w:r w:rsidRPr="001D6B49">
          <w:rPr>
            <w:rStyle w:val="afc"/>
            <w:rFonts w:ascii="Times New Roman" w:hAnsi="Times New Roman"/>
            <w:bCs/>
          </w:rPr>
          <w:t>预测分析接口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_Toc196418467 \h </w:instrText>
        </w:r>
        <w:r w:rsidRPr="001D6B49">
          <w:rPr>
            <w:rFonts w:eastAsia="宋体"/>
            <w:bCs/>
            <w:szCs w:val="24"/>
          </w:rPr>
        </w:r>
        <w:r w:rsidRPr="001D6B49">
          <w:rPr>
            <w:rFonts w:eastAsia="宋体"/>
            <w:bCs/>
            <w:szCs w:val="24"/>
          </w:rPr>
          <w:fldChar w:fldCharType="separate"/>
        </w:r>
        <w:r w:rsidRPr="001D6B49">
          <w:rPr>
            <w:rFonts w:eastAsia="宋体"/>
            <w:bCs/>
            <w:szCs w:val="24"/>
          </w:rPr>
          <w:t>12</w:t>
        </w:r>
        <w:r w:rsidRPr="001D6B49">
          <w:rPr>
            <w:rFonts w:eastAsia="宋体"/>
            <w:bCs/>
            <w:szCs w:val="24"/>
          </w:rPr>
          <w:fldChar w:fldCharType="end"/>
        </w:r>
      </w:hyperlink>
    </w:p>
    <w:p w14:paraId="2E33843F"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8" w:history="1">
        <w:r w:rsidRPr="001D6B49">
          <w:rPr>
            <w:rStyle w:val="afc"/>
            <w:rFonts w:ascii="Times New Roman" w:hAnsi="Times New Roman"/>
            <w:bCs/>
          </w:rPr>
          <w:t xml:space="preserve">4.5 </w:t>
        </w:r>
        <w:r w:rsidRPr="001D6B49">
          <w:rPr>
            <w:rStyle w:val="afc"/>
            <w:rFonts w:ascii="Times New Roman" w:hAnsi="Times New Roman"/>
            <w:bCs/>
          </w:rPr>
          <w:t>功能设计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12</w:t>
        </w:r>
        <w:r w:rsidRPr="001D6B49">
          <w:rPr>
            <w:rFonts w:ascii="Times New Roman" w:hAnsi="Times New Roman"/>
            <w:bCs/>
            <w:sz w:val="24"/>
            <w:szCs w:val="24"/>
          </w:rPr>
          <w:fldChar w:fldCharType="end"/>
        </w:r>
      </w:hyperlink>
    </w:p>
    <w:p w14:paraId="096538F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9" w:history="1">
        <w:r w:rsidRPr="001D6B49">
          <w:rPr>
            <w:rStyle w:val="afc"/>
            <w:rFonts w:ascii="Times New Roman" w:hAnsi="Times New Roman"/>
            <w:bCs/>
          </w:rPr>
          <w:t xml:space="preserve">4.6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_Toc196418469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13</w:t>
        </w:r>
        <w:r w:rsidRPr="001D6B49">
          <w:rPr>
            <w:rFonts w:ascii="Times New Roman" w:hAnsi="Times New Roman"/>
            <w:bCs/>
            <w:sz w:val="24"/>
            <w:szCs w:val="24"/>
          </w:rPr>
          <w:fldChar w:fldCharType="end"/>
        </w:r>
      </w:hyperlink>
    </w:p>
    <w:p w14:paraId="0B46E134"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70" w:history="1">
        <w:r w:rsidRPr="001D6B49">
          <w:rPr>
            <w:rStyle w:val="afc"/>
            <w:rFonts w:ascii="Times New Roman" w:hAnsi="Times New Roman"/>
            <w:b w:val="0"/>
            <w:bCs/>
          </w:rPr>
          <w:t xml:space="preserve">5 </w:t>
        </w:r>
        <w:r w:rsidRPr="001D6B49">
          <w:rPr>
            <w:rStyle w:val="afc"/>
            <w:rFonts w:ascii="Times New Roman" w:hAnsi="Times New Roman"/>
            <w:b w:val="0"/>
            <w:bCs/>
          </w:rPr>
          <w:t>系统详细设计实现</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_Toc196418470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14</w:t>
        </w:r>
        <w:r w:rsidRPr="001D6B49">
          <w:rPr>
            <w:rFonts w:ascii="Times New Roman" w:hAnsi="Times New Roman"/>
            <w:b w:val="0"/>
            <w:bCs/>
            <w:sz w:val="24"/>
            <w:szCs w:val="24"/>
          </w:rPr>
          <w:fldChar w:fldCharType="end"/>
        </w:r>
      </w:hyperlink>
    </w:p>
    <w:p w14:paraId="393A455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1" w:history="1">
        <w:r w:rsidRPr="001D6B49">
          <w:rPr>
            <w:rStyle w:val="afc"/>
            <w:rFonts w:ascii="Times New Roman" w:hAnsi="Times New Roman"/>
            <w:bCs/>
          </w:rPr>
          <w:t xml:space="preserve">5.1 </w:t>
        </w:r>
        <w:r w:rsidRPr="001D6B49">
          <w:rPr>
            <w:rStyle w:val="afc"/>
            <w:rFonts w:ascii="Times New Roman" w:hAnsi="Times New Roman"/>
            <w:bCs/>
          </w:rPr>
          <w:t>用户认证控制模块实现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14</w:t>
        </w:r>
        <w:r w:rsidRPr="001D6B49">
          <w:rPr>
            <w:rFonts w:ascii="Times New Roman" w:hAnsi="Times New Roman"/>
            <w:bCs/>
            <w:sz w:val="24"/>
            <w:szCs w:val="24"/>
          </w:rPr>
          <w:fldChar w:fldCharType="end"/>
        </w:r>
      </w:hyperlink>
    </w:p>
    <w:p w14:paraId="0B82A5A0"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2" w:history="1">
        <w:r w:rsidRPr="001D6B49">
          <w:rPr>
            <w:rStyle w:val="afc"/>
            <w:rFonts w:ascii="Times New Roman" w:hAnsi="Times New Roman"/>
            <w:bCs/>
          </w:rPr>
          <w:t xml:space="preserve">5.2 </w:t>
        </w:r>
        <w:r w:rsidRPr="001D6B49">
          <w:rPr>
            <w:rStyle w:val="afc"/>
            <w:rFonts w:ascii="Times New Roman" w:hAnsi="Times New Roman"/>
            <w:bCs/>
          </w:rPr>
          <w:t>微博数据爬虫模块实现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15</w:t>
        </w:r>
        <w:r w:rsidRPr="001D6B49">
          <w:rPr>
            <w:rFonts w:ascii="Times New Roman" w:hAnsi="Times New Roman"/>
            <w:bCs/>
            <w:sz w:val="24"/>
            <w:szCs w:val="24"/>
          </w:rPr>
          <w:fldChar w:fldCharType="end"/>
        </w:r>
      </w:hyperlink>
    </w:p>
    <w:p w14:paraId="2E18932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3" w:history="1">
        <w:r w:rsidRPr="001D6B49">
          <w:rPr>
            <w:rStyle w:val="afc"/>
            <w:rFonts w:ascii="Times New Roman" w:hAnsi="Times New Roman"/>
            <w:bCs/>
          </w:rPr>
          <w:t xml:space="preserve">5.3 </w:t>
        </w:r>
        <w:r w:rsidRPr="001D6B49">
          <w:rPr>
            <w:rStyle w:val="afc"/>
            <w:rFonts w:ascii="Times New Roman" w:hAnsi="Times New Roman"/>
            <w:bCs/>
          </w:rPr>
          <w:t>热度事件分析模块实现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18</w:t>
        </w:r>
        <w:r w:rsidRPr="001D6B49">
          <w:rPr>
            <w:rFonts w:ascii="Times New Roman" w:hAnsi="Times New Roman"/>
            <w:bCs/>
            <w:sz w:val="24"/>
            <w:szCs w:val="24"/>
          </w:rPr>
          <w:fldChar w:fldCharType="end"/>
        </w:r>
      </w:hyperlink>
    </w:p>
    <w:p w14:paraId="7FD17F67"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4" w:history="1">
        <w:r w:rsidRPr="001D6B49">
          <w:rPr>
            <w:rStyle w:val="afc"/>
            <w:rFonts w:ascii="Times New Roman" w:hAnsi="Times New Roman"/>
            <w:bCs/>
          </w:rPr>
          <w:t xml:space="preserve">5.3.1 </w:t>
        </w:r>
        <w:r w:rsidRPr="001D6B49">
          <w:rPr>
            <w:rStyle w:val="afc"/>
            <w:rFonts w:ascii="Times New Roman" w:hAnsi="Times New Roman"/>
            <w:bCs/>
          </w:rPr>
          <w:t>热度事件得分计算</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_Toc196418474 \h </w:instrText>
        </w:r>
        <w:r w:rsidRPr="001D6B49">
          <w:rPr>
            <w:rFonts w:eastAsia="宋体"/>
            <w:bCs/>
            <w:szCs w:val="24"/>
          </w:rPr>
        </w:r>
        <w:r w:rsidRPr="001D6B49">
          <w:rPr>
            <w:rFonts w:eastAsia="宋体"/>
            <w:bCs/>
            <w:szCs w:val="24"/>
          </w:rPr>
          <w:fldChar w:fldCharType="separate"/>
        </w:r>
        <w:r w:rsidRPr="001D6B49">
          <w:rPr>
            <w:rFonts w:eastAsia="宋体"/>
            <w:bCs/>
            <w:szCs w:val="24"/>
          </w:rPr>
          <w:t>18</w:t>
        </w:r>
        <w:r w:rsidRPr="001D6B49">
          <w:rPr>
            <w:rFonts w:eastAsia="宋体"/>
            <w:bCs/>
            <w:szCs w:val="24"/>
          </w:rPr>
          <w:fldChar w:fldCharType="end"/>
        </w:r>
      </w:hyperlink>
    </w:p>
    <w:p w14:paraId="23117C8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5" w:history="1">
        <w:r w:rsidRPr="001D6B49">
          <w:rPr>
            <w:rStyle w:val="afc"/>
            <w:rFonts w:ascii="Times New Roman" w:hAnsi="Times New Roman"/>
            <w:bCs/>
          </w:rPr>
          <w:t xml:space="preserve">5.3.2 </w:t>
        </w:r>
        <w:r w:rsidRPr="001D6B49">
          <w:rPr>
            <w:rStyle w:val="afc"/>
            <w:rFonts w:ascii="Times New Roman" w:hAnsi="Times New Roman"/>
            <w:bCs/>
          </w:rPr>
          <w:t>热门帖子分析与展示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_Toc196418475 \h </w:instrText>
        </w:r>
        <w:r w:rsidRPr="001D6B49">
          <w:rPr>
            <w:rFonts w:eastAsia="宋体"/>
            <w:bCs/>
            <w:szCs w:val="24"/>
          </w:rPr>
        </w:r>
        <w:r w:rsidRPr="001D6B49">
          <w:rPr>
            <w:rFonts w:eastAsia="宋体"/>
            <w:bCs/>
            <w:szCs w:val="24"/>
          </w:rPr>
          <w:fldChar w:fldCharType="separate"/>
        </w:r>
        <w:r w:rsidRPr="001D6B49">
          <w:rPr>
            <w:rFonts w:eastAsia="宋体"/>
            <w:bCs/>
            <w:szCs w:val="24"/>
          </w:rPr>
          <w:t>19</w:t>
        </w:r>
        <w:r w:rsidRPr="001D6B49">
          <w:rPr>
            <w:rFonts w:eastAsia="宋体"/>
            <w:bCs/>
            <w:szCs w:val="24"/>
          </w:rPr>
          <w:fldChar w:fldCharType="end"/>
        </w:r>
      </w:hyperlink>
    </w:p>
    <w:p w14:paraId="70E2B59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6" w:history="1">
        <w:r w:rsidRPr="001D6B49">
          <w:rPr>
            <w:rStyle w:val="afc"/>
            <w:rFonts w:ascii="Times New Roman" w:hAnsi="Times New Roman"/>
            <w:bCs/>
          </w:rPr>
          <w:t xml:space="preserve">5.4 </w:t>
        </w:r>
        <w:r w:rsidRPr="001D6B49">
          <w:rPr>
            <w:rStyle w:val="afc"/>
            <w:rFonts w:ascii="Times New Roman" w:hAnsi="Times New Roman"/>
            <w:bCs/>
          </w:rPr>
          <w:t>舆情情感分析模块实现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20</w:t>
        </w:r>
        <w:r w:rsidRPr="001D6B49">
          <w:rPr>
            <w:rFonts w:ascii="Times New Roman" w:hAnsi="Times New Roman"/>
            <w:bCs/>
            <w:sz w:val="24"/>
            <w:szCs w:val="24"/>
          </w:rPr>
          <w:fldChar w:fldCharType="end"/>
        </w:r>
      </w:hyperlink>
    </w:p>
    <w:p w14:paraId="445D08F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7" w:history="1">
        <w:r w:rsidRPr="001D6B49">
          <w:rPr>
            <w:rStyle w:val="afc"/>
            <w:rFonts w:ascii="Times New Roman" w:hAnsi="Times New Roman"/>
            <w:bCs/>
          </w:rPr>
          <w:t xml:space="preserve">5.4.1 </w:t>
        </w:r>
        <w:r w:rsidRPr="001D6B49">
          <w:rPr>
            <w:rStyle w:val="afc"/>
            <w:rFonts w:ascii="Times New Roman" w:hAnsi="Times New Roman"/>
            <w:bCs/>
          </w:rPr>
          <w:t>情感分类实现</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_Toc196418477 \h </w:instrText>
        </w:r>
        <w:r w:rsidRPr="001D6B49">
          <w:rPr>
            <w:rFonts w:eastAsia="宋体"/>
            <w:bCs/>
            <w:szCs w:val="24"/>
          </w:rPr>
        </w:r>
        <w:r w:rsidRPr="001D6B49">
          <w:rPr>
            <w:rFonts w:eastAsia="宋体"/>
            <w:bCs/>
            <w:szCs w:val="24"/>
          </w:rPr>
          <w:fldChar w:fldCharType="separate"/>
        </w:r>
        <w:r w:rsidRPr="001D6B49">
          <w:rPr>
            <w:rFonts w:eastAsia="宋体"/>
            <w:bCs/>
            <w:szCs w:val="24"/>
          </w:rPr>
          <w:t>20</w:t>
        </w:r>
        <w:r w:rsidRPr="001D6B49">
          <w:rPr>
            <w:rFonts w:eastAsia="宋体"/>
            <w:bCs/>
            <w:szCs w:val="24"/>
          </w:rPr>
          <w:fldChar w:fldCharType="end"/>
        </w:r>
      </w:hyperlink>
    </w:p>
    <w:p w14:paraId="402DE50A"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8" w:history="1">
        <w:r w:rsidRPr="001D6B49">
          <w:rPr>
            <w:rStyle w:val="afc"/>
            <w:rFonts w:ascii="Times New Roman" w:hAnsi="Times New Roman"/>
            <w:bCs/>
          </w:rPr>
          <w:t xml:space="preserve">5.4.2 </w:t>
        </w:r>
        <w:r w:rsidRPr="001D6B49">
          <w:rPr>
            <w:rStyle w:val="afc"/>
            <w:rFonts w:ascii="Times New Roman" w:hAnsi="Times New Roman"/>
            <w:bCs/>
          </w:rPr>
          <w:t>舆情分析可视化展示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_Toc196418478 \h </w:instrText>
        </w:r>
        <w:r w:rsidRPr="001D6B49">
          <w:rPr>
            <w:rFonts w:eastAsia="宋体"/>
            <w:bCs/>
            <w:szCs w:val="24"/>
          </w:rPr>
        </w:r>
        <w:r w:rsidRPr="001D6B49">
          <w:rPr>
            <w:rFonts w:eastAsia="宋体"/>
            <w:bCs/>
            <w:szCs w:val="24"/>
          </w:rPr>
          <w:fldChar w:fldCharType="separate"/>
        </w:r>
        <w:r w:rsidRPr="001D6B49">
          <w:rPr>
            <w:rFonts w:eastAsia="宋体"/>
            <w:bCs/>
            <w:szCs w:val="24"/>
          </w:rPr>
          <w:t>22</w:t>
        </w:r>
        <w:r w:rsidRPr="001D6B49">
          <w:rPr>
            <w:rFonts w:eastAsia="宋体"/>
            <w:bCs/>
            <w:szCs w:val="24"/>
          </w:rPr>
          <w:fldChar w:fldCharType="end"/>
        </w:r>
      </w:hyperlink>
    </w:p>
    <w:p w14:paraId="3BB88D6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9" w:history="1">
        <w:r w:rsidRPr="001D6B49">
          <w:rPr>
            <w:rStyle w:val="afc"/>
            <w:rFonts w:ascii="Times New Roman" w:hAnsi="Times New Roman"/>
            <w:bCs/>
          </w:rPr>
          <w:t xml:space="preserve">5.4.3 </w:t>
        </w:r>
        <w:r w:rsidRPr="001D6B49">
          <w:rPr>
            <w:rStyle w:val="afc"/>
            <w:rFonts w:ascii="Times New Roman" w:hAnsi="Times New Roman"/>
            <w:bCs/>
          </w:rPr>
          <w:t>用户舆情阈值设定</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_Toc196418479 \h </w:instrText>
        </w:r>
        <w:r w:rsidRPr="001D6B49">
          <w:rPr>
            <w:rFonts w:eastAsia="宋体"/>
            <w:bCs/>
            <w:szCs w:val="24"/>
          </w:rPr>
        </w:r>
        <w:r w:rsidRPr="001D6B49">
          <w:rPr>
            <w:rFonts w:eastAsia="宋体"/>
            <w:bCs/>
            <w:szCs w:val="24"/>
          </w:rPr>
          <w:fldChar w:fldCharType="separate"/>
        </w:r>
        <w:r w:rsidRPr="001D6B49">
          <w:rPr>
            <w:rFonts w:eastAsia="宋体"/>
            <w:bCs/>
            <w:szCs w:val="24"/>
          </w:rPr>
          <w:t>22</w:t>
        </w:r>
        <w:r w:rsidRPr="001D6B49">
          <w:rPr>
            <w:rFonts w:eastAsia="宋体"/>
            <w:bCs/>
            <w:szCs w:val="24"/>
          </w:rPr>
          <w:fldChar w:fldCharType="end"/>
        </w:r>
      </w:hyperlink>
    </w:p>
    <w:p w14:paraId="3215309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0" w:history="1">
        <w:r w:rsidRPr="001D6B49">
          <w:rPr>
            <w:rStyle w:val="afc"/>
            <w:rFonts w:ascii="Times New Roman" w:hAnsi="Times New Roman"/>
            <w:bCs/>
          </w:rPr>
          <w:t xml:space="preserve">5.5 </w:t>
        </w:r>
        <w:r w:rsidRPr="001D6B49">
          <w:rPr>
            <w:rStyle w:val="afc"/>
            <w:rFonts w:ascii="Times New Roman" w:hAnsi="Times New Roman"/>
            <w:bCs/>
          </w:rPr>
          <w:t>用户活跃度分析模块实现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23</w:t>
        </w:r>
        <w:r w:rsidRPr="001D6B49">
          <w:rPr>
            <w:rFonts w:ascii="Times New Roman" w:hAnsi="Times New Roman"/>
            <w:bCs/>
            <w:sz w:val="24"/>
            <w:szCs w:val="24"/>
          </w:rPr>
          <w:fldChar w:fldCharType="end"/>
        </w:r>
      </w:hyperlink>
    </w:p>
    <w:p w14:paraId="71F5BC9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1" w:history="1">
        <w:r w:rsidRPr="001D6B49">
          <w:rPr>
            <w:rStyle w:val="afc"/>
            <w:rFonts w:ascii="Times New Roman" w:hAnsi="Times New Roman"/>
            <w:bCs/>
          </w:rPr>
          <w:t xml:space="preserve">5.6 </w:t>
        </w:r>
        <w:r w:rsidRPr="001D6B49">
          <w:rPr>
            <w:rStyle w:val="afc"/>
            <w:rFonts w:ascii="Times New Roman" w:hAnsi="Times New Roman"/>
            <w:bCs/>
          </w:rPr>
          <w:t>评论舆情分析模块实现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25</w:t>
        </w:r>
        <w:r w:rsidRPr="001D6B49">
          <w:rPr>
            <w:rFonts w:ascii="Times New Roman" w:hAnsi="Times New Roman"/>
            <w:bCs/>
            <w:sz w:val="24"/>
            <w:szCs w:val="24"/>
          </w:rPr>
          <w:fldChar w:fldCharType="end"/>
        </w:r>
      </w:hyperlink>
    </w:p>
    <w:p w14:paraId="7B51AFDE"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2" w:history="1">
        <w:r w:rsidRPr="001D6B49">
          <w:rPr>
            <w:rStyle w:val="afc"/>
            <w:rFonts w:ascii="Times New Roman" w:hAnsi="Times New Roman"/>
            <w:bCs/>
          </w:rPr>
          <w:t xml:space="preserve">5.6.1 </w:t>
        </w:r>
        <w:r w:rsidRPr="001D6B49">
          <w:rPr>
            <w:rStyle w:val="afc"/>
            <w:rFonts w:ascii="Times New Roman" w:hAnsi="Times New Roman"/>
            <w:bCs/>
          </w:rPr>
          <w:t>热门评论分析与展示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_Toc196418482 \h </w:instrText>
        </w:r>
        <w:r w:rsidRPr="001D6B49">
          <w:rPr>
            <w:rFonts w:eastAsia="宋体"/>
            <w:bCs/>
            <w:szCs w:val="24"/>
          </w:rPr>
        </w:r>
        <w:r w:rsidRPr="001D6B49">
          <w:rPr>
            <w:rFonts w:eastAsia="宋体"/>
            <w:bCs/>
            <w:szCs w:val="24"/>
          </w:rPr>
          <w:fldChar w:fldCharType="separate"/>
        </w:r>
        <w:r w:rsidRPr="001D6B49">
          <w:rPr>
            <w:rFonts w:eastAsia="宋体"/>
            <w:bCs/>
            <w:szCs w:val="24"/>
          </w:rPr>
          <w:t>25</w:t>
        </w:r>
        <w:r w:rsidRPr="001D6B49">
          <w:rPr>
            <w:rFonts w:eastAsia="宋体"/>
            <w:bCs/>
            <w:szCs w:val="24"/>
          </w:rPr>
          <w:fldChar w:fldCharType="end"/>
        </w:r>
      </w:hyperlink>
    </w:p>
    <w:p w14:paraId="07D4D9F4"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3" w:history="1">
        <w:r w:rsidRPr="001D6B49">
          <w:rPr>
            <w:rStyle w:val="afc"/>
            <w:rFonts w:ascii="Times New Roman" w:hAnsi="Times New Roman"/>
            <w:bCs/>
          </w:rPr>
          <w:t xml:space="preserve">5.6.2 </w:t>
        </w:r>
        <w:r w:rsidRPr="001D6B49">
          <w:rPr>
            <w:rStyle w:val="afc"/>
            <w:rFonts w:ascii="Times New Roman" w:hAnsi="Times New Roman"/>
            <w:bCs/>
          </w:rPr>
          <w:t>关键词云图实现</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_Toc196418483 \h </w:instrText>
        </w:r>
        <w:r w:rsidRPr="001D6B49">
          <w:rPr>
            <w:rFonts w:eastAsia="宋体"/>
            <w:bCs/>
            <w:szCs w:val="24"/>
          </w:rPr>
        </w:r>
        <w:r w:rsidRPr="001D6B49">
          <w:rPr>
            <w:rFonts w:eastAsia="宋体"/>
            <w:bCs/>
            <w:szCs w:val="24"/>
          </w:rPr>
          <w:fldChar w:fldCharType="separate"/>
        </w:r>
        <w:r w:rsidRPr="001D6B49">
          <w:rPr>
            <w:rFonts w:eastAsia="宋体"/>
            <w:bCs/>
            <w:szCs w:val="24"/>
          </w:rPr>
          <w:t>25</w:t>
        </w:r>
        <w:r w:rsidRPr="001D6B49">
          <w:rPr>
            <w:rFonts w:eastAsia="宋体"/>
            <w:bCs/>
            <w:szCs w:val="24"/>
          </w:rPr>
          <w:fldChar w:fldCharType="end"/>
        </w:r>
      </w:hyperlink>
    </w:p>
    <w:p w14:paraId="0BBA145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4" w:history="1">
        <w:r w:rsidRPr="001D6B49">
          <w:rPr>
            <w:rStyle w:val="afc"/>
            <w:rFonts w:ascii="Times New Roman" w:hAnsi="Times New Roman"/>
            <w:bCs/>
          </w:rPr>
          <w:t xml:space="preserve">5.7 </w:t>
        </w:r>
        <w:r w:rsidRPr="001D6B49">
          <w:rPr>
            <w:rStyle w:val="afc"/>
            <w:rFonts w:ascii="Times New Roman" w:hAnsi="Times New Roman"/>
            <w:bCs/>
          </w:rPr>
          <w:t>舆情预测模块实现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_Toc196418484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26</w:t>
        </w:r>
        <w:r w:rsidRPr="001D6B49">
          <w:rPr>
            <w:rFonts w:ascii="Times New Roman" w:hAnsi="Times New Roman"/>
            <w:bCs/>
            <w:sz w:val="24"/>
            <w:szCs w:val="24"/>
          </w:rPr>
          <w:fldChar w:fldCharType="end"/>
        </w:r>
      </w:hyperlink>
    </w:p>
    <w:p w14:paraId="7CAA6DD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5" w:history="1">
        <w:r w:rsidRPr="001D6B49">
          <w:rPr>
            <w:rStyle w:val="afc"/>
            <w:rFonts w:ascii="Times New Roman" w:hAnsi="Times New Roman"/>
            <w:bCs/>
          </w:rPr>
          <w:t xml:space="preserve">5.7.1 </w:t>
        </w:r>
        <w:r w:rsidRPr="001D6B49">
          <w:rPr>
            <w:rStyle w:val="afc"/>
            <w:rFonts w:ascii="Times New Roman" w:hAnsi="Times New Roman"/>
            <w:bCs/>
          </w:rPr>
          <w:t>舆情预测模型构建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_Toc196418485 \h </w:instrText>
        </w:r>
        <w:r w:rsidRPr="001D6B49">
          <w:rPr>
            <w:rFonts w:eastAsia="宋体"/>
            <w:bCs/>
            <w:szCs w:val="24"/>
          </w:rPr>
        </w:r>
        <w:r w:rsidRPr="001D6B49">
          <w:rPr>
            <w:rFonts w:eastAsia="宋体"/>
            <w:bCs/>
            <w:szCs w:val="24"/>
          </w:rPr>
          <w:fldChar w:fldCharType="separate"/>
        </w:r>
        <w:r w:rsidRPr="001D6B49">
          <w:rPr>
            <w:rFonts w:eastAsia="宋体"/>
            <w:bCs/>
            <w:szCs w:val="24"/>
          </w:rPr>
          <w:t>26</w:t>
        </w:r>
        <w:r w:rsidRPr="001D6B49">
          <w:rPr>
            <w:rFonts w:eastAsia="宋体"/>
            <w:bCs/>
            <w:szCs w:val="24"/>
          </w:rPr>
          <w:fldChar w:fldCharType="end"/>
        </w:r>
      </w:hyperlink>
    </w:p>
    <w:p w14:paraId="3144F26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6" w:history="1">
        <w:r w:rsidRPr="001D6B49">
          <w:rPr>
            <w:rStyle w:val="afc"/>
            <w:rFonts w:ascii="Times New Roman" w:hAnsi="Times New Roman"/>
            <w:bCs/>
          </w:rPr>
          <w:t xml:space="preserve">5.7.2 </w:t>
        </w:r>
        <w:r w:rsidRPr="001D6B49">
          <w:rPr>
            <w:rStyle w:val="afc"/>
            <w:rFonts w:ascii="Times New Roman" w:hAnsi="Times New Roman"/>
            <w:bCs/>
          </w:rPr>
          <w:t>舆情预测结果可视化</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_Toc196418486 \h </w:instrText>
        </w:r>
        <w:r w:rsidRPr="001D6B49">
          <w:rPr>
            <w:rFonts w:eastAsia="宋体"/>
            <w:bCs/>
            <w:szCs w:val="24"/>
          </w:rPr>
        </w:r>
        <w:r w:rsidRPr="001D6B49">
          <w:rPr>
            <w:rFonts w:eastAsia="宋体"/>
            <w:bCs/>
            <w:szCs w:val="24"/>
          </w:rPr>
          <w:fldChar w:fldCharType="separate"/>
        </w:r>
        <w:r w:rsidRPr="001D6B49">
          <w:rPr>
            <w:rFonts w:eastAsia="宋体"/>
            <w:bCs/>
            <w:szCs w:val="24"/>
          </w:rPr>
          <w:t>27</w:t>
        </w:r>
        <w:r w:rsidRPr="001D6B49">
          <w:rPr>
            <w:rFonts w:eastAsia="宋体"/>
            <w:bCs/>
            <w:szCs w:val="24"/>
          </w:rPr>
          <w:fldChar w:fldCharType="end"/>
        </w:r>
      </w:hyperlink>
    </w:p>
    <w:p w14:paraId="3D151C4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7" w:history="1">
        <w:r w:rsidRPr="001D6B49">
          <w:rPr>
            <w:rStyle w:val="afc"/>
            <w:rFonts w:ascii="Times New Roman" w:hAnsi="Times New Roman"/>
            <w:bCs/>
          </w:rPr>
          <w:t xml:space="preserve">5.8 </w:t>
        </w:r>
        <w:r w:rsidRPr="001D6B49">
          <w:rPr>
            <w:rStyle w:val="afc"/>
            <w:rFonts w:ascii="Times New Roman" w:hAnsi="Times New Roman"/>
            <w:bCs/>
          </w:rPr>
          <w:t>数据库存储实现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_Toc196418487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27</w:t>
        </w:r>
        <w:r w:rsidRPr="001D6B49">
          <w:rPr>
            <w:rFonts w:ascii="Times New Roman" w:hAnsi="Times New Roman"/>
            <w:bCs/>
            <w:sz w:val="24"/>
            <w:szCs w:val="24"/>
          </w:rPr>
          <w:fldChar w:fldCharType="end"/>
        </w:r>
      </w:hyperlink>
    </w:p>
    <w:p w14:paraId="6DEAEA71"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8" w:history="1">
        <w:r w:rsidRPr="001D6B49">
          <w:rPr>
            <w:rStyle w:val="afc"/>
            <w:rFonts w:ascii="Times New Roman" w:hAnsi="Times New Roman"/>
            <w:bCs/>
          </w:rPr>
          <w:t xml:space="preserve">5.9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28</w:t>
        </w:r>
        <w:r w:rsidRPr="001D6B49">
          <w:rPr>
            <w:rFonts w:ascii="Times New Roman" w:hAnsi="Times New Roman"/>
            <w:bCs/>
            <w:sz w:val="24"/>
            <w:szCs w:val="24"/>
          </w:rPr>
          <w:fldChar w:fldCharType="end"/>
        </w:r>
      </w:hyperlink>
    </w:p>
    <w:p w14:paraId="6830EDA8"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89" w:history="1">
        <w:r w:rsidRPr="001D6B49">
          <w:rPr>
            <w:rStyle w:val="afc"/>
            <w:rFonts w:ascii="Times New Roman" w:hAnsi="Times New Roman"/>
            <w:b w:val="0"/>
            <w:bCs/>
          </w:rPr>
          <w:t xml:space="preserve">6 </w:t>
        </w:r>
        <w:r w:rsidRPr="001D6B49">
          <w:rPr>
            <w:rStyle w:val="afc"/>
            <w:rFonts w:ascii="Times New Roman" w:hAnsi="Times New Roman"/>
            <w:b w:val="0"/>
            <w:bCs/>
          </w:rPr>
          <w:t>系统测试</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_Toc196418489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29</w:t>
        </w:r>
        <w:r w:rsidRPr="001D6B49">
          <w:rPr>
            <w:rFonts w:ascii="Times New Roman" w:hAnsi="Times New Roman"/>
            <w:b w:val="0"/>
            <w:bCs/>
            <w:sz w:val="24"/>
            <w:szCs w:val="24"/>
          </w:rPr>
          <w:fldChar w:fldCharType="end"/>
        </w:r>
      </w:hyperlink>
    </w:p>
    <w:p w14:paraId="381A2292"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0" w:history="1">
        <w:r w:rsidRPr="001D6B49">
          <w:rPr>
            <w:rStyle w:val="afc"/>
            <w:rFonts w:ascii="Times New Roman" w:hAnsi="Times New Roman"/>
            <w:bCs/>
          </w:rPr>
          <w:t xml:space="preserve">6.1 </w:t>
        </w:r>
        <w:r w:rsidRPr="001D6B49">
          <w:rPr>
            <w:rStyle w:val="afc"/>
            <w:rFonts w:ascii="Times New Roman" w:hAnsi="Times New Roman"/>
            <w:bCs/>
          </w:rPr>
          <w:t>测试环境</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29</w:t>
        </w:r>
        <w:r w:rsidRPr="001D6B49">
          <w:rPr>
            <w:rFonts w:ascii="Times New Roman" w:hAnsi="Times New Roman"/>
            <w:bCs/>
            <w:sz w:val="24"/>
            <w:szCs w:val="24"/>
          </w:rPr>
          <w:fldChar w:fldCharType="end"/>
        </w:r>
      </w:hyperlink>
    </w:p>
    <w:p w14:paraId="5DACFB07"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1" w:history="1">
        <w:r w:rsidRPr="001D6B49">
          <w:rPr>
            <w:rStyle w:val="afc"/>
            <w:rFonts w:ascii="Times New Roman" w:hAnsi="Times New Roman"/>
            <w:bCs/>
          </w:rPr>
          <w:t xml:space="preserve">6.2 </w:t>
        </w:r>
        <w:r w:rsidRPr="001D6B49">
          <w:rPr>
            <w:rStyle w:val="afc"/>
            <w:rFonts w:ascii="Times New Roman" w:hAnsi="Times New Roman"/>
            <w:bCs/>
          </w:rPr>
          <w:t>测试方法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29</w:t>
        </w:r>
        <w:r w:rsidRPr="001D6B49">
          <w:rPr>
            <w:rFonts w:ascii="Times New Roman" w:hAnsi="Times New Roman"/>
            <w:bCs/>
            <w:sz w:val="24"/>
            <w:szCs w:val="24"/>
          </w:rPr>
          <w:fldChar w:fldCharType="end"/>
        </w:r>
      </w:hyperlink>
    </w:p>
    <w:p w14:paraId="50271A07"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2" w:history="1">
        <w:r w:rsidRPr="001D6B49">
          <w:rPr>
            <w:rStyle w:val="afc"/>
            <w:rFonts w:ascii="Times New Roman" w:hAnsi="Times New Roman"/>
            <w:bCs/>
          </w:rPr>
          <w:t xml:space="preserve">6.3 </w:t>
        </w:r>
        <w:r w:rsidRPr="001D6B49">
          <w:rPr>
            <w:rStyle w:val="afc"/>
            <w:rFonts w:ascii="Times New Roman" w:hAnsi="Times New Roman"/>
            <w:bCs/>
          </w:rPr>
          <w:t>改进方案</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32</w:t>
        </w:r>
        <w:r w:rsidRPr="001D6B49">
          <w:rPr>
            <w:rFonts w:ascii="Times New Roman" w:hAnsi="Times New Roman"/>
            <w:bCs/>
            <w:sz w:val="24"/>
            <w:szCs w:val="24"/>
          </w:rPr>
          <w:fldChar w:fldCharType="end"/>
        </w:r>
      </w:hyperlink>
    </w:p>
    <w:p w14:paraId="071E5A42"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3" w:history="1">
        <w:r w:rsidRPr="001D6B49">
          <w:rPr>
            <w:rStyle w:val="afc"/>
            <w:rFonts w:ascii="Times New Roman" w:hAnsi="Times New Roman"/>
            <w:bCs/>
          </w:rPr>
          <w:t xml:space="preserve">6.4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32</w:t>
        </w:r>
        <w:r w:rsidRPr="001D6B49">
          <w:rPr>
            <w:rFonts w:ascii="Times New Roman" w:hAnsi="Times New Roman"/>
            <w:bCs/>
            <w:sz w:val="24"/>
            <w:szCs w:val="24"/>
          </w:rPr>
          <w:fldChar w:fldCharType="end"/>
        </w:r>
      </w:hyperlink>
    </w:p>
    <w:p w14:paraId="3279560B"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94" w:history="1">
        <w:r w:rsidRPr="001D6B49">
          <w:rPr>
            <w:rStyle w:val="afc"/>
            <w:rFonts w:ascii="Times New Roman" w:hAnsi="Times New Roman"/>
            <w:b w:val="0"/>
            <w:bCs/>
          </w:rPr>
          <w:t xml:space="preserve">7 </w:t>
        </w:r>
        <w:r w:rsidRPr="001D6B49">
          <w:rPr>
            <w:rStyle w:val="afc"/>
            <w:rFonts w:ascii="Times New Roman" w:hAnsi="Times New Roman"/>
            <w:b w:val="0"/>
            <w:bCs/>
          </w:rPr>
          <w:t>总结和展望</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33</w:t>
        </w:r>
        <w:r w:rsidRPr="001D6B49">
          <w:rPr>
            <w:rFonts w:ascii="Times New Roman" w:hAnsi="Times New Roman"/>
            <w:b w:val="0"/>
            <w:bCs/>
            <w:sz w:val="24"/>
            <w:szCs w:val="24"/>
          </w:rPr>
          <w:fldChar w:fldCharType="end"/>
        </w:r>
      </w:hyperlink>
    </w:p>
    <w:p w14:paraId="73E6A31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5" w:history="1">
        <w:r w:rsidRPr="001D6B49">
          <w:rPr>
            <w:rStyle w:val="afc"/>
            <w:rFonts w:ascii="Times New Roman" w:hAnsi="Times New Roman"/>
            <w:bCs/>
          </w:rPr>
          <w:t xml:space="preserve">7.1 </w:t>
        </w:r>
        <w:r w:rsidRPr="001D6B49">
          <w:rPr>
            <w:rStyle w:val="afc"/>
            <w:rFonts w:ascii="Times New Roman" w:hAnsi="Times New Roman"/>
            <w:bCs/>
          </w:rPr>
          <w:t>总结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33</w:t>
        </w:r>
        <w:r w:rsidRPr="001D6B49">
          <w:rPr>
            <w:rFonts w:ascii="Times New Roman" w:hAnsi="Times New Roman"/>
            <w:bCs/>
            <w:sz w:val="24"/>
            <w:szCs w:val="24"/>
          </w:rPr>
          <w:fldChar w:fldCharType="end"/>
        </w:r>
      </w:hyperlink>
    </w:p>
    <w:p w14:paraId="720B5A9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6" w:history="1">
        <w:r w:rsidRPr="001D6B49">
          <w:rPr>
            <w:rStyle w:val="afc"/>
            <w:rFonts w:ascii="Times New Roman" w:hAnsi="Times New Roman"/>
            <w:bCs/>
          </w:rPr>
          <w:t xml:space="preserve">7.2 </w:t>
        </w:r>
        <w:r w:rsidRPr="001D6B49">
          <w:rPr>
            <w:rStyle w:val="afc"/>
            <w:rFonts w:ascii="Times New Roman" w:hAnsi="Times New Roman"/>
            <w:bCs/>
          </w:rPr>
          <w:t>展望</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33</w:t>
        </w:r>
        <w:r w:rsidRPr="001D6B49">
          <w:rPr>
            <w:rFonts w:ascii="Times New Roman" w:hAnsi="Times New Roman"/>
            <w:bCs/>
            <w:sz w:val="24"/>
            <w:szCs w:val="24"/>
          </w:rPr>
          <w:fldChar w:fldCharType="end"/>
        </w:r>
      </w:hyperlink>
    </w:p>
    <w:p w14:paraId="389EED02"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97" w:history="1">
        <w:r w:rsidRPr="001D6B49">
          <w:rPr>
            <w:rStyle w:val="afc"/>
            <w:rFonts w:ascii="Times New Roman" w:hAnsi="Times New Roman"/>
            <w:b w:val="0"/>
            <w:bCs/>
          </w:rPr>
          <w:t>参考文献</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_Toc196418497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34</w:t>
        </w:r>
        <w:r w:rsidRPr="001D6B49">
          <w:rPr>
            <w:rFonts w:ascii="Times New Roman" w:hAnsi="Times New Roman"/>
            <w:b w:val="0"/>
            <w:bCs/>
            <w:sz w:val="24"/>
            <w:szCs w:val="24"/>
          </w:rPr>
          <w:fldChar w:fldCharType="end"/>
        </w:r>
      </w:hyperlink>
    </w:p>
    <w:p w14:paraId="43F72857" w14:textId="77777777" w:rsidR="00604326" w:rsidRPr="001D6B49" w:rsidRDefault="001D6B49">
      <w:pPr>
        <w:pStyle w:val="TOC1"/>
        <w:spacing w:before="0" w:after="0"/>
        <w:rPr>
          <w:rFonts w:ascii="Times New Roman" w:eastAsiaTheme="minorEastAsia" w:hAnsi="Times New Roman"/>
          <w:b w:val="0"/>
          <w:caps w:val="0"/>
          <w:sz w:val="24"/>
          <w:szCs w:val="24"/>
          <w14:ligatures w14:val="standardContextual"/>
        </w:rPr>
      </w:pPr>
      <w:hyperlink w:anchor="_Toc196418498" w:history="1">
        <w:r w:rsidRPr="001D6B49">
          <w:rPr>
            <w:rStyle w:val="afc"/>
            <w:rFonts w:ascii="Times New Roman" w:hAnsi="Times New Roman"/>
            <w:b w:val="0"/>
            <w:bCs/>
          </w:rPr>
          <w:t>致</w:t>
        </w:r>
        <w:r w:rsidRPr="001D6B49">
          <w:rPr>
            <w:rStyle w:val="afc"/>
            <w:rFonts w:ascii="Times New Roman" w:hAnsi="Times New Roman"/>
            <w:b w:val="0"/>
            <w:bCs/>
          </w:rPr>
          <w:t xml:space="preserve">  </w:t>
        </w:r>
        <w:r w:rsidRPr="001D6B49">
          <w:rPr>
            <w:rStyle w:val="afc"/>
            <w:rFonts w:ascii="Times New Roman" w:hAnsi="Times New Roman"/>
            <w:b w:val="0"/>
            <w:bCs/>
          </w:rPr>
          <w:t>谢</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_Toc196418498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37</w:t>
        </w:r>
        <w:r w:rsidRPr="001D6B49">
          <w:rPr>
            <w:rFonts w:ascii="Times New Roman" w:hAnsi="Times New Roman"/>
            <w:b w:val="0"/>
            <w:bCs/>
            <w:sz w:val="24"/>
            <w:szCs w:val="24"/>
          </w:rPr>
          <w:fldChar w:fldCharType="end"/>
        </w:r>
      </w:hyperlink>
    </w:p>
    <w:p w14:paraId="7BD3576F" w14:textId="77777777" w:rsidR="00604326" w:rsidRPr="001D6B49" w:rsidRDefault="001D6B49">
      <w:pPr>
        <w:spacing w:line="400" w:lineRule="exact"/>
        <w:rPr>
          <w:sz w:val="24"/>
        </w:rPr>
      </w:pPr>
      <w:r w:rsidRPr="001D6B49">
        <w:rPr>
          <w:b/>
          <w:bCs/>
          <w:sz w:val="24"/>
          <w:lang w:val="zh-CN"/>
        </w:rPr>
        <w:fldChar w:fldCharType="end"/>
      </w:r>
    </w:p>
    <w:p w14:paraId="75CE489D" w14:textId="77777777" w:rsidR="00604326" w:rsidRPr="001D6B49" w:rsidRDefault="00604326">
      <w:pPr>
        <w:pStyle w:val="TOC1"/>
        <w:spacing w:line="330" w:lineRule="exact"/>
        <w:rPr>
          <w:rFonts w:ascii="Times New Roman" w:hAnsi="Times New Roman"/>
        </w:rPr>
      </w:pP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14" w:name="_Toc130202644"/>
    </w:p>
    <w:p w14:paraId="63A09EA2" w14:textId="77777777" w:rsidR="00604326" w:rsidRPr="001D6B49" w:rsidRDefault="001D6B49">
      <w:pPr>
        <w:pStyle w:val="1"/>
      </w:pPr>
      <w:bookmarkStart w:id="15" w:name="_Ref130208393"/>
      <w:bookmarkStart w:id="16" w:name="_Toc196418434"/>
      <w:bookmarkStart w:id="17" w:name="_Toc36193137"/>
      <w:r w:rsidRPr="001D6B49">
        <w:lastRenderedPageBreak/>
        <w:t>绪论</w:t>
      </w:r>
      <w:bookmarkEnd w:id="14"/>
      <w:bookmarkEnd w:id="15"/>
      <w:bookmarkEnd w:id="16"/>
      <w:bookmarkEnd w:id="17"/>
    </w:p>
    <w:p w14:paraId="23F28F02" w14:textId="77777777" w:rsidR="00604326" w:rsidRPr="001D6B49" w:rsidRDefault="001D6B49">
      <w:pPr>
        <w:pStyle w:val="a2"/>
        <w:rPr>
          <w:rFonts w:ascii="Times New Roman" w:hAnsi="Times New Roman" w:cs="Times New Roman"/>
        </w:rPr>
      </w:pPr>
      <w:bookmarkStart w:id="18" w:name="_Toc36193138"/>
      <w:r w:rsidRPr="001D6B49">
        <w:rPr>
          <w:rFonts w:ascii="Times New Roman" w:hAnsi="Times New Roman" w:cs="Times New Roman"/>
        </w:rPr>
        <w:t xml:space="preserve"> </w:t>
      </w:r>
      <w:bookmarkStart w:id="19" w:name="_Toc196418435"/>
      <w:r w:rsidRPr="001D6B49">
        <w:rPr>
          <w:rFonts w:ascii="Times New Roman" w:hAnsi="Times New Roman" w:cs="Times New Roman"/>
        </w:rPr>
        <w:t>研究背景</w:t>
      </w:r>
      <w:bookmarkEnd w:id="18"/>
      <w:bookmarkEnd w:id="19"/>
    </w:p>
    <w:p w14:paraId="2B65179E" w14:textId="3965E21B"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w:t>
      </w:r>
      <w:ins w:id="20" w:author="Big Pigeon" w:date="2025-04-26T21:50:00Z" w16du:dateUtc="2025-04-26T13:50:00Z">
        <w:r w:rsidR="00CF3BCA" w:rsidRPr="00CF3BCA">
          <w:rPr>
            <w:rFonts w:ascii="Times New Roman" w:hAnsi="Times New Roman" w:cs="Times New Roman" w:hint="eastAsia"/>
          </w:rPr>
          <w:t>其用户生成内容反映了社会情绪、舆论动态及公共事件的实时特征。</w:t>
        </w:r>
      </w:ins>
      <w:del w:id="21" w:author="Big Pigeon" w:date="2025-04-26T21:50:00Z" w16du:dateUtc="2025-04-26T13:50:00Z">
        <w:r w:rsidRPr="001D6B49" w:rsidDel="00CF3BCA">
          <w:rPr>
            <w:rFonts w:ascii="Times New Roman" w:hAnsi="Times New Roman" w:cs="Times New Roman"/>
          </w:rPr>
          <w:delText>其海量用户生成内容已成为反映社会情绪、舆论动态及公共事件的重要数据源。</w:delText>
        </w:r>
      </w:del>
      <w:r w:rsidRPr="001D6B49">
        <w:rPr>
          <w:rFonts w:ascii="Times New Roman" w:hAnsi="Times New Roman" w:cs="Times New Roman"/>
        </w:rPr>
        <w:t>微博作为中国</w:t>
      </w:r>
      <w:del w:id="22" w:author="Big Pigeon" w:date="2025-04-26T22:02:00Z" w16du:dateUtc="2025-04-26T14:02:00Z">
        <w:r w:rsidRPr="001D6B49" w:rsidDel="00546DB7">
          <w:rPr>
            <w:rFonts w:ascii="Times New Roman" w:hAnsi="Times New Roman" w:cs="Times New Roman" w:hint="eastAsia"/>
          </w:rPr>
          <w:delText>最具代表性的</w:delText>
        </w:r>
      </w:del>
      <w:ins w:id="23" w:author="Big Pigeon" w:date="2025-04-26T22:02:00Z" w16du:dateUtc="2025-04-26T14:02:00Z">
        <w:r w:rsidR="00546DB7">
          <w:rPr>
            <w:rFonts w:ascii="Times New Roman" w:hAnsi="Times New Roman" w:cs="Times New Roman" w:hint="eastAsia"/>
          </w:rPr>
          <w:t>主流</w:t>
        </w:r>
      </w:ins>
      <w:r w:rsidRPr="001D6B49">
        <w:rPr>
          <w:rFonts w:ascii="Times New Roman" w:hAnsi="Times New Roman" w:cs="Times New Roman"/>
        </w:rPr>
        <w:t>开放性社交平台，日均活跃用户超亿级，其文本数据覆盖政治、经济、文化等多元领域，蕴含</w:t>
      </w:r>
      <w:ins w:id="24" w:author="Big Pigeon" w:date="2025-04-26T22:02:00Z" w16du:dateUtc="2025-04-26T14:02:00Z">
        <w:r w:rsidR="00546DB7" w:rsidRPr="00546DB7">
          <w:rPr>
            <w:rFonts w:ascii="Times New Roman" w:hAnsi="Times New Roman" w:cs="Times New Roman" w:hint="eastAsia"/>
          </w:rPr>
          <w:t>公众情感态度与社会价值取向的丰富信息</w:t>
        </w:r>
      </w:ins>
      <w:del w:id="25" w:author="Big Pigeon" w:date="2025-04-26T22:02:00Z" w16du:dateUtc="2025-04-26T14:02:00Z">
        <w:r w:rsidRPr="001D6B49" w:rsidDel="00546DB7">
          <w:rPr>
            <w:rFonts w:ascii="Times New Roman" w:hAnsi="Times New Roman" w:cs="Times New Roman"/>
          </w:rPr>
          <w:delText>着丰富的社会情感信息</w:delText>
        </w:r>
      </w:del>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w:t>
      </w:r>
      <w:del w:id="26" w:author="Big Pigeon" w:date="2025-04-26T22:03:00Z" w16du:dateUtc="2025-04-26T14:03:00Z">
        <w:r w:rsidRPr="001D6B49" w:rsidDel="00546DB7">
          <w:rPr>
            <w:rFonts w:ascii="Times New Roman" w:hAnsi="Times New Roman" w:cs="Times New Roman" w:hint="eastAsia"/>
          </w:rPr>
          <w:delText>的</w:delText>
        </w:r>
      </w:del>
      <w:ins w:id="27" w:author="Big Pigeon" w:date="2025-04-26T22:03:00Z" w16du:dateUtc="2025-04-26T14:03:00Z">
        <w:r w:rsidR="00546DB7">
          <w:rPr>
            <w:rFonts w:ascii="Times New Roman" w:hAnsi="Times New Roman" w:cs="Times New Roman" w:hint="eastAsia"/>
          </w:rPr>
          <w:t>为</w:t>
        </w:r>
      </w:ins>
      <w:r w:rsidRPr="001D6B49">
        <w:rPr>
          <w:rFonts w:ascii="Times New Roman" w:hAnsi="Times New Roman" w:cs="Times New Roman"/>
        </w:rPr>
        <w:t>特点，记录</w:t>
      </w:r>
      <w:del w:id="28" w:author="Big Pigeon" w:date="2025-04-26T22:03:00Z" w16du:dateUtc="2025-04-26T14:03:00Z">
        <w:r w:rsidRPr="001D6B49" w:rsidDel="00546DB7">
          <w:rPr>
            <w:rFonts w:ascii="Times New Roman" w:hAnsi="Times New Roman" w:cs="Times New Roman"/>
          </w:rPr>
          <w:delText>着</w:delText>
        </w:r>
      </w:del>
      <w:r w:rsidRPr="001D6B49">
        <w:rPr>
          <w:rFonts w:ascii="Times New Roman" w:hAnsi="Times New Roman" w:cs="Times New Roman"/>
        </w:rPr>
        <w:t>用户对热点事件、社会现象</w:t>
      </w:r>
      <w:ins w:id="29" w:author="Big Pigeon" w:date="2025-04-26T22:04:00Z" w16du:dateUtc="2025-04-26T14:04:00Z">
        <w:r w:rsidR="00546DB7">
          <w:rPr>
            <w:rFonts w:ascii="Times New Roman" w:hAnsi="Times New Roman" w:cs="Times New Roman" w:hint="eastAsia"/>
          </w:rPr>
          <w:t>等信息</w:t>
        </w:r>
      </w:ins>
      <w:r w:rsidRPr="001D6B49">
        <w:rPr>
          <w:rFonts w:ascii="Times New Roman" w:hAnsi="Times New Roman" w:cs="Times New Roman"/>
        </w:rPr>
        <w:t>的</w:t>
      </w:r>
      <w:del w:id="30" w:author="Big Pigeon" w:date="2025-04-26T22:04:00Z" w16du:dateUtc="2025-04-26T14:04:00Z">
        <w:r w:rsidRPr="001D6B49" w:rsidDel="00546DB7">
          <w:rPr>
            <w:rFonts w:ascii="Times New Roman" w:hAnsi="Times New Roman" w:cs="Times New Roman"/>
          </w:rPr>
          <w:delText>即时</w:delText>
        </w:r>
      </w:del>
      <w:r w:rsidRPr="001D6B49">
        <w:rPr>
          <w:rFonts w:ascii="Times New Roman" w:hAnsi="Times New Roman" w:cs="Times New Roman"/>
        </w:rPr>
        <w:t>反馈</w:t>
      </w:r>
      <w:del w:id="31" w:author="Big Pigeon" w:date="2025-04-26T22:04:00Z" w16du:dateUtc="2025-04-26T14:04:00Z">
        <w:r w:rsidRPr="001D6B49" w:rsidDel="00546DB7">
          <w:rPr>
            <w:rFonts w:ascii="Times New Roman" w:hAnsi="Times New Roman" w:cs="Times New Roman"/>
          </w:rPr>
          <w:delText>与情感</w:delText>
        </w:r>
      </w:del>
      <w:ins w:id="32" w:author="Big Pigeon" w:date="2025-04-26T22:04:00Z" w16du:dateUtc="2025-04-26T14:04:00Z">
        <w:r w:rsidR="00546DB7">
          <w:rPr>
            <w:rFonts w:ascii="Times New Roman" w:hAnsi="Times New Roman" w:cs="Times New Roman" w:hint="eastAsia"/>
          </w:rPr>
          <w:t>和</w:t>
        </w:r>
      </w:ins>
      <w:r w:rsidRPr="001D6B49">
        <w:rPr>
          <w:rFonts w:ascii="Times New Roman" w:hAnsi="Times New Roman" w:cs="Times New Roman"/>
        </w:rPr>
        <w:t>态度，通过对微博文本的分析，能够深入挖掘公众情绪倾向、社会价值取向</w:t>
      </w:r>
      <w:ins w:id="33" w:author="Big Pigeon" w:date="2025-04-26T22:05:00Z" w16du:dateUtc="2025-04-26T14:05:00Z">
        <w:r w:rsidR="00546DB7">
          <w:rPr>
            <w:rFonts w:ascii="Times New Roman" w:hAnsi="Times New Roman" w:cs="Times New Roman" w:hint="eastAsia"/>
          </w:rPr>
          <w:t>、</w:t>
        </w:r>
      </w:ins>
      <w:del w:id="34" w:author="Big Pigeon" w:date="2025-04-26T22:04:00Z" w16du:dateUtc="2025-04-26T14:04:00Z">
        <w:r w:rsidRPr="001D6B49" w:rsidDel="00546DB7">
          <w:rPr>
            <w:rFonts w:ascii="Times New Roman" w:hAnsi="Times New Roman" w:cs="Times New Roman"/>
          </w:rPr>
          <w:delText>以及潜在的</w:delText>
        </w:r>
      </w:del>
      <w:r w:rsidRPr="001D6B49">
        <w:rPr>
          <w:rFonts w:ascii="Times New Roman" w:hAnsi="Times New Roman" w:cs="Times New Roman"/>
        </w:rPr>
        <w:t>社会矛盾</w:t>
      </w:r>
      <w:ins w:id="35" w:author="Big Pigeon" w:date="2025-04-26T22:05:00Z" w16du:dateUtc="2025-04-26T14:05:00Z">
        <w:r w:rsidR="00546DB7">
          <w:rPr>
            <w:rFonts w:ascii="Times New Roman" w:hAnsi="Times New Roman" w:cs="Times New Roman" w:hint="eastAsia"/>
          </w:rPr>
          <w:t>等数据，为分析公众认知提供文本依据</w:t>
        </w:r>
      </w:ins>
      <w:r w:rsidRPr="001D6B49">
        <w:rPr>
          <w:rFonts w:ascii="Times New Roman" w:hAnsi="Times New Roman" w:cs="Times New Roman"/>
        </w:rPr>
        <w:t>。例如，在新冠疫情期间，微博数据中关于疫苗接种的讨论呈现出</w:t>
      </w:r>
      <w:ins w:id="36" w:author="Big Pigeon" w:date="2025-04-26T22:06:00Z" w16du:dateUtc="2025-04-26T14:06:00Z">
        <w:r w:rsidR="00546DB7">
          <w:rPr>
            <w:rFonts w:ascii="Times New Roman" w:hAnsi="Times New Roman" w:cs="Times New Roman" w:hint="eastAsia"/>
          </w:rPr>
          <w:t>复杂</w:t>
        </w:r>
      </w:ins>
      <w:del w:id="37" w:author="Big Pigeon" w:date="2025-04-26T22:06:00Z" w16du:dateUtc="2025-04-26T14:06:00Z">
        <w:r w:rsidRPr="001D6B49" w:rsidDel="00546DB7">
          <w:rPr>
            <w:rFonts w:ascii="Times New Roman" w:hAnsi="Times New Roman" w:cs="Times New Roman"/>
          </w:rPr>
          <w:delText>显著</w:delText>
        </w:r>
      </w:del>
      <w:r w:rsidRPr="001D6B49">
        <w:rPr>
          <w:rFonts w:ascii="Times New Roman" w:hAnsi="Times New Roman" w:cs="Times New Roman"/>
        </w:rPr>
        <w:t>的情感</w:t>
      </w:r>
      <w:ins w:id="38" w:author="Big Pigeon" w:date="2025-04-26T22:06:00Z" w16du:dateUtc="2025-04-26T14:06:00Z">
        <w:r w:rsidR="00546DB7">
          <w:rPr>
            <w:rFonts w:ascii="Times New Roman" w:hAnsi="Times New Roman" w:cs="Times New Roman" w:hint="eastAsia"/>
          </w:rPr>
          <w:t>舆情变化</w:t>
        </w:r>
      </w:ins>
      <w:del w:id="39" w:author="Big Pigeon" w:date="2025-04-26T22:06:00Z" w16du:dateUtc="2025-04-26T14:06:00Z">
        <w:r w:rsidRPr="001D6B49" w:rsidDel="00546DB7">
          <w:rPr>
            <w:rFonts w:ascii="Times New Roman" w:hAnsi="Times New Roman" w:cs="Times New Roman"/>
          </w:rPr>
          <w:delText>波动</w:delText>
        </w:r>
      </w:del>
      <w:r w:rsidRPr="001D6B49">
        <w:rPr>
          <w:rFonts w:ascii="Times New Roman" w:hAnsi="Times New Roman" w:cs="Times New Roman"/>
        </w:rPr>
        <w:t>，通过分析这些数据可以揭示公众对疫苗有效性和安全性的认知</w:t>
      </w:r>
      <w:ins w:id="40" w:author="Big Pigeon" w:date="2025-04-26T22:06:00Z" w16du:dateUtc="2025-04-26T14:06:00Z">
        <w:r w:rsidR="00546DB7">
          <w:rPr>
            <w:rFonts w:ascii="Times New Roman" w:hAnsi="Times New Roman" w:cs="Times New Roman" w:hint="eastAsia"/>
          </w:rPr>
          <w:t>变化过程</w:t>
        </w:r>
      </w:ins>
      <w:del w:id="41" w:author="Big Pigeon" w:date="2025-04-26T22:06:00Z" w16du:dateUtc="2025-04-26T14:06:00Z">
        <w:r w:rsidRPr="001D6B49" w:rsidDel="00546DB7">
          <w:rPr>
            <w:rFonts w:ascii="Times New Roman" w:hAnsi="Times New Roman" w:cs="Times New Roman"/>
          </w:rPr>
          <w:delText>演变过程</w:delText>
        </w:r>
      </w:del>
      <w:r w:rsidRPr="001D6B49">
        <w:rPr>
          <w:rFonts w:ascii="Times New Roman" w:hAnsi="Times New Roman" w:cs="Times New Roman"/>
        </w:rPr>
        <w:t>。根据中国互联网络信息中心（</w:t>
      </w:r>
      <w:r w:rsidRPr="001D6B49">
        <w:rPr>
          <w:rFonts w:ascii="Times New Roman" w:hAnsi="Times New Roman" w:cs="Times New Roman"/>
        </w:rPr>
        <w:t>CNNIC</w:t>
      </w:r>
      <w:r w:rsidRPr="001D6B49">
        <w:rPr>
          <w:rFonts w:ascii="Times New Roman" w:hAnsi="Times New Roman" w:cs="Times New Roman"/>
        </w:rPr>
        <w:t>）</w:t>
      </w:r>
      <w:del w:id="42" w:author="Big Pigeon" w:date="2025-04-26T22:06:00Z" w16du:dateUtc="2025-04-26T14:06:00Z">
        <w:r w:rsidRPr="001D6B49" w:rsidDel="00546DB7">
          <w:rPr>
            <w:rFonts w:ascii="Times New Roman" w:hAnsi="Times New Roman" w:cs="Times New Roman"/>
          </w:rPr>
          <w:delText>最新</w:delText>
        </w:r>
      </w:del>
      <w:r w:rsidRPr="001D6B49">
        <w:rPr>
          <w:rFonts w:ascii="Times New Roman" w:hAnsi="Times New Roman" w:cs="Times New Roman"/>
        </w:rPr>
        <w:t>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月，微博月活跃用户数已突破</w:t>
      </w:r>
      <w:r w:rsidRPr="001D6B49">
        <w:rPr>
          <w:rFonts w:ascii="Times New Roman" w:hAnsi="Times New Roman" w:cs="Times New Roman"/>
        </w:rPr>
        <w:t xml:space="preserve"> 6 </w:t>
      </w:r>
      <w:r w:rsidRPr="001D6B49">
        <w:rPr>
          <w:rFonts w:ascii="Times New Roman" w:hAnsi="Times New Roman" w:cs="Times New Roman"/>
        </w:rPr>
        <w:t>亿，日均产生</w:t>
      </w:r>
      <w:del w:id="43" w:author="Big Pigeon" w:date="2025-04-26T22:06:00Z" w16du:dateUtc="2025-04-26T14:06:00Z">
        <w:r w:rsidRPr="001D6B49" w:rsidDel="00546DB7">
          <w:rPr>
            <w:rFonts w:ascii="Times New Roman" w:hAnsi="Times New Roman" w:cs="Times New Roman"/>
          </w:rPr>
          <w:delText>超</w:delText>
        </w:r>
        <w:r w:rsidRPr="001D6B49" w:rsidDel="00546DB7">
          <w:rPr>
            <w:rFonts w:ascii="Times New Roman" w:hAnsi="Times New Roman" w:cs="Times New Roman"/>
          </w:rPr>
          <w:delText xml:space="preserve"> 5 </w:delText>
        </w:r>
        <w:r w:rsidRPr="001D6B49" w:rsidDel="00546DB7">
          <w:rPr>
            <w:rFonts w:ascii="Times New Roman" w:hAnsi="Times New Roman" w:cs="Times New Roman"/>
          </w:rPr>
          <w:delText>亿条</w:delText>
        </w:r>
      </w:del>
      <w:r w:rsidRPr="001D6B49">
        <w:rPr>
          <w:rFonts w:ascii="Times New Roman" w:hAnsi="Times New Roman" w:cs="Times New Roman"/>
        </w:rPr>
        <w:t>文本数据</w:t>
      </w:r>
      <w:ins w:id="44" w:author="Big Pigeon" w:date="2025-04-26T22:07:00Z" w16du:dateUtc="2025-04-26T14:07:00Z">
        <w:r w:rsidR="00546DB7" w:rsidRPr="001D6B49">
          <w:rPr>
            <w:rFonts w:ascii="Times New Roman" w:hAnsi="Times New Roman" w:cs="Times New Roman"/>
          </w:rPr>
          <w:t>超</w:t>
        </w:r>
        <w:r w:rsidR="00546DB7" w:rsidRPr="001D6B49">
          <w:rPr>
            <w:rFonts w:ascii="Times New Roman" w:hAnsi="Times New Roman" w:cs="Times New Roman"/>
          </w:rPr>
          <w:t xml:space="preserve"> 5 </w:t>
        </w:r>
        <w:r w:rsidR="00546DB7" w:rsidRPr="001D6B49">
          <w:rPr>
            <w:rFonts w:ascii="Times New Roman" w:hAnsi="Times New Roman" w:cs="Times New Roman"/>
          </w:rPr>
          <w:t>亿条</w:t>
        </w:r>
      </w:ins>
      <w:r w:rsidRPr="001D6B49">
        <w:rPr>
          <w:rFonts w:ascii="Times New Roman" w:hAnsi="Times New Roman" w:cs="Times New Roman"/>
        </w:rPr>
        <w:t>，</w:t>
      </w:r>
      <w:ins w:id="45" w:author="Big Pigeon" w:date="2025-04-26T22:07:00Z" w16du:dateUtc="2025-04-26T14:07:00Z">
        <w:r w:rsidR="00546DB7" w:rsidRPr="00546DB7">
          <w:rPr>
            <w:rFonts w:ascii="Times New Roman" w:hAnsi="Times New Roman" w:cs="Times New Roman" w:hint="eastAsia"/>
          </w:rPr>
          <w:t>此类数据对公共治理决策、企业市场分析</w:t>
        </w:r>
        <w:r w:rsidR="00546DB7">
          <w:rPr>
            <w:rFonts w:ascii="Times New Roman" w:hAnsi="Times New Roman" w:cs="Times New Roman" w:hint="eastAsia"/>
          </w:rPr>
          <w:t>、</w:t>
        </w:r>
        <w:r w:rsidR="00546DB7" w:rsidRPr="00546DB7">
          <w:rPr>
            <w:rFonts w:ascii="Times New Roman" w:hAnsi="Times New Roman" w:cs="Times New Roman" w:hint="eastAsia"/>
          </w:rPr>
          <w:t>社会风险预警</w:t>
        </w:r>
        <w:r w:rsidR="00546DB7">
          <w:rPr>
            <w:rFonts w:ascii="Times New Roman" w:hAnsi="Times New Roman" w:cs="Times New Roman" w:hint="eastAsia"/>
          </w:rPr>
          <w:t>等方面</w:t>
        </w:r>
        <w:r w:rsidR="00546DB7" w:rsidRPr="00546DB7">
          <w:rPr>
            <w:rFonts w:ascii="Times New Roman" w:hAnsi="Times New Roman" w:cs="Times New Roman" w:hint="eastAsia"/>
          </w:rPr>
          <w:t>具有</w:t>
        </w:r>
        <w:r w:rsidR="00546DB7">
          <w:rPr>
            <w:rFonts w:ascii="Times New Roman" w:hAnsi="Times New Roman" w:cs="Times New Roman" w:hint="eastAsia"/>
          </w:rPr>
          <w:t>很好的</w:t>
        </w:r>
        <w:r w:rsidR="00546DB7" w:rsidRPr="00546DB7">
          <w:rPr>
            <w:rFonts w:ascii="Times New Roman" w:hAnsi="Times New Roman" w:cs="Times New Roman" w:hint="eastAsia"/>
          </w:rPr>
          <w:t>参考价值</w:t>
        </w:r>
      </w:ins>
      <w:del w:id="46" w:author="Big Pigeon" w:date="2025-04-26T22:07:00Z" w16du:dateUtc="2025-04-26T14:07:00Z">
        <w:r w:rsidRPr="001D6B49" w:rsidDel="00546DB7">
          <w:rPr>
            <w:rFonts w:ascii="Times New Roman" w:hAnsi="Times New Roman" w:cs="Times New Roman"/>
          </w:rPr>
          <w:delText>其中蕴含的社会舆论动态与情感倾向对公共治理、企业决策及社会风险预警具有重要价值</w:delText>
        </w:r>
      </w:del>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。然而，微博数据</w:t>
      </w:r>
      <w:ins w:id="47" w:author="Big Pigeon" w:date="2025-04-26T22:08:00Z" w16du:dateUtc="2025-04-26T14:08:00Z">
        <w:r w:rsidR="00546DB7">
          <w:rPr>
            <w:rFonts w:ascii="Times New Roman" w:hAnsi="Times New Roman" w:cs="Times New Roman" w:hint="eastAsia"/>
          </w:rPr>
          <w:t>通常具有</w:t>
        </w:r>
      </w:ins>
      <w:del w:id="48" w:author="Big Pigeon" w:date="2025-04-26T22:08:00Z" w16du:dateUtc="2025-04-26T14:08:00Z">
        <w:r w:rsidRPr="001D6B49" w:rsidDel="00546DB7">
          <w:rPr>
            <w:rFonts w:ascii="Times New Roman" w:hAnsi="Times New Roman" w:cs="Times New Roman"/>
          </w:rPr>
          <w:delText>的</w:delText>
        </w:r>
      </w:del>
      <w:r w:rsidRPr="001D6B49">
        <w:rPr>
          <w:rFonts w:ascii="Times New Roman" w:hAnsi="Times New Roman" w:cs="Times New Roman"/>
        </w:rPr>
        <w:t>海量性、碎片化</w:t>
      </w:r>
      <w:ins w:id="49" w:author="Big Pigeon" w:date="2025-04-26T22:08:00Z" w16du:dateUtc="2025-04-26T14:08:00Z">
        <w:r w:rsidR="00546DB7">
          <w:rPr>
            <w:rFonts w:ascii="Times New Roman" w:hAnsi="Times New Roman" w:cs="Times New Roman" w:hint="eastAsia"/>
          </w:rPr>
          <w:t>、</w:t>
        </w:r>
      </w:ins>
      <w:del w:id="50" w:author="Big Pigeon" w:date="2025-04-26T22:08:00Z" w16du:dateUtc="2025-04-26T14:08:00Z">
        <w:r w:rsidRPr="001D6B49" w:rsidDel="00546DB7">
          <w:rPr>
            <w:rFonts w:ascii="Times New Roman" w:hAnsi="Times New Roman" w:cs="Times New Roman"/>
          </w:rPr>
          <w:delText>及</w:delText>
        </w:r>
      </w:del>
      <w:r w:rsidRPr="001D6B49">
        <w:rPr>
          <w:rFonts w:ascii="Times New Roman" w:hAnsi="Times New Roman" w:cs="Times New Roman"/>
        </w:rPr>
        <w:t>语义复杂性</w:t>
      </w:r>
      <w:ins w:id="51" w:author="Big Pigeon" w:date="2025-04-26T22:08:00Z" w16du:dateUtc="2025-04-26T14:08:00Z">
        <w:r w:rsidR="00546DB7">
          <w:rPr>
            <w:rFonts w:ascii="Times New Roman" w:hAnsi="Times New Roman" w:cs="Times New Roman" w:hint="eastAsia"/>
          </w:rPr>
          <w:t>等特征，</w:t>
        </w:r>
      </w:ins>
      <w:del w:id="52" w:author="Big Pigeon" w:date="2025-04-26T22:08:00Z" w16du:dateUtc="2025-04-26T14:08:00Z">
        <w:r w:rsidRPr="001D6B49" w:rsidDel="00546DB7">
          <w:rPr>
            <w:rFonts w:ascii="Times New Roman" w:hAnsi="Times New Roman" w:cs="Times New Roman"/>
          </w:rPr>
          <w:delText>导致</w:delText>
        </w:r>
      </w:del>
      <w:ins w:id="53" w:author="Big Pigeon" w:date="2025-04-26T22:09:00Z" w16du:dateUtc="2025-04-26T14:09:00Z">
        <w:r w:rsidR="00546DB7">
          <w:rPr>
            <w:rFonts w:ascii="Times New Roman" w:hAnsi="Times New Roman" w:cs="Times New Roman" w:hint="eastAsia"/>
          </w:rPr>
          <w:t>而</w:t>
        </w:r>
      </w:ins>
      <w:r w:rsidRPr="001D6B49">
        <w:rPr>
          <w:rFonts w:ascii="Times New Roman" w:hAnsi="Times New Roman" w:cs="Times New Roman"/>
        </w:rPr>
        <w:t>传统舆情分析方法</w:t>
      </w:r>
      <w:ins w:id="54" w:author="Big Pigeon" w:date="2025-04-26T22:09:00Z" w16du:dateUtc="2025-04-26T14:09:00Z">
        <w:r w:rsidR="00546DB7">
          <w:rPr>
            <w:rFonts w:ascii="Times New Roman" w:hAnsi="Times New Roman" w:cs="Times New Roman" w:hint="eastAsia"/>
          </w:rPr>
          <w:t>在处理效率、语义识别精度上还有待提升</w:t>
        </w:r>
      </w:ins>
      <w:del w:id="55" w:author="Big Pigeon" w:date="2025-04-26T22:09:00Z" w16du:dateUtc="2025-04-26T14:09:00Z">
        <w:r w:rsidRPr="001D6B49" w:rsidDel="00546DB7">
          <w:rPr>
            <w:rFonts w:ascii="Times New Roman" w:hAnsi="Times New Roman" w:cs="Times New Roman"/>
          </w:rPr>
          <w:delText>面临处理效率低、情感识别精度不足等瓶颈</w:delText>
        </w:r>
      </w:del>
      <w:r w:rsidRPr="001D6B49">
        <w:rPr>
          <w:rFonts w:ascii="Times New Roman" w:hAnsi="Times New Roman" w:cs="Times New Roman"/>
        </w:rPr>
        <w:t>，例如网络用语的模糊性</w:t>
      </w:r>
      <w:ins w:id="56" w:author="Big Pigeon" w:date="2025-04-26T22:10:00Z" w16du:dateUtc="2025-04-26T14:10:00Z">
        <w:r w:rsidR="00546DB7">
          <w:rPr>
            <w:rFonts w:ascii="Times New Roman" w:hAnsi="Times New Roman" w:cs="Times New Roman" w:hint="eastAsia"/>
          </w:rPr>
          <w:t>、</w:t>
        </w:r>
      </w:ins>
      <w:del w:id="57" w:author="Big Pigeon" w:date="2025-04-26T22:10:00Z" w16du:dateUtc="2025-04-26T14:10:00Z">
        <w:r w:rsidRPr="001D6B49" w:rsidDel="00546DB7">
          <w:rPr>
            <w:rFonts w:ascii="Times New Roman" w:hAnsi="Times New Roman" w:cs="Times New Roman"/>
          </w:rPr>
          <w:delText>和</w:delText>
        </w:r>
      </w:del>
      <w:r w:rsidRPr="001D6B49">
        <w:rPr>
          <w:rFonts w:ascii="Times New Roman" w:hAnsi="Times New Roman" w:cs="Times New Roman"/>
        </w:rPr>
        <w:t>讽刺语境的识别</w:t>
      </w:r>
      <w:ins w:id="58" w:author="Big Pigeon" w:date="2025-04-26T22:10:00Z" w16du:dateUtc="2025-04-26T14:10:00Z">
        <w:r w:rsidR="00546DB7">
          <w:rPr>
            <w:rFonts w:ascii="Times New Roman" w:hAnsi="Times New Roman" w:cs="Times New Roman" w:hint="eastAsia"/>
          </w:rPr>
          <w:t>问题等</w:t>
        </w:r>
      </w:ins>
      <w:del w:id="59" w:author="Big Pigeon" w:date="2025-04-26T22:10:00Z" w16du:dateUtc="2025-04-26T14:10:00Z">
        <w:r w:rsidRPr="001D6B49" w:rsidDel="00546DB7">
          <w:rPr>
            <w:rFonts w:ascii="Times New Roman" w:hAnsi="Times New Roman" w:cs="Times New Roman"/>
          </w:rPr>
          <w:delText>难题</w:delText>
        </w:r>
      </w:del>
      <w:r w:rsidRPr="001D6B49">
        <w:rPr>
          <w:rFonts w:ascii="Times New Roman" w:hAnsi="Times New Roman" w:cs="Times New Roman"/>
        </w:rPr>
        <w:t>，需要结合深度学习技术提升语义理解能力。</w:t>
      </w:r>
    </w:p>
    <w:p w14:paraId="6047E4B5" w14:textId="3ED5D042" w:rsidR="00604326" w:rsidRPr="001D6B49" w:rsidRDefault="001D6B49">
      <w:pPr>
        <w:pStyle w:val="a7"/>
        <w:rPr>
          <w:rFonts w:ascii="Times New Roman" w:hAnsi="Times New Roman" w:cs="Times New Roman" w:hint="eastAsia"/>
        </w:rPr>
      </w:pPr>
      <w:del w:id="60" w:author="Big Pigeon" w:date="2025-04-26T22:10:00Z" w16du:dateUtc="2025-04-26T14:10:00Z">
        <w:r w:rsidRPr="001D6B49" w:rsidDel="00546DB7">
          <w:rPr>
            <w:rFonts w:ascii="Times New Roman" w:hAnsi="Times New Roman" w:cs="Times New Roman"/>
          </w:rPr>
          <w:delText>正是由于微博数据所蕴含的重要价值，舆情监测系统的构建显得尤为关键。</w:delText>
        </w:r>
      </w:del>
      <w:r w:rsidRPr="001D6B49">
        <w:rPr>
          <w:rFonts w:ascii="Times New Roman" w:hAnsi="Times New Roman" w:cs="Times New Roman"/>
        </w:rPr>
        <w:t>舆情监测系统通过</w:t>
      </w:r>
      <w:ins w:id="61" w:author="Big Pigeon" w:date="2025-04-27T15:48:00Z" w16du:dateUtc="2025-04-27T07:48:00Z">
        <w:r w:rsidR="00416159" w:rsidRPr="00416159">
          <w:rPr>
            <w:rFonts w:ascii="Times New Roman" w:hAnsi="Times New Roman" w:cs="Times New Roman" w:hint="eastAsia"/>
          </w:rPr>
          <w:t>实时抓取、清洗与分析微博文本数据，可识别舆论热点趋势与情绪变化</w:t>
        </w:r>
        <w:r w:rsidR="00416159">
          <w:rPr>
            <w:rFonts w:ascii="Times New Roman" w:hAnsi="Times New Roman" w:cs="Times New Roman" w:hint="eastAsia"/>
          </w:rPr>
          <w:t>。</w:t>
        </w:r>
      </w:ins>
      <w:del w:id="62" w:author="Big Pigeon" w:date="2025-04-27T15:48:00Z" w16du:dateUtc="2025-04-27T07:48:00Z">
        <w:r w:rsidRPr="001D6B49" w:rsidDel="00416159">
          <w:rPr>
            <w:rFonts w:ascii="Times New Roman" w:hAnsi="Times New Roman" w:cs="Times New Roman"/>
          </w:rPr>
          <w:delText>对微博海量文本数据的实时抓取、清洗与分析，能够及时发现社会舆论的热点趋势，捕捉公众情绪的微妙变化。</w:delText>
        </w:r>
      </w:del>
      <w:ins w:id="63" w:author="Big Pigeon" w:date="2025-04-27T15:48:00Z" w16du:dateUtc="2025-04-27T07:48:00Z">
        <w:r w:rsidR="00416159" w:rsidRPr="00416159">
          <w:rPr>
            <w:rFonts w:ascii="Times New Roman" w:hAnsi="Times New Roman" w:cs="Times New Roman" w:hint="eastAsia"/>
          </w:rPr>
          <w:t>该系统为政府部门提供社情民意洞察，辅助政策制定与公共治理；为企业捕捉市场动态与消费者需求，优化决策；同时具备舆情预警功能，通过监测敏感词阈值变化，为突发事件的舆情管理提供干预依据。</w:t>
        </w:r>
      </w:ins>
      <w:del w:id="64" w:author="Big Pigeon" w:date="2025-04-27T15:48:00Z" w16du:dateUtc="2025-04-27T07:48:00Z">
        <w:r w:rsidRPr="001D6B49" w:rsidDel="00416159">
          <w:rPr>
            <w:rFonts w:ascii="Times New Roman" w:hAnsi="Times New Roman" w:cs="Times New Roman"/>
          </w:rPr>
          <w:delText>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w:delText>
        </w:r>
      </w:del>
      <w:r w:rsidRPr="001D6B49">
        <w:rPr>
          <w:rFonts w:ascii="Times New Roman" w:hAnsi="Times New Roman" w:cs="Times New Roman"/>
        </w:rPr>
        <w:t>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微博用户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框架可突破反爬机制实现高效数据抓取，而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w:t>
      </w:r>
      <w:ins w:id="65" w:author="Big Pigeon" w:date="2025-04-27T15:49:00Z" w16du:dateUtc="2025-04-27T07:49:00Z">
        <w:r w:rsidR="00416159" w:rsidRPr="00416159">
          <w:rPr>
            <w:rFonts w:ascii="Times New Roman" w:hAnsi="Times New Roman" w:cs="Times New Roman" w:hint="eastAsia"/>
          </w:rPr>
          <w:t>此外，系统需在数据隐私保护与跨平台整合框架下实现合规应用。</w:t>
        </w:r>
      </w:ins>
      <w:del w:id="66" w:author="Big Pigeon" w:date="2025-04-27T15:49:00Z" w16du:dateUtc="2025-04-27T07:49:00Z">
        <w:r w:rsidRPr="001D6B49" w:rsidDel="00416159">
          <w:rPr>
            <w:rFonts w:ascii="Times New Roman" w:hAnsi="Times New Roman" w:cs="Times New Roman"/>
          </w:rPr>
          <w:delText>此外，舆情监测系统还需应对数据隐私保护、跨平台数据整合等挑战，确保在合规框架下实现数据价值的最大化利用。</w:delText>
        </w:r>
      </w:del>
    </w:p>
    <w:p w14:paraId="411DEB91" w14:textId="5167246A" w:rsidR="00604326" w:rsidRPr="001D6B49" w:rsidRDefault="00416159">
      <w:pPr>
        <w:pStyle w:val="a7"/>
        <w:rPr>
          <w:rFonts w:ascii="Times New Roman" w:hAnsi="Times New Roman" w:cs="Times New Roman" w:hint="eastAsia"/>
        </w:rPr>
      </w:pPr>
      <w:ins w:id="67" w:author="Big Pigeon" w:date="2025-04-27T15:49:00Z" w16du:dateUtc="2025-04-27T07:49:00Z">
        <w:r w:rsidRPr="00416159">
          <w:rPr>
            <w:rFonts w:ascii="Times New Roman" w:hAnsi="Times New Roman" w:cs="Times New Roman" w:hint="eastAsia"/>
          </w:rPr>
          <w:lastRenderedPageBreak/>
          <w:t>本文基于</w:t>
        </w:r>
        <w:r w:rsidRPr="00416159">
          <w:rPr>
            <w:rFonts w:ascii="Times New Roman" w:hAnsi="Times New Roman" w:cs="Times New Roman" w:hint="eastAsia"/>
          </w:rPr>
          <w:t>Python</w:t>
        </w:r>
        <w:r w:rsidRPr="00416159">
          <w:rPr>
            <w:rFonts w:ascii="Times New Roman" w:hAnsi="Times New Roman" w:cs="Times New Roman" w:hint="eastAsia"/>
          </w:rPr>
          <w:t>构建微博舆情分析系统，涵盖数据采集、文本预处理、情感分析与可视化模块，支持情感分布、地域分布及趋势变化的多维展示。</w:t>
        </w:r>
      </w:ins>
      <w:del w:id="68" w:author="Big Pigeon" w:date="2025-04-27T15:49:00Z" w16du:dateUtc="2025-04-27T07:49:00Z">
        <w:r w:rsidR="001D6B49" w:rsidRPr="001D6B49" w:rsidDel="00416159">
          <w:rPr>
            <w:rFonts w:ascii="Times New Roman" w:hAnsi="Times New Roman" w:cs="Times New Roman"/>
          </w:rPr>
          <w:delText>本</w:delText>
        </w:r>
        <w:r w:rsidR="001D6B49" w:rsidDel="00416159">
          <w:rPr>
            <w:rFonts w:ascii="Times New Roman" w:hAnsi="Times New Roman" w:cs="Times New Roman" w:hint="eastAsia"/>
          </w:rPr>
          <w:delText>文</w:delText>
        </w:r>
        <w:r w:rsidR="001D6B49" w:rsidRPr="001D6B49" w:rsidDel="00416159">
          <w:rPr>
            <w:rFonts w:ascii="Times New Roman" w:hAnsi="Times New Roman" w:cs="Times New Roman"/>
          </w:rPr>
          <w:delText>聚焦于微博平台的舆情分析，基于</w:delText>
        </w:r>
        <w:r w:rsidR="001D6B49" w:rsidRPr="001D6B49" w:rsidDel="00416159">
          <w:rPr>
            <w:rFonts w:ascii="Times New Roman" w:hAnsi="Times New Roman" w:cs="Times New Roman"/>
          </w:rPr>
          <w:delText xml:space="preserve"> Python </w:delText>
        </w:r>
        <w:r w:rsidR="001D6B49" w:rsidRPr="001D6B49" w:rsidDel="00416159">
          <w:rPr>
            <w:rFonts w:ascii="Times New Roman" w:hAnsi="Times New Roman" w:cs="Times New Roman"/>
          </w:rPr>
          <w:delText>构建了一套具备完整流程的舆情分析系统。系统涵盖数据采集、文本预处理、情感分析及可视化展示等模块，面向舆情监测的实时性、复杂性需求，提供了一种自动化处理路径。</w:delText>
        </w:r>
      </w:del>
      <w:r w:rsidR="001D6B49" w:rsidRPr="001D6B49">
        <w:rPr>
          <w:rFonts w:ascii="Times New Roman" w:hAnsi="Times New Roman" w:cs="Times New Roman"/>
        </w:rPr>
        <w:t>该系统</w:t>
      </w:r>
      <w:ins w:id="69" w:author="Big Pigeon" w:date="2025-04-27T15:49:00Z" w16du:dateUtc="2025-04-27T07:49:00Z">
        <w:r>
          <w:rPr>
            <w:rFonts w:ascii="Times New Roman" w:hAnsi="Times New Roman" w:cs="Times New Roman" w:hint="eastAsia"/>
          </w:rPr>
          <w:t>采用</w:t>
        </w:r>
      </w:ins>
      <w:del w:id="70" w:author="Big Pigeon" w:date="2025-04-27T15:49:00Z" w16du:dateUtc="2025-04-27T07:49:00Z">
        <w:r w:rsidR="001D6B49" w:rsidRPr="001D6B49" w:rsidDel="00416159">
          <w:rPr>
            <w:rFonts w:ascii="Times New Roman" w:hAnsi="Times New Roman" w:cs="Times New Roman"/>
          </w:rPr>
          <w:delText>集成</w:delText>
        </w:r>
      </w:del>
      <w:r w:rsidR="001D6B49" w:rsidRPr="001D6B49">
        <w:rPr>
          <w:rFonts w:ascii="Times New Roman" w:hAnsi="Times New Roman" w:cs="Times New Roman"/>
        </w:rPr>
        <w:t xml:space="preserve"> jieba </w:t>
      </w:r>
      <w:r w:rsidR="001D6B49" w:rsidRPr="001D6B49">
        <w:rPr>
          <w:rFonts w:ascii="Times New Roman" w:hAnsi="Times New Roman" w:cs="Times New Roman"/>
        </w:rPr>
        <w:t>分词工具与</w:t>
      </w:r>
      <w:r w:rsidR="001D6B49" w:rsidRPr="001D6B49">
        <w:rPr>
          <w:rFonts w:ascii="Times New Roman" w:hAnsi="Times New Roman" w:cs="Times New Roman"/>
        </w:rPr>
        <w:t xml:space="preserve"> ECharts </w:t>
      </w:r>
      <w:r w:rsidR="001D6B49" w:rsidRPr="001D6B49">
        <w:rPr>
          <w:rFonts w:ascii="Times New Roman" w:hAnsi="Times New Roman" w:cs="Times New Roman"/>
        </w:rPr>
        <w:t>可视化库，实现了包括情感分布饼图、地域热力图与趋势折线图等在内的多维展示形式</w:t>
      </w:r>
      <w:del w:id="71" w:author="Big Pigeon" w:date="2025-04-27T15:50:00Z" w16du:dateUtc="2025-04-27T07:50:00Z">
        <w:r w:rsidR="001D6B49" w:rsidRPr="001D6B49" w:rsidDel="00416159">
          <w:rPr>
            <w:rFonts w:ascii="Times New Roman" w:hAnsi="Times New Roman" w:cs="Times New Roman"/>
          </w:rPr>
          <w:delText>，有效提升了数据的可读性与解读效率</w:delText>
        </w:r>
      </w:del>
      <w:r w:rsidR="001D6B49" w:rsidRPr="001D6B49">
        <w:rPr>
          <w:rFonts w:ascii="Times New Roman" w:hAnsi="Times New Roman" w:cs="Times New Roman"/>
        </w:rPr>
        <w:t>。在模型</w:t>
      </w:r>
      <w:del w:id="72" w:author="Big Pigeon" w:date="2025-04-27T15:50:00Z" w16du:dateUtc="2025-04-27T07:50:00Z">
        <w:r w:rsidR="001D6B49" w:rsidRPr="001D6B49" w:rsidDel="00416159">
          <w:rPr>
            <w:rFonts w:ascii="Times New Roman" w:hAnsi="Times New Roman" w:cs="Times New Roman"/>
          </w:rPr>
          <w:delText>设计</w:delText>
        </w:r>
      </w:del>
      <w:r w:rsidR="001D6B49" w:rsidRPr="001D6B49">
        <w:rPr>
          <w:rFonts w:ascii="Times New Roman" w:hAnsi="Times New Roman" w:cs="Times New Roman"/>
        </w:rPr>
        <w:t>方面，引入</w:t>
      </w:r>
      <w:r w:rsidR="001D6B49" w:rsidRPr="001D6B49">
        <w:rPr>
          <w:rFonts w:ascii="Times New Roman" w:hAnsi="Times New Roman" w:cs="Times New Roman"/>
        </w:rPr>
        <w:t xml:space="preserve"> BERT </w:t>
      </w:r>
      <w:r w:rsidR="001D6B49" w:rsidRPr="001D6B49">
        <w:rPr>
          <w:rFonts w:ascii="Times New Roman" w:hAnsi="Times New Roman" w:cs="Times New Roman"/>
        </w:rPr>
        <w:t>深度学习模型以提升情感分类精度，结合用户历史发言特征</w:t>
      </w:r>
      <w:ins w:id="73" w:author="Big Pigeon" w:date="2025-04-27T15:50:00Z" w16du:dateUtc="2025-04-27T07:50:00Z">
        <w:r w:rsidRPr="00416159">
          <w:rPr>
            <w:rFonts w:ascii="Times New Roman" w:hAnsi="Times New Roman" w:cs="Times New Roman" w:hint="eastAsia"/>
          </w:rPr>
          <w:t>进行语义微调</w:t>
        </w:r>
      </w:ins>
      <w:del w:id="74" w:author="Big Pigeon" w:date="2025-04-27T15:50:00Z" w16du:dateUtc="2025-04-27T07:50:00Z">
        <w:r w:rsidR="001D6B49" w:rsidRPr="001D6B49" w:rsidDel="00416159">
          <w:rPr>
            <w:rFonts w:ascii="Times New Roman" w:hAnsi="Times New Roman" w:cs="Times New Roman"/>
          </w:rPr>
          <w:delText>对语义倾向进行个性化微调</w:delText>
        </w:r>
      </w:del>
      <w:r w:rsidR="001D6B49" w:rsidRPr="001D6B49">
        <w:rPr>
          <w:rFonts w:ascii="Times New Roman" w:hAnsi="Times New Roman" w:cs="Times New Roman"/>
        </w:rPr>
        <w:t>，增强了特定语境下的分析能力。</w:t>
      </w:r>
      <w:del w:id="75" w:author="Big Pigeon" w:date="2025-04-27T15:50:00Z" w16du:dateUtc="2025-04-27T07:50:00Z">
        <w:r w:rsidR="001D6B49" w:rsidRPr="001D6B49" w:rsidDel="00416159">
          <w:rPr>
            <w:rFonts w:ascii="Times New Roman" w:hAnsi="Times New Roman" w:cs="Times New Roman"/>
          </w:rPr>
          <w:delText>此外，系统构建了</w:delText>
        </w:r>
      </w:del>
      <w:r w:rsidR="001D6B49" w:rsidRPr="001D6B49">
        <w:rPr>
          <w:rFonts w:ascii="Times New Roman" w:hAnsi="Times New Roman" w:cs="Times New Roman"/>
        </w:rPr>
        <w:t>预警模块</w:t>
      </w:r>
      <w:del w:id="76" w:author="Big Pigeon" w:date="2025-04-27T15:51:00Z" w16du:dateUtc="2025-04-27T07:51:00Z">
        <w:r w:rsidR="001D6B49" w:rsidRPr="001D6B49" w:rsidDel="00416159">
          <w:rPr>
            <w:rFonts w:ascii="Times New Roman" w:hAnsi="Times New Roman" w:cs="Times New Roman"/>
          </w:rPr>
          <w:delText>，</w:delText>
        </w:r>
      </w:del>
      <w:r w:rsidR="001D6B49" w:rsidRPr="001D6B49">
        <w:rPr>
          <w:rFonts w:ascii="Times New Roman" w:hAnsi="Times New Roman" w:cs="Times New Roman"/>
        </w:rPr>
        <w:t>通过设定敏感词阈值动态监测舆情变化，能够在情绪极化初现时及时预警，具备一定的干预与管理能力，适用于公共治理与企业舆情管理等实际场景。尽管系统在多项任务中表现出良好的适应性与效果，但仍存在若干技术瓶颈。</w:t>
      </w:r>
      <w:ins w:id="77" w:author="Big Pigeon" w:date="2025-04-27T15:51:00Z" w16du:dateUtc="2025-04-27T07:51:00Z">
        <w:r w:rsidRPr="00416159">
          <w:rPr>
            <w:rFonts w:ascii="Times New Roman" w:hAnsi="Times New Roman" w:cs="Times New Roman" w:hint="eastAsia"/>
          </w:rPr>
          <w:t>当前</w:t>
        </w:r>
      </w:ins>
      <w:ins w:id="78" w:author="Big Pigeon" w:date="2025-04-27T15:52:00Z" w16du:dateUtc="2025-04-27T07:52:00Z">
        <w:r w:rsidR="00302F7F">
          <w:rPr>
            <w:rFonts w:ascii="Times New Roman" w:hAnsi="Times New Roman" w:cs="Times New Roman" w:hint="eastAsia"/>
          </w:rPr>
          <w:t>研究</w:t>
        </w:r>
      </w:ins>
      <w:ins w:id="79" w:author="Big Pigeon" w:date="2025-04-27T15:51:00Z" w16du:dateUtc="2025-04-27T07:51:00Z">
        <w:r w:rsidRPr="00416159">
          <w:rPr>
            <w:rFonts w:ascii="Times New Roman" w:hAnsi="Times New Roman" w:cs="Times New Roman" w:hint="eastAsia"/>
          </w:rPr>
          <w:t>在非字面语义识别与非线性舆情演变预测方面仍存在技术局限，</w:t>
        </w:r>
      </w:ins>
      <w:r w:rsidR="001D6B49" w:rsidRPr="001D6B49">
        <w:rPr>
          <w:rFonts w:ascii="Times New Roman" w:hAnsi="Times New Roman" w:cs="Times New Roman"/>
        </w:rPr>
        <w:t>例如</w:t>
      </w:r>
      <w:del w:id="80" w:author="Big Pigeon" w:date="2025-04-27T15:51:00Z" w16du:dateUtc="2025-04-27T07:51:00Z">
        <w:r w:rsidR="001D6B49" w:rsidRPr="001D6B49" w:rsidDel="00416159">
          <w:rPr>
            <w:rFonts w:ascii="Times New Roman" w:hAnsi="Times New Roman" w:cs="Times New Roman"/>
          </w:rPr>
          <w:delText>，</w:delText>
        </w:r>
      </w:del>
      <w:r w:rsidR="001D6B49" w:rsidRPr="001D6B49">
        <w:rPr>
          <w:rFonts w:ascii="Times New Roman" w:hAnsi="Times New Roman" w:cs="Times New Roman"/>
        </w:rPr>
        <w:t>对网络用语、讽刺表达等</w:t>
      </w:r>
      <w:del w:id="81" w:author="Big Pigeon" w:date="2025-04-27T15:51:00Z" w16du:dateUtc="2025-04-27T07:51:00Z">
        <w:r w:rsidR="001D6B49" w:rsidRPr="001D6B49" w:rsidDel="00416159">
          <w:rPr>
            <w:rFonts w:ascii="Times New Roman" w:hAnsi="Times New Roman" w:cs="Times New Roman"/>
          </w:rPr>
          <w:delText>非字面语义</w:delText>
        </w:r>
      </w:del>
      <w:r w:rsidR="001D6B49" w:rsidRPr="001D6B49">
        <w:rPr>
          <w:rFonts w:ascii="Times New Roman" w:hAnsi="Times New Roman" w:cs="Times New Roman"/>
        </w:rPr>
        <w:t>的识别能力</w:t>
      </w:r>
      <w:ins w:id="82" w:author="Big Pigeon" w:date="2025-04-27T15:51:00Z" w16du:dateUtc="2025-04-27T07:51:00Z">
        <w:r>
          <w:rPr>
            <w:rFonts w:ascii="Times New Roman" w:hAnsi="Times New Roman" w:cs="Times New Roman" w:hint="eastAsia"/>
          </w:rPr>
          <w:t>存在</w:t>
        </w:r>
      </w:ins>
      <w:del w:id="83" w:author="Big Pigeon" w:date="2025-04-27T15:51:00Z" w16du:dateUtc="2025-04-27T07:51:00Z">
        <w:r w:rsidR="001D6B49" w:rsidRPr="001D6B49" w:rsidDel="00416159">
          <w:rPr>
            <w:rFonts w:ascii="Times New Roman" w:hAnsi="Times New Roman" w:cs="Times New Roman"/>
          </w:rPr>
          <w:delText>仍显</w:delText>
        </w:r>
      </w:del>
      <w:r w:rsidR="001D6B49" w:rsidRPr="001D6B49">
        <w:rPr>
          <w:rFonts w:ascii="Times New Roman" w:hAnsi="Times New Roman" w:cs="Times New Roman"/>
        </w:rPr>
        <w:t>不足，</w:t>
      </w:r>
      <w:ins w:id="84" w:author="Big Pigeon" w:date="2025-04-27T15:52:00Z" w16du:dateUtc="2025-04-27T07:52:00Z">
        <w:r>
          <w:rPr>
            <w:rFonts w:ascii="Times New Roman" w:hAnsi="Times New Roman" w:cs="Times New Roman" w:hint="eastAsia"/>
          </w:rPr>
          <w:t>还可以</w:t>
        </w:r>
        <w:r w:rsidRPr="00416159">
          <w:rPr>
            <w:rFonts w:ascii="Times New Roman" w:hAnsi="Times New Roman" w:cs="Times New Roman" w:hint="eastAsia"/>
          </w:rPr>
          <w:t>需进一步优化模型泛化能力。</w:t>
        </w:r>
      </w:ins>
      <w:del w:id="85" w:author="Big Pigeon" w:date="2025-04-27T15:52:00Z" w16du:dateUtc="2025-04-27T07:52:00Z">
        <w:r w:rsidR="001D6B49" w:rsidRPr="001D6B49" w:rsidDel="00416159">
          <w:rPr>
            <w:rFonts w:ascii="Times New Roman" w:hAnsi="Times New Roman" w:cs="Times New Roman"/>
          </w:rPr>
          <w:delText>情感分类模型在面对非线性舆情演变过程时的泛化能力亦有待提升。</w:delText>
        </w:r>
      </w:del>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86" w:name="_Toc196418436"/>
      <w:r w:rsidRPr="001D6B49">
        <w:rPr>
          <w:rFonts w:ascii="Times New Roman" w:hAnsi="Times New Roman" w:cs="Times New Roman"/>
        </w:rPr>
        <w:t>国内外研究现状</w:t>
      </w:r>
      <w:bookmarkEnd w:id="86"/>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传播模式提出的四类舆情传播结构，揭示了微博舆情传播的路径分异特征，其构建的时空关联模型在交通政策调整事件中成功捕捉到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。针对微博短文本特性，王恒静提出的搭配聚类方法通过词类模型与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架构优化方案使数据爬取效率提升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r w:rsidRPr="001D6B49">
        <w:rPr>
          <w:rFonts w:ascii="Times New Roman" w:hAnsi="Times New Roman" w:cs="Times New Roman"/>
        </w:rPr>
        <w:t>Phuvipadawat</w:t>
      </w:r>
      <w:r w:rsidRPr="001D6B49">
        <w:rPr>
          <w:rFonts w:ascii="Times New Roman" w:hAnsi="Times New Roman" w:cs="Times New Roman"/>
        </w:rPr>
        <w:t>团队开发的增量聚类算法通过推文相似性实时度量，将突发事件检测延迟缩短至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Lara Tavoschi</w:t>
      </w:r>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lastRenderedPageBreak/>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等人提出的时序追踪模型虽在初始话题关联性判断上取得进展，但面对微博非线性传播特性时仍存在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87" w:name="_Toc196418437"/>
      <w:bookmarkStart w:id="88" w:name="_Toc218767022"/>
      <w:bookmarkStart w:id="89" w:name="_Toc36193140"/>
      <w:r w:rsidRPr="001D6B49">
        <w:rPr>
          <w:rFonts w:ascii="Times New Roman" w:hAnsi="Times New Roman" w:cs="Times New Roman"/>
        </w:rPr>
        <w:t>论文主要工作</w:t>
      </w:r>
      <w:bookmarkStart w:id="90" w:name="_Toc67804967"/>
      <w:bookmarkStart w:id="91" w:name="_Toc67103619"/>
      <w:bookmarkEnd w:id="87"/>
      <w:bookmarkEnd w:id="88"/>
      <w:bookmarkEnd w:id="89"/>
    </w:p>
    <w:p w14:paraId="7A434018" w14:textId="6D6D14E1"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构建的微博舆情分析系统实现了数据采集、情感识别、趋势分析与可视化展示等核心功能，具备较强的实时性与扩展性。在数据采集环节，系统基于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分布式任务队列，模拟浏览器行为绕过微博反爬机制，实现大规模数据抓取；数据清洗模块可自动过滤无效信息，并利用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ECharts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92" w:name="_Toc218767023"/>
      <w:bookmarkStart w:id="93" w:name="_Toc36193141"/>
      <w:bookmarkStart w:id="94" w:name="_Toc196418438"/>
      <w:r w:rsidRPr="001D6B49">
        <w:rPr>
          <w:rFonts w:ascii="Times New Roman" w:hAnsi="Times New Roman" w:cs="Times New Roman"/>
        </w:rPr>
        <w:t>论文组织与结构</w:t>
      </w:r>
      <w:bookmarkEnd w:id="90"/>
      <w:bookmarkEnd w:id="91"/>
      <w:bookmarkEnd w:id="92"/>
      <w:bookmarkEnd w:id="93"/>
      <w:bookmarkEnd w:id="94"/>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Pr="001D6B49">
        <w:rPr>
          <w:rFonts w:ascii="Times New Roman" w:hAnsi="Times New Roman" w:cs="Times New Roman"/>
        </w:rPr>
        <w:t>Django</w:t>
      </w:r>
      <w:r w:rsidRPr="001D6B49">
        <w:rPr>
          <w:rFonts w:ascii="Times New Roman" w:hAnsi="Times New Roman" w:cs="Times New Roman"/>
        </w:rPr>
        <w:t>框架、微博数据爬取技术、数据存储技术、舆情分析方法和数据可视化技术等关键技术。</w:t>
      </w:r>
    </w:p>
    <w:p w14:paraId="00095273" w14:textId="370163F9"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w:t>
      </w:r>
      <w:ins w:id="95" w:author="Big Pigeon" w:date="2025-04-27T15:53:00Z" w16du:dateUtc="2025-04-27T07:53:00Z">
        <w:r w:rsidR="00302F7F" w:rsidRPr="00302F7F">
          <w:rPr>
            <w:rFonts w:ascii="Times New Roman" w:hAnsi="Times New Roman" w:cs="Times New Roman" w:hint="eastAsia"/>
          </w:rPr>
          <w:t>可行性分析和需求分析</w:t>
        </w:r>
      </w:ins>
      <w:del w:id="96" w:author="Big Pigeon" w:date="2025-04-27T15:53:00Z" w16du:dateUtc="2025-04-27T07:53:00Z">
        <w:r w:rsidRPr="001D6B49" w:rsidDel="00302F7F">
          <w:rPr>
            <w:rFonts w:ascii="Times New Roman" w:hAnsi="Times New Roman" w:cs="Times New Roman"/>
          </w:rPr>
          <w:delText>分析</w:delText>
        </w:r>
      </w:del>
      <w:r w:rsidRPr="001D6B49">
        <w:rPr>
          <w:rFonts w:ascii="Times New Roman" w:hAnsi="Times New Roman" w:cs="Times New Roman"/>
        </w:rPr>
        <w:t>：</w:t>
      </w:r>
      <w:del w:id="97" w:author="Big Pigeon" w:date="2025-04-27T15:53:00Z" w16du:dateUtc="2025-04-27T07:53:00Z">
        <w:r w:rsidRPr="001D6B49" w:rsidDel="00302F7F">
          <w:rPr>
            <w:rFonts w:ascii="Times New Roman" w:hAnsi="Times New Roman" w:cs="Times New Roman"/>
          </w:rPr>
          <w:delText>包括可行性分析和需求分析，</w:delText>
        </w:r>
      </w:del>
      <w:r w:rsidRPr="001D6B49">
        <w:rPr>
          <w:rFonts w:ascii="Times New Roman" w:hAnsi="Times New Roman" w:cs="Times New Roman"/>
        </w:rPr>
        <w:t>明确了系统</w:t>
      </w:r>
      <w:ins w:id="98" w:author="Big Pigeon" w:date="2025-04-27T15:53:00Z" w16du:dateUtc="2025-04-27T07:53:00Z">
        <w:r w:rsidR="00302F7F">
          <w:rPr>
            <w:rFonts w:ascii="Times New Roman" w:hAnsi="Times New Roman" w:cs="Times New Roman" w:hint="eastAsia"/>
          </w:rPr>
          <w:t>在可</w:t>
        </w:r>
      </w:ins>
      <w:ins w:id="99" w:author="Big Pigeon" w:date="2025-04-27T15:54:00Z" w16du:dateUtc="2025-04-27T07:54:00Z">
        <w:r w:rsidR="00302F7F">
          <w:rPr>
            <w:rFonts w:ascii="Times New Roman" w:hAnsi="Times New Roman" w:cs="Times New Roman" w:hint="eastAsia"/>
          </w:rPr>
          <w:t>行性和需求上的</w:t>
        </w:r>
      </w:ins>
      <w:r w:rsidRPr="001D6B49">
        <w:rPr>
          <w:rFonts w:ascii="Times New Roman" w:hAnsi="Times New Roman" w:cs="Times New Roman"/>
        </w:rPr>
        <w:t>的功能</w:t>
      </w:r>
      <w:ins w:id="100" w:author="Big Pigeon" w:date="2025-04-27T15:54:00Z" w16du:dateUtc="2025-04-27T07:54:00Z">
        <w:r w:rsidR="00302F7F">
          <w:rPr>
            <w:rFonts w:ascii="Times New Roman" w:hAnsi="Times New Roman" w:cs="Times New Roman" w:hint="eastAsia"/>
          </w:rPr>
          <w:t>、</w:t>
        </w:r>
      </w:ins>
      <w:del w:id="101" w:author="Big Pigeon" w:date="2025-04-27T15:54:00Z" w16du:dateUtc="2025-04-27T07:54:00Z">
        <w:r w:rsidRPr="001D6B49" w:rsidDel="00302F7F">
          <w:rPr>
            <w:rFonts w:ascii="Times New Roman" w:hAnsi="Times New Roman" w:cs="Times New Roman"/>
          </w:rPr>
          <w:delText>与</w:delText>
        </w:r>
      </w:del>
      <w:r w:rsidRPr="001D6B49">
        <w:rPr>
          <w:rFonts w:ascii="Times New Roman" w:hAnsi="Times New Roman" w:cs="Times New Roman"/>
        </w:rPr>
        <w:t>非功能</w:t>
      </w:r>
      <w:ins w:id="102" w:author="Big Pigeon" w:date="2025-04-27T15:54:00Z" w16du:dateUtc="2025-04-27T07:54:00Z">
        <w:r w:rsidR="00302F7F">
          <w:rPr>
            <w:rFonts w:ascii="Times New Roman" w:hAnsi="Times New Roman" w:cs="Times New Roman" w:hint="eastAsia"/>
          </w:rPr>
          <w:t>要求</w:t>
        </w:r>
      </w:ins>
      <w:del w:id="103" w:author="Big Pigeon" w:date="2025-04-27T15:54:00Z" w16du:dateUtc="2025-04-27T07:54:00Z">
        <w:r w:rsidRPr="001D6B49" w:rsidDel="00302F7F">
          <w:rPr>
            <w:rFonts w:ascii="Times New Roman" w:hAnsi="Times New Roman" w:cs="Times New Roman"/>
          </w:rPr>
          <w:delText>需求</w:delText>
        </w:r>
      </w:del>
      <w:r w:rsidRPr="001D6B49">
        <w:rPr>
          <w:rFonts w:ascii="Times New Roman" w:hAnsi="Times New Roman" w:cs="Times New Roman"/>
        </w:rPr>
        <w:t>。</w:t>
      </w:r>
    </w:p>
    <w:p w14:paraId="00ACBBF4" w14:textId="21F08124"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w:t>
      </w:r>
      <w:del w:id="104" w:author="Big Pigeon" w:date="2025-04-27T15:54:00Z" w16du:dateUtc="2025-04-27T07:54:00Z">
        <w:r w:rsidRPr="001D6B49" w:rsidDel="00302F7F">
          <w:rPr>
            <w:rFonts w:ascii="Times New Roman" w:hAnsi="Times New Roman" w:cs="Times New Roman"/>
          </w:rPr>
          <w:delText>详细</w:delText>
        </w:r>
      </w:del>
      <w:ins w:id="105" w:author="Big Pigeon" w:date="2025-04-27T15:55:00Z" w16du:dateUtc="2025-04-27T07:55:00Z">
        <w:r w:rsidR="00302F7F">
          <w:rPr>
            <w:rFonts w:ascii="Times New Roman" w:hAnsi="Times New Roman" w:cs="Times New Roman" w:hint="eastAsia"/>
          </w:rPr>
          <w:t>从总体上</w:t>
        </w:r>
      </w:ins>
      <w:r w:rsidRPr="001D6B49">
        <w:rPr>
          <w:rFonts w:ascii="Times New Roman" w:hAnsi="Times New Roman" w:cs="Times New Roman"/>
        </w:rPr>
        <w:t>描述了系统整体</w:t>
      </w:r>
      <w:ins w:id="106" w:author="Big Pigeon" w:date="2025-04-27T15:55:00Z" w16du:dateUtc="2025-04-27T07:55:00Z">
        <w:r w:rsidR="00302F7F">
          <w:rPr>
            <w:rFonts w:ascii="Times New Roman" w:hAnsi="Times New Roman" w:cs="Times New Roman" w:hint="eastAsia"/>
          </w:rPr>
          <w:t>的</w:t>
        </w:r>
      </w:ins>
      <w:r w:rsidRPr="001D6B49">
        <w:rPr>
          <w:rFonts w:ascii="Times New Roman" w:hAnsi="Times New Roman" w:cs="Times New Roman"/>
        </w:rPr>
        <w:t>架构设计</w:t>
      </w:r>
      <w:ins w:id="107" w:author="Big Pigeon" w:date="2025-04-27T15:55:00Z" w16du:dateUtc="2025-04-27T07:55:00Z">
        <w:r w:rsidR="00302F7F">
          <w:rPr>
            <w:rFonts w:ascii="Times New Roman" w:hAnsi="Times New Roman" w:cs="Times New Roman" w:hint="eastAsia"/>
          </w:rPr>
          <w:t>，包括</w:t>
        </w:r>
      </w:ins>
      <w:del w:id="108" w:author="Big Pigeon" w:date="2025-04-27T15:55:00Z" w16du:dateUtc="2025-04-27T07:55:00Z">
        <w:r w:rsidRPr="001D6B49" w:rsidDel="00302F7F">
          <w:rPr>
            <w:rFonts w:ascii="Times New Roman" w:hAnsi="Times New Roman" w:cs="Times New Roman"/>
          </w:rPr>
          <w:delText>、</w:delText>
        </w:r>
      </w:del>
      <w:r w:rsidRPr="001D6B49">
        <w:rPr>
          <w:rFonts w:ascii="Times New Roman" w:hAnsi="Times New Roman" w:cs="Times New Roman"/>
        </w:rPr>
        <w:t>数据库设计、后端</w:t>
      </w:r>
      <w:r w:rsidRPr="001D6B49">
        <w:rPr>
          <w:rFonts w:ascii="Times New Roman" w:hAnsi="Times New Roman" w:cs="Times New Roman"/>
        </w:rPr>
        <w:t>API</w:t>
      </w:r>
      <w:r w:rsidRPr="001D6B49">
        <w:rPr>
          <w:rFonts w:ascii="Times New Roman" w:hAnsi="Times New Roman" w:cs="Times New Roman"/>
        </w:rPr>
        <w:t>设计</w:t>
      </w:r>
      <w:ins w:id="109" w:author="Big Pigeon" w:date="2025-04-27T15:55:00Z" w16du:dateUtc="2025-04-27T07:55:00Z">
        <w:r w:rsidR="00302F7F">
          <w:rPr>
            <w:rFonts w:ascii="Times New Roman" w:hAnsi="Times New Roman" w:cs="Times New Roman" w:hint="eastAsia"/>
          </w:rPr>
          <w:t>、</w:t>
        </w:r>
      </w:ins>
      <w:del w:id="110" w:author="Big Pigeon" w:date="2025-04-27T15:55:00Z" w16du:dateUtc="2025-04-27T07:55:00Z">
        <w:r w:rsidRPr="001D6B49" w:rsidDel="00302F7F">
          <w:rPr>
            <w:rFonts w:ascii="Times New Roman" w:hAnsi="Times New Roman" w:cs="Times New Roman"/>
          </w:rPr>
          <w:delText>和</w:delText>
        </w:r>
        <w:r w:rsidRPr="001D6B49" w:rsidDel="00302F7F">
          <w:rPr>
            <w:rFonts w:ascii="Times New Roman" w:hAnsi="Times New Roman" w:cs="Times New Roman" w:hint="eastAsia"/>
          </w:rPr>
          <w:delText>前端界面</w:delText>
        </w:r>
      </w:del>
      <w:ins w:id="111" w:author="Big Pigeon" w:date="2025-04-27T15:55:00Z" w16du:dateUtc="2025-04-27T07:55:00Z">
        <w:r w:rsidR="00302F7F">
          <w:rPr>
            <w:rFonts w:ascii="Times New Roman" w:hAnsi="Times New Roman" w:cs="Times New Roman" w:hint="eastAsia"/>
          </w:rPr>
          <w:t>功能</w:t>
        </w:r>
      </w:ins>
      <w:r w:rsidRPr="001D6B49">
        <w:rPr>
          <w:rFonts w:ascii="Times New Roman" w:hAnsi="Times New Roman" w:cs="Times New Roman"/>
        </w:rPr>
        <w:t>设计等内容。</w:t>
      </w:r>
    </w:p>
    <w:p w14:paraId="7DB33FA1" w14:textId="6FC596E1" w:rsidR="00604326" w:rsidRPr="001D6B49" w:rsidRDefault="001D6B49">
      <w:pPr>
        <w:pStyle w:val="a7"/>
        <w:rPr>
          <w:rFonts w:ascii="Times New Roman" w:hAnsi="Times New Roman" w:cs="Times New Roman" w:hint="eastAsia"/>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w:t>
      </w:r>
      <w:del w:id="112" w:author="Big Pigeon" w:date="2025-04-27T15:55:00Z" w16du:dateUtc="2025-04-27T07:55:00Z">
        <w:r w:rsidRPr="001D6B49" w:rsidDel="00302F7F">
          <w:rPr>
            <w:rFonts w:ascii="Times New Roman" w:hAnsi="Times New Roman" w:cs="Times New Roman" w:hint="eastAsia"/>
          </w:rPr>
          <w:delText>具体</w:delText>
        </w:r>
      </w:del>
      <w:ins w:id="113" w:author="Big Pigeon" w:date="2025-04-27T15:55:00Z" w16du:dateUtc="2025-04-27T07:55:00Z">
        <w:r w:rsidR="00302F7F">
          <w:rPr>
            <w:rFonts w:ascii="Times New Roman" w:hAnsi="Times New Roman" w:cs="Times New Roman" w:hint="eastAsia"/>
          </w:rPr>
          <w:t>详细</w:t>
        </w:r>
      </w:ins>
      <w:r w:rsidRPr="001D6B49">
        <w:rPr>
          <w:rFonts w:ascii="Times New Roman" w:hAnsi="Times New Roman" w:cs="Times New Roman"/>
        </w:rPr>
        <w:t>说明了</w:t>
      </w:r>
      <w:ins w:id="114" w:author="Big Pigeon" w:date="2025-04-27T15:55:00Z" w16du:dateUtc="2025-04-27T07:55:00Z">
        <w:r w:rsidR="00302F7F">
          <w:rPr>
            <w:rFonts w:ascii="Times New Roman" w:hAnsi="Times New Roman" w:cs="Times New Roman" w:hint="eastAsia"/>
          </w:rPr>
          <w:t>系统中</w:t>
        </w:r>
      </w:ins>
      <w:ins w:id="115" w:author="Big Pigeon" w:date="2025-04-27T15:56:00Z" w16du:dateUtc="2025-04-27T07:56:00Z">
        <w:r w:rsidR="00302F7F" w:rsidRPr="00302F7F">
          <w:rPr>
            <w:rFonts w:ascii="Times New Roman" w:hAnsi="Times New Roman" w:cs="Times New Roman" w:hint="eastAsia"/>
          </w:rPr>
          <w:t>用户认证控制、微博数据爬虫、热度事件分析、舆情情感分析、用户活跃度分析、评论舆情分析、舆情预测</w:t>
        </w:r>
      </w:ins>
      <w:ins w:id="116" w:author="Big Pigeon" w:date="2025-04-27T15:57:00Z" w16du:dateUtc="2025-04-27T07:57:00Z">
        <w:r w:rsidR="00302F7F">
          <w:rPr>
            <w:rFonts w:ascii="Times New Roman" w:hAnsi="Times New Roman" w:cs="Times New Roman" w:hint="eastAsia"/>
          </w:rPr>
          <w:t>等</w:t>
        </w:r>
      </w:ins>
      <w:del w:id="117" w:author="Big Pigeon" w:date="2025-04-27T15:57:00Z" w16du:dateUtc="2025-04-27T07:57:00Z">
        <w:r w:rsidRPr="001D6B49" w:rsidDel="00302F7F">
          <w:rPr>
            <w:rFonts w:ascii="Times New Roman" w:hAnsi="Times New Roman" w:cs="Times New Roman"/>
          </w:rPr>
          <w:delText>各</w:delText>
        </w:r>
      </w:del>
      <w:r w:rsidRPr="001D6B49">
        <w:rPr>
          <w:rFonts w:ascii="Times New Roman" w:hAnsi="Times New Roman" w:cs="Times New Roman"/>
        </w:rPr>
        <w:t>模块的</w:t>
      </w:r>
      <w:ins w:id="118" w:author="Big Pigeon" w:date="2025-04-27T15:56:00Z" w16du:dateUtc="2025-04-27T07:56:00Z">
        <w:r w:rsidR="00302F7F">
          <w:rPr>
            <w:rFonts w:ascii="Times New Roman" w:hAnsi="Times New Roman" w:cs="Times New Roman" w:hint="eastAsia"/>
          </w:rPr>
          <w:t>具体实现</w:t>
        </w:r>
      </w:ins>
      <w:ins w:id="119" w:author="Big Pigeon" w:date="2025-04-27T15:57:00Z" w16du:dateUtc="2025-04-27T07:57:00Z">
        <w:r w:rsidR="00302F7F">
          <w:rPr>
            <w:rFonts w:ascii="Times New Roman" w:hAnsi="Times New Roman" w:cs="Times New Roman" w:hint="eastAsia"/>
          </w:rPr>
          <w:t>。</w:t>
        </w:r>
      </w:ins>
      <w:del w:id="120" w:author="Big Pigeon" w:date="2025-04-27T15:56:00Z" w16du:dateUtc="2025-04-27T07:56:00Z">
        <w:r w:rsidRPr="001D6B49" w:rsidDel="00302F7F">
          <w:rPr>
            <w:rFonts w:ascii="Times New Roman" w:hAnsi="Times New Roman" w:cs="Times New Roman"/>
          </w:rPr>
          <w:delText>实现细节</w:delText>
        </w:r>
      </w:del>
      <w:del w:id="121" w:author="Big Pigeon" w:date="2025-04-27T15:57:00Z" w16du:dateUtc="2025-04-27T07:57:00Z">
        <w:r w:rsidRPr="001D6B49" w:rsidDel="00302F7F">
          <w:rPr>
            <w:rFonts w:ascii="Times New Roman" w:hAnsi="Times New Roman" w:cs="Times New Roman"/>
          </w:rPr>
          <w:delText>，包括</w:delText>
        </w:r>
      </w:del>
      <w:del w:id="122" w:author="Big Pigeon" w:date="2025-04-27T15:56:00Z" w16du:dateUtc="2025-04-27T07:56:00Z">
        <w:r w:rsidRPr="001D6B49" w:rsidDel="00302F7F">
          <w:rPr>
            <w:rFonts w:ascii="Times New Roman" w:hAnsi="Times New Roman" w:cs="Times New Roman"/>
          </w:rPr>
          <w:delText>用户认证控制模块、微博数据爬虫模块、热度事件分析模块、舆情情感分析模块、用户活跃度分析模块、评论舆情分析模块、舆情预测模块</w:delText>
        </w:r>
      </w:del>
      <w:del w:id="123" w:author="Big Pigeon" w:date="2025-04-27T15:57:00Z" w16du:dateUtc="2025-04-27T07:57:00Z">
        <w:r w:rsidRPr="001D6B49" w:rsidDel="00302F7F">
          <w:rPr>
            <w:rFonts w:ascii="Times New Roman" w:hAnsi="Times New Roman" w:cs="Times New Roman"/>
          </w:rPr>
          <w:delText>、数据库存储实现等</w:delText>
        </w:r>
      </w:del>
      <w:ins w:id="124" w:author="Big Pigeon" w:date="2025-04-27T15:56:00Z" w16du:dateUtc="2025-04-27T07:56:00Z">
        <w:r w:rsidR="00302F7F">
          <w:rPr>
            <w:rFonts w:ascii="Times New Roman" w:hAnsi="Times New Roman" w:cs="Times New Roman" w:hint="eastAsia"/>
          </w:rPr>
          <w:t>内容</w:t>
        </w:r>
      </w:ins>
      <w:del w:id="125" w:author="Big Pigeon" w:date="2025-04-27T15:56:00Z" w16du:dateUtc="2025-04-27T07:56:00Z">
        <w:r w:rsidRPr="001D6B49" w:rsidDel="00302F7F">
          <w:rPr>
            <w:rFonts w:ascii="Times New Roman" w:hAnsi="Times New Roman" w:cs="Times New Roman"/>
          </w:rPr>
          <w:delText>内容的具体实现</w:delText>
        </w:r>
      </w:del>
      <w:del w:id="126" w:author="Big Pigeon" w:date="2025-04-27T15:57:00Z" w16du:dateUtc="2025-04-27T07:57:00Z">
        <w:r w:rsidRPr="001D6B49" w:rsidDel="00302F7F">
          <w:rPr>
            <w:rFonts w:ascii="Times New Roman" w:hAnsi="Times New Roman" w:cs="Times New Roman"/>
          </w:rPr>
          <w:delText>。</w:delText>
        </w:r>
      </w:del>
    </w:p>
    <w:p w14:paraId="609CEFA0" w14:textId="266DBAC2" w:rsidR="00604326" w:rsidRPr="001D6B49" w:rsidRDefault="001D6B49">
      <w:pPr>
        <w:pStyle w:val="a7"/>
        <w:rPr>
          <w:rFonts w:ascii="Times New Roman" w:hAnsi="Times New Roman" w:cs="Times New Roman" w:hint="eastAsia"/>
        </w:rPr>
      </w:pPr>
      <w:r w:rsidRPr="001D6B49">
        <w:rPr>
          <w:rFonts w:ascii="Times New Roman" w:hAnsi="Times New Roman" w:cs="Times New Roman"/>
        </w:rPr>
        <w:lastRenderedPageBreak/>
        <w:t>第六章</w:t>
      </w:r>
      <w:r w:rsidRPr="001D6B49">
        <w:rPr>
          <w:rFonts w:ascii="Times New Roman" w:hAnsi="Times New Roman" w:cs="Times New Roman"/>
        </w:rPr>
        <w:t xml:space="preserve"> </w:t>
      </w:r>
      <w:r w:rsidRPr="001D6B49">
        <w:rPr>
          <w:rFonts w:ascii="Times New Roman" w:hAnsi="Times New Roman" w:cs="Times New Roman"/>
        </w:rPr>
        <w:t>系统测试：介绍了</w:t>
      </w:r>
      <w:ins w:id="127" w:author="Big Pigeon" w:date="2025-04-27T15:58:00Z" w16du:dateUtc="2025-04-27T07:58:00Z">
        <w:r w:rsidR="00302F7F">
          <w:rPr>
            <w:rFonts w:ascii="Times New Roman" w:hAnsi="Times New Roman" w:cs="Times New Roman" w:hint="eastAsia"/>
          </w:rPr>
          <w:t>系统</w:t>
        </w:r>
      </w:ins>
      <w:r w:rsidRPr="001D6B49">
        <w:rPr>
          <w:rFonts w:ascii="Times New Roman" w:hAnsi="Times New Roman" w:cs="Times New Roman"/>
        </w:rPr>
        <w:t>测试</w:t>
      </w:r>
      <w:ins w:id="128" w:author="Big Pigeon" w:date="2025-04-27T15:58:00Z" w16du:dateUtc="2025-04-27T07:58:00Z">
        <w:r w:rsidR="00302F7F">
          <w:rPr>
            <w:rFonts w:ascii="Times New Roman" w:hAnsi="Times New Roman" w:cs="Times New Roman" w:hint="eastAsia"/>
          </w:rPr>
          <w:t>相关内容，包括测试</w:t>
        </w:r>
      </w:ins>
      <w:r w:rsidRPr="001D6B49">
        <w:rPr>
          <w:rFonts w:ascii="Times New Roman" w:hAnsi="Times New Roman" w:cs="Times New Roman"/>
        </w:rPr>
        <w:t>环境配置</w:t>
      </w:r>
      <w:ins w:id="129" w:author="Big Pigeon" w:date="2025-04-27T15:58:00Z" w16du:dateUtc="2025-04-27T07:58:00Z">
        <w:r w:rsidR="00302F7F">
          <w:rPr>
            <w:rFonts w:ascii="Times New Roman" w:hAnsi="Times New Roman" w:cs="Times New Roman" w:hint="eastAsia"/>
          </w:rPr>
          <w:t>、测试方法、测试结果等。</w:t>
        </w:r>
      </w:ins>
      <w:del w:id="130" w:author="Big Pigeon" w:date="2025-04-27T15:57:00Z" w16du:dateUtc="2025-04-27T07:57:00Z">
        <w:r w:rsidRPr="001D6B49" w:rsidDel="00302F7F">
          <w:rPr>
            <w:rFonts w:ascii="Times New Roman" w:hAnsi="Times New Roman" w:cs="Times New Roman"/>
          </w:rPr>
          <w:delText>、</w:delText>
        </w:r>
      </w:del>
      <w:del w:id="131" w:author="Big Pigeon" w:date="2025-04-27T15:58:00Z" w16du:dateUtc="2025-04-27T07:58:00Z">
        <w:r w:rsidRPr="001D6B49" w:rsidDel="00302F7F">
          <w:rPr>
            <w:rFonts w:ascii="Times New Roman" w:hAnsi="Times New Roman" w:cs="Times New Roman"/>
          </w:rPr>
          <w:delText>采用的主要测试方法以及基于测试结果制定的系统改进方案。</w:delText>
        </w:r>
      </w:del>
    </w:p>
    <w:p w14:paraId="7FA1C3E2" w14:textId="1917DC16"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w:t>
      </w:r>
      <w:ins w:id="132" w:author="Big Pigeon" w:date="2025-04-27T15:59:00Z" w16du:dateUtc="2025-04-27T07:59:00Z">
        <w:r w:rsidR="00302F7F">
          <w:rPr>
            <w:rFonts w:ascii="Times New Roman" w:hAnsi="Times New Roman" w:cs="Times New Roman" w:hint="eastAsia"/>
          </w:rPr>
          <w:t>本文的</w:t>
        </w:r>
      </w:ins>
      <w:r w:rsidRPr="001D6B49">
        <w:rPr>
          <w:rFonts w:ascii="Times New Roman" w:hAnsi="Times New Roman" w:cs="Times New Roman"/>
        </w:rPr>
        <w:t>研究成果和对未来工作的展望。</w:t>
      </w:r>
    </w:p>
    <w:p w14:paraId="7BE4B17B" w14:textId="77777777" w:rsidR="00604326" w:rsidRPr="001D6B49" w:rsidRDefault="001D6B49">
      <w:pPr>
        <w:pStyle w:val="1"/>
      </w:pPr>
      <w:r w:rsidRPr="001D6B49">
        <w:rPr>
          <w:szCs w:val="24"/>
        </w:rPr>
        <w:br w:type="page"/>
      </w:r>
      <w:bookmarkStart w:id="133" w:name="_Toc196418439"/>
      <w:r w:rsidRPr="001D6B49">
        <w:lastRenderedPageBreak/>
        <w:t>相关知识概述</w:t>
      </w:r>
      <w:bookmarkEnd w:id="133"/>
    </w:p>
    <w:p w14:paraId="0F79A99B" w14:textId="77777777" w:rsidR="00604326" w:rsidRPr="001D6B49" w:rsidRDefault="001D6B49">
      <w:pPr>
        <w:pStyle w:val="a2"/>
        <w:rPr>
          <w:rFonts w:ascii="Times New Roman" w:hAnsi="Times New Roman" w:cs="Times New Roman"/>
        </w:rPr>
      </w:pPr>
      <w:bookmarkStart w:id="134" w:name="_Toc196418440"/>
      <w:r w:rsidRPr="001D6B49">
        <w:rPr>
          <w:rFonts w:ascii="Times New Roman" w:hAnsi="Times New Roman" w:cs="Times New Roman"/>
        </w:rPr>
        <w:t>Django</w:t>
      </w:r>
      <w:r w:rsidRPr="001D6B49">
        <w:rPr>
          <w:rFonts w:ascii="Times New Roman" w:hAnsi="Times New Roman" w:cs="Times New Roman"/>
        </w:rPr>
        <w:t>框架概述</w:t>
      </w:r>
      <w:bookmarkEnd w:id="134"/>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分布式任务队列，将微博数据爬取的并发处理能力提升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135" w:name="_Toc196418441"/>
      <w:r w:rsidRPr="001D6B49">
        <w:rPr>
          <w:rFonts w:ascii="Times New Roman" w:hAnsi="Times New Roman" w:cs="Times New Roman"/>
        </w:rPr>
        <w:t>数据存储技术</w:t>
      </w:r>
      <w:bookmarkEnd w:id="135"/>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数据类型支持非结构化微博文本的灵活存储、建立全文索引与复合索引加速关键词检索与地域分析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r w:rsidRPr="001D6B49">
        <w:rPr>
          <w:rFonts w:ascii="Times New Roman" w:hAnsi="Times New Roman" w:cs="Times New Roman"/>
        </w:rPr>
        <w:t>status_province</w:t>
      </w:r>
      <w:r w:rsidRPr="001D6B49">
        <w:rPr>
          <w:rFonts w:ascii="Times New Roman" w:hAnsi="Times New Roman" w:cs="Times New Roman"/>
        </w:rPr>
        <w:t>与</w:t>
      </w:r>
      <w:r w:rsidRPr="001D6B49">
        <w:rPr>
          <w:rFonts w:ascii="Times New Roman" w:hAnsi="Times New Roman" w:cs="Times New Roman"/>
        </w:rPr>
        <w:t>status_city</w:t>
      </w:r>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136" w:name="_Toc196418442"/>
      <w:r w:rsidRPr="001D6B49">
        <w:rPr>
          <w:rFonts w:ascii="Times New Roman" w:hAnsi="Times New Roman" w:cs="Times New Roman"/>
        </w:rPr>
        <w:t>舆情分析方法</w:t>
      </w:r>
      <w:bookmarkEnd w:id="136"/>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4C269857" w:rsidR="00604326" w:rsidRPr="001D6B49" w:rsidRDefault="001D6B49">
      <w:pPr>
        <w:pStyle w:val="a7"/>
        <w:rPr>
          <w:rFonts w:ascii="Times New Roman" w:hAnsi="Times New Roman" w:cs="Times New Roman"/>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在情感分析层面，朴素贝叶斯分类器基于贝叶斯定理构建概率模型，通过计算特征词在不同情感类别中的条件概率实现分类决策。其理论假设特征间严格独立（即，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w:t>
      </w:r>
      <w:r w:rsidR="001D0A1E">
        <w:rPr>
          <w:rFonts w:ascii="Times New Roman" w:hAnsi="Times New Roman" w:cs="Times New Roman" w:hint="eastAsia"/>
          <w:shd w:val="clear" w:color="auto" w:fill="FCFCFC"/>
        </w:rPr>
        <w:t>公式如式</w:t>
      </w:r>
      <w:r w:rsidR="001D0A1E">
        <w:rPr>
          <w:rFonts w:ascii="Times New Roman" w:hAnsi="Times New Roman" w:cs="Times New Roman" w:hint="eastAsia"/>
          <w:shd w:val="clear" w:color="auto" w:fill="FCFCFC"/>
        </w:rPr>
        <w:t>2-1</w:t>
      </w:r>
      <w:r w:rsidR="001D0A1E">
        <w:rPr>
          <w:rFonts w:ascii="Times New Roman" w:hAnsi="Times New Roman" w:cs="Times New Roman" w:hint="eastAsia"/>
          <w:shd w:val="clear" w:color="auto" w:fill="FCFCFC"/>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137" w:name="_Ref169574524"/>
            <w:r w:rsidRPr="001D6B49">
              <w:rPr>
                <w:sz w:val="22"/>
                <w:szCs w:val="28"/>
              </w:rPr>
              <w:t>(</w:t>
            </w:r>
            <w:r>
              <w:fldChar w:fldCharType="begin"/>
            </w:r>
            <w:r>
              <w:instrText xml:space="preserve"> STYLEREF 1 \s </w:instrText>
            </w:r>
            <w:r>
              <w:fldChar w:fldCharType="separate"/>
            </w:r>
            <w:r w:rsidRPr="001D6B49">
              <w:t>2</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137"/>
          </w:p>
        </w:tc>
      </w:tr>
    </w:tbl>
    <w:p w14:paraId="4CEFFE45" w14:textId="21F4A3F6"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通过拉普拉斯平滑处理零概率问题。针对微博文本中普遍存在的非结构化特征，如表情符号与网络新词等，本研究引入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r w:rsidR="001D0A1E">
        <w:rPr>
          <w:rFonts w:ascii="Times New Roman" w:hAnsi="Times New Roman" w:cs="Times New Roman" w:hint="eastAsia"/>
        </w:rPr>
        <w:t>，计算方式如式</w:t>
      </w:r>
      <w:r w:rsidR="001D0A1E">
        <w:rPr>
          <w:rFonts w:ascii="Times New Roman" w:hAnsi="Times New Roman" w:cs="Times New Roman" w:hint="eastAsia"/>
        </w:rPr>
        <w:t>2-2</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000000">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sidRPr="001D6B49">
              <w:t>2</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6987C6AA"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r w:rsidRPr="001D6B49">
        <w:rPr>
          <w:rFonts w:ascii="Times New Roman" w:hAnsi="Times New Roman" w:cs="Times New Roman"/>
        </w:rPr>
        <w:t>预训练阶段采用的掩码语言模型（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w:t>
      </w:r>
      <w:r w:rsidR="001D0A1E">
        <w:rPr>
          <w:rFonts w:ascii="Times New Roman" w:hAnsi="Times New Roman" w:cs="Times New Roman" w:hint="eastAsia"/>
        </w:rPr>
        <w:t>计算如式</w:t>
      </w:r>
      <w:r w:rsidR="001D0A1E">
        <w:rPr>
          <w:rFonts w:ascii="Times New Roman" w:hAnsi="Times New Roman" w:cs="Times New Roman" w:hint="eastAsia"/>
        </w:rPr>
        <w:t>2-3</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000000">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sidRPr="001D6B49">
              <w:t>2</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138" w:name="_Toc196418443"/>
      <w:r w:rsidRPr="001D6B49">
        <w:rPr>
          <w:rFonts w:ascii="Times New Roman" w:hAnsi="Times New Roman" w:cs="Times New Roman"/>
        </w:rPr>
        <w:t>舆情预测方法</w:t>
      </w:r>
      <w:bookmarkEnd w:id="138"/>
    </w:p>
    <w:p w14:paraId="00D93EDE" w14:textId="6BD12681" w:rsidR="00604326" w:rsidRPr="001D6B49" w:rsidRDefault="001D6B49">
      <w:pPr>
        <w:pStyle w:val="a7"/>
        <w:rPr>
          <w:rFonts w:ascii="Times New Roman" w:hAnsi="Times New Roman" w:cs="Times New Roman"/>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r w:rsidRPr="001D6B49">
        <w:rPr>
          <w:rFonts w:ascii="Times New Roman" w:hAnsi="Times New Roman" w:cs="Times New Roman"/>
        </w:rPr>
        <w:t>阶自回归方程刻画序列的惯性特征，再以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w:t>
      </w:r>
      <w:r w:rsidR="001D0A1E">
        <w:rPr>
          <w:rFonts w:ascii="Times New Roman" w:hAnsi="Times New Roman" w:cs="Times New Roman" w:hint="eastAsia"/>
        </w:rPr>
        <w:t>如式</w:t>
      </w:r>
      <w:r w:rsidR="001D0A1E">
        <w:rPr>
          <w:rFonts w:ascii="Times New Roman" w:hAnsi="Times New Roman" w:cs="Times New Roman" w:hint="eastAsia"/>
        </w:rPr>
        <w:t>2-4</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sidRPr="001D6B49">
              <w:t>2</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26D4AB48" w14:textId="1F392B6D" w:rsidR="00604326" w:rsidRPr="00921C6C" w:rsidRDefault="001D6B49" w:rsidP="00921C6C">
      <w:pPr>
        <w:pStyle w:val="a7"/>
        <w:rPr>
          <w:rFonts w:ascii="Times New Roman" w:hAnsi="Times New Roman" w:cs="Times New Roman"/>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001D0A1E">
        <w:rPr>
          <w:rFonts w:ascii="Times New Roman" w:hAnsi="Times New Roman" w:cs="Times New Roman" w:hint="eastAsia"/>
        </w:rPr>
        <w:t>通过式</w:t>
      </w:r>
      <w:r w:rsidR="001D0A1E">
        <w:rPr>
          <w:rFonts w:ascii="Times New Roman" w:hAnsi="Times New Roman" w:cs="Times New Roman" w:hint="eastAsia"/>
        </w:rPr>
        <w:t>2-5</w:t>
      </w:r>
      <w:r w:rsidR="001D0A1E">
        <w:rPr>
          <w:rFonts w:ascii="Times New Roman" w:hAnsi="Times New Roman" w:cs="Times New Roman" w:hint="eastAsia"/>
        </w:rPr>
        <w:t>进行</w:t>
      </w:r>
      <w:r w:rsidRPr="001D6B49">
        <w:rPr>
          <w:rFonts w:ascii="Times New Roman" w:hAnsi="Times New Roman" w:cs="Times New Roman"/>
        </w:rPr>
        <w:t>词频</w:t>
      </w:r>
      <w:r w:rsidRPr="001D6B49">
        <w:rPr>
          <w:rFonts w:ascii="Times New Roman" w:hAnsi="Times New Roman" w:cs="Times New Roman"/>
        </w:rPr>
        <w:t>-</w:t>
      </w:r>
      <w:r w:rsidRPr="001D6B49">
        <w:rPr>
          <w:rFonts w:ascii="Times New Roman" w:hAnsi="Times New Roman" w:cs="Times New Roman"/>
        </w:rPr>
        <w:t>逆文档频率加权</w:t>
      </w:r>
      <w:r w:rsidR="001D0A1E">
        <w:rPr>
          <w:rFonts w:ascii="Times New Roman" w:hAnsi="Times New Roman" w:cs="Times New Roman" w:hint="eastAsia"/>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sidRPr="001D6B49">
              <w:t>2</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64E4E9B" w14:textId="77777777" w:rsidR="00604326" w:rsidRPr="001D6B49" w:rsidRDefault="001D6B49">
      <w:pPr>
        <w:pStyle w:val="a2"/>
        <w:rPr>
          <w:rFonts w:ascii="Times New Roman" w:hAnsi="Times New Roman" w:cs="Times New Roman"/>
        </w:rPr>
      </w:pPr>
      <w:bookmarkStart w:id="139" w:name="_Toc196418444"/>
      <w:r w:rsidRPr="001D6B49">
        <w:rPr>
          <w:rFonts w:ascii="Times New Roman" w:hAnsi="Times New Roman" w:cs="Times New Roman"/>
        </w:rPr>
        <w:t>本章小结</w:t>
      </w:r>
      <w:bookmarkEnd w:id="139"/>
    </w:p>
    <w:p w14:paraId="552A4A3A" w14:textId="49B3EBDC"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w:t>
      </w:r>
      <w:ins w:id="140" w:author="Big Pigeon" w:date="2025-04-27T16:00:00Z" w16du:dateUtc="2025-04-27T08:00:00Z">
        <w:r w:rsidR="00302F7F">
          <w:rPr>
            <w:rFonts w:ascii="Times New Roman" w:hAnsi="Times New Roman" w:cs="Times New Roman" w:hint="eastAsia"/>
          </w:rPr>
          <w:t>一些</w:t>
        </w:r>
      </w:ins>
      <w:del w:id="141" w:author="Big Pigeon" w:date="2025-04-27T16:00:00Z" w16du:dateUtc="2025-04-27T08:00:00Z">
        <w:r w:rsidRPr="001D6B49" w:rsidDel="00302F7F">
          <w:rPr>
            <w:rFonts w:ascii="Times New Roman" w:hAnsi="Times New Roman" w:cs="Times New Roman"/>
          </w:rPr>
          <w:delText>关键</w:delText>
        </w:r>
      </w:del>
      <w:r w:rsidRPr="001D6B49">
        <w:rPr>
          <w:rFonts w:ascii="Times New Roman" w:hAnsi="Times New Roman" w:cs="Times New Roman"/>
        </w:rPr>
        <w:t>技术</w:t>
      </w:r>
      <w:ins w:id="142" w:author="Big Pigeon" w:date="2025-04-27T16:00:00Z" w16du:dateUtc="2025-04-27T08:00:00Z">
        <w:r w:rsidR="00302F7F">
          <w:rPr>
            <w:rFonts w:ascii="Times New Roman" w:hAnsi="Times New Roman" w:cs="Times New Roman" w:hint="eastAsia"/>
          </w:rPr>
          <w:t>内容</w:t>
        </w:r>
      </w:ins>
      <w:r w:rsidRPr="001D6B49">
        <w:rPr>
          <w:rFonts w:ascii="Times New Roman" w:hAnsi="Times New Roman" w:cs="Times New Roman"/>
        </w:rPr>
        <w:t>，包括</w:t>
      </w:r>
      <w:r w:rsidRPr="001D6B49">
        <w:rPr>
          <w:rFonts w:ascii="Times New Roman" w:hAnsi="Times New Roman" w:cs="Times New Roman"/>
        </w:rPr>
        <w:t>Django</w:t>
      </w:r>
      <w:r w:rsidRPr="001D6B49">
        <w:rPr>
          <w:rFonts w:ascii="Times New Roman" w:hAnsi="Times New Roman" w:cs="Times New Roman"/>
        </w:rPr>
        <w:t>框架</w:t>
      </w:r>
      <w:ins w:id="143" w:author="Big Pigeon" w:date="2025-04-27T16:00:00Z" w16du:dateUtc="2025-04-27T08:00:00Z">
        <w:r w:rsidR="00302F7F">
          <w:rPr>
            <w:rFonts w:ascii="Times New Roman" w:hAnsi="Times New Roman" w:cs="Times New Roman" w:hint="eastAsia"/>
          </w:rPr>
          <w:t>技术</w:t>
        </w:r>
      </w:ins>
      <w:r w:rsidRPr="001D6B49">
        <w:rPr>
          <w:rFonts w:ascii="Times New Roman" w:hAnsi="Times New Roman" w:cs="Times New Roman"/>
        </w:rPr>
        <w:t>、</w:t>
      </w:r>
      <w:ins w:id="144" w:author="Big Pigeon" w:date="2025-04-27T16:00:00Z" w16du:dateUtc="2025-04-27T08:00:00Z">
        <w:r w:rsidR="00302F7F">
          <w:rPr>
            <w:rFonts w:ascii="Times New Roman" w:hAnsi="Times New Roman" w:cs="Times New Roman" w:hint="eastAsia"/>
          </w:rPr>
          <w:t>数据存储技术等，还介绍了舆情分析、舆情预测的相关方法</w:t>
        </w:r>
      </w:ins>
      <w:ins w:id="145" w:author="Big Pigeon" w:date="2025-04-27T16:01:00Z" w16du:dateUtc="2025-04-27T08:01:00Z">
        <w:r w:rsidR="00302F7F">
          <w:rPr>
            <w:rFonts w:ascii="Times New Roman" w:hAnsi="Times New Roman" w:cs="Times New Roman" w:hint="eastAsia"/>
          </w:rPr>
          <w:t>，为后续系统实现提供技术基础支持。</w:t>
        </w:r>
      </w:ins>
      <w:del w:id="146" w:author="Big Pigeon" w:date="2025-04-27T16:00:00Z" w16du:dateUtc="2025-04-27T08:00:00Z">
        <w:r w:rsidRPr="001D6B49" w:rsidDel="00302F7F">
          <w:rPr>
            <w:rFonts w:ascii="Times New Roman" w:hAnsi="Times New Roman" w:cs="Times New Roman"/>
          </w:rPr>
          <w:delText>数据爬取、存储、分析、可视化和用户认证等方面，为后续系统实现奠定了技术基础。这些技术的选择和组合，确保了系统的功能完整性、性能可靠性和安全性。</w:delText>
        </w:r>
      </w:del>
    </w:p>
    <w:p w14:paraId="526E7C92" w14:textId="77777777" w:rsidR="00604326" w:rsidRPr="001D6B49" w:rsidRDefault="001D6B49">
      <w:pPr>
        <w:pStyle w:val="1"/>
      </w:pPr>
      <w:r w:rsidRPr="001D6B49">
        <w:rPr>
          <w:highlight w:val="lightGray"/>
        </w:rPr>
        <w:br w:type="page"/>
      </w:r>
      <w:bookmarkStart w:id="147" w:name="_Toc196418445"/>
      <w:r w:rsidRPr="001D6B49">
        <w:lastRenderedPageBreak/>
        <w:t>系统需求分析与可行性分析</w:t>
      </w:r>
      <w:bookmarkEnd w:id="147"/>
    </w:p>
    <w:p w14:paraId="73ADBD49" w14:textId="77777777" w:rsidR="00604326" w:rsidRPr="001D6B49" w:rsidRDefault="001D6B49">
      <w:pPr>
        <w:pStyle w:val="a2"/>
        <w:rPr>
          <w:rFonts w:ascii="Times New Roman" w:hAnsi="Times New Roman" w:cs="Times New Roman"/>
        </w:rPr>
      </w:pPr>
      <w:bookmarkStart w:id="148" w:name="_Toc196418446"/>
      <w:r w:rsidRPr="001D6B49">
        <w:rPr>
          <w:rFonts w:ascii="Times New Roman" w:hAnsi="Times New Roman" w:cs="Times New Roman"/>
        </w:rPr>
        <w:t>可行性分析</w:t>
      </w:r>
      <w:bookmarkEnd w:id="148"/>
    </w:p>
    <w:p w14:paraId="6B4387F6" w14:textId="77777777" w:rsidR="00604326" w:rsidRPr="001D6B49" w:rsidRDefault="001D6B49">
      <w:pPr>
        <w:pStyle w:val="a3"/>
        <w:rPr>
          <w:rFonts w:ascii="Times New Roman" w:hAnsi="Times New Roman"/>
        </w:rPr>
      </w:pPr>
      <w:bookmarkStart w:id="149" w:name="_Toc196418447"/>
      <w:r w:rsidRPr="001D6B49">
        <w:rPr>
          <w:rFonts w:ascii="Times New Roman" w:hAnsi="Times New Roman"/>
        </w:rPr>
        <w:t>技术可行性</w:t>
      </w:r>
      <w:bookmarkEnd w:id="149"/>
    </w:p>
    <w:p w14:paraId="18C3DEAF" w14:textId="064B0E02" w:rsidR="00604326" w:rsidRPr="001D6B49" w:rsidRDefault="001D6B49">
      <w:pPr>
        <w:pStyle w:val="a7"/>
        <w:rPr>
          <w:rFonts w:ascii="Times New Roman" w:hAnsi="Times New Roman" w:cs="Times New Roman"/>
        </w:rPr>
      </w:pPr>
      <w:r w:rsidRPr="001D6B49">
        <w:rPr>
          <w:rFonts w:ascii="Times New Roman" w:hAnsi="Times New Roman" w:cs="Times New Roman"/>
        </w:rPr>
        <w:t>本系统</w:t>
      </w:r>
      <w:ins w:id="150" w:author="Big Pigeon" w:date="2025-04-27T16:02:00Z" w16du:dateUtc="2025-04-27T08:02:00Z">
        <w:r w:rsidR="00302F7F">
          <w:rPr>
            <w:rFonts w:ascii="Times New Roman" w:hAnsi="Times New Roman" w:cs="Times New Roman" w:hint="eastAsia"/>
          </w:rPr>
          <w:t>中</w:t>
        </w:r>
      </w:ins>
      <w:del w:id="151" w:author="Big Pigeon" w:date="2025-04-27T16:02:00Z" w16du:dateUtc="2025-04-27T08:02:00Z">
        <w:r w:rsidRPr="001D6B49" w:rsidDel="00302F7F">
          <w:rPr>
            <w:rFonts w:ascii="Times New Roman" w:hAnsi="Times New Roman" w:cs="Times New Roman"/>
          </w:rPr>
          <w:delText>的技术可行性建立在成熟且广泛应用的技术栈之上，相关技术方案已通过阶段性实践验证。</w:delText>
        </w:r>
      </w:del>
      <w:r w:rsidRPr="001D6B49">
        <w:rPr>
          <w:rFonts w:ascii="Times New Roman" w:hAnsi="Times New Roman" w:cs="Times New Roman"/>
        </w:rPr>
        <w:t>后端采用</w:t>
      </w:r>
      <w:r w:rsidRPr="001D6B49">
        <w:rPr>
          <w:rFonts w:ascii="Times New Roman" w:hAnsi="Times New Roman" w:cs="Times New Roman"/>
        </w:rPr>
        <w:t xml:space="preserve"> Django </w:t>
      </w:r>
      <w:r w:rsidRPr="001D6B49">
        <w:rPr>
          <w:rFonts w:ascii="Times New Roman" w:hAnsi="Times New Roman" w:cs="Times New Roman"/>
        </w:rPr>
        <w:t>框架，其</w:t>
      </w:r>
      <w:ins w:id="152" w:author="Big Pigeon" w:date="2025-04-27T16:03:00Z" w16du:dateUtc="2025-04-27T08:03:00Z">
        <w:r w:rsidR="003D7851">
          <w:rPr>
            <w:rFonts w:ascii="Times New Roman" w:hAnsi="Times New Roman" w:cs="Times New Roman" w:hint="eastAsia"/>
          </w:rPr>
          <w:t>中的</w:t>
        </w:r>
      </w:ins>
      <w:r w:rsidRPr="001D6B49">
        <w:rPr>
          <w:rFonts w:ascii="Times New Roman" w:hAnsi="Times New Roman" w:cs="Times New Roman"/>
        </w:rPr>
        <w:t xml:space="preserve"> MTV </w:t>
      </w:r>
      <w:r w:rsidRPr="001D6B49">
        <w:rPr>
          <w:rFonts w:ascii="Times New Roman" w:hAnsi="Times New Roman" w:cs="Times New Roman"/>
        </w:rPr>
        <w:t>架构</w:t>
      </w:r>
      <w:ins w:id="153" w:author="Big Pigeon" w:date="2025-04-27T16:03:00Z" w16du:dateUtc="2025-04-27T08:03:00Z">
        <w:r w:rsidR="003D7851">
          <w:rPr>
            <w:rFonts w:ascii="Times New Roman" w:hAnsi="Times New Roman" w:cs="Times New Roman" w:hint="eastAsia"/>
          </w:rPr>
          <w:t>能够降低</w:t>
        </w:r>
      </w:ins>
      <w:del w:id="154" w:author="Big Pigeon" w:date="2025-04-27T16:03:00Z" w16du:dateUtc="2025-04-27T08:03:00Z">
        <w:r w:rsidRPr="001D6B49" w:rsidDel="003D7851">
          <w:rPr>
            <w:rFonts w:ascii="Times New Roman" w:hAnsi="Times New Roman" w:cs="Times New Roman"/>
          </w:rPr>
          <w:delText>将</w:delText>
        </w:r>
      </w:del>
      <w:r w:rsidRPr="001D6B49">
        <w:rPr>
          <w:rFonts w:ascii="Times New Roman" w:hAnsi="Times New Roman" w:cs="Times New Roman"/>
        </w:rPr>
        <w:t>数据模型、业务逻辑</w:t>
      </w:r>
      <w:ins w:id="155" w:author="Big Pigeon" w:date="2025-04-27T16:03:00Z" w16du:dateUtc="2025-04-27T08:03:00Z">
        <w:r w:rsidR="003D7851">
          <w:rPr>
            <w:rFonts w:ascii="Times New Roman" w:hAnsi="Times New Roman" w:cs="Times New Roman" w:hint="eastAsia"/>
          </w:rPr>
          <w:t>、</w:t>
        </w:r>
      </w:ins>
      <w:del w:id="156" w:author="Big Pigeon" w:date="2025-04-27T16:03:00Z" w16du:dateUtc="2025-04-27T08:03:00Z">
        <w:r w:rsidRPr="001D6B49" w:rsidDel="003D7851">
          <w:rPr>
            <w:rFonts w:ascii="Times New Roman" w:hAnsi="Times New Roman" w:cs="Times New Roman"/>
          </w:rPr>
          <w:delText>与</w:delText>
        </w:r>
      </w:del>
      <w:r w:rsidRPr="001D6B49">
        <w:rPr>
          <w:rFonts w:ascii="Times New Roman" w:hAnsi="Times New Roman" w:cs="Times New Roman"/>
        </w:rPr>
        <w:t>用户界面</w:t>
      </w:r>
      <w:ins w:id="157" w:author="Big Pigeon" w:date="2025-04-27T16:03:00Z" w16du:dateUtc="2025-04-27T08:03:00Z">
        <w:r w:rsidR="003D7851">
          <w:rPr>
            <w:rFonts w:ascii="Times New Roman" w:hAnsi="Times New Roman" w:cs="Times New Roman" w:hint="eastAsia"/>
          </w:rPr>
          <w:t>之间的</w:t>
        </w:r>
      </w:ins>
      <w:ins w:id="158" w:author="Big Pigeon" w:date="2025-04-27T16:04:00Z" w16du:dateUtc="2025-04-27T08:04:00Z">
        <w:r w:rsidR="003D7851">
          <w:rPr>
            <w:rFonts w:ascii="Times New Roman" w:hAnsi="Times New Roman" w:cs="Times New Roman" w:hint="eastAsia"/>
          </w:rPr>
          <w:t>依赖性</w:t>
        </w:r>
      </w:ins>
      <w:del w:id="159" w:author="Big Pigeon" w:date="2025-04-27T16:03:00Z" w16du:dateUtc="2025-04-27T08:03:00Z">
        <w:r w:rsidRPr="001D6B49" w:rsidDel="003D7851">
          <w:rPr>
            <w:rFonts w:ascii="Times New Roman" w:hAnsi="Times New Roman" w:cs="Times New Roman"/>
          </w:rPr>
          <w:delText>解耦</w:delText>
        </w:r>
      </w:del>
      <w:r w:rsidRPr="001D6B49">
        <w:rPr>
          <w:rFonts w:ascii="Times New Roman" w:hAnsi="Times New Roman" w:cs="Times New Roman"/>
        </w:rPr>
        <w:t>，</w:t>
      </w:r>
      <w:ins w:id="160" w:author="Big Pigeon" w:date="2025-04-27T16:04:00Z" w16du:dateUtc="2025-04-27T08:04:00Z">
        <w:r w:rsidR="003D7851">
          <w:rPr>
            <w:rFonts w:ascii="Times New Roman" w:hAnsi="Times New Roman" w:cs="Times New Roman" w:hint="eastAsia"/>
          </w:rPr>
          <w:t>其</w:t>
        </w:r>
      </w:ins>
      <w:r w:rsidRPr="001D6B49">
        <w:rPr>
          <w:rFonts w:ascii="Times New Roman" w:hAnsi="Times New Roman" w:cs="Times New Roman"/>
        </w:rPr>
        <w:t>内置的</w:t>
      </w:r>
      <w:r w:rsidRPr="001D6B49">
        <w:rPr>
          <w:rFonts w:ascii="Times New Roman" w:hAnsi="Times New Roman" w:cs="Times New Roman"/>
        </w:rPr>
        <w:t xml:space="preserve"> ORM </w:t>
      </w:r>
      <w:r w:rsidRPr="001D6B49">
        <w:rPr>
          <w:rFonts w:ascii="Times New Roman" w:hAnsi="Times New Roman" w:cs="Times New Roman"/>
        </w:rPr>
        <w:t>机制简化了数据库操作，</w:t>
      </w:r>
      <w:ins w:id="161" w:author="Big Pigeon" w:date="2025-04-27T16:04:00Z" w16du:dateUtc="2025-04-27T08:04:00Z">
        <w:r w:rsidR="003D7851">
          <w:rPr>
            <w:rFonts w:ascii="Times New Roman" w:hAnsi="Times New Roman" w:cs="Times New Roman" w:hint="eastAsia"/>
          </w:rPr>
          <w:t>能够</w:t>
        </w:r>
      </w:ins>
      <w:del w:id="162" w:author="Big Pigeon" w:date="2025-04-27T16:04:00Z" w16du:dateUtc="2025-04-27T08:04:00Z">
        <w:r w:rsidRPr="001D6B49" w:rsidDel="003D7851">
          <w:rPr>
            <w:rFonts w:ascii="Times New Roman" w:hAnsi="Times New Roman" w:cs="Times New Roman"/>
          </w:rPr>
          <w:delText>使</w:delText>
        </w:r>
      </w:del>
      <w:r w:rsidRPr="001D6B49">
        <w:rPr>
          <w:rFonts w:ascii="Times New Roman" w:hAnsi="Times New Roman" w:cs="Times New Roman"/>
        </w:rPr>
        <w:t>开发</w:t>
      </w:r>
      <w:ins w:id="163" w:author="Big Pigeon" w:date="2025-04-27T16:04:00Z" w16du:dateUtc="2025-04-27T08:04:00Z">
        <w:r w:rsidR="003D7851">
          <w:rPr>
            <w:rFonts w:ascii="Times New Roman" w:hAnsi="Times New Roman" w:cs="Times New Roman" w:hint="eastAsia"/>
          </w:rPr>
          <w:t>过程中的</w:t>
        </w:r>
      </w:ins>
      <w:r w:rsidRPr="001D6B49">
        <w:rPr>
          <w:rFonts w:ascii="Times New Roman" w:hAnsi="Times New Roman" w:cs="Times New Roman"/>
        </w:rPr>
        <w:t>效率</w:t>
      </w:r>
      <w:del w:id="164" w:author="Big Pigeon" w:date="2025-04-27T16:04:00Z" w16du:dateUtc="2025-04-27T08:04:00Z">
        <w:r w:rsidRPr="001D6B49" w:rsidDel="003D7851">
          <w:rPr>
            <w:rFonts w:ascii="Times New Roman" w:hAnsi="Times New Roman" w:cs="Times New Roman"/>
          </w:rPr>
          <w:delText>提升约</w:delText>
        </w:r>
        <w:r w:rsidRPr="001D6B49" w:rsidDel="003D7851">
          <w:rPr>
            <w:rFonts w:ascii="Times New Roman" w:hAnsi="Times New Roman" w:cs="Times New Roman"/>
          </w:rPr>
          <w:delText xml:space="preserve"> 30%</w:delText>
        </w:r>
      </w:del>
      <w:r w:rsidRPr="001D6B49">
        <w:rPr>
          <w:rFonts w:ascii="Times New Roman" w:hAnsi="Times New Roman" w:cs="Times New Roman"/>
        </w:rPr>
        <w:t>。</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设计，为前后端分离架构提供了标准化接口</w:t>
      </w:r>
      <w:del w:id="165" w:author="Big Pigeon" w:date="2025-04-27T16:04:00Z" w16du:dateUtc="2025-04-27T08:04:00Z">
        <w:r w:rsidRPr="001D6B49" w:rsidDel="003D7851">
          <w:rPr>
            <w:rFonts w:ascii="Times New Roman" w:hAnsi="Times New Roman" w:cs="Times New Roman"/>
          </w:rPr>
          <w:delText>方案</w:delText>
        </w:r>
      </w:del>
      <w:r w:rsidRPr="001D6B49">
        <w:rPr>
          <w:rFonts w:ascii="Times New Roman" w:hAnsi="Times New Roman" w:cs="Times New Roman"/>
        </w:rPr>
        <w:t>，</w:t>
      </w:r>
      <w:ins w:id="166" w:author="Big Pigeon" w:date="2025-04-27T16:05:00Z" w16du:dateUtc="2025-04-27T08:05:00Z">
        <w:r w:rsidR="003D7851">
          <w:rPr>
            <w:rFonts w:ascii="Times New Roman" w:hAnsi="Times New Roman" w:cs="Times New Roman" w:hint="eastAsia"/>
          </w:rPr>
          <w:t>系统中</w:t>
        </w:r>
      </w:ins>
      <w:r w:rsidRPr="001D6B49">
        <w:rPr>
          <w:rFonts w:ascii="Times New Roman" w:hAnsi="Times New Roman" w:cs="Times New Roman"/>
        </w:rPr>
        <w:t>配合</w:t>
      </w:r>
      <w:ins w:id="167" w:author="Big Pigeon" w:date="2025-04-27T16:05:00Z" w16du:dateUtc="2025-04-27T08:05:00Z">
        <w:r w:rsidR="003D7851">
          <w:rPr>
            <w:rFonts w:ascii="Times New Roman" w:hAnsi="Times New Roman" w:cs="Times New Roman" w:hint="eastAsia"/>
          </w:rPr>
          <w:t>了</w:t>
        </w:r>
      </w:ins>
      <w:r w:rsidRPr="001D6B49">
        <w:rPr>
          <w:rFonts w:ascii="Times New Roman" w:hAnsi="Times New Roman" w:cs="Times New Roman"/>
        </w:rPr>
        <w:t>第三方库</w:t>
      </w:r>
      <w:del w:id="168" w:author="Big Pigeon" w:date="2025-04-27T16:05:00Z" w16du:dateUtc="2025-04-27T08:05:00Z">
        <w:r w:rsidRPr="001D6B49" w:rsidDel="003D7851">
          <w:rPr>
            <w:rFonts w:ascii="Times New Roman" w:hAnsi="Times New Roman" w:cs="Times New Roman"/>
          </w:rPr>
          <w:delText>如</w:delText>
        </w:r>
      </w:del>
      <w:r w:rsidRPr="001D6B49">
        <w:rPr>
          <w:rFonts w:ascii="Times New Roman" w:hAnsi="Times New Roman" w:cs="Times New Roman"/>
        </w:rPr>
        <w:t xml:space="preserve"> Django Channels</w:t>
      </w:r>
      <w:del w:id="169" w:author="Big Pigeon" w:date="2025-04-27T16:05:00Z" w16du:dateUtc="2025-04-27T08:05:00Z">
        <w:r w:rsidRPr="001D6B49" w:rsidDel="003D7851">
          <w:rPr>
            <w:rFonts w:ascii="Times New Roman" w:hAnsi="Times New Roman" w:cs="Times New Roman"/>
          </w:rPr>
          <w:delText>，</w:delText>
        </w:r>
      </w:del>
      <w:del w:id="170" w:author="Big Pigeon" w:date="2025-04-27T16:04:00Z" w16du:dateUtc="2025-04-27T08:04:00Z">
        <w:r w:rsidRPr="001D6B49" w:rsidDel="003D7851">
          <w:rPr>
            <w:rFonts w:ascii="Times New Roman" w:hAnsi="Times New Roman" w:cs="Times New Roman"/>
          </w:rPr>
          <w:delText>可</w:delText>
        </w:r>
      </w:del>
      <w:r w:rsidRPr="001D6B49">
        <w:rPr>
          <w:rFonts w:ascii="Times New Roman" w:hAnsi="Times New Roman" w:cs="Times New Roman"/>
        </w:rPr>
        <w:t>扩展</w:t>
      </w:r>
      <w:ins w:id="171" w:author="Big Pigeon" w:date="2025-04-27T16:05:00Z" w16du:dateUtc="2025-04-27T08:05:00Z">
        <w:r w:rsidR="003D7851">
          <w:rPr>
            <w:rFonts w:ascii="Times New Roman" w:hAnsi="Times New Roman" w:cs="Times New Roman" w:hint="eastAsia"/>
          </w:rPr>
          <w:t>了</w:t>
        </w:r>
      </w:ins>
      <w:r w:rsidRPr="001D6B49">
        <w:rPr>
          <w:rFonts w:ascii="Times New Roman" w:hAnsi="Times New Roman" w:cs="Times New Roman"/>
        </w:rPr>
        <w:t>实时数据推送功能，满足舆情监测对时效性的需求。数据存储层</w:t>
      </w:r>
      <w:ins w:id="172" w:author="Big Pigeon" w:date="2025-04-27T16:05:00Z" w16du:dateUtc="2025-04-27T08:05:00Z">
        <w:r w:rsidR="003D7851">
          <w:rPr>
            <w:rFonts w:ascii="Times New Roman" w:hAnsi="Times New Roman" w:cs="Times New Roman" w:hint="eastAsia"/>
          </w:rPr>
          <w:t>采用</w:t>
        </w:r>
      </w:ins>
      <w:del w:id="173" w:author="Big Pigeon" w:date="2025-04-27T16:05:00Z" w16du:dateUtc="2025-04-27T08:05:00Z">
        <w:r w:rsidRPr="001D6B49" w:rsidDel="003D7851">
          <w:rPr>
            <w:rFonts w:ascii="Times New Roman" w:hAnsi="Times New Roman" w:cs="Times New Roman"/>
          </w:rPr>
          <w:delText>选用</w:delText>
        </w:r>
      </w:del>
      <w:r w:rsidRPr="001D6B49">
        <w:rPr>
          <w:rFonts w:ascii="Times New Roman" w:hAnsi="Times New Roman" w:cs="Times New Roman"/>
        </w:rPr>
        <w:t xml:space="preserve"> MySQL </w:t>
      </w:r>
      <w:r w:rsidRPr="001D6B49">
        <w:rPr>
          <w:rFonts w:ascii="Times New Roman" w:hAnsi="Times New Roman" w:cs="Times New Roman"/>
        </w:rPr>
        <w:t>关系型数据库，通过分区表</w:t>
      </w:r>
      <w:del w:id="174" w:author="Big Pigeon" w:date="2025-04-27T16:05:00Z" w16du:dateUtc="2025-04-27T08:05:00Z">
        <w:r w:rsidRPr="001D6B49" w:rsidDel="003D7851">
          <w:rPr>
            <w:rFonts w:ascii="Times New Roman" w:hAnsi="Times New Roman" w:cs="Times New Roman"/>
          </w:rPr>
          <w:delText>（按时间或地域划分）</w:delText>
        </w:r>
      </w:del>
      <w:r w:rsidRPr="001D6B49">
        <w:rPr>
          <w:rFonts w:ascii="Times New Roman" w:hAnsi="Times New Roman" w:cs="Times New Roman"/>
        </w:rPr>
        <w:t>、全文索引</w:t>
      </w:r>
      <w:ins w:id="175" w:author="Big Pigeon" w:date="2025-04-27T16:05:00Z" w16du:dateUtc="2025-04-27T08:05:00Z">
        <w:r w:rsidR="003D7851">
          <w:rPr>
            <w:rFonts w:ascii="Times New Roman" w:hAnsi="Times New Roman" w:cs="Times New Roman" w:hint="eastAsia"/>
          </w:rPr>
          <w:t>、</w:t>
        </w:r>
      </w:ins>
      <w:del w:id="176" w:author="Big Pigeon" w:date="2025-04-27T16:05:00Z" w16du:dateUtc="2025-04-27T08:05:00Z">
        <w:r w:rsidRPr="001D6B49" w:rsidDel="003D7851">
          <w:rPr>
            <w:rFonts w:ascii="Times New Roman" w:hAnsi="Times New Roman" w:cs="Times New Roman"/>
          </w:rPr>
          <w:delText>及</w:delText>
        </w:r>
      </w:del>
      <w:r w:rsidRPr="001D6B49">
        <w:rPr>
          <w:rFonts w:ascii="Times New Roman" w:hAnsi="Times New Roman" w:cs="Times New Roman"/>
        </w:rPr>
        <w:t>主从复制技术，</w:t>
      </w:r>
      <w:del w:id="177" w:author="Big Pigeon" w:date="2025-04-27T16:05:00Z" w16du:dateUtc="2025-04-27T08:05:00Z">
        <w:r w:rsidRPr="001D6B49" w:rsidDel="003D7851">
          <w:rPr>
            <w:rFonts w:ascii="Times New Roman" w:hAnsi="Times New Roman" w:cs="Times New Roman"/>
          </w:rPr>
          <w:delText>在</w:delText>
        </w:r>
      </w:del>
      <w:del w:id="178" w:author="Big Pigeon" w:date="2025-04-27T16:06:00Z" w16du:dateUtc="2025-04-27T08:06:00Z">
        <w:r w:rsidRPr="001D6B49" w:rsidDel="003D7851">
          <w:rPr>
            <w:rFonts w:ascii="Times New Roman" w:hAnsi="Times New Roman" w:cs="Times New Roman"/>
          </w:rPr>
          <w:delText>测试环境</w:delText>
        </w:r>
      </w:del>
      <w:del w:id="179" w:author="Big Pigeon" w:date="2025-04-27T16:05:00Z" w16du:dateUtc="2025-04-27T08:05:00Z">
        <w:r w:rsidRPr="001D6B49" w:rsidDel="003D7851">
          <w:rPr>
            <w:rFonts w:ascii="Times New Roman" w:hAnsi="Times New Roman" w:cs="Times New Roman"/>
          </w:rPr>
          <w:delText>中实现了</w:delText>
        </w:r>
      </w:del>
      <w:ins w:id="180" w:author="Big Pigeon" w:date="2025-04-27T16:06:00Z" w16du:dateUtc="2025-04-27T08:06:00Z">
        <w:r w:rsidR="003D7851">
          <w:rPr>
            <w:rFonts w:ascii="Times New Roman" w:hAnsi="Times New Roman" w:cs="Times New Roman" w:hint="eastAsia"/>
          </w:rPr>
          <w:t>能够实现</w:t>
        </w:r>
      </w:ins>
      <w:r w:rsidRPr="001D6B49">
        <w:rPr>
          <w:rFonts w:ascii="Times New Roman" w:hAnsi="Times New Roman" w:cs="Times New Roman"/>
        </w:rPr>
        <w:t>数据的秒级查询响应，主从节点数据同步延迟</w:t>
      </w:r>
      <w:del w:id="181" w:author="Big Pigeon" w:date="2025-04-27T16:06:00Z" w16du:dateUtc="2025-04-27T08:06:00Z">
        <w:r w:rsidRPr="001D6B49" w:rsidDel="003D7851">
          <w:rPr>
            <w:rFonts w:ascii="Times New Roman" w:hAnsi="Times New Roman" w:cs="Times New Roman" w:hint="eastAsia"/>
          </w:rPr>
          <w:delText>控制在</w:delText>
        </w:r>
      </w:del>
      <w:ins w:id="182" w:author="Big Pigeon" w:date="2025-04-27T16:06:00Z" w16du:dateUtc="2025-04-27T08:06:00Z">
        <w:r w:rsidR="003D7851">
          <w:rPr>
            <w:rFonts w:ascii="Times New Roman" w:hAnsi="Times New Roman" w:cs="Times New Roman" w:hint="eastAsia"/>
          </w:rPr>
          <w:t>低于</w:t>
        </w:r>
      </w:ins>
      <w:r w:rsidRPr="001D6B49">
        <w:rPr>
          <w:rFonts w:ascii="Times New Roman" w:hAnsi="Times New Roman" w:cs="Times New Roman"/>
        </w:rPr>
        <w:t xml:space="preserve"> 50ms</w:t>
      </w:r>
      <w:del w:id="183" w:author="Big Pigeon" w:date="2025-04-27T16:06:00Z" w16du:dateUtc="2025-04-27T08:06:00Z">
        <w:r w:rsidRPr="001D6B49" w:rsidDel="003D7851">
          <w:rPr>
            <w:rFonts w:ascii="Times New Roman" w:hAnsi="Times New Roman" w:cs="Times New Roman"/>
          </w:rPr>
          <w:delText xml:space="preserve"> </w:delText>
        </w:r>
        <w:r w:rsidRPr="001D6B49" w:rsidDel="003D7851">
          <w:rPr>
            <w:rFonts w:ascii="Times New Roman" w:hAnsi="Times New Roman" w:cs="Times New Roman"/>
          </w:rPr>
          <w:delText>以内</w:delText>
        </w:r>
      </w:del>
      <w:r w:rsidRPr="001D6B49">
        <w:rPr>
          <w:rFonts w:ascii="Times New Roman" w:hAnsi="Times New Roman" w:cs="Times New Roman"/>
        </w:rPr>
        <w:t>。</w:t>
      </w:r>
      <w:ins w:id="184" w:author="Big Pigeon" w:date="2025-04-27T16:06:00Z" w16du:dateUtc="2025-04-27T08:06:00Z">
        <w:r w:rsidR="003D7851">
          <w:rPr>
            <w:rFonts w:ascii="Times New Roman" w:hAnsi="Times New Roman" w:cs="Times New Roman" w:hint="eastAsia"/>
          </w:rPr>
          <w:t>系统</w:t>
        </w:r>
      </w:ins>
      <w:r w:rsidRPr="001D6B49">
        <w:rPr>
          <w:rFonts w:ascii="Times New Roman" w:hAnsi="Times New Roman" w:cs="Times New Roman"/>
        </w:rPr>
        <w:t>前端基于</w:t>
      </w:r>
      <w:r w:rsidRPr="001D6B49">
        <w:rPr>
          <w:rFonts w:ascii="Times New Roman" w:hAnsi="Times New Roman" w:cs="Times New Roman"/>
        </w:rPr>
        <w:t xml:space="preserve"> HTML5/CSS3 </w:t>
      </w:r>
      <w:r w:rsidRPr="001D6B49">
        <w:rPr>
          <w:rFonts w:ascii="Times New Roman" w:hAnsi="Times New Roman" w:cs="Times New Roman"/>
        </w:rPr>
        <w:t>与</w:t>
      </w:r>
      <w:r w:rsidRPr="001D6B49">
        <w:rPr>
          <w:rFonts w:ascii="Times New Roman" w:hAnsi="Times New Roman" w:cs="Times New Roman"/>
        </w:rPr>
        <w:t xml:space="preserve"> ECharts </w:t>
      </w:r>
      <w:r w:rsidRPr="001D6B49">
        <w:rPr>
          <w:rFonts w:ascii="Times New Roman" w:hAnsi="Times New Roman" w:cs="Times New Roman"/>
        </w:rPr>
        <w:t>可视化库，实现了词云、热力图等</w:t>
      </w:r>
      <w:del w:id="185" w:author="Big Pigeon" w:date="2025-04-27T16:07:00Z" w16du:dateUtc="2025-04-27T08:07:00Z">
        <w:r w:rsidRPr="001D6B49" w:rsidDel="003D7851">
          <w:rPr>
            <w:rFonts w:ascii="Times New Roman" w:hAnsi="Times New Roman" w:cs="Times New Roman"/>
          </w:rPr>
          <w:delText>复杂</w:delText>
        </w:r>
      </w:del>
      <w:r w:rsidRPr="001D6B49">
        <w:rPr>
          <w:rFonts w:ascii="Times New Roman" w:hAnsi="Times New Roman" w:cs="Times New Roman"/>
        </w:rPr>
        <w:t>图表的交互展示</w:t>
      </w:r>
      <w:ins w:id="186" w:author="Big Pigeon" w:date="2025-04-27T16:07:00Z" w16du:dateUtc="2025-04-27T08:07:00Z">
        <w:r w:rsidR="003D7851">
          <w:rPr>
            <w:rFonts w:ascii="Times New Roman" w:hAnsi="Times New Roman" w:cs="Times New Roman" w:hint="eastAsia"/>
          </w:rPr>
          <w:t>功能</w:t>
        </w:r>
      </w:ins>
      <w:r w:rsidRPr="001D6B49">
        <w:rPr>
          <w:rFonts w:ascii="Times New Roman" w:hAnsi="Times New Roman" w:cs="Times New Roman"/>
        </w:rPr>
        <w:t>，</w:t>
      </w:r>
      <w:del w:id="187" w:author="Big Pigeon" w:date="2025-04-27T16:07:00Z" w16du:dateUtc="2025-04-27T08:07:00Z">
        <w:r w:rsidRPr="001D6B49" w:rsidDel="003D7851">
          <w:rPr>
            <w:rFonts w:ascii="Times New Roman" w:hAnsi="Times New Roman" w:cs="Times New Roman"/>
          </w:rPr>
          <w:delText>经</w:delText>
        </w:r>
      </w:del>
      <w:ins w:id="188" w:author="Big Pigeon" w:date="2025-04-27T16:07:00Z" w16du:dateUtc="2025-04-27T08:07:00Z">
        <w:r w:rsidR="003D7851">
          <w:rPr>
            <w:rFonts w:ascii="Times New Roman" w:hAnsi="Times New Roman" w:cs="Times New Roman" w:hint="eastAsia"/>
          </w:rPr>
          <w:t>在通过</w:t>
        </w:r>
      </w:ins>
      <w:r w:rsidRPr="001D6B49">
        <w:rPr>
          <w:rFonts w:ascii="Times New Roman" w:hAnsi="Times New Roman" w:cs="Times New Roman"/>
        </w:rPr>
        <w:t>主流浏览器兼容性测试</w:t>
      </w:r>
      <w:ins w:id="189" w:author="Big Pigeon" w:date="2025-04-27T16:07:00Z" w16du:dateUtc="2025-04-27T08:07:00Z">
        <w:r w:rsidR="003D7851">
          <w:rPr>
            <w:rFonts w:ascii="Times New Roman" w:hAnsi="Times New Roman" w:cs="Times New Roman" w:hint="eastAsia"/>
          </w:rPr>
          <w:t>时</w:t>
        </w:r>
      </w:ins>
      <w:r w:rsidRPr="001D6B49">
        <w:rPr>
          <w:rFonts w:ascii="Times New Roman" w:hAnsi="Times New Roman" w:cs="Times New Roman"/>
        </w:rPr>
        <w:t>，图表渲染错误率低</w:t>
      </w:r>
      <w:ins w:id="190" w:author="Big Pigeon" w:date="2025-04-27T16:08:00Z" w16du:dateUtc="2025-04-27T08:08:00Z">
        <w:r w:rsidR="003D7851">
          <w:rPr>
            <w:rFonts w:ascii="Times New Roman" w:hAnsi="Times New Roman" w:cs="Times New Roman" w:hint="eastAsia"/>
          </w:rPr>
          <w:t>，兼容性良好</w:t>
        </w:r>
      </w:ins>
      <w:del w:id="191" w:author="Big Pigeon" w:date="2025-04-27T16:08:00Z" w16du:dateUtc="2025-04-27T08:08:00Z">
        <w:r w:rsidRPr="001D6B49" w:rsidDel="003D7851">
          <w:rPr>
            <w:rFonts w:ascii="Times New Roman" w:hAnsi="Times New Roman" w:cs="Times New Roman"/>
          </w:rPr>
          <w:delText>于</w:delText>
        </w:r>
        <w:r w:rsidRPr="001D6B49" w:rsidDel="003D7851">
          <w:rPr>
            <w:rFonts w:ascii="Times New Roman" w:hAnsi="Times New Roman" w:cs="Times New Roman"/>
          </w:rPr>
          <w:delText xml:space="preserve"> 1.5%</w:delText>
        </w:r>
      </w:del>
      <w:r w:rsidRPr="001D6B49">
        <w:rPr>
          <w:rFonts w:ascii="Times New Roman" w:hAnsi="Times New Roman" w:cs="Times New Roman"/>
        </w:rPr>
        <w:t>。</w:t>
      </w:r>
      <w:ins w:id="192" w:author="Big Pigeon" w:date="2025-04-27T16:08:00Z" w16du:dateUtc="2025-04-27T08:08:00Z">
        <w:r w:rsidR="003D7851">
          <w:rPr>
            <w:rFonts w:ascii="Times New Roman" w:hAnsi="Times New Roman" w:cs="Times New Roman" w:hint="eastAsia"/>
          </w:rPr>
          <w:t>另外，</w:t>
        </w:r>
      </w:ins>
      <w:r w:rsidRPr="001D6B49">
        <w:rPr>
          <w:rFonts w:ascii="Times New Roman" w:hAnsi="Times New Roman" w:cs="Times New Roman"/>
        </w:rPr>
        <w:t>系统</w:t>
      </w:r>
      <w:del w:id="193" w:author="Big Pigeon" w:date="2025-04-27T16:08:00Z" w16du:dateUtc="2025-04-27T08:08:00Z">
        <w:r w:rsidRPr="001D6B49" w:rsidDel="003D7851">
          <w:rPr>
            <w:rFonts w:ascii="Times New Roman" w:hAnsi="Times New Roman" w:cs="Times New Roman"/>
          </w:rPr>
          <w:delText>部署</w:delText>
        </w:r>
      </w:del>
      <w:r w:rsidRPr="001D6B49">
        <w:rPr>
          <w:rFonts w:ascii="Times New Roman" w:hAnsi="Times New Roman" w:cs="Times New Roman"/>
        </w:rPr>
        <w:t>采用</w:t>
      </w:r>
      <w:r w:rsidRPr="001D6B49">
        <w:rPr>
          <w:rFonts w:ascii="Times New Roman" w:hAnsi="Times New Roman" w:cs="Times New Roman"/>
        </w:rPr>
        <w:t xml:space="preserve"> Docker </w:t>
      </w:r>
      <w:r w:rsidRPr="001D6B49">
        <w:rPr>
          <w:rFonts w:ascii="Times New Roman" w:hAnsi="Times New Roman" w:cs="Times New Roman"/>
        </w:rPr>
        <w:t>容器化</w:t>
      </w:r>
      <w:ins w:id="194" w:author="Big Pigeon" w:date="2025-04-27T16:08:00Z" w16du:dateUtc="2025-04-27T08:08:00Z">
        <w:r w:rsidR="003D7851">
          <w:rPr>
            <w:rFonts w:ascii="Times New Roman" w:hAnsi="Times New Roman" w:cs="Times New Roman" w:hint="eastAsia"/>
          </w:rPr>
          <w:t>部署</w:t>
        </w:r>
      </w:ins>
      <w:r w:rsidRPr="001D6B49">
        <w:rPr>
          <w:rFonts w:ascii="Times New Roman" w:hAnsi="Times New Roman" w:cs="Times New Roman"/>
        </w:rPr>
        <w:t>方案，结合</w:t>
      </w:r>
      <w:r w:rsidRPr="001D6B49">
        <w:rPr>
          <w:rFonts w:ascii="Times New Roman" w:hAnsi="Times New Roman" w:cs="Times New Roman"/>
        </w:rPr>
        <w:t xml:space="preserve"> Nginx </w:t>
      </w:r>
      <w:r w:rsidRPr="001D6B49">
        <w:rPr>
          <w:rFonts w:ascii="Times New Roman" w:hAnsi="Times New Roman" w:cs="Times New Roman"/>
        </w:rPr>
        <w:t>反向代理</w:t>
      </w:r>
      <w:ins w:id="195" w:author="Big Pigeon" w:date="2025-04-27T16:08:00Z" w16du:dateUtc="2025-04-27T08:08:00Z">
        <w:r w:rsidR="003D7851">
          <w:rPr>
            <w:rFonts w:ascii="Times New Roman" w:hAnsi="Times New Roman" w:cs="Times New Roman" w:hint="eastAsia"/>
          </w:rPr>
          <w:t>、</w:t>
        </w:r>
      </w:ins>
      <w:del w:id="196" w:author="Big Pigeon" w:date="2025-04-27T16:08:00Z" w16du:dateUtc="2025-04-27T08:08:00Z">
        <w:r w:rsidRPr="001D6B49" w:rsidDel="003D7851">
          <w:rPr>
            <w:rFonts w:ascii="Times New Roman" w:hAnsi="Times New Roman" w:cs="Times New Roman"/>
          </w:rPr>
          <w:delText>与</w:delText>
        </w:r>
      </w:del>
      <w:r w:rsidRPr="001D6B49">
        <w:rPr>
          <w:rFonts w:ascii="Times New Roman" w:hAnsi="Times New Roman" w:cs="Times New Roman"/>
        </w:rPr>
        <w:t>负载均衡</w:t>
      </w:r>
      <w:ins w:id="197" w:author="Big Pigeon" w:date="2025-04-27T16:08:00Z" w16du:dateUtc="2025-04-27T08:08:00Z">
        <w:r w:rsidR="003D7851">
          <w:rPr>
            <w:rFonts w:ascii="Times New Roman" w:hAnsi="Times New Roman" w:cs="Times New Roman" w:hint="eastAsia"/>
          </w:rPr>
          <w:t>等</w:t>
        </w:r>
      </w:ins>
      <w:r w:rsidRPr="001D6B49">
        <w:rPr>
          <w:rFonts w:ascii="Times New Roman" w:hAnsi="Times New Roman" w:cs="Times New Roman"/>
        </w:rPr>
        <w:t>策略，在模拟</w:t>
      </w:r>
      <w:r w:rsidRPr="001D6B49">
        <w:rPr>
          <w:rFonts w:ascii="Times New Roman" w:hAnsi="Times New Roman" w:cs="Times New Roman"/>
        </w:rPr>
        <w:t xml:space="preserve"> 500 </w:t>
      </w:r>
      <w:r w:rsidRPr="001D6B49">
        <w:rPr>
          <w:rFonts w:ascii="Times New Roman" w:hAnsi="Times New Roman" w:cs="Times New Roman"/>
        </w:rPr>
        <w:t>并发用户访问</w:t>
      </w:r>
      <w:ins w:id="198" w:author="Big Pigeon" w:date="2025-04-27T16:09:00Z" w16du:dateUtc="2025-04-27T08:09:00Z">
        <w:r w:rsidR="003D7851">
          <w:rPr>
            <w:rFonts w:ascii="Times New Roman" w:hAnsi="Times New Roman" w:cs="Times New Roman" w:hint="eastAsia"/>
          </w:rPr>
          <w:t>测试</w:t>
        </w:r>
      </w:ins>
      <w:r w:rsidRPr="001D6B49">
        <w:rPr>
          <w:rFonts w:ascii="Times New Roman" w:hAnsi="Times New Roman" w:cs="Times New Roman"/>
        </w:rPr>
        <w:t>时，核心接口平均响应时间稳定</w:t>
      </w:r>
      <w:del w:id="199" w:author="Big Pigeon" w:date="2025-04-27T16:09:00Z" w16du:dateUtc="2025-04-27T08:09:00Z">
        <w:r w:rsidRPr="001D6B49" w:rsidDel="003D7851">
          <w:rPr>
            <w:rFonts w:ascii="Times New Roman" w:hAnsi="Times New Roman" w:cs="Times New Roman"/>
          </w:rPr>
          <w:delText>在</w:delText>
        </w:r>
        <w:r w:rsidRPr="001D6B49" w:rsidDel="003D7851">
          <w:rPr>
            <w:rFonts w:ascii="Times New Roman" w:hAnsi="Times New Roman" w:cs="Times New Roman"/>
          </w:rPr>
          <w:delText xml:space="preserve"> 1.8 </w:delText>
        </w:r>
        <w:r w:rsidRPr="001D6B49" w:rsidDel="003D7851">
          <w:rPr>
            <w:rFonts w:ascii="Times New Roman" w:hAnsi="Times New Roman" w:cs="Times New Roman"/>
          </w:rPr>
          <w:delText>秒</w:delText>
        </w:r>
      </w:del>
      <w:r w:rsidRPr="001D6B49">
        <w:rPr>
          <w:rFonts w:ascii="Times New Roman" w:hAnsi="Times New Roman" w:cs="Times New Roman"/>
        </w:rPr>
        <w:t>，服务器资源利用率维持在合理区间</w:t>
      </w:r>
      <w:del w:id="200" w:author="Big Pigeon" w:date="2025-04-27T16:09:00Z" w16du:dateUtc="2025-04-27T08:09:00Z">
        <w:r w:rsidRPr="001D6B49" w:rsidDel="003D7851">
          <w:rPr>
            <w:rFonts w:ascii="Times New Roman" w:hAnsi="Times New Roman" w:cs="Times New Roman"/>
          </w:rPr>
          <w:delText>（</w:delText>
        </w:r>
        <w:r w:rsidRPr="001D6B49" w:rsidDel="003D7851">
          <w:rPr>
            <w:rFonts w:ascii="Times New Roman" w:hAnsi="Times New Roman" w:cs="Times New Roman"/>
          </w:rPr>
          <w:delText>CPU≤75%</w:delText>
        </w:r>
        <w:r w:rsidRPr="001D6B49" w:rsidDel="003D7851">
          <w:rPr>
            <w:rFonts w:ascii="Times New Roman" w:hAnsi="Times New Roman" w:cs="Times New Roman"/>
          </w:rPr>
          <w:delText>，内存</w:delText>
        </w:r>
        <w:r w:rsidRPr="001D6B49" w:rsidDel="003D7851">
          <w:rPr>
            <w:rFonts w:ascii="Times New Roman" w:hAnsi="Times New Roman" w:cs="Times New Roman"/>
          </w:rPr>
          <w:delText>≤80%</w:delText>
        </w:r>
        <w:r w:rsidRPr="001D6B49" w:rsidDel="003D7851">
          <w:rPr>
            <w:rFonts w:ascii="Times New Roman" w:hAnsi="Times New Roman" w:cs="Times New Roman"/>
          </w:rPr>
          <w:delText>）</w:delText>
        </w:r>
      </w:del>
      <w:r w:rsidRPr="001D6B49">
        <w:rPr>
          <w:rFonts w:ascii="Times New Roman" w:hAnsi="Times New Roman" w:cs="Times New Roman"/>
        </w:rPr>
        <w:t>，验证了高并发场景下的技术可行性。</w:t>
      </w:r>
    </w:p>
    <w:p w14:paraId="2D428BDC" w14:textId="77777777" w:rsidR="00604326" w:rsidRPr="001D6B49" w:rsidRDefault="001D6B49">
      <w:pPr>
        <w:pStyle w:val="a3"/>
        <w:rPr>
          <w:rFonts w:ascii="Times New Roman" w:hAnsi="Times New Roman"/>
        </w:rPr>
      </w:pPr>
      <w:bookmarkStart w:id="201" w:name="_Toc196418448"/>
      <w:r w:rsidRPr="001D6B49">
        <w:rPr>
          <w:rFonts w:ascii="Times New Roman" w:hAnsi="Times New Roman"/>
        </w:rPr>
        <w:t>经济可行性</w:t>
      </w:r>
      <w:bookmarkEnd w:id="201"/>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从成本效益角度评估，系统采用全开源技术栈，显著降低了技术投入门槛。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的容器化部署也进一步降低了环境配置复杂度。开发周期通过模块化设计得到控制，核心功能（如舆情分析、数据可视化）在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202" w:name="_Toc196418449"/>
      <w:r w:rsidRPr="001D6B49">
        <w:rPr>
          <w:rFonts w:ascii="Times New Roman" w:hAnsi="Times New Roman"/>
        </w:rPr>
        <w:t>操作可行性</w:t>
      </w:r>
      <w:bookmarkEnd w:id="202"/>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203" w:name="_Toc196418450"/>
      <w:r w:rsidRPr="001D6B49">
        <w:rPr>
          <w:rFonts w:ascii="Times New Roman" w:hAnsi="Times New Roman" w:cs="Times New Roman"/>
        </w:rPr>
        <w:t>需求分析</w:t>
      </w:r>
      <w:bookmarkEnd w:id="203"/>
    </w:p>
    <w:p w14:paraId="4C1335E4" w14:textId="77777777" w:rsidR="00604326" w:rsidRPr="001D6B49" w:rsidRDefault="001D6B49">
      <w:pPr>
        <w:pStyle w:val="a3"/>
        <w:rPr>
          <w:rFonts w:ascii="Times New Roman" w:hAnsi="Times New Roman"/>
        </w:rPr>
      </w:pPr>
      <w:bookmarkStart w:id="204" w:name="_Toc196418451"/>
      <w:r w:rsidRPr="001D6B49">
        <w:rPr>
          <w:rFonts w:ascii="Times New Roman" w:hAnsi="Times New Roman"/>
        </w:rPr>
        <w:t>功能需求</w:t>
      </w:r>
      <w:bookmarkEnd w:id="204"/>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库，实现微博搜索接口与评论数据的自动化抓取，结合代理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池、请求频率控制与反爬策略规避平台限制，数据清洗与存储流程通过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定向采集，覆盖微博正文、评论、转发、点赞数据。</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r w:rsidRPr="001D6B49">
        <w:rPr>
          <w:rFonts w:ascii="Times New Roman" w:hAnsi="Times New Roman" w:cs="Times New Roman"/>
        </w:rPr>
        <w:t>ECharts</w:t>
      </w:r>
      <w:r w:rsidRPr="001D6B49">
        <w:rPr>
          <w:rFonts w:ascii="Times New Roman" w:hAnsi="Times New Roman" w:cs="Times New Roman"/>
        </w:rPr>
        <w:t>库的词云、热力图与折线图实现数据可视化，支持多维度分析结果的直观展示。系统管理功能涵盖配置管理（如预警阈值设置）与日志审计，数据导出支持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205" w:name="_Toc196418452"/>
      <w:r w:rsidRPr="001D6B49">
        <w:rPr>
          <w:rFonts w:ascii="Times New Roman" w:hAnsi="Times New Roman"/>
        </w:rPr>
        <w:t>非功能需求</w:t>
      </w:r>
      <w:bookmarkEnd w:id="205"/>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等主流浏览器，界面操作逻辑与微博平台保持一致以降低学习成本。可维护性通过代码规范（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w:t>
      </w:r>
      <w:r w:rsidRPr="001D6B49">
        <w:rPr>
          <w:rFonts w:ascii="Times New Roman" w:hAnsi="Times New Roman" w:cs="Times New Roman"/>
        </w:rPr>
        <w:lastRenderedPageBreak/>
        <w:t>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206" w:name="_Toc196418453"/>
      <w:r w:rsidRPr="001D6B49">
        <w:rPr>
          <w:rFonts w:ascii="Times New Roman" w:hAnsi="Times New Roman" w:cs="Times New Roman"/>
        </w:rPr>
        <w:t>本章小结</w:t>
      </w:r>
      <w:bookmarkEnd w:id="206"/>
    </w:p>
    <w:p w14:paraId="27647A34" w14:textId="50E087EE" w:rsidR="00604326" w:rsidRPr="001D6B49" w:rsidDel="003D7851" w:rsidRDefault="003D7851">
      <w:pPr>
        <w:pStyle w:val="a7"/>
        <w:rPr>
          <w:del w:id="207" w:author="Big Pigeon" w:date="2025-04-27T16:09:00Z" w16du:dateUtc="2025-04-27T08:09:00Z"/>
          <w:rFonts w:ascii="Times New Roman" w:hAnsi="Times New Roman" w:cs="Times New Roman"/>
        </w:rPr>
      </w:pPr>
      <w:ins w:id="208" w:author="Big Pigeon" w:date="2025-04-27T16:10:00Z" w16du:dateUtc="2025-04-27T08:10:00Z">
        <w:r>
          <w:rPr>
            <w:rFonts w:ascii="Times New Roman" w:hAnsi="Times New Roman" w:cs="Times New Roman" w:hint="eastAsia"/>
          </w:rPr>
          <w:t>本章介绍了系统在</w:t>
        </w:r>
      </w:ins>
      <w:del w:id="209" w:author="Big Pigeon" w:date="2025-04-27T16:10:00Z" w16du:dateUtc="2025-04-27T08:10:00Z">
        <w:r w:rsidR="001D6B49" w:rsidRPr="001D6B49" w:rsidDel="003D7851">
          <w:rPr>
            <w:rFonts w:ascii="Times New Roman" w:hAnsi="Times New Roman" w:cs="Times New Roman"/>
          </w:rPr>
          <w:delText>通过</w:delText>
        </w:r>
      </w:del>
      <w:r w:rsidR="001D6B49" w:rsidRPr="001D6B49">
        <w:rPr>
          <w:rFonts w:ascii="Times New Roman" w:hAnsi="Times New Roman" w:cs="Times New Roman"/>
        </w:rPr>
        <w:t>可行性</w:t>
      </w:r>
      <w:ins w:id="210" w:author="Big Pigeon" w:date="2025-04-27T16:10:00Z" w16du:dateUtc="2025-04-27T08:10:00Z">
        <w:r>
          <w:rPr>
            <w:rFonts w:ascii="Times New Roman" w:hAnsi="Times New Roman" w:cs="Times New Roman" w:hint="eastAsia"/>
          </w:rPr>
          <w:t>和</w:t>
        </w:r>
      </w:ins>
      <w:del w:id="211" w:author="Big Pigeon" w:date="2025-04-27T16:10:00Z" w16du:dateUtc="2025-04-27T08:10:00Z">
        <w:r w:rsidR="001D6B49" w:rsidRPr="001D6B49" w:rsidDel="003D7851">
          <w:rPr>
            <w:rFonts w:ascii="Times New Roman" w:hAnsi="Times New Roman" w:cs="Times New Roman"/>
          </w:rPr>
          <w:delText>分析和</w:delText>
        </w:r>
      </w:del>
      <w:del w:id="212" w:author="Big Pigeon" w:date="2025-04-27T16:11:00Z" w16du:dateUtc="2025-04-27T08:11:00Z">
        <w:r w:rsidR="001D6B49" w:rsidRPr="001D6B49" w:rsidDel="003D7851">
          <w:rPr>
            <w:rFonts w:ascii="Times New Roman" w:hAnsi="Times New Roman" w:cs="Times New Roman"/>
          </w:rPr>
          <w:delText>需求</w:delText>
        </w:r>
      </w:del>
      <w:ins w:id="213" w:author="Big Pigeon" w:date="2025-04-27T16:10:00Z" w16du:dateUtc="2025-04-27T08:10:00Z">
        <w:r>
          <w:rPr>
            <w:rFonts w:ascii="Times New Roman" w:hAnsi="Times New Roman" w:cs="Times New Roman" w:hint="eastAsia"/>
          </w:rPr>
          <w:t>方面的</w:t>
        </w:r>
      </w:ins>
      <w:r w:rsidR="001D6B49" w:rsidRPr="001D6B49">
        <w:rPr>
          <w:rFonts w:ascii="Times New Roman" w:hAnsi="Times New Roman" w:cs="Times New Roman"/>
        </w:rPr>
        <w:t>分析，确认</w:t>
      </w:r>
      <w:ins w:id="214" w:author="Big Pigeon" w:date="2025-04-27T16:10:00Z" w16du:dateUtc="2025-04-27T08:10:00Z">
        <w:r>
          <w:rPr>
            <w:rFonts w:ascii="Times New Roman" w:hAnsi="Times New Roman" w:cs="Times New Roman" w:hint="eastAsia"/>
          </w:rPr>
          <w:t>了</w:t>
        </w:r>
      </w:ins>
      <w:r w:rsidR="001D6B49" w:rsidRPr="001D6B49">
        <w:rPr>
          <w:rFonts w:ascii="Times New Roman" w:hAnsi="Times New Roman" w:cs="Times New Roman"/>
        </w:rPr>
        <w:t>系统开发在技术、经济</w:t>
      </w:r>
      <w:ins w:id="215" w:author="Big Pigeon" w:date="2025-04-27T16:10:00Z" w16du:dateUtc="2025-04-27T08:10:00Z">
        <w:r>
          <w:rPr>
            <w:rFonts w:ascii="Times New Roman" w:hAnsi="Times New Roman" w:cs="Times New Roman" w:hint="eastAsia"/>
          </w:rPr>
          <w:t>、</w:t>
        </w:r>
      </w:ins>
      <w:del w:id="216" w:author="Big Pigeon" w:date="2025-04-27T16:10:00Z" w16du:dateUtc="2025-04-27T08:10:00Z">
        <w:r w:rsidR="001D6B49" w:rsidRPr="001D6B49" w:rsidDel="003D7851">
          <w:rPr>
            <w:rFonts w:ascii="Times New Roman" w:hAnsi="Times New Roman" w:cs="Times New Roman"/>
          </w:rPr>
          <w:delText>和</w:delText>
        </w:r>
      </w:del>
      <w:r w:rsidR="001D6B49" w:rsidRPr="001D6B49">
        <w:rPr>
          <w:rFonts w:ascii="Times New Roman" w:hAnsi="Times New Roman" w:cs="Times New Roman"/>
        </w:rPr>
        <w:t>操作上均具有可行性，</w:t>
      </w:r>
      <w:ins w:id="217" w:author="Big Pigeon" w:date="2025-04-27T16:11:00Z" w16du:dateUtc="2025-04-27T08:11:00Z">
        <w:r>
          <w:rPr>
            <w:rFonts w:ascii="Times New Roman" w:hAnsi="Times New Roman" w:cs="Times New Roman" w:hint="eastAsia"/>
          </w:rPr>
          <w:t>同时也</w:t>
        </w:r>
      </w:ins>
      <w:r w:rsidR="001D6B49" w:rsidRPr="001D6B49">
        <w:rPr>
          <w:rFonts w:ascii="Times New Roman" w:hAnsi="Times New Roman" w:cs="Times New Roman"/>
        </w:rPr>
        <w:t>明确了系统</w:t>
      </w:r>
      <w:ins w:id="218" w:author="Big Pigeon" w:date="2025-04-27T16:11:00Z" w16du:dateUtc="2025-04-27T08:11:00Z">
        <w:r>
          <w:rPr>
            <w:rFonts w:ascii="Times New Roman" w:hAnsi="Times New Roman" w:cs="Times New Roman" w:hint="eastAsia"/>
          </w:rPr>
          <w:t>在</w:t>
        </w:r>
      </w:ins>
      <w:del w:id="219" w:author="Big Pigeon" w:date="2025-04-27T16:11:00Z" w16du:dateUtc="2025-04-27T08:11:00Z">
        <w:r w:rsidR="001D6B49" w:rsidRPr="001D6B49" w:rsidDel="003D7851">
          <w:rPr>
            <w:rFonts w:ascii="Times New Roman" w:hAnsi="Times New Roman" w:cs="Times New Roman"/>
          </w:rPr>
          <w:delText>的</w:delText>
        </w:r>
      </w:del>
      <w:r w:rsidR="001D6B49" w:rsidRPr="001D6B49">
        <w:rPr>
          <w:rFonts w:ascii="Times New Roman" w:hAnsi="Times New Roman" w:cs="Times New Roman"/>
        </w:rPr>
        <w:t>功能</w:t>
      </w:r>
      <w:ins w:id="220" w:author="Big Pigeon" w:date="2025-04-27T16:11:00Z" w16du:dateUtc="2025-04-27T08:11:00Z">
        <w:r>
          <w:rPr>
            <w:rFonts w:ascii="Times New Roman" w:hAnsi="Times New Roman" w:cs="Times New Roman" w:hint="eastAsia"/>
          </w:rPr>
          <w:t>方面和</w:t>
        </w:r>
      </w:ins>
      <w:del w:id="221" w:author="Big Pigeon" w:date="2025-04-27T16:11:00Z" w16du:dateUtc="2025-04-27T08:11:00Z">
        <w:r w:rsidR="001D6B49" w:rsidRPr="001D6B49" w:rsidDel="003D7851">
          <w:rPr>
            <w:rFonts w:ascii="Times New Roman" w:hAnsi="Times New Roman" w:cs="Times New Roman"/>
          </w:rPr>
          <w:delText>和</w:delText>
        </w:r>
      </w:del>
      <w:r w:rsidR="001D6B49" w:rsidRPr="001D6B49">
        <w:rPr>
          <w:rFonts w:ascii="Times New Roman" w:hAnsi="Times New Roman" w:cs="Times New Roman"/>
        </w:rPr>
        <w:t>非功能</w:t>
      </w:r>
      <w:ins w:id="222" w:author="Big Pigeon" w:date="2025-04-27T16:11:00Z" w16du:dateUtc="2025-04-27T08:11:00Z">
        <w:r>
          <w:rPr>
            <w:rFonts w:ascii="Times New Roman" w:hAnsi="Times New Roman" w:cs="Times New Roman" w:hint="eastAsia"/>
          </w:rPr>
          <w:t>方面的</w:t>
        </w:r>
      </w:ins>
      <w:r w:rsidR="001D6B49" w:rsidRPr="001D6B49">
        <w:rPr>
          <w:rFonts w:ascii="Times New Roman" w:hAnsi="Times New Roman" w:cs="Times New Roman"/>
        </w:rPr>
        <w:t>需求</w:t>
      </w:r>
      <w:ins w:id="223" w:author="Big Pigeon" w:date="2025-04-27T16:11:00Z" w16du:dateUtc="2025-04-27T08:11:00Z">
        <w:r>
          <w:rPr>
            <w:rFonts w:ascii="Times New Roman" w:hAnsi="Times New Roman" w:cs="Times New Roman" w:hint="eastAsia"/>
          </w:rPr>
          <w:t>，</w:t>
        </w:r>
      </w:ins>
      <w:del w:id="224" w:author="Big Pigeon" w:date="2025-04-27T16:11:00Z" w16du:dateUtc="2025-04-27T08:11:00Z">
        <w:r w:rsidR="001D6B49" w:rsidRPr="001D6B49" w:rsidDel="003D7851">
          <w:rPr>
            <w:rFonts w:ascii="Times New Roman" w:hAnsi="Times New Roman" w:cs="Times New Roman"/>
          </w:rPr>
          <w:delText>。这些分析结果</w:delText>
        </w:r>
      </w:del>
      <w:r w:rsidR="001D6B49" w:rsidRPr="001D6B49">
        <w:rPr>
          <w:rFonts w:ascii="Times New Roman" w:hAnsi="Times New Roman" w:cs="Times New Roman"/>
        </w:rPr>
        <w:t>为后续的系统设计提供了</w:t>
      </w:r>
      <w:ins w:id="225" w:author="Big Pigeon" w:date="2025-04-27T16:11:00Z" w16du:dateUtc="2025-04-27T08:11:00Z">
        <w:r>
          <w:rPr>
            <w:rFonts w:ascii="Times New Roman" w:hAnsi="Times New Roman" w:cs="Times New Roman" w:hint="eastAsia"/>
          </w:rPr>
          <w:t>理论依据指导</w:t>
        </w:r>
      </w:ins>
      <w:ins w:id="226" w:author="Big Pigeon" w:date="2025-04-27T16:12:00Z" w16du:dateUtc="2025-04-27T08:12:00Z">
        <w:r>
          <w:rPr>
            <w:rFonts w:ascii="Times New Roman" w:hAnsi="Times New Roman" w:cs="Times New Roman" w:hint="eastAsia"/>
          </w:rPr>
          <w:t>方向。</w:t>
        </w:r>
      </w:ins>
      <w:del w:id="227" w:author="Big Pigeon" w:date="2025-04-27T16:11:00Z" w16du:dateUtc="2025-04-27T08:11:00Z">
        <w:r w:rsidR="001D6B49" w:rsidRPr="001D6B49" w:rsidDel="003D7851">
          <w:rPr>
            <w:rFonts w:ascii="Times New Roman" w:hAnsi="Times New Roman" w:cs="Times New Roman"/>
          </w:rPr>
          <w:delText>明确的指导方向</w:delText>
        </w:r>
      </w:del>
      <w:del w:id="228" w:author="Big Pigeon" w:date="2025-04-27T16:12:00Z" w16du:dateUtc="2025-04-27T08:12:00Z">
        <w:r w:rsidR="001D6B49" w:rsidRPr="001D6B49" w:rsidDel="003D7851">
          <w:rPr>
            <w:rFonts w:ascii="Times New Roman" w:hAnsi="Times New Roman" w:cs="Times New Roman"/>
          </w:rPr>
          <w:delText>。</w:delText>
        </w:r>
      </w:del>
    </w:p>
    <w:p w14:paraId="54B0F634" w14:textId="77777777" w:rsidR="00604326" w:rsidRPr="003D7851" w:rsidRDefault="00604326" w:rsidP="003D7851">
      <w:pPr>
        <w:pStyle w:val="a7"/>
        <w:ind w:firstLineChars="0" w:firstLine="0"/>
        <w:rPr>
          <w:rFonts w:ascii="Times New Roman" w:hAnsi="Times New Roman" w:cs="Times New Roman" w:hint="eastAsia"/>
        </w:rPr>
        <w:pPrChange w:id="229" w:author="Big Pigeon" w:date="2025-04-27T16:12:00Z" w16du:dateUtc="2025-04-27T08:12:00Z">
          <w:pPr>
            <w:pStyle w:val="a7"/>
          </w:pPr>
        </w:pPrChange>
      </w:pP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230" w:name="_Toc196418454"/>
      <w:r w:rsidRPr="001D6B49">
        <w:lastRenderedPageBreak/>
        <w:t>系统总体设计</w:t>
      </w:r>
      <w:bookmarkEnd w:id="230"/>
    </w:p>
    <w:p w14:paraId="476EF3D5" w14:textId="77777777" w:rsidR="00604326" w:rsidRPr="001D6B49" w:rsidRDefault="001D6B49">
      <w:pPr>
        <w:pStyle w:val="a2"/>
        <w:rPr>
          <w:rFonts w:ascii="Times New Roman" w:hAnsi="Times New Roman" w:cs="Times New Roman"/>
        </w:rPr>
      </w:pPr>
      <w:bookmarkStart w:id="231" w:name="_Toc196418455"/>
      <w:r w:rsidRPr="001D6B49">
        <w:rPr>
          <w:rFonts w:ascii="Times New Roman" w:hAnsi="Times New Roman" w:cs="Times New Roman"/>
        </w:rPr>
        <w:t>设计目标</w:t>
      </w:r>
      <w:bookmarkEnd w:id="231"/>
    </w:p>
    <w:p w14:paraId="6DAFDFC7" w14:textId="06D9AD31" w:rsidR="00604326" w:rsidRPr="001D6B49" w:rsidRDefault="001D6B49" w:rsidP="00921C6C">
      <w:pPr>
        <w:pStyle w:val="a7"/>
        <w:rPr>
          <w:rFonts w:ascii="Times New Roman" w:hAnsi="Times New Roman" w:cs="Times New Roman"/>
        </w:rPr>
      </w:pPr>
      <w:r w:rsidRPr="001D6B49">
        <w:rPr>
          <w:rFonts w:ascii="Times New Roman" w:hAnsi="Times New Roman" w:cs="Times New Roman" w:hint="eastAsia"/>
        </w:rPr>
        <w:t>本系统</w:t>
      </w:r>
      <w:del w:id="232" w:author="Big Pigeon" w:date="2025-04-27T16:12:00Z" w16du:dateUtc="2025-04-27T08:12:00Z">
        <w:r w:rsidRPr="001D6B49" w:rsidDel="003D7851">
          <w:rPr>
            <w:rFonts w:ascii="Times New Roman" w:hAnsi="Times New Roman" w:cs="Times New Roman" w:hint="eastAsia"/>
          </w:rPr>
          <w:delText>旨在</w:delText>
        </w:r>
      </w:del>
      <w:ins w:id="233" w:author="Big Pigeon" w:date="2025-04-27T16:12:00Z" w16du:dateUtc="2025-04-27T08:12:00Z">
        <w:r w:rsidR="003D7851">
          <w:rPr>
            <w:rFonts w:ascii="Times New Roman" w:hAnsi="Times New Roman" w:cs="Times New Roman" w:hint="eastAsia"/>
          </w:rPr>
          <w:t>的设计目标是</w:t>
        </w:r>
      </w:ins>
      <w:r w:rsidRPr="001D6B49">
        <w:rPr>
          <w:rFonts w:ascii="Times New Roman" w:hAnsi="Times New Roman" w:cs="Times New Roman" w:hint="eastAsia"/>
        </w:rPr>
        <w:t>构建一个功能完备、运行稳定、安全可靠的微博舆情分析平台。系统</w:t>
      </w:r>
      <w:ins w:id="234" w:author="Big Pigeon" w:date="2025-04-27T16:12:00Z" w16du:dateUtc="2025-04-27T08:12:00Z">
        <w:r w:rsidR="003D7851">
          <w:rPr>
            <w:rFonts w:ascii="Times New Roman" w:hAnsi="Times New Roman" w:cs="Times New Roman" w:hint="eastAsia"/>
          </w:rPr>
          <w:t>需要能够</w:t>
        </w:r>
      </w:ins>
      <w:del w:id="235" w:author="Big Pigeon" w:date="2025-04-27T16:12:00Z" w16du:dateUtc="2025-04-27T08:12:00Z">
        <w:r w:rsidRPr="001D6B49" w:rsidDel="003D7851">
          <w:rPr>
            <w:rFonts w:ascii="Times New Roman" w:hAnsi="Times New Roman" w:cs="Times New Roman" w:hint="eastAsia"/>
          </w:rPr>
          <w:delText>将</w:delText>
        </w:r>
      </w:del>
      <w:r w:rsidRPr="001D6B49">
        <w:rPr>
          <w:rFonts w:ascii="Times New Roman" w:hAnsi="Times New Roman" w:cs="Times New Roman" w:hint="eastAsia"/>
        </w:rPr>
        <w:t>实现微博数据的自动采集、智能处理</w:t>
      </w:r>
      <w:ins w:id="236" w:author="Big Pigeon" w:date="2025-04-27T16:12:00Z" w16du:dateUtc="2025-04-27T08:12:00Z">
        <w:r w:rsidR="003D7851">
          <w:rPr>
            <w:rFonts w:ascii="Times New Roman" w:hAnsi="Times New Roman" w:cs="Times New Roman" w:hint="eastAsia"/>
          </w:rPr>
          <w:t>、</w:t>
        </w:r>
      </w:ins>
      <w:del w:id="237" w:author="Big Pigeon" w:date="2025-04-27T16:12:00Z" w16du:dateUtc="2025-04-27T08:12:00Z">
        <w:r w:rsidRPr="001D6B49" w:rsidDel="003D7851">
          <w:rPr>
            <w:rFonts w:ascii="Times New Roman" w:hAnsi="Times New Roman" w:cs="Times New Roman" w:hint="eastAsia"/>
          </w:rPr>
          <w:delText>与</w:delText>
        </w:r>
      </w:del>
      <w:r w:rsidRPr="001D6B49">
        <w:rPr>
          <w:rFonts w:ascii="Times New Roman" w:hAnsi="Times New Roman" w:cs="Times New Roman" w:hint="eastAsia"/>
        </w:rPr>
        <w:t>可视化展示</w:t>
      </w:r>
      <w:ins w:id="238" w:author="Big Pigeon" w:date="2025-04-27T16:12:00Z" w16du:dateUtc="2025-04-27T08:12:00Z">
        <w:r w:rsidR="003D7851">
          <w:rPr>
            <w:rFonts w:ascii="Times New Roman" w:hAnsi="Times New Roman" w:cs="Times New Roman" w:hint="eastAsia"/>
          </w:rPr>
          <w:t>等</w:t>
        </w:r>
      </w:ins>
      <w:ins w:id="239" w:author="Big Pigeon" w:date="2025-04-27T16:13:00Z" w16du:dateUtc="2025-04-27T08:13:00Z">
        <w:r w:rsidR="003D7851">
          <w:rPr>
            <w:rFonts w:ascii="Times New Roman" w:hAnsi="Times New Roman" w:cs="Times New Roman" w:hint="eastAsia"/>
          </w:rPr>
          <w:t>功能</w:t>
        </w:r>
      </w:ins>
      <w:r w:rsidRPr="001D6B49">
        <w:rPr>
          <w:rFonts w:ascii="Times New Roman" w:hAnsi="Times New Roman" w:cs="Times New Roman" w:hint="eastAsia"/>
        </w:rPr>
        <w:t>，支持多用户</w:t>
      </w:r>
      <w:del w:id="240" w:author="Big Pigeon" w:date="2025-04-27T16:13:00Z" w16du:dateUtc="2025-04-27T08:13:00Z">
        <w:r w:rsidRPr="001D6B49" w:rsidDel="003D7851">
          <w:rPr>
            <w:rFonts w:ascii="Times New Roman" w:hAnsi="Times New Roman" w:cs="Times New Roman" w:hint="eastAsia"/>
          </w:rPr>
          <w:delText>并发</w:delText>
        </w:r>
      </w:del>
      <w:r w:rsidRPr="001D6B49">
        <w:rPr>
          <w:rFonts w:ascii="Times New Roman" w:hAnsi="Times New Roman" w:cs="Times New Roman" w:hint="eastAsia"/>
        </w:rPr>
        <w:t>访问，</w:t>
      </w:r>
      <w:ins w:id="241" w:author="Big Pigeon" w:date="2025-04-27T16:13:00Z" w16du:dateUtc="2025-04-27T08:13:00Z">
        <w:r w:rsidR="002A68BD">
          <w:rPr>
            <w:rFonts w:ascii="Times New Roman" w:hAnsi="Times New Roman" w:cs="Times New Roman" w:hint="eastAsia"/>
          </w:rPr>
          <w:t>并且需要</w:t>
        </w:r>
      </w:ins>
      <w:del w:id="242" w:author="Big Pigeon" w:date="2025-04-27T16:13:00Z" w16du:dateUtc="2025-04-27T08:13:00Z">
        <w:r w:rsidRPr="001D6B49" w:rsidDel="003D7851">
          <w:rPr>
            <w:rFonts w:ascii="Times New Roman" w:hAnsi="Times New Roman" w:cs="Times New Roman" w:hint="eastAsia"/>
          </w:rPr>
          <w:delText>并</w:delText>
        </w:r>
      </w:del>
      <w:r w:rsidRPr="001D6B49">
        <w:rPr>
          <w:rFonts w:ascii="Times New Roman" w:hAnsi="Times New Roman" w:cs="Times New Roman" w:hint="eastAsia"/>
        </w:rPr>
        <w:t>提供简洁友好的操作界面。在设计过程中，系统</w:t>
      </w:r>
      <w:ins w:id="243" w:author="Big Pigeon" w:date="2025-04-27T16:13:00Z" w16du:dateUtc="2025-04-27T08:13:00Z">
        <w:r w:rsidR="002A68BD">
          <w:rPr>
            <w:rFonts w:ascii="Times New Roman" w:hAnsi="Times New Roman" w:cs="Times New Roman" w:hint="eastAsia"/>
          </w:rPr>
          <w:t>还需要</w:t>
        </w:r>
      </w:ins>
      <w:del w:id="244" w:author="Big Pigeon" w:date="2025-04-27T16:14:00Z" w16du:dateUtc="2025-04-27T08:14:00Z">
        <w:r w:rsidRPr="001D6B49" w:rsidDel="002A68BD">
          <w:rPr>
            <w:rFonts w:ascii="Times New Roman" w:hAnsi="Times New Roman" w:cs="Times New Roman" w:hint="eastAsia"/>
          </w:rPr>
          <w:delText>充分</w:delText>
        </w:r>
      </w:del>
      <w:r w:rsidRPr="001D6B49">
        <w:rPr>
          <w:rFonts w:ascii="Times New Roman" w:hAnsi="Times New Roman" w:cs="Times New Roman" w:hint="eastAsia"/>
        </w:rPr>
        <w:t>考虑可扩展性</w:t>
      </w:r>
      <w:ins w:id="245" w:author="Big Pigeon" w:date="2025-04-27T16:13:00Z" w16du:dateUtc="2025-04-27T08:13:00Z">
        <w:r w:rsidR="002A68BD">
          <w:rPr>
            <w:rFonts w:ascii="Times New Roman" w:hAnsi="Times New Roman" w:cs="Times New Roman" w:hint="eastAsia"/>
          </w:rPr>
          <w:t>和</w:t>
        </w:r>
      </w:ins>
      <w:del w:id="246" w:author="Big Pigeon" w:date="2025-04-27T16:13:00Z" w16du:dateUtc="2025-04-27T08:13:00Z">
        <w:r w:rsidRPr="001D6B49" w:rsidDel="002A68BD">
          <w:rPr>
            <w:rFonts w:ascii="Times New Roman" w:hAnsi="Times New Roman" w:cs="Times New Roman" w:hint="eastAsia"/>
          </w:rPr>
          <w:delText>与</w:delText>
        </w:r>
      </w:del>
      <w:r w:rsidRPr="001D6B49">
        <w:rPr>
          <w:rFonts w:ascii="Times New Roman" w:hAnsi="Times New Roman" w:cs="Times New Roman" w:hint="eastAsia"/>
        </w:rPr>
        <w:t>可维护性，确保</w:t>
      </w:r>
      <w:ins w:id="247" w:author="Big Pigeon" w:date="2025-04-27T16:13:00Z" w16du:dateUtc="2025-04-27T08:13:00Z">
        <w:r w:rsidR="002A68BD">
          <w:rPr>
            <w:rFonts w:ascii="Times New Roman" w:hAnsi="Times New Roman" w:cs="Times New Roman" w:hint="eastAsia"/>
          </w:rPr>
          <w:t>系统</w:t>
        </w:r>
      </w:ins>
      <w:r w:rsidRPr="001D6B49">
        <w:rPr>
          <w:rFonts w:ascii="Times New Roman" w:hAnsi="Times New Roman" w:cs="Times New Roman" w:hint="eastAsia"/>
        </w:rPr>
        <w:t>具备</w:t>
      </w:r>
      <w:ins w:id="248" w:author="Big Pigeon" w:date="2025-04-27T16:14:00Z" w16du:dateUtc="2025-04-27T08:14:00Z">
        <w:r w:rsidR="002A68BD">
          <w:rPr>
            <w:rFonts w:ascii="Times New Roman" w:hAnsi="Times New Roman" w:cs="Times New Roman" w:hint="eastAsia"/>
          </w:rPr>
          <w:t>较好的兼容</w:t>
        </w:r>
      </w:ins>
      <w:del w:id="249" w:author="Big Pigeon" w:date="2025-04-27T16:13:00Z" w16du:dateUtc="2025-04-27T08:13:00Z">
        <w:r w:rsidRPr="001D6B49" w:rsidDel="002A68BD">
          <w:rPr>
            <w:rFonts w:ascii="Times New Roman" w:hAnsi="Times New Roman" w:cs="Times New Roman" w:hint="eastAsia"/>
          </w:rPr>
          <w:delText>良好的</w:delText>
        </w:r>
      </w:del>
      <w:del w:id="250" w:author="Big Pigeon" w:date="2025-04-27T16:14:00Z" w16du:dateUtc="2025-04-27T08:14:00Z">
        <w:r w:rsidRPr="001D6B49" w:rsidDel="002A68BD">
          <w:rPr>
            <w:rFonts w:ascii="Times New Roman" w:hAnsi="Times New Roman" w:cs="Times New Roman" w:hint="eastAsia"/>
          </w:rPr>
          <w:delText>适应</w:delText>
        </w:r>
      </w:del>
      <w:r w:rsidRPr="001D6B49">
        <w:rPr>
          <w:rFonts w:ascii="Times New Roman" w:hAnsi="Times New Roman" w:cs="Times New Roman" w:hint="eastAsia"/>
        </w:rPr>
        <w:t>能力</w:t>
      </w:r>
      <w:ins w:id="251" w:author="Big Pigeon" w:date="2025-04-27T16:14:00Z" w16du:dateUtc="2025-04-27T08:14:00Z">
        <w:r w:rsidR="002A68BD">
          <w:rPr>
            <w:rFonts w:ascii="Times New Roman" w:hAnsi="Times New Roman" w:cs="Times New Roman" w:hint="eastAsia"/>
          </w:rPr>
          <w:t>。</w:t>
        </w:r>
      </w:ins>
      <w:del w:id="252" w:author="Big Pigeon" w:date="2025-04-27T16:14:00Z" w16du:dateUtc="2025-04-27T08:14:00Z">
        <w:r w:rsidRPr="001D6B49" w:rsidDel="002A68BD">
          <w:rPr>
            <w:rFonts w:ascii="Times New Roman" w:hAnsi="Times New Roman" w:cs="Times New Roman" w:hint="eastAsia"/>
          </w:rPr>
          <w:delText>，能够满足后续业务拓展与功能升级的需求。</w:delText>
        </w:r>
      </w:del>
    </w:p>
    <w:p w14:paraId="0F28CF6E" w14:textId="1D34A31D" w:rsidR="00604326" w:rsidRPr="001D6B49" w:rsidRDefault="001D6B49">
      <w:pPr>
        <w:pStyle w:val="a2"/>
        <w:rPr>
          <w:rFonts w:ascii="Times New Roman" w:hAnsi="Times New Roman" w:cs="Times New Roman"/>
        </w:rPr>
      </w:pPr>
      <w:bookmarkStart w:id="253" w:name="_Toc196418456"/>
      <w:r>
        <w:rPr>
          <w:rFonts w:ascii="Times New Roman" w:hAnsi="Times New Roman" w:cs="Times New Roman" w:hint="eastAsia"/>
        </w:rPr>
        <w:t xml:space="preserve"> </w:t>
      </w:r>
      <w:r w:rsidRPr="001D6B49">
        <w:rPr>
          <w:rFonts w:ascii="Times New Roman" w:hAnsi="Times New Roman" w:cs="Times New Roman"/>
        </w:rPr>
        <w:t>系统架构设计</w:t>
      </w:r>
      <w:bookmarkEnd w:id="253"/>
    </w:p>
    <w:p w14:paraId="2BAA656F" w14:textId="195DC88E" w:rsidR="00604326" w:rsidRPr="001D6B49" w:rsidRDefault="001D6B49">
      <w:pPr>
        <w:pStyle w:val="a3"/>
        <w:rPr>
          <w:rFonts w:ascii="Times New Roman" w:hAnsi="Times New Roman"/>
        </w:rPr>
      </w:pPr>
      <w:r w:rsidRPr="001D6B49">
        <w:rPr>
          <w:rFonts w:ascii="Times New Roman" w:hAnsi="Times New Roman"/>
        </w:rPr>
        <w:t>系统运行架构</w:t>
      </w:r>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技术栈。为提高系统性能和可靠性，还引入了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r w:rsidRPr="001D6B49">
        <w:rPr>
          <w:rFonts w:ascii="Times New Roman" w:hAnsi="Times New Roman" w:cs="Times New Roman"/>
        </w:rPr>
        <w:t>MinIO</w:t>
      </w:r>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6C231BE7" w:rsidR="00604326" w:rsidRPr="001D6B49" w:rsidRDefault="001D6B49">
      <w:pPr>
        <w:pStyle w:val="a3"/>
        <w:rPr>
          <w:rFonts w:ascii="Times New Roman" w:hAnsi="Times New Roman"/>
        </w:rPr>
      </w:pPr>
      <w:bookmarkStart w:id="254" w:name="_Toc196418458"/>
      <w:r w:rsidRPr="001D6B49">
        <w:rPr>
          <w:rFonts w:ascii="Times New Roman" w:hAnsi="Times New Roman"/>
        </w:rPr>
        <w:t>Web</w:t>
      </w:r>
      <w:r w:rsidRPr="001D6B49">
        <w:rPr>
          <w:rFonts w:ascii="Times New Roman" w:hAnsi="Times New Roman"/>
        </w:rPr>
        <w:t>服务运行结构</w:t>
      </w:r>
      <w:bookmarkEnd w:id="254"/>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层负责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255" w:name="_Toc196418459"/>
      <w:r w:rsidRPr="001D6B49">
        <w:rPr>
          <w:rFonts w:ascii="Times New Roman" w:hAnsi="Times New Roman" w:cs="Times New Roman"/>
        </w:rPr>
        <w:t>数据库设计</w:t>
      </w:r>
      <w:bookmarkEnd w:id="255"/>
    </w:p>
    <w:p w14:paraId="127DCAF4" w14:textId="77777777" w:rsidR="00604326" w:rsidRPr="001D6B49" w:rsidRDefault="001D6B49">
      <w:pPr>
        <w:pStyle w:val="a3"/>
        <w:rPr>
          <w:rFonts w:ascii="Times New Roman" w:hAnsi="Times New Roman"/>
        </w:rPr>
      </w:pPr>
      <w:bookmarkStart w:id="256" w:name="_Toc196418460"/>
      <w:r w:rsidRPr="001D6B49">
        <w:rPr>
          <w:rFonts w:ascii="Times New Roman" w:hAnsi="Times New Roman"/>
        </w:rPr>
        <w:t>数据库选择</w:t>
      </w:r>
      <w:bookmarkEnd w:id="256"/>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257" w:name="_Toc196418461"/>
      <w:r w:rsidRPr="001D6B49">
        <w:rPr>
          <w:rFonts w:ascii="Times New Roman" w:hAnsi="Times New Roman"/>
        </w:rPr>
        <w:t>数据库模型</w:t>
      </w:r>
      <w:bookmarkEnd w:id="257"/>
    </w:p>
    <w:p w14:paraId="4D4C62FB" w14:textId="77777777" w:rsidR="00981AA8" w:rsidDel="002A68BD" w:rsidRDefault="001D6B49">
      <w:pPr>
        <w:pStyle w:val="a7"/>
        <w:rPr>
          <w:del w:id="258" w:author="Big Pigeon" w:date="2025-04-27T16:16:00Z" w16du:dateUtc="2025-04-27T08:16:00Z"/>
          <w:rFonts w:ascii="Times New Roman" w:hAnsi="Times New Roman" w:cs="Times New Roman"/>
        </w:rPr>
      </w:pPr>
      <w:r w:rsidRPr="001D6B49">
        <w:rPr>
          <w:rFonts w:ascii="Times New Roman" w:hAnsi="Times New Roman" w:cs="Times New Roman"/>
        </w:rPr>
        <w:t>系统共设计了多张核心数据表，包括用户表、搜索历史表、微博数据表、评论数据表等。各数据表根据功能需求进行结构设计，设置了必要的字段和索引，以支持系统在数据采集、查询、分析</w:t>
      </w:r>
      <w:r w:rsidRPr="001D6B49">
        <w:rPr>
          <w:rFonts w:ascii="Times New Roman" w:hAnsi="Times New Roman" w:cs="Times New Roman"/>
        </w:rPr>
        <w:lastRenderedPageBreak/>
        <w:t>等环节的高效运行。表与表之间通过外键建立关联，构建出完整的数据模型，为各模块功能提供稳定的数据支撑。</w:t>
      </w:r>
    </w:p>
    <w:p w14:paraId="3EB514C6" w14:textId="7C616297" w:rsidR="00604326" w:rsidRPr="001D6B49" w:rsidRDefault="001D6B49" w:rsidP="002A68BD">
      <w:pPr>
        <w:pStyle w:val="a7"/>
        <w:rPr>
          <w:rFonts w:ascii="Times New Roman" w:hAnsi="Times New Roman" w:cs="Times New Roman" w:hint="eastAsia"/>
        </w:rPr>
      </w:pPr>
      <w:del w:id="259" w:author="Big Pigeon" w:date="2025-04-27T16:16:00Z" w16du:dateUtc="2025-04-27T08:16:00Z">
        <w:r w:rsidRPr="001D6B49" w:rsidDel="002A68BD">
          <w:rPr>
            <w:rFonts w:ascii="Times New Roman" w:hAnsi="Times New Roman" w:cs="Times New Roman"/>
          </w:rPr>
          <w:delText>。</w:delText>
        </w:r>
      </w:del>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rsidP="00981AA8">
      <w:pPr>
        <w:pStyle w:val="a7"/>
        <w:numPr>
          <w:ilvl w:val="0"/>
          <w:numId w:val="4"/>
        </w:numPr>
        <w:ind w:firstLineChars="0"/>
        <w:rPr>
          <w:rFonts w:ascii="Times New Roman" w:hAnsi="Times New Roman" w:cs="Times New Roman"/>
        </w:rPr>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wid, uid, screen_name, comment, source, like_count, created_at,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r w:rsidRPr="001D6B49">
        <w:rPr>
          <w:rFonts w:ascii="Times New Roman" w:hAnsi="Times New Roman" w:cs="Times New Roman"/>
        </w:rPr>
        <w:t>用于存储微博评论数据，包括评论编号、关联微博</w:t>
      </w:r>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、用户昵称、评论内容、评论来源、点赞数、评论时间及关联关键词等字段。</w:t>
      </w:r>
    </w:p>
    <w:p w14:paraId="23E52BFD"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wid, uid, screen_name, reposts_count, comments_count, attitudes_count, status_city, status_province, text, created_at, keyword</w:t>
      </w:r>
      <w:r w:rsidRPr="001D6B49">
        <w:rPr>
          <w:rFonts w:ascii="Times New Roman" w:hAnsi="Times New Roman" w:cs="Times New Roman"/>
        </w:rPr>
        <w:t>；</w:t>
      </w:r>
    </w:p>
    <w:p w14:paraId="29D5587C" w14:textId="77777777" w:rsidR="001D6B49" w:rsidRPr="001D6B49" w:rsidRDefault="001D6B49" w:rsidP="00981AA8">
      <w:pPr>
        <w:pStyle w:val="a7"/>
        <w:ind w:firstLineChars="0"/>
        <w:rPr>
          <w:rFonts w:ascii="Times New Roman" w:hAnsi="Times New Roman" w:cs="Times New Roman"/>
        </w:rPr>
      </w:pPr>
      <w:r w:rsidRPr="001D6B49">
        <w:rPr>
          <w:rFonts w:ascii="Times New Roman" w:hAnsi="Times New Roman" w:cs="Times New Roman"/>
        </w:rPr>
        <w:t>用于存储通过关键词搜索获得的微博信息，包括微博编号、发布用户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r w:rsidRPr="001D6B49">
        <w:rPr>
          <w:rFonts w:ascii="Times New Roman" w:hAnsi="Times New Roman" w:cs="Times New Roman"/>
        </w:rPr>
        <w:t>点赞数、发布城市与省份、微博内容、发布时间以及搜索关键词等字段。</w:t>
      </w:r>
    </w:p>
    <w:p w14:paraId="78B06323"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search_history</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uid</w:t>
      </w:r>
      <w:r w:rsidRPr="001D6B49">
        <w:rPr>
          <w:rFonts w:ascii="Times New Roman" w:hAnsi="Times New Roman" w:cs="Times New Roman"/>
        </w:rPr>
        <w:t>（外键</w:t>
      </w:r>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seaHistory, created_at</w:t>
      </w:r>
      <w:r w:rsidRPr="001D6B49">
        <w:rPr>
          <w:rFonts w:ascii="Times New Roman" w:hAnsi="Times New Roman" w:cs="Times New Roman"/>
        </w:rPr>
        <w:t>；</w:t>
      </w:r>
    </w:p>
    <w:p w14:paraId="21D82A9B" w14:textId="77777777" w:rsidR="001D6B49" w:rsidRPr="001D6B49" w:rsidRDefault="001D6B49" w:rsidP="00981AA8">
      <w:pPr>
        <w:pStyle w:val="a7"/>
        <w:ind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p>
    <w:p w14:paraId="7CE73D91"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username, nickname, phone, password_hash, password_salt, keyword, Threshold, status, create_at, update_at</w:t>
      </w:r>
      <w:r w:rsidRPr="001D6B49">
        <w:rPr>
          <w:rFonts w:ascii="Times New Roman" w:hAnsi="Times New Roman" w:cs="Times New Roman"/>
        </w:rPr>
        <w:t>；</w:t>
      </w:r>
    </w:p>
    <w:p w14:paraId="4E31EBE5" w14:textId="77777777" w:rsidR="001D6B49"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p>
    <w:p w14:paraId="6C3392B8"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user_weibo</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screen_name, userid, text, reposts_count, comments_count, attitudes_count, created_at</w:t>
      </w:r>
      <w:r w:rsidRPr="001D6B49">
        <w:rPr>
          <w:rFonts w:ascii="Times New Roman" w:hAnsi="Times New Roman" w:cs="Times New Roman"/>
        </w:rPr>
        <w:t>；</w:t>
      </w:r>
    </w:p>
    <w:p w14:paraId="11909794" w14:textId="1EA44E90" w:rsidR="00320FC3" w:rsidRDefault="00320FC3" w:rsidP="00320FC3">
      <w:pPr>
        <w:pStyle w:val="a7"/>
        <w:ind w:firstLineChars="0"/>
        <w:rPr>
          <w:rFonts w:ascii="Times New Roman" w:hAnsi="Times New Roman" w:cs="Times New Roman"/>
        </w:rPr>
      </w:pPr>
      <w:r w:rsidRPr="00320FC3">
        <w:rPr>
          <w:rFonts w:ascii="Times New Roman" w:hAnsi="Times New Roman" w:cs="Times New Roman"/>
        </w:rPr>
        <w:t>用于存储</w:t>
      </w:r>
      <w:del w:id="260" w:author="Big Pigeon" w:date="2025-04-27T16:15:00Z" w16du:dateUtc="2025-04-27T08:15:00Z">
        <w:r w:rsidRPr="00320FC3" w:rsidDel="002A68BD">
          <w:rPr>
            <w:rFonts w:ascii="Times New Roman" w:hAnsi="Times New Roman" w:cs="Times New Roman"/>
          </w:rPr>
          <w:delText>特定</w:delText>
        </w:r>
      </w:del>
      <w:r w:rsidRPr="00320FC3">
        <w:rPr>
          <w:rFonts w:ascii="Times New Roman" w:hAnsi="Times New Roman" w:cs="Times New Roman"/>
        </w:rPr>
        <w:t>用户发布的微博数据，包括用户昵称、用户</w:t>
      </w:r>
      <w:r w:rsidRPr="00320FC3">
        <w:rPr>
          <w:rFonts w:ascii="Times New Roman" w:hAnsi="Times New Roman" w:cs="Times New Roman"/>
        </w:rPr>
        <w:t>ID</w:t>
      </w:r>
      <w:r w:rsidRPr="00320FC3">
        <w:rPr>
          <w:rFonts w:ascii="Times New Roman" w:hAnsi="Times New Roman" w:cs="Times New Roman"/>
        </w:rPr>
        <w:t>、微博内容、</w:t>
      </w:r>
      <w:del w:id="261" w:author="Big Pigeon" w:date="2025-04-27T16:15:00Z" w16du:dateUtc="2025-04-27T08:15:00Z">
        <w:r w:rsidRPr="00320FC3" w:rsidDel="002A68BD">
          <w:rPr>
            <w:rFonts w:ascii="Times New Roman" w:hAnsi="Times New Roman" w:cs="Times New Roman"/>
          </w:rPr>
          <w:delText>互动指标（</w:delText>
        </w:r>
      </w:del>
      <w:r w:rsidRPr="00320FC3">
        <w:rPr>
          <w:rFonts w:ascii="Times New Roman" w:hAnsi="Times New Roman" w:cs="Times New Roman"/>
        </w:rPr>
        <w:t>转发</w:t>
      </w:r>
      <w:ins w:id="262" w:author="Big Pigeon" w:date="2025-04-27T16:15:00Z" w16du:dateUtc="2025-04-27T08:15:00Z">
        <w:r w:rsidR="002A68BD">
          <w:rPr>
            <w:rFonts w:ascii="Times New Roman" w:hAnsi="Times New Roman" w:cs="Times New Roman" w:hint="eastAsia"/>
          </w:rPr>
          <w:t>数</w:t>
        </w:r>
      </w:ins>
      <w:ins w:id="263" w:author="Big Pigeon" w:date="2025-04-27T16:16:00Z" w16du:dateUtc="2025-04-27T08:16:00Z">
        <w:r w:rsidR="002A68BD">
          <w:rPr>
            <w:rFonts w:ascii="Times New Roman" w:hAnsi="Times New Roman" w:cs="Times New Roman" w:hint="eastAsia"/>
          </w:rPr>
          <w:t>量</w:t>
        </w:r>
      </w:ins>
      <w:r w:rsidRPr="00320FC3">
        <w:rPr>
          <w:rFonts w:ascii="Times New Roman" w:hAnsi="Times New Roman" w:cs="Times New Roman"/>
        </w:rPr>
        <w:t>、评论</w:t>
      </w:r>
      <w:ins w:id="264" w:author="Big Pigeon" w:date="2025-04-27T16:16:00Z" w16du:dateUtc="2025-04-27T08:16:00Z">
        <w:r w:rsidR="002A68BD">
          <w:rPr>
            <w:rFonts w:ascii="Times New Roman" w:hAnsi="Times New Roman" w:cs="Times New Roman" w:hint="eastAsia"/>
          </w:rPr>
          <w:t>数量</w:t>
        </w:r>
      </w:ins>
      <w:r w:rsidRPr="00320FC3">
        <w:rPr>
          <w:rFonts w:ascii="Times New Roman" w:hAnsi="Times New Roman" w:cs="Times New Roman"/>
        </w:rPr>
        <w:t>、点赞数量</w:t>
      </w:r>
      <w:del w:id="265" w:author="Big Pigeon" w:date="2025-04-27T16:16:00Z" w16du:dateUtc="2025-04-27T08:16:00Z">
        <w:r w:rsidRPr="00320FC3" w:rsidDel="002A68BD">
          <w:rPr>
            <w:rFonts w:ascii="Times New Roman" w:hAnsi="Times New Roman" w:cs="Times New Roman"/>
          </w:rPr>
          <w:delText>）及</w:delText>
        </w:r>
      </w:del>
      <w:ins w:id="266" w:author="Big Pigeon" w:date="2025-04-27T16:16:00Z" w16du:dateUtc="2025-04-27T08:16:00Z">
        <w:r w:rsidR="002A68BD">
          <w:rPr>
            <w:rFonts w:ascii="Times New Roman" w:hAnsi="Times New Roman" w:cs="Times New Roman" w:hint="eastAsia"/>
          </w:rPr>
          <w:t>、</w:t>
        </w:r>
      </w:ins>
      <w:r w:rsidRPr="00320FC3">
        <w:rPr>
          <w:rFonts w:ascii="Times New Roman" w:hAnsi="Times New Roman" w:cs="Times New Roman"/>
        </w:rPr>
        <w:t>发布时间</w:t>
      </w:r>
      <w:ins w:id="267" w:author="Big Pigeon" w:date="2025-04-27T16:16:00Z" w16du:dateUtc="2025-04-27T08:16:00Z">
        <w:r w:rsidR="002A68BD">
          <w:rPr>
            <w:rFonts w:ascii="Times New Roman" w:hAnsi="Times New Roman" w:cs="Times New Roman" w:hint="eastAsia"/>
          </w:rPr>
          <w:t>等</w:t>
        </w:r>
      </w:ins>
      <w:r w:rsidRPr="00320FC3">
        <w:rPr>
          <w:rFonts w:ascii="Times New Roman" w:hAnsi="Times New Roman" w:cs="Times New Roman"/>
        </w:rPr>
        <w:t>。</w:t>
      </w:r>
    </w:p>
    <w:p w14:paraId="7313D09E" w14:textId="7FFDDE3F" w:rsidR="00320FC3" w:rsidRPr="001D6B49" w:rsidDel="002A68BD" w:rsidRDefault="00320FC3" w:rsidP="00981AA8">
      <w:pPr>
        <w:pStyle w:val="a7"/>
        <w:ind w:firstLineChars="0"/>
        <w:rPr>
          <w:del w:id="268" w:author="Big Pigeon" w:date="2025-04-27T16:16:00Z" w16du:dateUtc="2025-04-27T08:16:00Z"/>
          <w:rFonts w:ascii="Times New Roman" w:hAnsi="Times New Roman" w:cs="Times New Roman"/>
        </w:rPr>
      </w:pPr>
      <w:del w:id="269" w:author="Big Pigeon" w:date="2025-04-27T16:16:00Z" w16du:dateUtc="2025-04-27T08:16:00Z">
        <w:r w:rsidRPr="00320FC3" w:rsidDel="002A68BD">
          <w:rPr>
            <w:rFonts w:ascii="Times New Roman" w:hAnsi="Times New Roman" w:cs="Times New Roman"/>
          </w:rPr>
          <w:delText>各表之间的主外键关联关系清晰明了，以</w:delText>
        </w:r>
        <w:r w:rsidRPr="00320FC3" w:rsidDel="002A68BD">
          <w:rPr>
            <w:rFonts w:ascii="Times New Roman" w:hAnsi="Times New Roman" w:cs="Times New Roman"/>
          </w:rPr>
          <w:delText xml:space="preserve"> uid </w:delText>
        </w:r>
        <w:r w:rsidRPr="00320FC3" w:rsidDel="002A68BD">
          <w:rPr>
            <w:rFonts w:ascii="Times New Roman" w:hAnsi="Times New Roman" w:cs="Times New Roman"/>
          </w:rPr>
          <w:delText>字段为纽带将用户与其行为数据相连接，构建出统一的数据管理结构。这种设计不仅有助于实现数据结构化存储，也为后续的数据统计与情感分析提供了良好的数据基础。</w:delText>
        </w:r>
      </w:del>
    </w:p>
    <w:p w14:paraId="155FA1F7" w14:textId="00AEC3C9" w:rsidR="00604326" w:rsidRPr="001D6B49" w:rsidRDefault="00921C6C">
      <w:pPr>
        <w:pStyle w:val="aff1"/>
        <w:keepNext/>
      </w:pPr>
      <w:r>
        <w:rPr>
          <w:noProof/>
        </w:rPr>
        <w:lastRenderedPageBreak/>
        <w:drawing>
          <wp:inline distT="0" distB="0" distL="0" distR="0" wp14:anchorId="57B0DBA3" wp14:editId="3B307721">
            <wp:extent cx="5124450" cy="3645455"/>
            <wp:effectExtent l="0" t="0" r="0" b="0"/>
            <wp:docPr id="177669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5158" cy="3660186"/>
                    </a:xfrm>
                    <a:prstGeom prst="rect">
                      <a:avLst/>
                    </a:prstGeom>
                    <a:noFill/>
                    <a:ln>
                      <a:noFill/>
                    </a:ln>
                  </pic:spPr>
                </pic:pic>
              </a:graphicData>
            </a:graphic>
          </wp:inline>
        </w:drawing>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0275763C" w:rsidR="00604326" w:rsidRPr="001D6B49" w:rsidRDefault="00320FC3">
      <w:pPr>
        <w:pStyle w:val="a3"/>
        <w:rPr>
          <w:rFonts w:ascii="Times New Roman" w:hAnsi="Times New Roman"/>
        </w:rPr>
      </w:pPr>
      <w:bookmarkStart w:id="270" w:name="_Toc196418462"/>
      <w:r w:rsidRPr="00320FC3">
        <w:rPr>
          <w:rFonts w:ascii="Times New Roman" w:hAnsi="Times New Roman"/>
        </w:rPr>
        <w:t>数据库存储与管理优化策略</w:t>
      </w:r>
      <w:bookmarkEnd w:id="270"/>
    </w:p>
    <w:p w14:paraId="0842795D" w14:textId="79C807B2" w:rsidR="00320FC3" w:rsidRPr="00320FC3" w:rsidRDefault="00320FC3" w:rsidP="00921C6C">
      <w:pPr>
        <w:pStyle w:val="a7"/>
      </w:pPr>
      <w:r w:rsidRPr="00320FC3">
        <w:rPr>
          <w:rFonts w:ascii="Times New Roman" w:hAnsi="Times New Roman" w:cs="Times New Roman" w:hint="eastAsia"/>
        </w:rPr>
        <w:t>为提升系统的数据处理能力与可靠性</w:t>
      </w:r>
      <w:del w:id="271" w:author="Big Pigeon" w:date="2025-04-27T16:19:00Z" w16du:dateUtc="2025-04-27T08:19:00Z">
        <w:r w:rsidRPr="00320FC3" w:rsidDel="002A68BD">
          <w:rPr>
            <w:rFonts w:ascii="Times New Roman" w:hAnsi="Times New Roman" w:cs="Times New Roman" w:hint="eastAsia"/>
          </w:rPr>
          <w:delText>，数据库在存储与管理方面采用了多项优化策略。通过</w:delText>
        </w:r>
      </w:del>
      <w:ins w:id="272" w:author="Big Pigeon" w:date="2025-04-27T16:19:00Z" w16du:dateUtc="2025-04-27T08:19:00Z">
        <w:r w:rsidR="002A68BD">
          <w:rPr>
            <w:rFonts w:ascii="Times New Roman" w:hAnsi="Times New Roman" w:cs="Times New Roman" w:hint="eastAsia"/>
          </w:rPr>
          <w:t>系统</w:t>
        </w:r>
      </w:ins>
      <w:r w:rsidRPr="00320FC3">
        <w:rPr>
          <w:rFonts w:ascii="Times New Roman" w:hAnsi="Times New Roman" w:cs="Times New Roman" w:hint="eastAsia"/>
        </w:rPr>
        <w:t>配置</w:t>
      </w:r>
      <w:ins w:id="273" w:author="Big Pigeon" w:date="2025-04-27T16:19:00Z" w16du:dateUtc="2025-04-27T08:19:00Z">
        <w:r w:rsidR="002A68BD">
          <w:rPr>
            <w:rFonts w:ascii="Times New Roman" w:hAnsi="Times New Roman" w:cs="Times New Roman" w:hint="eastAsia"/>
          </w:rPr>
          <w:t>了</w:t>
        </w:r>
      </w:ins>
      <w:r w:rsidRPr="00320FC3">
        <w:rPr>
          <w:rFonts w:ascii="Times New Roman" w:hAnsi="Times New Roman" w:cs="Times New Roman" w:hint="eastAsia"/>
        </w:rPr>
        <w:t>主从复制架构，提升</w:t>
      </w:r>
      <w:ins w:id="274" w:author="Big Pigeon" w:date="2025-04-27T16:19:00Z" w16du:dateUtc="2025-04-27T08:19:00Z">
        <w:r w:rsidR="002A68BD">
          <w:rPr>
            <w:rFonts w:ascii="Times New Roman" w:hAnsi="Times New Roman" w:cs="Times New Roman" w:hint="eastAsia"/>
          </w:rPr>
          <w:t>了</w:t>
        </w:r>
      </w:ins>
      <w:r w:rsidRPr="00320FC3">
        <w:rPr>
          <w:rFonts w:ascii="Times New Roman" w:hAnsi="Times New Roman" w:cs="Times New Roman" w:hint="eastAsia"/>
        </w:rPr>
        <w:t>数据</w:t>
      </w:r>
      <w:ins w:id="275" w:author="Big Pigeon" w:date="2025-04-27T16:19:00Z" w16du:dateUtc="2025-04-27T08:19:00Z">
        <w:r w:rsidR="002A68BD">
          <w:rPr>
            <w:rFonts w:ascii="Times New Roman" w:hAnsi="Times New Roman" w:cs="Times New Roman" w:hint="eastAsia"/>
          </w:rPr>
          <w:t>在</w:t>
        </w:r>
      </w:ins>
      <w:r w:rsidRPr="00320FC3">
        <w:rPr>
          <w:rFonts w:ascii="Times New Roman" w:hAnsi="Times New Roman" w:cs="Times New Roman" w:hint="eastAsia"/>
        </w:rPr>
        <w:t>读取</w:t>
      </w:r>
      <w:ins w:id="276" w:author="Big Pigeon" w:date="2025-04-27T16:19:00Z" w16du:dateUtc="2025-04-27T08:19:00Z">
        <w:r w:rsidR="002A68BD">
          <w:rPr>
            <w:rFonts w:ascii="Times New Roman" w:hAnsi="Times New Roman" w:cs="Times New Roman" w:hint="eastAsia"/>
          </w:rPr>
          <w:t>时的</w:t>
        </w:r>
      </w:ins>
      <w:del w:id="277" w:author="Big Pigeon" w:date="2025-04-27T16:19:00Z" w16du:dateUtc="2025-04-27T08:19:00Z">
        <w:r w:rsidRPr="00320FC3" w:rsidDel="002A68BD">
          <w:rPr>
            <w:rFonts w:ascii="Times New Roman" w:hAnsi="Times New Roman" w:cs="Times New Roman" w:hint="eastAsia"/>
          </w:rPr>
          <w:delText>的</w:delText>
        </w:r>
      </w:del>
      <w:r w:rsidRPr="00320FC3">
        <w:rPr>
          <w:rFonts w:ascii="Times New Roman" w:hAnsi="Times New Roman" w:cs="Times New Roman" w:hint="eastAsia"/>
        </w:rPr>
        <w:t>并发性能</w:t>
      </w:r>
      <w:ins w:id="278" w:author="Big Pigeon" w:date="2025-04-27T16:19:00Z" w16du:dateUtc="2025-04-27T08:19:00Z">
        <w:r w:rsidR="002A68BD">
          <w:rPr>
            <w:rFonts w:ascii="Times New Roman" w:hAnsi="Times New Roman" w:cs="Times New Roman" w:hint="eastAsia"/>
          </w:rPr>
          <w:t>，</w:t>
        </w:r>
      </w:ins>
      <w:ins w:id="279" w:author="Big Pigeon" w:date="2025-04-27T16:20:00Z" w16du:dateUtc="2025-04-27T08:20:00Z">
        <w:r w:rsidR="002A68BD">
          <w:rPr>
            <w:rFonts w:ascii="Times New Roman" w:hAnsi="Times New Roman" w:cs="Times New Roman" w:hint="eastAsia"/>
          </w:rPr>
          <w:t>在数据库中配置了</w:t>
        </w:r>
      </w:ins>
      <w:del w:id="280" w:author="Big Pigeon" w:date="2025-04-27T16:19:00Z" w16du:dateUtc="2025-04-27T08:19:00Z">
        <w:r w:rsidRPr="00320FC3" w:rsidDel="002A68BD">
          <w:rPr>
            <w:rFonts w:ascii="Times New Roman" w:hAnsi="Times New Roman" w:cs="Times New Roman" w:hint="eastAsia"/>
          </w:rPr>
          <w:delText>；</w:delText>
        </w:r>
      </w:del>
      <w:r w:rsidRPr="00320FC3">
        <w:rPr>
          <w:rFonts w:ascii="Times New Roman" w:hAnsi="Times New Roman" w:cs="Times New Roman" w:hint="eastAsia"/>
        </w:rPr>
        <w:t>定期备份</w:t>
      </w:r>
      <w:ins w:id="281" w:author="Big Pigeon" w:date="2025-04-27T16:20:00Z" w16du:dateUtc="2025-04-27T08:20:00Z">
        <w:r w:rsidR="002A68BD">
          <w:rPr>
            <w:rFonts w:ascii="Times New Roman" w:hAnsi="Times New Roman" w:cs="Times New Roman" w:hint="eastAsia"/>
          </w:rPr>
          <w:t>功能</w:t>
        </w:r>
      </w:ins>
      <w:del w:id="282" w:author="Big Pigeon" w:date="2025-04-27T16:20:00Z" w16du:dateUtc="2025-04-27T08:20:00Z">
        <w:r w:rsidRPr="00320FC3" w:rsidDel="002A68BD">
          <w:rPr>
            <w:rFonts w:ascii="Times New Roman" w:hAnsi="Times New Roman" w:cs="Times New Roman" w:hint="eastAsia"/>
          </w:rPr>
          <w:delText>机制用于</w:delText>
        </w:r>
      </w:del>
      <w:ins w:id="283" w:author="Big Pigeon" w:date="2025-04-27T16:20:00Z" w16du:dateUtc="2025-04-27T08:20:00Z">
        <w:r w:rsidR="002A68BD">
          <w:rPr>
            <w:rFonts w:ascii="Times New Roman" w:hAnsi="Times New Roman" w:cs="Times New Roman" w:hint="eastAsia"/>
          </w:rPr>
          <w:t>，能够</w:t>
        </w:r>
      </w:ins>
      <w:r w:rsidRPr="00320FC3">
        <w:rPr>
          <w:rFonts w:ascii="Times New Roman" w:hAnsi="Times New Roman" w:cs="Times New Roman" w:hint="eastAsia"/>
        </w:rPr>
        <w:t>防范数据丢失风险，增强系统的容灾能力</w:t>
      </w:r>
      <w:ins w:id="284" w:author="Big Pigeon" w:date="2025-04-27T16:20:00Z" w16du:dateUtc="2025-04-27T08:20:00Z">
        <w:r w:rsidR="002A68BD">
          <w:rPr>
            <w:rFonts w:ascii="Times New Roman" w:hAnsi="Times New Roman" w:cs="Times New Roman" w:hint="eastAsia"/>
          </w:rPr>
          <w:t>，此外数据库</w:t>
        </w:r>
      </w:ins>
      <w:del w:id="285" w:author="Big Pigeon" w:date="2025-04-27T16:20:00Z" w16du:dateUtc="2025-04-27T08:20:00Z">
        <w:r w:rsidRPr="00320FC3" w:rsidDel="002A68BD">
          <w:rPr>
            <w:rFonts w:ascii="Times New Roman" w:hAnsi="Times New Roman" w:cs="Times New Roman" w:hint="eastAsia"/>
          </w:rPr>
          <w:delText>；</w:delText>
        </w:r>
      </w:del>
      <w:r w:rsidRPr="00320FC3">
        <w:rPr>
          <w:rFonts w:ascii="Times New Roman" w:hAnsi="Times New Roman" w:cs="Times New Roman" w:hint="eastAsia"/>
        </w:rPr>
        <w:t>基于访问频率</w:t>
      </w:r>
      <w:ins w:id="286" w:author="Big Pigeon" w:date="2025-04-27T16:20:00Z" w16du:dateUtc="2025-04-27T08:20:00Z">
        <w:r w:rsidR="002A68BD">
          <w:rPr>
            <w:rFonts w:ascii="Times New Roman" w:hAnsi="Times New Roman" w:cs="Times New Roman" w:hint="eastAsia"/>
          </w:rPr>
          <w:t>、</w:t>
        </w:r>
      </w:ins>
      <w:del w:id="287" w:author="Big Pigeon" w:date="2025-04-27T16:20:00Z" w16du:dateUtc="2025-04-27T08:20:00Z">
        <w:r w:rsidRPr="00320FC3" w:rsidDel="002A68BD">
          <w:rPr>
            <w:rFonts w:ascii="Times New Roman" w:hAnsi="Times New Roman" w:cs="Times New Roman" w:hint="eastAsia"/>
          </w:rPr>
          <w:delText>与</w:delText>
        </w:r>
      </w:del>
      <w:r w:rsidRPr="00320FC3">
        <w:rPr>
          <w:rFonts w:ascii="Times New Roman" w:hAnsi="Times New Roman" w:cs="Times New Roman" w:hint="eastAsia"/>
        </w:rPr>
        <w:t>查询模式</w:t>
      </w:r>
      <w:ins w:id="288" w:author="Big Pigeon" w:date="2025-04-27T16:20:00Z" w16du:dateUtc="2025-04-27T08:20:00Z">
        <w:r w:rsidR="002A68BD">
          <w:rPr>
            <w:rFonts w:ascii="Times New Roman" w:hAnsi="Times New Roman" w:cs="Times New Roman" w:hint="eastAsia"/>
          </w:rPr>
          <w:t>等方面配置了</w:t>
        </w:r>
      </w:ins>
      <w:del w:id="289" w:author="Big Pigeon" w:date="2025-04-27T16:20:00Z" w16du:dateUtc="2025-04-27T08:20:00Z">
        <w:r w:rsidRPr="00320FC3" w:rsidDel="002A68BD">
          <w:rPr>
            <w:rFonts w:ascii="Times New Roman" w:hAnsi="Times New Roman" w:cs="Times New Roman" w:hint="eastAsia"/>
          </w:rPr>
          <w:delText>进行</w:delText>
        </w:r>
      </w:del>
      <w:r w:rsidRPr="00320FC3">
        <w:rPr>
          <w:rFonts w:ascii="Times New Roman" w:hAnsi="Times New Roman" w:cs="Times New Roman" w:hint="eastAsia"/>
        </w:rPr>
        <w:t>索引优化，</w:t>
      </w:r>
      <w:ins w:id="290" w:author="Big Pigeon" w:date="2025-04-27T16:21:00Z" w16du:dateUtc="2025-04-27T08:21:00Z">
        <w:r w:rsidR="002A68BD">
          <w:rPr>
            <w:rFonts w:ascii="Times New Roman" w:hAnsi="Times New Roman" w:cs="Times New Roman" w:hint="eastAsia"/>
          </w:rPr>
          <w:t>能够</w:t>
        </w:r>
      </w:ins>
      <w:del w:id="291" w:author="Big Pigeon" w:date="2025-04-27T16:20:00Z" w16du:dateUtc="2025-04-27T08:20:00Z">
        <w:r w:rsidRPr="00320FC3" w:rsidDel="002A68BD">
          <w:rPr>
            <w:rFonts w:ascii="Times New Roman" w:hAnsi="Times New Roman" w:cs="Times New Roman" w:hint="eastAsia"/>
          </w:rPr>
          <w:delText>显著</w:delText>
        </w:r>
      </w:del>
      <w:r w:rsidRPr="00320FC3">
        <w:rPr>
          <w:rFonts w:ascii="Times New Roman" w:hAnsi="Times New Roman" w:cs="Times New Roman" w:hint="eastAsia"/>
        </w:rPr>
        <w:t>提升</w:t>
      </w:r>
      <w:ins w:id="292" w:author="Big Pigeon" w:date="2025-04-27T16:21:00Z" w16du:dateUtc="2025-04-27T08:21:00Z">
        <w:r w:rsidR="002A68BD">
          <w:rPr>
            <w:rFonts w:ascii="Times New Roman" w:hAnsi="Times New Roman" w:cs="Times New Roman" w:hint="eastAsia"/>
          </w:rPr>
          <w:t>系统在</w:t>
        </w:r>
      </w:ins>
      <w:r w:rsidRPr="00320FC3">
        <w:rPr>
          <w:rFonts w:ascii="Times New Roman" w:hAnsi="Times New Roman" w:cs="Times New Roman" w:hint="eastAsia"/>
        </w:rPr>
        <w:t>查询</w:t>
      </w:r>
      <w:ins w:id="293" w:author="Big Pigeon" w:date="2025-04-27T16:21:00Z" w16du:dateUtc="2025-04-27T08:21:00Z">
        <w:r w:rsidR="002A68BD">
          <w:rPr>
            <w:rFonts w:ascii="Times New Roman" w:hAnsi="Times New Roman" w:cs="Times New Roman" w:hint="eastAsia"/>
          </w:rPr>
          <w:t>时的</w:t>
        </w:r>
      </w:ins>
      <w:r w:rsidRPr="00320FC3">
        <w:rPr>
          <w:rFonts w:ascii="Times New Roman" w:hAnsi="Times New Roman" w:cs="Times New Roman" w:hint="eastAsia"/>
        </w:rPr>
        <w:t>效率。</w:t>
      </w:r>
      <w:ins w:id="294" w:author="Big Pigeon" w:date="2025-04-27T16:21:00Z" w16du:dateUtc="2025-04-27T08:21:00Z">
        <w:r w:rsidR="002A68BD">
          <w:rPr>
            <w:rFonts w:ascii="Times New Roman" w:hAnsi="Times New Roman" w:cs="Times New Roman" w:hint="eastAsia"/>
          </w:rPr>
          <w:t>在应对</w:t>
        </w:r>
      </w:ins>
      <w:del w:id="295" w:author="Big Pigeon" w:date="2025-04-27T16:21:00Z" w16du:dateUtc="2025-04-27T08:21:00Z">
        <w:r w:rsidRPr="00320FC3" w:rsidDel="002A68BD">
          <w:rPr>
            <w:rFonts w:ascii="Times New Roman" w:hAnsi="Times New Roman" w:cs="Times New Roman" w:hint="eastAsia"/>
          </w:rPr>
          <w:delText>针对</w:delText>
        </w:r>
      </w:del>
      <w:r w:rsidRPr="00320FC3">
        <w:rPr>
          <w:rFonts w:ascii="Times New Roman" w:hAnsi="Times New Roman" w:cs="Times New Roman" w:hint="eastAsia"/>
        </w:rPr>
        <w:t>大规模数据处理需求</w:t>
      </w:r>
      <w:ins w:id="296" w:author="Big Pigeon" w:date="2025-04-27T16:21:00Z" w16du:dateUtc="2025-04-27T08:21:00Z">
        <w:r w:rsidR="002A68BD">
          <w:rPr>
            <w:rFonts w:ascii="Times New Roman" w:hAnsi="Times New Roman" w:cs="Times New Roman" w:hint="eastAsia"/>
          </w:rPr>
          <w:t>时</w:t>
        </w:r>
      </w:ins>
      <w:r w:rsidRPr="00320FC3">
        <w:rPr>
          <w:rFonts w:ascii="Times New Roman" w:hAnsi="Times New Roman" w:cs="Times New Roman" w:hint="eastAsia"/>
        </w:rPr>
        <w:t>，系统引入</w:t>
      </w:r>
      <w:ins w:id="297" w:author="Big Pigeon" w:date="2025-04-27T16:21:00Z" w16du:dateUtc="2025-04-27T08:21:00Z">
        <w:r w:rsidR="002A68BD">
          <w:rPr>
            <w:rFonts w:ascii="Times New Roman" w:hAnsi="Times New Roman" w:cs="Times New Roman" w:hint="eastAsia"/>
          </w:rPr>
          <w:t>了</w:t>
        </w:r>
      </w:ins>
      <w:r w:rsidRPr="00320FC3">
        <w:rPr>
          <w:rFonts w:ascii="Times New Roman" w:hAnsi="Times New Roman" w:cs="Times New Roman" w:hint="eastAsia"/>
        </w:rPr>
        <w:t>分区表技术以降低单表负载。除此之外，</w:t>
      </w:r>
      <w:ins w:id="298" w:author="Big Pigeon" w:date="2025-04-27T16:21:00Z" w16du:dateUtc="2025-04-27T08:21:00Z">
        <w:r w:rsidR="002A68BD">
          <w:rPr>
            <w:rFonts w:ascii="Times New Roman" w:hAnsi="Times New Roman" w:cs="Times New Roman" w:hint="eastAsia"/>
          </w:rPr>
          <w:t>系统</w:t>
        </w:r>
      </w:ins>
      <w:r w:rsidRPr="00320FC3">
        <w:rPr>
          <w:rFonts w:ascii="Times New Roman" w:hAnsi="Times New Roman" w:cs="Times New Roman" w:hint="eastAsia"/>
        </w:rPr>
        <w:t>还</w:t>
      </w:r>
      <w:ins w:id="299" w:author="Big Pigeon" w:date="2025-04-27T16:21:00Z" w16du:dateUtc="2025-04-27T08:21:00Z">
        <w:r w:rsidR="002A68BD">
          <w:rPr>
            <w:rFonts w:ascii="Times New Roman" w:hAnsi="Times New Roman" w:cs="Times New Roman" w:hint="eastAsia"/>
          </w:rPr>
          <w:t>引入</w:t>
        </w:r>
      </w:ins>
      <w:del w:id="300" w:author="Big Pigeon" w:date="2025-04-27T16:21:00Z" w16du:dateUtc="2025-04-27T08:21:00Z">
        <w:r w:rsidRPr="00320FC3" w:rsidDel="002A68BD">
          <w:rPr>
            <w:rFonts w:ascii="Times New Roman" w:hAnsi="Times New Roman" w:cs="Times New Roman" w:hint="eastAsia"/>
          </w:rPr>
          <w:delText>部署</w:delText>
        </w:r>
      </w:del>
      <w:r w:rsidRPr="00320FC3">
        <w:rPr>
          <w:rFonts w:ascii="Times New Roman" w:hAnsi="Times New Roman" w:cs="Times New Roman" w:hint="eastAsia"/>
        </w:rPr>
        <w:t>了数据归档机制、分层缓存策略、存储压缩</w:t>
      </w:r>
      <w:ins w:id="301" w:author="Big Pigeon" w:date="2025-04-27T16:21:00Z" w16du:dateUtc="2025-04-27T08:21:00Z">
        <w:r w:rsidR="002A68BD">
          <w:rPr>
            <w:rFonts w:ascii="Times New Roman" w:hAnsi="Times New Roman" w:cs="Times New Roman" w:hint="eastAsia"/>
          </w:rPr>
          <w:t>、</w:t>
        </w:r>
      </w:ins>
      <w:del w:id="302" w:author="Big Pigeon" w:date="2025-04-27T16:21:00Z" w16du:dateUtc="2025-04-27T08:21:00Z">
        <w:r w:rsidRPr="00320FC3" w:rsidDel="002A68BD">
          <w:rPr>
            <w:rFonts w:ascii="Times New Roman" w:hAnsi="Times New Roman" w:cs="Times New Roman" w:hint="eastAsia"/>
          </w:rPr>
          <w:delText>和</w:delText>
        </w:r>
      </w:del>
      <w:r w:rsidRPr="00320FC3">
        <w:rPr>
          <w:rFonts w:ascii="Times New Roman" w:hAnsi="Times New Roman" w:cs="Times New Roman" w:hint="eastAsia"/>
        </w:rPr>
        <w:t>传输加密等</w:t>
      </w:r>
      <w:ins w:id="303" w:author="Big Pigeon" w:date="2025-04-27T16:22:00Z" w16du:dateUtc="2025-04-27T08:22:00Z">
        <w:r w:rsidR="002A68BD">
          <w:rPr>
            <w:rFonts w:ascii="Times New Roman" w:hAnsi="Times New Roman" w:cs="Times New Roman" w:hint="eastAsia"/>
          </w:rPr>
          <w:t>技术</w:t>
        </w:r>
      </w:ins>
      <w:del w:id="304" w:author="Big Pigeon" w:date="2025-04-27T16:22:00Z" w16du:dateUtc="2025-04-27T08:22:00Z">
        <w:r w:rsidRPr="00320FC3" w:rsidDel="002A68BD">
          <w:rPr>
            <w:rFonts w:ascii="Times New Roman" w:hAnsi="Times New Roman" w:cs="Times New Roman" w:hint="eastAsia"/>
          </w:rPr>
          <w:delText>手段</w:delText>
        </w:r>
      </w:del>
      <w:r w:rsidRPr="00320FC3">
        <w:rPr>
          <w:rFonts w:ascii="Times New Roman" w:hAnsi="Times New Roman" w:cs="Times New Roman" w:hint="eastAsia"/>
        </w:rPr>
        <w:t>，</w:t>
      </w:r>
      <w:del w:id="305" w:author="Big Pigeon" w:date="2025-04-27T16:22:00Z" w16du:dateUtc="2025-04-27T08:22:00Z">
        <w:r w:rsidRPr="00320FC3" w:rsidDel="002A68BD">
          <w:rPr>
            <w:rFonts w:ascii="Times New Roman" w:hAnsi="Times New Roman" w:cs="Times New Roman" w:hint="eastAsia"/>
          </w:rPr>
          <w:delText>进一步</w:delText>
        </w:r>
      </w:del>
      <w:r w:rsidRPr="00320FC3">
        <w:rPr>
          <w:rFonts w:ascii="Times New Roman" w:hAnsi="Times New Roman" w:cs="Times New Roman" w:hint="eastAsia"/>
        </w:rPr>
        <w:t>提升</w:t>
      </w:r>
      <w:del w:id="306" w:author="Big Pigeon" w:date="2025-04-27T16:22:00Z" w16du:dateUtc="2025-04-27T08:22:00Z">
        <w:r w:rsidRPr="00320FC3" w:rsidDel="002A68BD">
          <w:rPr>
            <w:rFonts w:ascii="Times New Roman" w:hAnsi="Times New Roman" w:cs="Times New Roman" w:hint="eastAsia"/>
          </w:rPr>
          <w:delText>了</w:delText>
        </w:r>
      </w:del>
      <w:r w:rsidRPr="00320FC3">
        <w:rPr>
          <w:rFonts w:ascii="Times New Roman" w:hAnsi="Times New Roman" w:cs="Times New Roman" w:hint="eastAsia"/>
        </w:rPr>
        <w:t>系统在数据安全性、可用性</w:t>
      </w:r>
      <w:ins w:id="307" w:author="Big Pigeon" w:date="2025-04-27T16:22:00Z" w16du:dateUtc="2025-04-27T08:22:00Z">
        <w:r w:rsidR="002A68BD">
          <w:rPr>
            <w:rFonts w:ascii="Times New Roman" w:hAnsi="Times New Roman" w:cs="Times New Roman" w:hint="eastAsia"/>
          </w:rPr>
          <w:t>、</w:t>
        </w:r>
      </w:ins>
      <w:del w:id="308" w:author="Big Pigeon" w:date="2025-04-27T16:22:00Z" w16du:dateUtc="2025-04-27T08:22:00Z">
        <w:r w:rsidRPr="00320FC3" w:rsidDel="002A68BD">
          <w:rPr>
            <w:rFonts w:ascii="Times New Roman" w:hAnsi="Times New Roman" w:cs="Times New Roman" w:hint="eastAsia"/>
          </w:rPr>
          <w:delText>和</w:delText>
        </w:r>
      </w:del>
      <w:r w:rsidRPr="00320FC3">
        <w:rPr>
          <w:rFonts w:ascii="Times New Roman" w:hAnsi="Times New Roman" w:cs="Times New Roman" w:hint="eastAsia"/>
        </w:rPr>
        <w:t>可维护性</w:t>
      </w:r>
      <w:ins w:id="309" w:author="Big Pigeon" w:date="2025-04-27T16:22:00Z" w16du:dateUtc="2025-04-27T08:22:00Z">
        <w:r w:rsidR="002A68BD">
          <w:rPr>
            <w:rFonts w:ascii="Times New Roman" w:hAnsi="Times New Roman" w:cs="Times New Roman" w:hint="eastAsia"/>
          </w:rPr>
          <w:t>等</w:t>
        </w:r>
      </w:ins>
      <w:r w:rsidRPr="00320FC3">
        <w:rPr>
          <w:rFonts w:ascii="Times New Roman" w:hAnsi="Times New Roman" w:cs="Times New Roman" w:hint="eastAsia"/>
        </w:rPr>
        <w:t>方面的综合能力。</w:t>
      </w:r>
    </w:p>
    <w:p w14:paraId="401A0164" w14:textId="77777777" w:rsidR="00604326" w:rsidRPr="001D6B49" w:rsidRDefault="001D6B49">
      <w:pPr>
        <w:pStyle w:val="a2"/>
        <w:rPr>
          <w:rFonts w:ascii="Times New Roman" w:hAnsi="Times New Roman" w:cs="Times New Roman"/>
        </w:rPr>
      </w:pPr>
      <w:bookmarkStart w:id="310" w:name="_Toc196418463"/>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310"/>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311" w:name="_Toc196418464"/>
      <w:r w:rsidRPr="001D6B49">
        <w:rPr>
          <w:rFonts w:ascii="Times New Roman" w:hAnsi="Times New Roman"/>
        </w:rPr>
        <w:t>用户管理接口</w:t>
      </w:r>
      <w:bookmarkEnd w:id="311"/>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lastRenderedPageBreak/>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views.login,name</w:t>
      </w:r>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'admin_user/'</w:t>
      </w:r>
      <w:r w:rsidRPr="001D6B49">
        <w:rPr>
          <w:rStyle w:val="NormalTok"/>
          <w:rFonts w:ascii="Times New Roman" w:hAnsi="Times New Roman"/>
          <w:szCs w:val="18"/>
        </w:rPr>
        <w:t>, admin_user.index,name</w:t>
      </w:r>
      <w:r w:rsidRPr="001D6B49">
        <w:rPr>
          <w:rStyle w:val="OperatorTok"/>
          <w:rFonts w:ascii="Times New Roman" w:hAnsi="Times New Roman"/>
          <w:sz w:val="21"/>
          <w:szCs w:val="18"/>
        </w:rPr>
        <w:t>=</w:t>
      </w:r>
      <w:r w:rsidRPr="001D6B49">
        <w:rPr>
          <w:rStyle w:val="StringTok"/>
          <w:rFonts w:ascii="Times New Roman" w:hAnsi="Times New Roman"/>
          <w:sz w:val="21"/>
          <w:szCs w:val="18"/>
        </w:rPr>
        <w:t>"myadmin_user_index"</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312" w:name="_Toc196418465"/>
      <w:r w:rsidRPr="001D6B49">
        <w:rPr>
          <w:rFonts w:ascii="Times New Roman" w:hAnsi="Times New Roman"/>
        </w:rPr>
        <w:t>搜索接口</w:t>
      </w:r>
      <w:bookmarkEnd w:id="312"/>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微博数据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'user/getSearchIndex'</w:t>
      </w:r>
      <w:r w:rsidRPr="001D6B49">
        <w:rPr>
          <w:rStyle w:val="NormalTok"/>
          <w:rFonts w:ascii="Times New Roman" w:hAnsi="Times New Roman"/>
          <w:szCs w:val="18"/>
        </w:rPr>
        <w:t>, user.search_index,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"user_search_index"</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'user/getSearch'</w:t>
      </w:r>
      <w:r w:rsidRPr="001D6B49">
        <w:rPr>
          <w:rStyle w:val="NormalTok"/>
          <w:rFonts w:ascii="Times New Roman" w:hAnsi="Times New Roman"/>
          <w:szCs w:val="18"/>
        </w:rPr>
        <w:t>, user.doSearch,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"user_doSearch"</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'user/historyList&lt;int:uid&gt;'</w:t>
      </w:r>
      <w:r w:rsidRPr="001D6B49">
        <w:rPr>
          <w:rStyle w:val="NormalTok"/>
          <w:rFonts w:ascii="Times New Roman" w:hAnsi="Times New Roman"/>
          <w:szCs w:val="18"/>
        </w:rPr>
        <w:t>, user.historyList,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"user_showHistory"</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'user/delete&lt;int:uid&gt;'</w:t>
      </w:r>
      <w:r w:rsidRPr="001D6B49">
        <w:rPr>
          <w:rStyle w:val="NormalTok"/>
          <w:rFonts w:ascii="Times New Roman" w:hAnsi="Times New Roman"/>
          <w:szCs w:val="18"/>
        </w:rPr>
        <w:t>, user.delete_search_history,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"user_delete"</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313" w:name="_Toc196418466"/>
      <w:r w:rsidRPr="001D6B49">
        <w:rPr>
          <w:rFonts w:ascii="Times New Roman" w:hAnsi="Times New Roman"/>
        </w:rPr>
        <w:t>数据分析接口</w:t>
      </w:r>
      <w:bookmarkEnd w:id="313"/>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r w:rsidRPr="001D6B49">
        <w:rPr>
          <w:rFonts w:ascii="Times New Roman" w:hAnsi="Times New Roman" w:cs="Times New Roman"/>
        </w:rPr>
        <w:t>ECharts</w:t>
      </w:r>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'wordCloud'</w:t>
      </w:r>
      <w:r w:rsidRPr="001D6B49">
        <w:rPr>
          <w:rStyle w:val="NormalTok"/>
          <w:rFonts w:ascii="Times New Roman" w:hAnsi="Times New Roman"/>
          <w:szCs w:val="21"/>
        </w:rPr>
        <w:t>, views.wordCloud,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"wordCloud"</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'drawMap'</w:t>
      </w:r>
      <w:r w:rsidRPr="001D6B49">
        <w:rPr>
          <w:rStyle w:val="NormalTok"/>
          <w:rFonts w:ascii="Times New Roman" w:hAnsi="Times New Roman"/>
          <w:szCs w:val="21"/>
        </w:rPr>
        <w:t>, views.drawMap,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"drawMap"</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'getMapData'</w:t>
      </w:r>
      <w:r w:rsidRPr="001D6B49">
        <w:rPr>
          <w:rStyle w:val="NormalTok"/>
          <w:rFonts w:ascii="Times New Roman" w:hAnsi="Times New Roman"/>
          <w:szCs w:val="21"/>
        </w:rPr>
        <w:t>, views.getMapData,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"getMapData"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'getAreaPriceIndex'</w:t>
      </w:r>
      <w:r w:rsidRPr="001D6B49">
        <w:rPr>
          <w:rStyle w:val="NormalTok"/>
          <w:rFonts w:ascii="Times New Roman" w:hAnsi="Times New Roman"/>
          <w:szCs w:val="21"/>
        </w:rPr>
        <w:t>, views.getAreaPriceIndex,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"getAreaPriceIndex"</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'drawAreaPrice'</w:t>
      </w:r>
      <w:r w:rsidRPr="001D6B49">
        <w:rPr>
          <w:rStyle w:val="NormalTok"/>
          <w:rFonts w:ascii="Times New Roman" w:hAnsi="Times New Roman"/>
          <w:szCs w:val="21"/>
        </w:rPr>
        <w:t>, views.drawAreaPrice,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"drawAreaPrice"</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'getAreaPriceData'</w:t>
      </w:r>
      <w:r w:rsidRPr="001D6B49">
        <w:rPr>
          <w:rStyle w:val="NormalTok"/>
          <w:rFonts w:ascii="Times New Roman" w:hAnsi="Times New Roman"/>
          <w:szCs w:val="21"/>
        </w:rPr>
        <w:t>, views.getAreaPriceData,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"getAreaPriceData"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314" w:name="_Toc196418467"/>
      <w:r w:rsidRPr="001D6B49">
        <w:rPr>
          <w:rFonts w:ascii="Times New Roman" w:hAnsi="Times New Roman"/>
        </w:rPr>
        <w:t>预测分析接口</w:t>
      </w:r>
      <w:bookmarkEnd w:id="314"/>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'drawPredict'</w:t>
      </w:r>
      <w:r w:rsidRPr="001D6B49">
        <w:rPr>
          <w:rStyle w:val="NormalTok"/>
          <w:rFonts w:ascii="Times New Roman" w:hAnsi="Times New Roman"/>
          <w:szCs w:val="21"/>
        </w:rPr>
        <w:t>, views.drawPredict,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"drawPredict"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'getPredictData'</w:t>
      </w:r>
      <w:r w:rsidRPr="001D6B49">
        <w:rPr>
          <w:rStyle w:val="NormalTok"/>
          <w:rFonts w:ascii="Times New Roman" w:hAnsi="Times New Roman"/>
          <w:szCs w:val="21"/>
        </w:rPr>
        <w:t>, views.getPredictData,name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"getPredictData"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315" w:name="_Toc196418468"/>
      <w:r w:rsidRPr="001D6B49">
        <w:rPr>
          <w:rFonts w:ascii="Times New Roman" w:hAnsi="Times New Roman" w:cs="Times New Roman"/>
        </w:rPr>
        <w:lastRenderedPageBreak/>
        <w:t>功能设计</w:t>
      </w:r>
      <w:bookmarkEnd w:id="315"/>
    </w:p>
    <w:p w14:paraId="16DCB73B" w14:textId="287E6072"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w:t>
      </w:r>
      <w:del w:id="316" w:author="Big Pigeon" w:date="2025-04-27T16:23:00Z" w16du:dateUtc="2025-04-27T08:23:00Z">
        <w:r w:rsidRPr="001D6B49" w:rsidDel="005B50E0">
          <w:rPr>
            <w:rFonts w:ascii="Times New Roman" w:hAnsi="Times New Roman" w:cs="Times New Roman"/>
          </w:rPr>
          <w:delText>主要</w:delText>
        </w:r>
      </w:del>
      <w:r w:rsidRPr="001D6B49">
        <w:rPr>
          <w:rFonts w:ascii="Times New Roman" w:hAnsi="Times New Roman" w:cs="Times New Roman"/>
        </w:rPr>
        <w:t>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w:t>
      </w:r>
      <w:ins w:id="317" w:author="Big Pigeon" w:date="2025-04-27T16:23:00Z" w16du:dateUtc="2025-04-27T08:23:00Z">
        <w:r w:rsidR="005B50E0">
          <w:rPr>
            <w:rFonts w:ascii="Times New Roman" w:hAnsi="Times New Roman" w:cs="Times New Roman" w:hint="eastAsia"/>
          </w:rPr>
          <w:t>、</w:t>
        </w:r>
      </w:ins>
      <w:del w:id="318" w:author="Big Pigeon" w:date="2025-04-27T16:23:00Z" w16du:dateUtc="2025-04-27T08:23:00Z">
        <w:r w:rsidRPr="001D6B49" w:rsidDel="005B50E0">
          <w:rPr>
            <w:rFonts w:ascii="Times New Roman" w:hAnsi="Times New Roman" w:cs="Times New Roman"/>
          </w:rPr>
          <w:delText>和</w:delText>
        </w:r>
      </w:del>
      <w:r w:rsidRPr="001D6B49">
        <w:rPr>
          <w:rFonts w:ascii="Times New Roman" w:hAnsi="Times New Roman" w:cs="Times New Roman"/>
        </w:rPr>
        <w:t>个人中心等页面。</w:t>
      </w:r>
      <w:del w:id="319" w:author="Big Pigeon" w:date="2025-04-27T16:23:00Z" w16du:dateUtc="2025-04-27T08:23:00Z">
        <w:r w:rsidRPr="001D6B49" w:rsidDel="005B50E0">
          <w:rPr>
            <w:rFonts w:ascii="Times New Roman" w:hAnsi="Times New Roman" w:cs="Times New Roman"/>
          </w:rPr>
          <w:delText>每个页面都经过精心设计，确保良好的用户体验。</w:delText>
        </w:r>
      </w:del>
      <w:ins w:id="320" w:author="Big Pigeon" w:date="2025-04-27T16:24:00Z" w16du:dateUtc="2025-04-27T08:24:00Z">
        <w:r w:rsidR="005B50E0">
          <w:rPr>
            <w:rFonts w:ascii="Times New Roman" w:hAnsi="Times New Roman" w:cs="Times New Roman" w:hint="eastAsia"/>
          </w:rPr>
          <w:t>系统</w:t>
        </w:r>
      </w:ins>
      <w:del w:id="321" w:author="Big Pigeon" w:date="2025-04-27T16:24:00Z" w16du:dateUtc="2025-04-27T08:24:00Z">
        <w:r w:rsidRPr="001D6B49" w:rsidDel="005B50E0">
          <w:rPr>
            <w:rFonts w:ascii="Times New Roman" w:hAnsi="Times New Roman" w:cs="Times New Roman"/>
          </w:rPr>
          <w:delText>主要</w:delText>
        </w:r>
      </w:del>
      <w:r w:rsidRPr="001D6B49">
        <w:rPr>
          <w:rFonts w:ascii="Times New Roman" w:hAnsi="Times New Roman" w:cs="Times New Roman"/>
        </w:rPr>
        <w:t>设计功能包括用户认证控制模块、微博数据爬虫模块、热度事件分析模块、舆情情感分析模块、用户活跃度分析模块、用户活跃度分析模块、评论舆情分析模块、舆情预测模块等</w:t>
      </w:r>
      <w:r w:rsidRPr="001D6B49">
        <w:rPr>
          <w:rFonts w:ascii="Times New Roman" w:hAnsi="Times New Roman" w:cs="Times New Roman"/>
        </w:rPr>
        <w:t>7</w:t>
      </w:r>
      <w:r w:rsidRPr="001D6B49">
        <w:rPr>
          <w:rFonts w:ascii="Times New Roman" w:hAnsi="Times New Roman" w:cs="Times New Roman"/>
        </w:rPr>
        <w:t>个模块。具体架构如图</w:t>
      </w:r>
      <w:r w:rsidR="00320FC3">
        <w:rPr>
          <w:rFonts w:ascii="Times New Roman" w:hAnsi="Times New Roman" w:cs="Times New Roman" w:hint="eastAsia"/>
        </w:rPr>
        <w:t>4</w:t>
      </w:r>
      <w:r w:rsidR="00320FC3">
        <w:rPr>
          <w:rFonts w:ascii="Times New Roman" w:hAnsi="Times New Roman" w:cs="Times New Roman"/>
        </w:rPr>
        <w:t>-2</w:t>
      </w:r>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2802ED5B" w14:textId="351FFA68" w:rsidR="005B50E0" w:rsidRDefault="005B50E0">
      <w:pPr>
        <w:pStyle w:val="a7"/>
        <w:rPr>
          <w:ins w:id="322" w:author="Big Pigeon" w:date="2025-04-27T16:32:00Z" w16du:dateUtc="2025-04-27T08:32:00Z"/>
          <w:rFonts w:ascii="Times New Roman" w:hAnsi="Times New Roman" w:cs="Times New Roman"/>
        </w:rPr>
      </w:pPr>
      <w:ins w:id="323" w:author="Big Pigeon" w:date="2025-04-27T16:32:00Z" w16du:dateUtc="2025-04-27T08:32:00Z">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1D6B49">
          <w:rPr>
            <w:rFonts w:ascii="Times New Roman" w:hAnsi="Times New Roman" w:cs="Times New Roman"/>
          </w:rPr>
          <w:t>用户认证控制模块</w:t>
        </w:r>
      </w:ins>
    </w:p>
    <w:p w14:paraId="1F0267C8" w14:textId="4AB8A0F0" w:rsidR="00604326" w:rsidRDefault="001D6B49">
      <w:pPr>
        <w:pStyle w:val="a7"/>
        <w:rPr>
          <w:ins w:id="324" w:author="Big Pigeon" w:date="2025-04-27T16:32:00Z" w16du:dateUtc="2025-04-27T08:32:00Z"/>
          <w:rFonts w:ascii="Times New Roman" w:hAnsi="Times New Roman" w:cs="Times New Roman"/>
        </w:rPr>
      </w:pPr>
      <w:r w:rsidRPr="001D6B49">
        <w:rPr>
          <w:rFonts w:ascii="Times New Roman" w:hAnsi="Times New Roman" w:cs="Times New Roman"/>
        </w:rPr>
        <w:t>用户认证控制模块负责用户</w:t>
      </w:r>
      <w:ins w:id="325" w:author="Big Pigeon" w:date="2025-04-27T16:27:00Z" w16du:dateUtc="2025-04-27T08:27:00Z">
        <w:r w:rsidR="005B50E0">
          <w:rPr>
            <w:rFonts w:ascii="Times New Roman" w:hAnsi="Times New Roman" w:cs="Times New Roman" w:hint="eastAsia"/>
          </w:rPr>
          <w:t>的</w:t>
        </w:r>
      </w:ins>
      <w:r w:rsidRPr="001D6B49">
        <w:rPr>
          <w:rFonts w:ascii="Times New Roman" w:hAnsi="Times New Roman" w:cs="Times New Roman"/>
        </w:rPr>
        <w:t>身份</w:t>
      </w:r>
      <w:del w:id="326" w:author="Big Pigeon" w:date="2025-04-27T16:27:00Z" w16du:dateUtc="2025-04-27T08:27:00Z">
        <w:r w:rsidRPr="001D6B49" w:rsidDel="005B50E0">
          <w:rPr>
            <w:rFonts w:ascii="Times New Roman" w:hAnsi="Times New Roman" w:cs="Times New Roman"/>
          </w:rPr>
          <w:delText>的</w:delText>
        </w:r>
      </w:del>
      <w:r w:rsidRPr="001D6B49">
        <w:rPr>
          <w:rFonts w:ascii="Times New Roman" w:hAnsi="Times New Roman" w:cs="Times New Roman"/>
        </w:rPr>
        <w:t>验证</w:t>
      </w:r>
      <w:del w:id="327" w:author="Big Pigeon" w:date="2025-04-27T16:27:00Z" w16du:dateUtc="2025-04-27T08:27:00Z">
        <w:r w:rsidRPr="001D6B49" w:rsidDel="005B50E0">
          <w:rPr>
            <w:rFonts w:ascii="Times New Roman" w:hAnsi="Times New Roman" w:cs="Times New Roman"/>
          </w:rPr>
          <w:delText>与</w:delText>
        </w:r>
      </w:del>
      <w:r w:rsidRPr="001D6B49">
        <w:rPr>
          <w:rFonts w:ascii="Times New Roman" w:hAnsi="Times New Roman" w:cs="Times New Roman"/>
        </w:rPr>
        <w:t>管理，</w:t>
      </w:r>
      <w:del w:id="328" w:author="Big Pigeon" w:date="2025-04-27T16:29:00Z" w16du:dateUtc="2025-04-27T08:29:00Z">
        <w:r w:rsidRPr="001D6B49" w:rsidDel="005B50E0">
          <w:rPr>
            <w:rFonts w:ascii="Times New Roman" w:hAnsi="Times New Roman" w:cs="Times New Roman"/>
          </w:rPr>
          <w:delText>保障</w:delText>
        </w:r>
      </w:del>
      <w:ins w:id="329" w:author="Big Pigeon" w:date="2025-04-27T16:29:00Z" w16du:dateUtc="2025-04-27T08:29:00Z">
        <w:r w:rsidR="005B50E0">
          <w:rPr>
            <w:rFonts w:ascii="Times New Roman" w:hAnsi="Times New Roman" w:cs="Times New Roman" w:hint="eastAsia"/>
          </w:rPr>
          <w:t>确保</w:t>
        </w:r>
      </w:ins>
      <w:r w:rsidRPr="001D6B49">
        <w:rPr>
          <w:rFonts w:ascii="Times New Roman" w:hAnsi="Times New Roman" w:cs="Times New Roman"/>
        </w:rPr>
        <w:t>系统</w:t>
      </w:r>
      <w:ins w:id="330" w:author="Big Pigeon" w:date="2025-04-27T16:29:00Z" w16du:dateUtc="2025-04-27T08:29:00Z">
        <w:r w:rsidR="005B50E0">
          <w:rPr>
            <w:rFonts w:ascii="Times New Roman" w:hAnsi="Times New Roman" w:cs="Times New Roman" w:hint="eastAsia"/>
          </w:rPr>
          <w:t>在</w:t>
        </w:r>
      </w:ins>
      <w:r w:rsidRPr="001D6B49">
        <w:rPr>
          <w:rFonts w:ascii="Times New Roman" w:hAnsi="Times New Roman" w:cs="Times New Roman"/>
        </w:rPr>
        <w:t>使用</w:t>
      </w:r>
      <w:ins w:id="331" w:author="Big Pigeon" w:date="2025-04-27T16:27:00Z" w16du:dateUtc="2025-04-27T08:27:00Z">
        <w:r w:rsidR="005B50E0">
          <w:rPr>
            <w:rFonts w:ascii="Times New Roman" w:hAnsi="Times New Roman" w:cs="Times New Roman" w:hint="eastAsia"/>
          </w:rPr>
          <w:t>时</w:t>
        </w:r>
      </w:ins>
      <w:del w:id="332" w:author="Big Pigeon" w:date="2025-04-27T16:27:00Z" w16du:dateUtc="2025-04-27T08:27:00Z">
        <w:r w:rsidRPr="001D6B49" w:rsidDel="005B50E0">
          <w:rPr>
            <w:rFonts w:ascii="Times New Roman" w:hAnsi="Times New Roman" w:cs="Times New Roman"/>
          </w:rPr>
          <w:delText>的安全性与</w:delText>
        </w:r>
      </w:del>
      <w:r w:rsidRPr="001D6B49">
        <w:rPr>
          <w:rFonts w:ascii="Times New Roman" w:hAnsi="Times New Roman" w:cs="Times New Roman"/>
        </w:rPr>
        <w:t>权限</w:t>
      </w:r>
      <w:ins w:id="333" w:author="Big Pigeon" w:date="2025-04-27T16:27:00Z" w16du:dateUtc="2025-04-27T08:27:00Z">
        <w:r w:rsidR="005B50E0">
          <w:rPr>
            <w:rFonts w:ascii="Times New Roman" w:hAnsi="Times New Roman" w:cs="Times New Roman" w:hint="eastAsia"/>
          </w:rPr>
          <w:t>的</w:t>
        </w:r>
      </w:ins>
      <w:r w:rsidRPr="001D6B49">
        <w:rPr>
          <w:rFonts w:ascii="Times New Roman" w:hAnsi="Times New Roman" w:cs="Times New Roman"/>
        </w:rPr>
        <w:t>可控</w:t>
      </w:r>
      <w:del w:id="334" w:author="Big Pigeon" w:date="2025-04-27T16:27:00Z" w16du:dateUtc="2025-04-27T08:27:00Z">
        <w:r w:rsidRPr="001D6B49" w:rsidDel="005B50E0">
          <w:rPr>
            <w:rFonts w:ascii="Times New Roman" w:hAnsi="Times New Roman" w:cs="Times New Roman"/>
          </w:rPr>
          <w:delText>性</w:delText>
        </w:r>
      </w:del>
      <w:r w:rsidRPr="001D6B49">
        <w:rPr>
          <w:rFonts w:ascii="Times New Roman" w:hAnsi="Times New Roman" w:cs="Times New Roman"/>
        </w:rPr>
        <w:t>，</w:t>
      </w:r>
      <w:ins w:id="335" w:author="Big Pigeon" w:date="2025-04-27T16:29:00Z" w16du:dateUtc="2025-04-27T08:29:00Z">
        <w:r w:rsidR="005B50E0">
          <w:rPr>
            <w:rFonts w:ascii="Times New Roman" w:hAnsi="Times New Roman" w:cs="Times New Roman" w:hint="eastAsia"/>
          </w:rPr>
          <w:t>主要</w:t>
        </w:r>
      </w:ins>
      <w:r w:rsidRPr="001D6B49">
        <w:rPr>
          <w:rFonts w:ascii="Times New Roman" w:hAnsi="Times New Roman" w:cs="Times New Roman"/>
        </w:rPr>
        <w:t>通过</w:t>
      </w:r>
      <w:del w:id="336" w:author="Big Pigeon" w:date="2025-04-27T16:29:00Z" w16du:dateUtc="2025-04-27T08:29:00Z">
        <w:r w:rsidRPr="001D6B49" w:rsidDel="005B50E0">
          <w:rPr>
            <w:rFonts w:ascii="Times New Roman" w:hAnsi="Times New Roman" w:cs="Times New Roman"/>
          </w:rPr>
          <w:delText>对</w:delText>
        </w:r>
      </w:del>
      <w:r w:rsidRPr="001D6B49">
        <w:rPr>
          <w:rFonts w:ascii="Times New Roman" w:hAnsi="Times New Roman" w:cs="Times New Roman"/>
        </w:rPr>
        <w:t>用户注册、登录</w:t>
      </w:r>
      <w:del w:id="337" w:author="Big Pigeon" w:date="2025-04-27T16:29:00Z" w16du:dateUtc="2025-04-27T08:29:00Z">
        <w:r w:rsidRPr="001D6B49" w:rsidDel="005B50E0">
          <w:rPr>
            <w:rFonts w:ascii="Times New Roman" w:hAnsi="Times New Roman" w:cs="Times New Roman" w:hint="eastAsia"/>
          </w:rPr>
          <w:delText>流程的设计</w:delText>
        </w:r>
      </w:del>
      <w:ins w:id="338" w:author="Big Pigeon" w:date="2025-04-27T16:29:00Z" w16du:dateUtc="2025-04-27T08:29:00Z">
        <w:r w:rsidR="005B50E0">
          <w:rPr>
            <w:rFonts w:ascii="Times New Roman" w:hAnsi="Times New Roman" w:cs="Times New Roman" w:hint="eastAsia"/>
          </w:rPr>
          <w:t>时对</w:t>
        </w:r>
      </w:ins>
      <w:del w:id="339" w:author="Big Pigeon" w:date="2025-04-27T16:29:00Z" w16du:dateUtc="2025-04-27T08:29:00Z">
        <w:r w:rsidRPr="001D6B49" w:rsidDel="005B50E0">
          <w:rPr>
            <w:rFonts w:ascii="Times New Roman" w:hAnsi="Times New Roman" w:cs="Times New Roman"/>
          </w:rPr>
          <w:delText>，实现</w:delText>
        </w:r>
      </w:del>
      <w:r w:rsidRPr="001D6B49">
        <w:rPr>
          <w:rFonts w:ascii="Times New Roman" w:hAnsi="Times New Roman" w:cs="Times New Roman"/>
        </w:rPr>
        <w:t>用户身份信息</w:t>
      </w:r>
      <w:ins w:id="340" w:author="Big Pigeon" w:date="2025-04-27T16:29:00Z" w16du:dateUtc="2025-04-27T08:29:00Z">
        <w:r w:rsidR="005B50E0">
          <w:rPr>
            <w:rFonts w:ascii="Times New Roman" w:hAnsi="Times New Roman" w:cs="Times New Roman" w:hint="eastAsia"/>
          </w:rPr>
          <w:t>的</w:t>
        </w:r>
      </w:ins>
      <w:del w:id="341" w:author="Big Pigeon" w:date="2025-04-27T16:29:00Z" w16du:dateUtc="2025-04-27T08:29:00Z">
        <w:r w:rsidRPr="001D6B49" w:rsidDel="005B50E0">
          <w:rPr>
            <w:rFonts w:ascii="Times New Roman" w:hAnsi="Times New Roman" w:cs="Times New Roman"/>
          </w:rPr>
          <w:delText>的</w:delText>
        </w:r>
      </w:del>
      <w:ins w:id="342" w:author="Big Pigeon" w:date="2025-04-27T16:29:00Z" w16du:dateUtc="2025-04-27T08:29:00Z">
        <w:r w:rsidR="005B50E0">
          <w:rPr>
            <w:rFonts w:ascii="Times New Roman" w:hAnsi="Times New Roman" w:cs="Times New Roman" w:hint="eastAsia"/>
          </w:rPr>
          <w:t>验证和加密，能够</w:t>
        </w:r>
      </w:ins>
      <w:ins w:id="343" w:author="Big Pigeon" w:date="2025-04-27T16:30:00Z" w16du:dateUtc="2025-04-27T08:30:00Z">
        <w:r w:rsidR="005B50E0">
          <w:rPr>
            <w:rFonts w:ascii="Times New Roman" w:hAnsi="Times New Roman" w:cs="Times New Roman" w:hint="eastAsia"/>
          </w:rPr>
          <w:t>权限分离，让不同权限用户能够看到不同的界面。</w:t>
        </w:r>
      </w:ins>
      <w:del w:id="344" w:author="Big Pigeon" w:date="2025-04-27T16:29:00Z" w16du:dateUtc="2025-04-27T08:29:00Z">
        <w:r w:rsidRPr="001D6B49" w:rsidDel="005B50E0">
          <w:rPr>
            <w:rFonts w:ascii="Times New Roman" w:hAnsi="Times New Roman" w:cs="Times New Roman"/>
          </w:rPr>
          <w:delText>安全存储与有效验证，确保不同权限用户对系统功能的合理访问</w:delText>
        </w:r>
      </w:del>
      <w:del w:id="345" w:author="Big Pigeon" w:date="2025-04-27T16:30:00Z" w16du:dateUtc="2025-04-27T08:30:00Z">
        <w:r w:rsidRPr="001D6B49" w:rsidDel="005B50E0">
          <w:rPr>
            <w:rFonts w:ascii="Times New Roman" w:hAnsi="Times New Roman" w:cs="Times New Roman"/>
          </w:rPr>
          <w:delText>。</w:delText>
        </w:r>
      </w:del>
    </w:p>
    <w:p w14:paraId="499FEC45" w14:textId="180C1D54" w:rsidR="005B50E0" w:rsidRPr="001D6B49" w:rsidRDefault="005B50E0">
      <w:pPr>
        <w:pStyle w:val="a7"/>
        <w:rPr>
          <w:rFonts w:ascii="Times New Roman" w:hAnsi="Times New Roman" w:cs="Times New Roman" w:hint="eastAsia"/>
        </w:rPr>
      </w:pPr>
      <w:ins w:id="346" w:author="Big Pigeon" w:date="2025-04-27T16:32:00Z" w16du:dateUtc="2025-04-27T08:32:00Z">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1D6B49">
          <w:rPr>
            <w:rFonts w:ascii="Times New Roman" w:hAnsi="Times New Roman" w:cs="Times New Roman"/>
          </w:rPr>
          <w:t>微博数据爬虫模块</w:t>
        </w:r>
      </w:ins>
    </w:p>
    <w:p w14:paraId="3A542C90" w14:textId="2F1C9B0A" w:rsidR="00604326" w:rsidRPr="001D6B49" w:rsidRDefault="001D6B49">
      <w:pPr>
        <w:pStyle w:val="a7"/>
        <w:rPr>
          <w:rFonts w:ascii="Times New Roman" w:hAnsi="Times New Roman" w:cs="Times New Roman"/>
        </w:rPr>
      </w:pPr>
      <w:r w:rsidRPr="001D6B49">
        <w:rPr>
          <w:rFonts w:ascii="Times New Roman" w:hAnsi="Times New Roman" w:cs="Times New Roman"/>
        </w:rPr>
        <w:t>微博数据爬虫模块</w:t>
      </w:r>
      <w:del w:id="347" w:author="Big Pigeon" w:date="2025-04-27T16:30:00Z" w16du:dateUtc="2025-04-27T08:30:00Z">
        <w:r w:rsidRPr="001D6B49" w:rsidDel="005B50E0">
          <w:rPr>
            <w:rFonts w:ascii="Times New Roman" w:hAnsi="Times New Roman" w:cs="Times New Roman" w:hint="eastAsia"/>
          </w:rPr>
          <w:delText>旨在实现微博数据的自动化采集</w:delText>
        </w:r>
      </w:del>
      <w:ins w:id="348" w:author="Big Pigeon" w:date="2025-04-27T16:30:00Z" w16du:dateUtc="2025-04-27T08:30:00Z">
        <w:r w:rsidR="005B50E0">
          <w:rPr>
            <w:rFonts w:ascii="Times New Roman" w:hAnsi="Times New Roman" w:cs="Times New Roman" w:hint="eastAsia"/>
          </w:rPr>
          <w:t>主要是用于微博数据的爬取</w:t>
        </w:r>
      </w:ins>
      <w:r w:rsidRPr="001D6B49">
        <w:rPr>
          <w:rFonts w:ascii="Times New Roman" w:hAnsi="Times New Roman" w:cs="Times New Roman"/>
        </w:rPr>
        <w:t>，通过</w:t>
      </w:r>
      <w:ins w:id="349" w:author="Big Pigeon" w:date="2025-04-27T16:31:00Z" w16du:dateUtc="2025-04-27T08:31:00Z">
        <w:r w:rsidR="005B50E0">
          <w:rPr>
            <w:rFonts w:ascii="Times New Roman" w:hAnsi="Times New Roman" w:cs="Times New Roman" w:hint="eastAsia"/>
          </w:rPr>
          <w:t>分布式爬取</w:t>
        </w:r>
      </w:ins>
      <w:del w:id="350" w:author="Big Pigeon" w:date="2025-04-27T16:31:00Z" w16du:dateUtc="2025-04-27T08:31:00Z">
        <w:r w:rsidRPr="001D6B49" w:rsidDel="005B50E0">
          <w:rPr>
            <w:rFonts w:ascii="Times New Roman" w:hAnsi="Times New Roman" w:cs="Times New Roman"/>
          </w:rPr>
          <w:delText>设计合理的数据抓取</w:delText>
        </w:r>
      </w:del>
      <w:ins w:id="351" w:author="Big Pigeon" w:date="2025-04-27T16:31:00Z" w16du:dateUtc="2025-04-27T08:31:00Z">
        <w:r w:rsidR="005B50E0">
          <w:rPr>
            <w:rFonts w:ascii="Times New Roman" w:hAnsi="Times New Roman" w:cs="Times New Roman" w:hint="eastAsia"/>
          </w:rPr>
          <w:t>等</w:t>
        </w:r>
      </w:ins>
      <w:r w:rsidRPr="001D6B49">
        <w:rPr>
          <w:rFonts w:ascii="Times New Roman" w:hAnsi="Times New Roman" w:cs="Times New Roman"/>
        </w:rPr>
        <w:t>策略</w:t>
      </w:r>
      <w:del w:id="352" w:author="Big Pigeon" w:date="2025-04-27T16:31:00Z" w16du:dateUtc="2025-04-27T08:31:00Z">
        <w:r w:rsidRPr="001D6B49" w:rsidDel="005B50E0">
          <w:rPr>
            <w:rFonts w:ascii="Times New Roman" w:hAnsi="Times New Roman" w:cs="Times New Roman"/>
          </w:rPr>
          <w:delText>，</w:delText>
        </w:r>
      </w:del>
      <w:ins w:id="353" w:author="Big Pigeon" w:date="2025-04-27T16:31:00Z" w16du:dateUtc="2025-04-27T08:31:00Z">
        <w:r w:rsidR="005B50E0">
          <w:rPr>
            <w:rFonts w:ascii="Times New Roman" w:hAnsi="Times New Roman" w:cs="Times New Roman" w:hint="eastAsia"/>
          </w:rPr>
          <w:t>，能够</w:t>
        </w:r>
      </w:ins>
      <w:r w:rsidRPr="001D6B49">
        <w:rPr>
          <w:rFonts w:ascii="Times New Roman" w:hAnsi="Times New Roman" w:cs="Times New Roman"/>
        </w:rPr>
        <w:t>突破微博平台的限制，</w:t>
      </w:r>
      <w:ins w:id="354" w:author="Big Pigeon" w:date="2025-04-27T16:31:00Z" w16du:dateUtc="2025-04-27T08:31:00Z">
        <w:r w:rsidR="005B50E0">
          <w:rPr>
            <w:rFonts w:ascii="Times New Roman" w:hAnsi="Times New Roman" w:cs="Times New Roman" w:hint="eastAsia"/>
          </w:rPr>
          <w:t>采集微博</w:t>
        </w:r>
      </w:ins>
      <w:del w:id="355" w:author="Big Pigeon" w:date="2025-04-27T16:31:00Z" w16du:dateUtc="2025-04-27T08:31:00Z">
        <w:r w:rsidRPr="001D6B49" w:rsidDel="005B50E0">
          <w:rPr>
            <w:rFonts w:ascii="Times New Roman" w:hAnsi="Times New Roman" w:cs="Times New Roman"/>
          </w:rPr>
          <w:delText>从海量微博信息中获取包括</w:delText>
        </w:r>
      </w:del>
      <w:r w:rsidRPr="001D6B49">
        <w:rPr>
          <w:rFonts w:ascii="Times New Roman" w:hAnsi="Times New Roman" w:cs="Times New Roman"/>
        </w:rPr>
        <w:t>正文、评论、转发等</w:t>
      </w:r>
      <w:del w:id="356" w:author="Big Pigeon" w:date="2025-04-27T16:31:00Z" w16du:dateUtc="2025-04-27T08:31:00Z">
        <w:r w:rsidRPr="001D6B49" w:rsidDel="005B50E0">
          <w:rPr>
            <w:rFonts w:ascii="Times New Roman" w:hAnsi="Times New Roman" w:cs="Times New Roman"/>
          </w:rPr>
          <w:delText>在内的</w:delText>
        </w:r>
      </w:del>
      <w:r w:rsidRPr="001D6B49">
        <w:rPr>
          <w:rFonts w:ascii="Times New Roman" w:hAnsi="Times New Roman" w:cs="Times New Roman"/>
        </w:rPr>
        <w:t>相关数据，为后续的舆情分析提供数据</w:t>
      </w:r>
      <w:ins w:id="357" w:author="Big Pigeon" w:date="2025-04-27T16:32:00Z" w16du:dateUtc="2025-04-27T08:32:00Z">
        <w:r w:rsidR="005B50E0">
          <w:rPr>
            <w:rFonts w:ascii="Times New Roman" w:hAnsi="Times New Roman" w:cs="Times New Roman" w:hint="eastAsia"/>
          </w:rPr>
          <w:t>支持</w:t>
        </w:r>
      </w:ins>
      <w:del w:id="358" w:author="Big Pigeon" w:date="2025-04-27T16:32:00Z" w16du:dateUtc="2025-04-27T08:32:00Z">
        <w:r w:rsidRPr="001D6B49" w:rsidDel="005B50E0">
          <w:rPr>
            <w:rFonts w:ascii="Times New Roman" w:hAnsi="Times New Roman" w:cs="Times New Roman"/>
          </w:rPr>
          <w:delText>基础</w:delText>
        </w:r>
      </w:del>
      <w:r w:rsidRPr="001D6B49">
        <w:rPr>
          <w:rFonts w:ascii="Times New Roman" w:hAnsi="Times New Roman" w:cs="Times New Roman"/>
        </w:rPr>
        <w:t>。</w:t>
      </w:r>
    </w:p>
    <w:p w14:paraId="4F8C6641" w14:textId="1A990539" w:rsidR="005B50E0" w:rsidRDefault="005B50E0">
      <w:pPr>
        <w:pStyle w:val="a7"/>
        <w:rPr>
          <w:ins w:id="359" w:author="Big Pigeon" w:date="2025-04-27T16:32:00Z" w16du:dateUtc="2025-04-27T08:32:00Z"/>
          <w:rFonts w:ascii="Times New Roman" w:hAnsi="Times New Roman" w:cs="Times New Roman"/>
        </w:rPr>
      </w:pPr>
      <w:ins w:id="360" w:author="Big Pigeon" w:date="2025-04-27T16:32:00Z" w16du:dateUtc="2025-04-27T08:32:00Z">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Pr="001D6B49">
          <w:rPr>
            <w:rFonts w:ascii="Times New Roman" w:hAnsi="Times New Roman" w:cs="Times New Roman"/>
          </w:rPr>
          <w:t>热度事件分析模块</w:t>
        </w:r>
      </w:ins>
    </w:p>
    <w:p w14:paraId="4A3E6009" w14:textId="4A0530AE" w:rsidR="00604326" w:rsidRDefault="001D6B49">
      <w:pPr>
        <w:pStyle w:val="a7"/>
        <w:rPr>
          <w:ins w:id="361" w:author="Big Pigeon" w:date="2025-04-27T16:32:00Z" w16du:dateUtc="2025-04-27T08:32:00Z"/>
          <w:rFonts w:ascii="Times New Roman" w:hAnsi="Times New Roman" w:cs="Times New Roman"/>
        </w:rPr>
      </w:pPr>
      <w:r w:rsidRPr="001D6B49">
        <w:rPr>
          <w:rFonts w:ascii="Times New Roman" w:hAnsi="Times New Roman" w:cs="Times New Roman"/>
        </w:rPr>
        <w:t>热度事件分析模块</w:t>
      </w:r>
      <w:del w:id="362" w:author="Big Pigeon" w:date="2025-04-27T16:33:00Z" w16du:dateUtc="2025-04-27T08:33:00Z">
        <w:r w:rsidRPr="001D6B49" w:rsidDel="005B50E0">
          <w:rPr>
            <w:rFonts w:ascii="Times New Roman" w:hAnsi="Times New Roman" w:cs="Times New Roman" w:hint="eastAsia"/>
          </w:rPr>
          <w:delText>聚焦于对</w:delText>
        </w:r>
      </w:del>
      <w:ins w:id="363" w:author="Big Pigeon" w:date="2025-04-27T16:33:00Z" w16du:dateUtc="2025-04-27T08:33:00Z">
        <w:r w:rsidR="005B50E0">
          <w:rPr>
            <w:rFonts w:ascii="Times New Roman" w:hAnsi="Times New Roman" w:cs="Times New Roman" w:hint="eastAsia"/>
          </w:rPr>
          <w:t>主要是分析</w:t>
        </w:r>
      </w:ins>
      <w:r w:rsidRPr="001D6B49">
        <w:rPr>
          <w:rFonts w:ascii="Times New Roman" w:hAnsi="Times New Roman" w:cs="Times New Roman"/>
        </w:rPr>
        <w:t>微博热点事件</w:t>
      </w:r>
      <w:ins w:id="364" w:author="Big Pigeon" w:date="2025-04-27T16:33:00Z" w16du:dateUtc="2025-04-27T08:33:00Z">
        <w:r w:rsidR="005B50E0">
          <w:rPr>
            <w:rFonts w:ascii="Times New Roman" w:hAnsi="Times New Roman" w:cs="Times New Roman" w:hint="eastAsia"/>
          </w:rPr>
          <w:t>，并对事件进行热度打分</w:t>
        </w:r>
      </w:ins>
      <w:del w:id="365" w:author="Big Pigeon" w:date="2025-04-27T16:33:00Z" w16du:dateUtc="2025-04-27T08:33:00Z">
        <w:r w:rsidRPr="001D6B49" w:rsidDel="005B50E0">
          <w:rPr>
            <w:rFonts w:ascii="Times New Roman" w:hAnsi="Times New Roman" w:cs="Times New Roman"/>
          </w:rPr>
          <w:delText>的识别与</w:delText>
        </w:r>
      </w:del>
      <w:ins w:id="366" w:author="Big Pigeon" w:date="2025-04-27T16:33:00Z" w16du:dateUtc="2025-04-27T08:33:00Z">
        <w:r w:rsidR="005B50E0">
          <w:rPr>
            <w:rFonts w:ascii="Times New Roman" w:hAnsi="Times New Roman" w:cs="Times New Roman" w:hint="eastAsia"/>
          </w:rPr>
          <w:t>。</w:t>
        </w:r>
      </w:ins>
      <w:del w:id="367" w:author="Big Pigeon" w:date="2025-04-27T16:33:00Z" w16du:dateUtc="2025-04-27T08:33:00Z">
        <w:r w:rsidRPr="001D6B49" w:rsidDel="005B50E0">
          <w:rPr>
            <w:rFonts w:ascii="Times New Roman" w:hAnsi="Times New Roman" w:cs="Times New Roman"/>
          </w:rPr>
          <w:delText>热度评估，</w:delText>
        </w:r>
      </w:del>
      <w:ins w:id="368" w:author="Big Pigeon" w:date="2025-04-27T16:33:00Z" w16du:dateUtc="2025-04-27T08:33:00Z">
        <w:r w:rsidR="005B50E0">
          <w:rPr>
            <w:rFonts w:ascii="Times New Roman" w:hAnsi="Times New Roman" w:cs="Times New Roman" w:hint="eastAsia"/>
          </w:rPr>
          <w:t>这里</w:t>
        </w:r>
      </w:ins>
      <w:del w:id="369" w:author="Big Pigeon" w:date="2025-04-27T16:33:00Z" w16du:dateUtc="2025-04-27T08:33:00Z">
        <w:r w:rsidRPr="001D6B49" w:rsidDel="005B50E0">
          <w:rPr>
            <w:rFonts w:ascii="Times New Roman" w:hAnsi="Times New Roman" w:cs="Times New Roman"/>
          </w:rPr>
          <w:delText>通过</w:delText>
        </w:r>
      </w:del>
      <w:r w:rsidRPr="001D6B49">
        <w:rPr>
          <w:rFonts w:ascii="Times New Roman" w:hAnsi="Times New Roman" w:cs="Times New Roman"/>
        </w:rPr>
        <w:t>构建</w:t>
      </w:r>
      <w:ins w:id="370" w:author="Big Pigeon" w:date="2025-04-27T16:33:00Z" w16du:dateUtc="2025-04-27T08:33:00Z">
        <w:r w:rsidR="005B50E0">
          <w:rPr>
            <w:rFonts w:ascii="Times New Roman" w:hAnsi="Times New Roman" w:cs="Times New Roman" w:hint="eastAsia"/>
          </w:rPr>
          <w:t>了一个</w:t>
        </w:r>
      </w:ins>
      <w:r w:rsidRPr="001D6B49">
        <w:rPr>
          <w:rFonts w:ascii="Times New Roman" w:hAnsi="Times New Roman" w:cs="Times New Roman"/>
        </w:rPr>
        <w:t>热度分数计算模型，综合考虑</w:t>
      </w:r>
      <w:ins w:id="371" w:author="Big Pigeon" w:date="2025-04-27T16:33:00Z" w16du:dateUtc="2025-04-27T08:33:00Z">
        <w:r w:rsidR="005B50E0">
          <w:rPr>
            <w:rFonts w:ascii="Times New Roman" w:hAnsi="Times New Roman" w:cs="Times New Roman" w:hint="eastAsia"/>
          </w:rPr>
          <w:t>了</w:t>
        </w:r>
      </w:ins>
      <w:r w:rsidRPr="001D6B49">
        <w:rPr>
          <w:rFonts w:ascii="Times New Roman" w:hAnsi="Times New Roman" w:cs="Times New Roman"/>
        </w:rPr>
        <w:t>微博的各项互动指标，</w:t>
      </w:r>
      <w:ins w:id="372" w:author="Big Pigeon" w:date="2025-04-27T16:34:00Z" w16du:dateUtc="2025-04-27T08:34:00Z">
        <w:r w:rsidR="0021202B">
          <w:rPr>
            <w:rFonts w:ascii="Times New Roman" w:hAnsi="Times New Roman" w:cs="Times New Roman" w:hint="eastAsia"/>
          </w:rPr>
          <w:t>能够</w:t>
        </w:r>
      </w:ins>
      <w:r w:rsidRPr="001D6B49">
        <w:rPr>
          <w:rFonts w:ascii="Times New Roman" w:hAnsi="Times New Roman" w:cs="Times New Roman"/>
        </w:rPr>
        <w:t>筛选</w:t>
      </w:r>
      <w:del w:id="373" w:author="Big Pigeon" w:date="2025-04-27T16:34:00Z" w16du:dateUtc="2025-04-27T08:34:00Z">
        <w:r w:rsidRPr="001D6B49" w:rsidDel="0021202B">
          <w:rPr>
            <w:rFonts w:ascii="Times New Roman" w:hAnsi="Times New Roman" w:cs="Times New Roman"/>
          </w:rPr>
          <w:delText>出</w:delText>
        </w:r>
      </w:del>
      <w:r w:rsidRPr="001D6B49">
        <w:rPr>
          <w:rFonts w:ascii="Times New Roman" w:hAnsi="Times New Roman" w:cs="Times New Roman"/>
        </w:rPr>
        <w:t>具有较高关注度的热点事件</w:t>
      </w:r>
      <w:ins w:id="374" w:author="Big Pigeon" w:date="2025-04-27T16:34:00Z" w16du:dateUtc="2025-04-27T08:34:00Z">
        <w:r w:rsidR="0021202B">
          <w:rPr>
            <w:rFonts w:ascii="Times New Roman" w:hAnsi="Times New Roman" w:cs="Times New Roman" w:hint="eastAsia"/>
          </w:rPr>
          <w:t>并展示</w:t>
        </w:r>
      </w:ins>
      <w:del w:id="375" w:author="Big Pigeon" w:date="2025-04-27T16:34:00Z" w16du:dateUtc="2025-04-27T08:34:00Z">
        <w:r w:rsidRPr="001D6B49" w:rsidDel="0021202B">
          <w:rPr>
            <w:rFonts w:ascii="Times New Roman" w:hAnsi="Times New Roman" w:cs="Times New Roman"/>
          </w:rPr>
          <w:delText>，并以合适的方式进行展示</w:delText>
        </w:r>
      </w:del>
      <w:r w:rsidRPr="001D6B49">
        <w:rPr>
          <w:rFonts w:ascii="Times New Roman" w:hAnsi="Times New Roman" w:cs="Times New Roman"/>
        </w:rPr>
        <w:t>，帮助用户快速把握舆情热点。</w:t>
      </w:r>
    </w:p>
    <w:p w14:paraId="2670AA68" w14:textId="5D3E4615" w:rsidR="005B50E0" w:rsidRPr="001D6B49" w:rsidRDefault="005B50E0">
      <w:pPr>
        <w:pStyle w:val="a7"/>
        <w:rPr>
          <w:rFonts w:ascii="Times New Roman" w:hAnsi="Times New Roman" w:cs="Times New Roman" w:hint="eastAsia"/>
        </w:rPr>
      </w:pPr>
      <w:ins w:id="376" w:author="Big Pigeon" w:date="2025-04-27T16:32:00Z" w16du:dateUtc="2025-04-27T08:32:00Z">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Pr="001D6B49">
          <w:rPr>
            <w:rFonts w:ascii="Times New Roman" w:hAnsi="Times New Roman" w:cs="Times New Roman"/>
          </w:rPr>
          <w:t>舆情情感分析模块</w:t>
        </w:r>
      </w:ins>
    </w:p>
    <w:p w14:paraId="55F71D4C" w14:textId="52FAC481" w:rsidR="00604326" w:rsidRDefault="001D6B49">
      <w:pPr>
        <w:pStyle w:val="a7"/>
        <w:rPr>
          <w:ins w:id="377" w:author="Big Pigeon" w:date="2025-04-27T16:32:00Z" w16du:dateUtc="2025-04-27T08:32:00Z"/>
          <w:rFonts w:ascii="Times New Roman" w:hAnsi="Times New Roman" w:cs="Times New Roman"/>
        </w:rPr>
      </w:pPr>
      <w:r w:rsidRPr="001D6B49">
        <w:rPr>
          <w:rFonts w:ascii="Times New Roman" w:hAnsi="Times New Roman" w:cs="Times New Roman"/>
        </w:rPr>
        <w:t>舆情情感分析模块</w:t>
      </w:r>
      <w:del w:id="378" w:author="Big Pigeon" w:date="2025-04-27T16:34:00Z" w16du:dateUtc="2025-04-27T08:34:00Z">
        <w:r w:rsidRPr="001D6B49" w:rsidDel="0021202B">
          <w:rPr>
            <w:rFonts w:ascii="Times New Roman" w:hAnsi="Times New Roman" w:cs="Times New Roman" w:hint="eastAsia"/>
          </w:rPr>
          <w:delText>核心在于对微博文本的情感倾向与主题进行分析</w:delText>
        </w:r>
      </w:del>
      <w:ins w:id="379" w:author="Big Pigeon" w:date="2025-04-27T16:34:00Z" w16du:dateUtc="2025-04-27T08:34:00Z">
        <w:r w:rsidR="0021202B">
          <w:rPr>
            <w:rFonts w:ascii="Times New Roman" w:hAnsi="Times New Roman" w:cs="Times New Roman" w:hint="eastAsia"/>
          </w:rPr>
          <w:t>部分主要是分析微博文本的情感</w:t>
        </w:r>
      </w:ins>
      <w:ins w:id="380" w:author="Big Pigeon" w:date="2025-04-27T16:35:00Z" w16du:dateUtc="2025-04-27T08:35:00Z">
        <w:r w:rsidR="0021202B">
          <w:rPr>
            <w:rFonts w:ascii="Times New Roman" w:hAnsi="Times New Roman" w:cs="Times New Roman" w:hint="eastAsia"/>
          </w:rPr>
          <w:t>倾向，通过</w:t>
        </w:r>
        <w:r w:rsidR="0021202B">
          <w:rPr>
            <w:rFonts w:ascii="Times New Roman" w:hAnsi="Times New Roman" w:cs="Times New Roman" w:hint="eastAsia"/>
          </w:rPr>
          <w:t>BERT</w:t>
        </w:r>
        <w:r w:rsidR="0021202B">
          <w:rPr>
            <w:rFonts w:ascii="Times New Roman" w:hAnsi="Times New Roman" w:cs="Times New Roman" w:hint="eastAsia"/>
          </w:rPr>
          <w:t>和朴素贝叶斯分类器将文本的情感倾向归类</w:t>
        </w:r>
      </w:ins>
      <w:del w:id="381" w:author="Big Pigeon" w:date="2025-04-27T16:35:00Z" w16du:dateUtc="2025-04-27T08:35:00Z">
        <w:r w:rsidRPr="001D6B49" w:rsidDel="0021202B">
          <w:rPr>
            <w:rFonts w:ascii="Times New Roman" w:hAnsi="Times New Roman" w:cs="Times New Roman"/>
          </w:rPr>
          <w:delText>，利用自然语言处理技术对</w:delText>
        </w:r>
        <w:r w:rsidRPr="001D6B49" w:rsidDel="0021202B">
          <w:rPr>
            <w:rFonts w:ascii="Times New Roman" w:hAnsi="Times New Roman" w:cs="Times New Roman"/>
          </w:rPr>
          <w:lastRenderedPageBreak/>
          <w:delText>微博内容进行深入解析</w:delText>
        </w:r>
      </w:del>
      <w:r w:rsidRPr="001D6B49">
        <w:rPr>
          <w:rFonts w:ascii="Times New Roman" w:hAnsi="Times New Roman" w:cs="Times New Roman"/>
        </w:rPr>
        <w:t>，实现</w:t>
      </w:r>
      <w:ins w:id="382" w:author="Big Pigeon" w:date="2025-04-27T16:36:00Z" w16du:dateUtc="2025-04-27T08:36:00Z">
        <w:r w:rsidR="0021202B">
          <w:rPr>
            <w:rFonts w:ascii="Times New Roman" w:hAnsi="Times New Roman" w:cs="Times New Roman" w:hint="eastAsia"/>
          </w:rPr>
          <w:t>文本的</w:t>
        </w:r>
      </w:ins>
      <w:r w:rsidRPr="001D6B49">
        <w:rPr>
          <w:rFonts w:ascii="Times New Roman" w:hAnsi="Times New Roman" w:cs="Times New Roman"/>
        </w:rPr>
        <w:t>情感分类与舆情分析</w:t>
      </w:r>
      <w:ins w:id="383" w:author="Big Pigeon" w:date="2025-04-27T16:36:00Z" w16du:dateUtc="2025-04-27T08:36:00Z">
        <w:r w:rsidR="0021202B">
          <w:rPr>
            <w:rFonts w:ascii="Times New Roman" w:hAnsi="Times New Roman" w:cs="Times New Roman" w:hint="eastAsia"/>
          </w:rPr>
          <w:t>。</w:t>
        </w:r>
      </w:ins>
      <w:del w:id="384" w:author="Big Pigeon" w:date="2025-04-27T16:36:00Z" w16du:dateUtc="2025-04-27T08:36:00Z">
        <w:r w:rsidRPr="001D6B49" w:rsidDel="0021202B">
          <w:rPr>
            <w:rFonts w:ascii="Times New Roman" w:hAnsi="Times New Roman" w:cs="Times New Roman"/>
          </w:rPr>
          <w:delText>，为用户提供舆情的情感态势与主题分布信息。</w:delText>
        </w:r>
      </w:del>
    </w:p>
    <w:p w14:paraId="0E1D2541" w14:textId="5B254687" w:rsidR="005B50E0" w:rsidRPr="001D6B49" w:rsidRDefault="005B50E0">
      <w:pPr>
        <w:pStyle w:val="a7"/>
        <w:rPr>
          <w:rFonts w:ascii="Times New Roman" w:hAnsi="Times New Roman" w:cs="Times New Roman" w:hint="eastAsia"/>
        </w:rPr>
      </w:pPr>
      <w:ins w:id="385" w:author="Big Pigeon" w:date="2025-04-27T16:32:00Z" w16du:dateUtc="2025-04-27T08:32:00Z">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）用户活跃度分析模块</w:t>
        </w:r>
      </w:ins>
    </w:p>
    <w:p w14:paraId="042BD942" w14:textId="4BFAD373" w:rsidR="00604326" w:rsidRDefault="001D6B49">
      <w:pPr>
        <w:pStyle w:val="a7"/>
        <w:rPr>
          <w:ins w:id="386" w:author="Big Pigeon" w:date="2025-04-27T16:32:00Z" w16du:dateUtc="2025-04-27T08:32:00Z"/>
          <w:rFonts w:ascii="Times New Roman" w:hAnsi="Times New Roman" w:cs="Times New Roman"/>
        </w:rPr>
      </w:pPr>
      <w:r w:rsidRPr="001D6B49">
        <w:rPr>
          <w:rFonts w:ascii="Times New Roman" w:hAnsi="Times New Roman" w:cs="Times New Roman"/>
        </w:rPr>
        <w:t>用户活跃度分析模块主要评估微博用户的</w:t>
      </w:r>
      <w:del w:id="387" w:author="Big Pigeon" w:date="2025-04-27T16:36:00Z" w16du:dateUtc="2025-04-27T08:36:00Z">
        <w:r w:rsidRPr="001D6B49" w:rsidDel="0021202B">
          <w:rPr>
            <w:rFonts w:ascii="Times New Roman" w:hAnsi="Times New Roman" w:cs="Times New Roman" w:hint="eastAsia"/>
          </w:rPr>
          <w:delText>参与程度与影响力</w:delText>
        </w:r>
      </w:del>
      <w:ins w:id="388" w:author="Big Pigeon" w:date="2025-04-27T16:36:00Z" w16du:dateUtc="2025-04-27T08:36:00Z">
        <w:r w:rsidR="0021202B">
          <w:rPr>
            <w:rFonts w:ascii="Times New Roman" w:hAnsi="Times New Roman" w:cs="Times New Roman" w:hint="eastAsia"/>
          </w:rPr>
          <w:t>活跃度情况</w:t>
        </w:r>
      </w:ins>
      <w:r w:rsidRPr="001D6B49">
        <w:rPr>
          <w:rFonts w:ascii="Times New Roman" w:hAnsi="Times New Roman" w:cs="Times New Roman"/>
        </w:rPr>
        <w:t>，</w:t>
      </w:r>
      <w:ins w:id="389" w:author="Big Pigeon" w:date="2025-04-27T16:36:00Z" w16du:dateUtc="2025-04-27T08:36:00Z">
        <w:r w:rsidR="0021202B">
          <w:rPr>
            <w:rFonts w:ascii="Times New Roman" w:hAnsi="Times New Roman" w:cs="Times New Roman" w:hint="eastAsia"/>
          </w:rPr>
          <w:t>本文构建了一个活跃度模型，</w:t>
        </w:r>
      </w:ins>
      <w:r w:rsidRPr="001D6B49">
        <w:rPr>
          <w:rFonts w:ascii="Times New Roman" w:hAnsi="Times New Roman" w:cs="Times New Roman"/>
        </w:rPr>
        <w:t>通过分析用户的行为数据，如发帖、评论、点赞等行为的频率</w:t>
      </w:r>
      <w:ins w:id="390" w:author="Big Pigeon" w:date="2025-04-27T16:37:00Z" w16du:dateUtc="2025-04-27T08:37:00Z">
        <w:r w:rsidR="0021202B">
          <w:rPr>
            <w:rFonts w:ascii="Times New Roman" w:hAnsi="Times New Roman" w:cs="Times New Roman" w:hint="eastAsia"/>
          </w:rPr>
          <w:t>和</w:t>
        </w:r>
      </w:ins>
      <w:del w:id="391" w:author="Big Pigeon" w:date="2025-04-27T16:37:00Z" w16du:dateUtc="2025-04-27T08:37:00Z">
        <w:r w:rsidRPr="001D6B49" w:rsidDel="0021202B">
          <w:rPr>
            <w:rFonts w:ascii="Times New Roman" w:hAnsi="Times New Roman" w:cs="Times New Roman"/>
          </w:rPr>
          <w:delText>与</w:delText>
        </w:r>
      </w:del>
      <w:r w:rsidRPr="001D6B49">
        <w:rPr>
          <w:rFonts w:ascii="Times New Roman" w:hAnsi="Times New Roman" w:cs="Times New Roman"/>
        </w:rPr>
        <w:t>数量，</w:t>
      </w:r>
      <w:ins w:id="392" w:author="Big Pigeon" w:date="2025-04-27T16:37:00Z" w16du:dateUtc="2025-04-27T08:37:00Z">
        <w:r w:rsidR="0021202B">
          <w:rPr>
            <w:rFonts w:ascii="Times New Roman" w:hAnsi="Times New Roman" w:cs="Times New Roman" w:hint="eastAsia"/>
          </w:rPr>
          <w:t>计算出活跃度分数并可视化展示。另外通过</w:t>
        </w:r>
      </w:ins>
      <w:r w:rsidRPr="001D6B49">
        <w:rPr>
          <w:rFonts w:ascii="Times New Roman" w:hAnsi="Times New Roman" w:cs="Times New Roman"/>
        </w:rPr>
        <w:t>结合地域等维度，</w:t>
      </w:r>
      <w:ins w:id="393" w:author="Big Pigeon" w:date="2025-04-27T16:38:00Z" w16du:dateUtc="2025-04-27T08:38:00Z">
        <w:r w:rsidR="0021202B">
          <w:rPr>
            <w:rFonts w:ascii="Times New Roman" w:hAnsi="Times New Roman" w:cs="Times New Roman" w:hint="eastAsia"/>
          </w:rPr>
          <w:t>能够展示地理热力图等，</w:t>
        </w:r>
      </w:ins>
      <w:ins w:id="394" w:author="Big Pigeon" w:date="2025-04-27T16:39:00Z" w16du:dateUtc="2025-04-27T08:39:00Z">
        <w:r w:rsidR="0021202B">
          <w:rPr>
            <w:rFonts w:ascii="Times New Roman" w:hAnsi="Times New Roman" w:cs="Times New Roman" w:hint="eastAsia"/>
          </w:rPr>
          <w:t>展现用户</w:t>
        </w:r>
      </w:ins>
      <w:ins w:id="395" w:author="Big Pigeon" w:date="2025-04-27T16:38:00Z" w16du:dateUtc="2025-04-27T08:38:00Z">
        <w:r w:rsidR="0021202B">
          <w:rPr>
            <w:rFonts w:ascii="Times New Roman" w:hAnsi="Times New Roman" w:cs="Times New Roman" w:hint="eastAsia"/>
          </w:rPr>
          <w:t>活跃度的分布特征。</w:t>
        </w:r>
      </w:ins>
      <w:del w:id="396" w:author="Big Pigeon" w:date="2025-04-27T16:38:00Z" w16du:dateUtc="2025-04-27T08:38:00Z">
        <w:r w:rsidRPr="001D6B49" w:rsidDel="0021202B">
          <w:rPr>
            <w:rFonts w:ascii="Times New Roman" w:hAnsi="Times New Roman" w:cs="Times New Roman"/>
          </w:rPr>
          <w:delText>构建用户活跃度评估体系，并以可视化的方式呈现用户活跃度的分布特征。</w:delText>
        </w:r>
      </w:del>
    </w:p>
    <w:p w14:paraId="3131A20D" w14:textId="72EEC2E5" w:rsidR="005B50E0" w:rsidRPr="001D6B49" w:rsidRDefault="005B50E0">
      <w:pPr>
        <w:pStyle w:val="a7"/>
        <w:rPr>
          <w:rFonts w:ascii="Times New Roman" w:hAnsi="Times New Roman" w:cs="Times New Roman" w:hint="eastAsia"/>
        </w:rPr>
      </w:pPr>
      <w:ins w:id="397" w:author="Big Pigeon" w:date="2025-04-27T16:32:00Z" w16du:dateUtc="2025-04-27T08:32:00Z">
        <w:r>
          <w:rPr>
            <w:rFonts w:ascii="Times New Roman" w:hAnsi="Times New Roman" w:cs="Times New Roman" w:hint="eastAsia"/>
          </w:rPr>
          <w:t>（</w:t>
        </w:r>
        <w:r>
          <w:rPr>
            <w:rFonts w:ascii="Times New Roman" w:hAnsi="Times New Roman" w:cs="Times New Roman" w:hint="eastAsia"/>
          </w:rPr>
          <w:t>6</w:t>
        </w:r>
        <w:r>
          <w:rPr>
            <w:rFonts w:ascii="Times New Roman" w:hAnsi="Times New Roman" w:cs="Times New Roman" w:hint="eastAsia"/>
          </w:rPr>
          <w:t>）评论舆情</w:t>
        </w:r>
      </w:ins>
      <w:ins w:id="398" w:author="Big Pigeon" w:date="2025-04-27T16:33:00Z" w16du:dateUtc="2025-04-27T08:33:00Z">
        <w:r>
          <w:rPr>
            <w:rFonts w:ascii="Times New Roman" w:hAnsi="Times New Roman" w:cs="Times New Roman" w:hint="eastAsia"/>
          </w:rPr>
          <w:t>分析模块</w:t>
        </w:r>
      </w:ins>
    </w:p>
    <w:p w14:paraId="213A7AFE" w14:textId="3EA74E6E" w:rsidR="00604326" w:rsidRDefault="001D6B49">
      <w:pPr>
        <w:pStyle w:val="a7"/>
        <w:rPr>
          <w:ins w:id="399" w:author="Big Pigeon" w:date="2025-04-27T16:33:00Z" w16du:dateUtc="2025-04-27T08:33:00Z"/>
          <w:rFonts w:ascii="Times New Roman" w:hAnsi="Times New Roman" w:cs="Times New Roman"/>
        </w:rPr>
      </w:pPr>
      <w:r w:rsidRPr="001D6B49">
        <w:rPr>
          <w:rFonts w:ascii="Times New Roman" w:hAnsi="Times New Roman" w:cs="Times New Roman"/>
        </w:rPr>
        <w:t>评论舆情分析模块实现了对微博评论区的舆情</w:t>
      </w:r>
      <w:ins w:id="400" w:author="Big Pigeon" w:date="2025-04-27T16:39:00Z" w16du:dateUtc="2025-04-27T08:39:00Z">
        <w:r w:rsidR="0021202B">
          <w:rPr>
            <w:rFonts w:ascii="Times New Roman" w:hAnsi="Times New Roman" w:cs="Times New Roman" w:hint="eastAsia"/>
          </w:rPr>
          <w:t>分析</w:t>
        </w:r>
      </w:ins>
      <w:del w:id="401" w:author="Big Pigeon" w:date="2025-04-27T16:39:00Z" w16du:dateUtc="2025-04-27T08:39:00Z">
        <w:r w:rsidRPr="001D6B49" w:rsidDel="0021202B">
          <w:rPr>
            <w:rFonts w:ascii="Times New Roman" w:hAnsi="Times New Roman" w:cs="Times New Roman"/>
          </w:rPr>
          <w:delText>进行挖掘与分析</w:delText>
        </w:r>
      </w:del>
      <w:r w:rsidRPr="001D6B49">
        <w:rPr>
          <w:rFonts w:ascii="Times New Roman" w:hAnsi="Times New Roman" w:cs="Times New Roman"/>
        </w:rPr>
        <w:t>，</w:t>
      </w:r>
      <w:ins w:id="402" w:author="Big Pigeon" w:date="2025-04-27T16:39:00Z" w16du:dateUtc="2025-04-27T08:39:00Z">
        <w:r w:rsidR="0021202B">
          <w:rPr>
            <w:rFonts w:ascii="Times New Roman" w:hAnsi="Times New Roman" w:cs="Times New Roman" w:hint="eastAsia"/>
          </w:rPr>
          <w:t>能够筛选和展示</w:t>
        </w:r>
      </w:ins>
      <w:del w:id="403" w:author="Big Pigeon" w:date="2025-04-27T16:39:00Z" w16du:dateUtc="2025-04-27T08:39:00Z">
        <w:r w:rsidRPr="001D6B49" w:rsidDel="0021202B">
          <w:rPr>
            <w:rFonts w:ascii="Times New Roman" w:hAnsi="Times New Roman" w:cs="Times New Roman"/>
          </w:rPr>
          <w:delText>通过对</w:delText>
        </w:r>
      </w:del>
      <w:ins w:id="404" w:author="Big Pigeon" w:date="2025-04-27T16:39:00Z" w16du:dateUtc="2025-04-27T08:39:00Z">
        <w:r w:rsidR="0021202B">
          <w:rPr>
            <w:rFonts w:ascii="Times New Roman" w:hAnsi="Times New Roman" w:cs="Times New Roman" w:hint="eastAsia"/>
          </w:rPr>
          <w:t>微博的</w:t>
        </w:r>
      </w:ins>
      <w:r w:rsidRPr="001D6B49">
        <w:rPr>
          <w:rFonts w:ascii="Times New Roman" w:hAnsi="Times New Roman" w:cs="Times New Roman"/>
        </w:rPr>
        <w:t>热门评论</w:t>
      </w:r>
      <w:del w:id="405" w:author="Big Pigeon" w:date="2025-04-27T16:39:00Z" w16du:dateUtc="2025-04-27T08:39:00Z">
        <w:r w:rsidRPr="001D6B49" w:rsidDel="0021202B">
          <w:rPr>
            <w:rFonts w:ascii="Times New Roman" w:hAnsi="Times New Roman" w:cs="Times New Roman"/>
          </w:rPr>
          <w:delText>的筛选与展示</w:delText>
        </w:r>
      </w:del>
      <w:r w:rsidRPr="001D6B49">
        <w:rPr>
          <w:rFonts w:ascii="Times New Roman" w:hAnsi="Times New Roman" w:cs="Times New Roman"/>
        </w:rPr>
        <w:t>，</w:t>
      </w:r>
      <w:ins w:id="406" w:author="Big Pigeon" w:date="2025-04-27T16:39:00Z" w16du:dateUtc="2025-04-27T08:39:00Z">
        <w:r w:rsidR="0021202B">
          <w:rPr>
            <w:rFonts w:ascii="Times New Roman" w:hAnsi="Times New Roman" w:cs="Times New Roman" w:hint="eastAsia"/>
          </w:rPr>
          <w:t>生成</w:t>
        </w:r>
      </w:ins>
      <w:del w:id="407" w:author="Big Pigeon" w:date="2025-04-27T16:39:00Z" w16du:dateUtc="2025-04-27T08:39:00Z">
        <w:r w:rsidRPr="001D6B49" w:rsidDel="0021202B">
          <w:rPr>
            <w:rFonts w:ascii="Times New Roman" w:hAnsi="Times New Roman" w:cs="Times New Roman"/>
          </w:rPr>
          <w:delText>以及</w:delText>
        </w:r>
      </w:del>
      <w:r w:rsidRPr="001D6B49">
        <w:rPr>
          <w:rFonts w:ascii="Times New Roman" w:hAnsi="Times New Roman" w:cs="Times New Roman"/>
        </w:rPr>
        <w:t>关键词云图</w:t>
      </w:r>
      <w:del w:id="408" w:author="Big Pigeon" w:date="2025-04-27T16:40:00Z" w16du:dateUtc="2025-04-27T08:40:00Z">
        <w:r w:rsidRPr="001D6B49" w:rsidDel="0021202B">
          <w:rPr>
            <w:rFonts w:ascii="Times New Roman" w:hAnsi="Times New Roman" w:cs="Times New Roman"/>
          </w:rPr>
          <w:delText>的生成</w:delText>
        </w:r>
      </w:del>
      <w:r w:rsidRPr="001D6B49">
        <w:rPr>
          <w:rFonts w:ascii="Times New Roman" w:hAnsi="Times New Roman" w:cs="Times New Roman"/>
        </w:rPr>
        <w:t>，帮助用户了解评论区的主流观点与讨论焦点</w:t>
      </w:r>
      <w:del w:id="409" w:author="Big Pigeon" w:date="2025-04-27T16:40:00Z" w16du:dateUtc="2025-04-27T08:40:00Z">
        <w:r w:rsidRPr="001D6B49" w:rsidDel="0021202B">
          <w:rPr>
            <w:rFonts w:ascii="Times New Roman" w:hAnsi="Times New Roman" w:cs="Times New Roman"/>
          </w:rPr>
          <w:delText>，把握舆情在评论层面的发展态势</w:delText>
        </w:r>
      </w:del>
      <w:r w:rsidRPr="001D6B49">
        <w:rPr>
          <w:rFonts w:ascii="Times New Roman" w:hAnsi="Times New Roman" w:cs="Times New Roman"/>
        </w:rPr>
        <w:t>。</w:t>
      </w:r>
    </w:p>
    <w:p w14:paraId="5B877659" w14:textId="4AAB4390" w:rsidR="005B50E0" w:rsidRPr="001D6B49" w:rsidRDefault="005B50E0">
      <w:pPr>
        <w:pStyle w:val="a7"/>
        <w:rPr>
          <w:rFonts w:ascii="Times New Roman" w:hAnsi="Times New Roman" w:cs="Times New Roman" w:hint="eastAsia"/>
        </w:rPr>
      </w:pPr>
      <w:ins w:id="410" w:author="Big Pigeon" w:date="2025-04-27T16:33:00Z" w16du:dateUtc="2025-04-27T08:33:00Z">
        <w:r>
          <w:rPr>
            <w:rFonts w:ascii="Times New Roman" w:hAnsi="Times New Roman" w:cs="Times New Roman" w:hint="eastAsia"/>
          </w:rPr>
          <w:t>（</w:t>
        </w:r>
        <w:r>
          <w:rPr>
            <w:rFonts w:ascii="Times New Roman" w:hAnsi="Times New Roman" w:cs="Times New Roman" w:hint="eastAsia"/>
          </w:rPr>
          <w:t>7</w:t>
        </w:r>
        <w:r>
          <w:rPr>
            <w:rFonts w:ascii="Times New Roman" w:hAnsi="Times New Roman" w:cs="Times New Roman" w:hint="eastAsia"/>
          </w:rPr>
          <w:t>）舆情预测模块</w:t>
        </w:r>
      </w:ins>
    </w:p>
    <w:p w14:paraId="5B8D16B9" w14:textId="6436DCCF" w:rsidR="00604326" w:rsidRPr="001D6B49" w:rsidRDefault="001D6B49">
      <w:pPr>
        <w:pStyle w:val="a7"/>
        <w:rPr>
          <w:rFonts w:ascii="Times New Roman" w:hAnsi="Times New Roman" w:cs="Times New Roman" w:hint="eastAsia"/>
        </w:rPr>
      </w:pPr>
      <w:r w:rsidRPr="001D6B49">
        <w:rPr>
          <w:rFonts w:ascii="Times New Roman" w:hAnsi="Times New Roman" w:cs="Times New Roman"/>
        </w:rPr>
        <w:t>舆情预测模块</w:t>
      </w:r>
      <w:ins w:id="411" w:author="Big Pigeon" w:date="2025-04-27T16:40:00Z" w16du:dateUtc="2025-04-27T08:40:00Z">
        <w:r w:rsidR="0021202B">
          <w:rPr>
            <w:rFonts w:ascii="Times New Roman" w:hAnsi="Times New Roman" w:cs="Times New Roman" w:hint="eastAsia"/>
          </w:rPr>
          <w:t>能够</w:t>
        </w:r>
      </w:ins>
      <w:r w:rsidRPr="001D6B49">
        <w:rPr>
          <w:rFonts w:ascii="Times New Roman" w:hAnsi="Times New Roman" w:cs="Times New Roman"/>
        </w:rPr>
        <w:t>基于历史舆情数据，运用时间序列分析等相关技术</w:t>
      </w:r>
      <w:del w:id="412" w:author="Big Pigeon" w:date="2025-04-27T16:40:00Z" w16du:dateUtc="2025-04-27T08:40:00Z">
        <w:r w:rsidRPr="001D6B49" w:rsidDel="0021202B">
          <w:rPr>
            <w:rFonts w:ascii="Times New Roman" w:hAnsi="Times New Roman" w:cs="Times New Roman"/>
          </w:rPr>
          <w:delText>与模型</w:delText>
        </w:r>
      </w:del>
      <w:r w:rsidRPr="001D6B49">
        <w:rPr>
          <w:rFonts w:ascii="Times New Roman" w:hAnsi="Times New Roman" w:cs="Times New Roman"/>
        </w:rPr>
        <w:t>，对未来一段时间内的舆情热度</w:t>
      </w:r>
      <w:ins w:id="413" w:author="Big Pigeon" w:date="2025-04-27T16:40:00Z" w16du:dateUtc="2025-04-27T08:40:00Z">
        <w:r w:rsidR="0021202B">
          <w:rPr>
            <w:rFonts w:ascii="Times New Roman" w:hAnsi="Times New Roman" w:cs="Times New Roman" w:hint="eastAsia"/>
          </w:rPr>
          <w:t>、</w:t>
        </w:r>
      </w:ins>
      <w:del w:id="414" w:author="Big Pigeon" w:date="2025-04-27T16:40:00Z" w16du:dateUtc="2025-04-27T08:40:00Z">
        <w:r w:rsidRPr="001D6B49" w:rsidDel="0021202B">
          <w:rPr>
            <w:rFonts w:ascii="Times New Roman" w:hAnsi="Times New Roman" w:cs="Times New Roman"/>
          </w:rPr>
          <w:delText>或</w:delText>
        </w:r>
      </w:del>
      <w:r w:rsidRPr="001D6B49">
        <w:rPr>
          <w:rFonts w:ascii="Times New Roman" w:hAnsi="Times New Roman" w:cs="Times New Roman"/>
        </w:rPr>
        <w:t>情感趋势进行预测，并将预测结果以可视化的形式呈现</w:t>
      </w:r>
      <w:ins w:id="415" w:author="Big Pigeon" w:date="2025-04-27T16:40:00Z" w16du:dateUtc="2025-04-27T08:40:00Z">
        <w:r w:rsidR="0021202B">
          <w:rPr>
            <w:rFonts w:ascii="Times New Roman" w:hAnsi="Times New Roman" w:cs="Times New Roman" w:hint="eastAsia"/>
          </w:rPr>
          <w:t>。</w:t>
        </w:r>
      </w:ins>
      <w:del w:id="416" w:author="Big Pigeon" w:date="2025-04-27T16:40:00Z" w16du:dateUtc="2025-04-27T08:40:00Z">
        <w:r w:rsidRPr="001D6B49" w:rsidDel="0021202B">
          <w:rPr>
            <w:rFonts w:ascii="Times New Roman" w:hAnsi="Times New Roman" w:cs="Times New Roman"/>
          </w:rPr>
          <w:delText>，为用户提供前瞻性的舆情信息，辅助决策制定。</w:delText>
        </w:r>
      </w:del>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417" w:name="_Toc196418469"/>
      <w:r w:rsidRPr="001D6B49">
        <w:rPr>
          <w:rFonts w:ascii="Times New Roman" w:hAnsi="Times New Roman" w:cs="Times New Roman"/>
        </w:rPr>
        <w:t>本章小结</w:t>
      </w:r>
      <w:bookmarkEnd w:id="417"/>
    </w:p>
    <w:p w14:paraId="710CBAFC" w14:textId="0BC2EDA2" w:rsidR="00604326" w:rsidRPr="001D6B49" w:rsidRDefault="00320FC3">
      <w:pPr>
        <w:pStyle w:val="a7"/>
        <w:rPr>
          <w:rFonts w:ascii="Times New Roman" w:hAnsi="Times New Roman" w:cs="Times New Roman"/>
        </w:rPr>
      </w:pPr>
      <w:r w:rsidRPr="00320FC3">
        <w:rPr>
          <w:rFonts w:ascii="Times New Roman" w:hAnsi="Times New Roman" w:cs="Times New Roman"/>
        </w:rPr>
        <w:t>本章对系统的整体架构、数据库设计、</w:t>
      </w:r>
      <w:ins w:id="418" w:author="Big Pigeon" w:date="2025-04-27T16:42:00Z" w16du:dateUtc="2025-04-27T08:42:00Z">
        <w:r w:rsidR="0021202B">
          <w:rPr>
            <w:rFonts w:ascii="Times New Roman" w:hAnsi="Times New Roman" w:cs="Times New Roman" w:hint="eastAsia"/>
          </w:rPr>
          <w:t>后端</w:t>
        </w:r>
      </w:ins>
      <w:r w:rsidRPr="00320FC3">
        <w:rPr>
          <w:rFonts w:ascii="Times New Roman" w:hAnsi="Times New Roman" w:cs="Times New Roman"/>
        </w:rPr>
        <w:t xml:space="preserve">API </w:t>
      </w:r>
      <w:r w:rsidRPr="00320FC3">
        <w:rPr>
          <w:rFonts w:ascii="Times New Roman" w:hAnsi="Times New Roman" w:cs="Times New Roman"/>
        </w:rPr>
        <w:t>接口</w:t>
      </w:r>
      <w:ins w:id="419" w:author="Big Pigeon" w:date="2025-04-27T16:40:00Z" w16du:dateUtc="2025-04-27T08:40:00Z">
        <w:r w:rsidR="0021202B">
          <w:rPr>
            <w:rFonts w:ascii="Times New Roman" w:hAnsi="Times New Roman" w:cs="Times New Roman" w:hint="eastAsia"/>
          </w:rPr>
          <w:t>、</w:t>
        </w:r>
      </w:ins>
      <w:del w:id="420" w:author="Big Pigeon" w:date="2025-04-27T16:40:00Z" w16du:dateUtc="2025-04-27T08:40:00Z">
        <w:r w:rsidRPr="00320FC3" w:rsidDel="0021202B">
          <w:rPr>
            <w:rFonts w:ascii="Times New Roman" w:hAnsi="Times New Roman" w:cs="Times New Roman"/>
          </w:rPr>
          <w:delText>及</w:delText>
        </w:r>
      </w:del>
      <w:ins w:id="421" w:author="Big Pigeon" w:date="2025-04-27T16:41:00Z" w16du:dateUtc="2025-04-27T08:41:00Z">
        <w:r w:rsidR="0021202B">
          <w:rPr>
            <w:rFonts w:ascii="Times New Roman" w:hAnsi="Times New Roman" w:cs="Times New Roman" w:hint="eastAsia"/>
          </w:rPr>
          <w:t>系统</w:t>
        </w:r>
      </w:ins>
      <w:r w:rsidRPr="00320FC3">
        <w:rPr>
          <w:rFonts w:ascii="Times New Roman" w:hAnsi="Times New Roman" w:cs="Times New Roman"/>
        </w:rPr>
        <w:t>功能</w:t>
      </w:r>
      <w:del w:id="422" w:author="Big Pigeon" w:date="2025-04-27T16:41:00Z" w16du:dateUtc="2025-04-27T08:41:00Z">
        <w:r w:rsidRPr="00320FC3" w:rsidDel="0021202B">
          <w:rPr>
            <w:rFonts w:ascii="Times New Roman" w:hAnsi="Times New Roman" w:cs="Times New Roman"/>
          </w:rPr>
          <w:delText>模块</w:delText>
        </w:r>
      </w:del>
      <w:r w:rsidRPr="00320FC3">
        <w:rPr>
          <w:rFonts w:ascii="Times New Roman" w:hAnsi="Times New Roman" w:cs="Times New Roman"/>
        </w:rPr>
        <w:t>进行了</w:t>
      </w:r>
      <w:ins w:id="423" w:author="Big Pigeon" w:date="2025-04-27T16:41:00Z" w16du:dateUtc="2025-04-27T08:41:00Z">
        <w:r w:rsidR="0021202B">
          <w:rPr>
            <w:rFonts w:ascii="Times New Roman" w:hAnsi="Times New Roman" w:cs="Times New Roman" w:hint="eastAsia"/>
          </w:rPr>
          <w:t>总体</w:t>
        </w:r>
      </w:ins>
      <w:del w:id="424" w:author="Big Pigeon" w:date="2025-04-27T16:41:00Z" w16du:dateUtc="2025-04-27T08:41:00Z">
        <w:r w:rsidRPr="00320FC3" w:rsidDel="0021202B">
          <w:rPr>
            <w:rFonts w:ascii="Times New Roman" w:hAnsi="Times New Roman" w:cs="Times New Roman"/>
          </w:rPr>
          <w:delText>系统性</w:delText>
        </w:r>
      </w:del>
      <w:r w:rsidRPr="00320FC3">
        <w:rPr>
          <w:rFonts w:ascii="Times New Roman" w:hAnsi="Times New Roman" w:cs="Times New Roman"/>
        </w:rPr>
        <w:t>介绍</w:t>
      </w:r>
      <w:ins w:id="425" w:author="Big Pigeon" w:date="2025-04-27T16:41:00Z" w16du:dateUtc="2025-04-27T08:41:00Z">
        <w:r w:rsidR="0021202B">
          <w:rPr>
            <w:rFonts w:ascii="Times New Roman" w:hAnsi="Times New Roman" w:cs="Times New Roman" w:hint="eastAsia"/>
          </w:rPr>
          <w:t>，</w:t>
        </w:r>
      </w:ins>
      <w:del w:id="426" w:author="Big Pigeon" w:date="2025-04-27T16:41:00Z" w16du:dateUtc="2025-04-27T08:41:00Z">
        <w:r w:rsidRPr="00320FC3" w:rsidDel="0021202B">
          <w:rPr>
            <w:rFonts w:ascii="Times New Roman" w:hAnsi="Times New Roman" w:cs="Times New Roman"/>
          </w:rPr>
          <w:delText>。设计过程中充分兼顾了系统的可扩展性、可维护性与性能需求，确保其在实际应用场景中的适用性与稳定性。各功能模块采用模块化设计，接口定义清晰规范，</w:delText>
        </w:r>
      </w:del>
      <w:r w:rsidRPr="00320FC3">
        <w:rPr>
          <w:rFonts w:ascii="Times New Roman" w:hAnsi="Times New Roman" w:cs="Times New Roman"/>
        </w:rPr>
        <w:t>为后续系统的</w:t>
      </w:r>
      <w:ins w:id="427" w:author="Big Pigeon" w:date="2025-04-27T16:41:00Z" w16du:dateUtc="2025-04-27T08:41:00Z">
        <w:r w:rsidR="0021202B">
          <w:rPr>
            <w:rFonts w:ascii="Times New Roman" w:hAnsi="Times New Roman" w:cs="Times New Roman" w:hint="eastAsia"/>
          </w:rPr>
          <w:t>详细</w:t>
        </w:r>
      </w:ins>
      <w:r w:rsidRPr="00320FC3">
        <w:rPr>
          <w:rFonts w:ascii="Times New Roman" w:hAnsi="Times New Roman" w:cs="Times New Roman"/>
        </w:rPr>
        <w:t>开发实现</w:t>
      </w:r>
      <w:ins w:id="428" w:author="Big Pigeon" w:date="2025-04-27T16:41:00Z" w16du:dateUtc="2025-04-27T08:41:00Z">
        <w:r w:rsidR="0021202B">
          <w:rPr>
            <w:rFonts w:ascii="Times New Roman" w:hAnsi="Times New Roman" w:cs="Times New Roman" w:hint="eastAsia"/>
          </w:rPr>
          <w:t>提供了方向参考和指导。</w:t>
        </w:r>
      </w:ins>
      <w:del w:id="429" w:author="Big Pigeon" w:date="2025-04-27T16:41:00Z" w16du:dateUtc="2025-04-27T08:41:00Z">
        <w:r w:rsidRPr="00320FC3" w:rsidDel="0021202B">
          <w:rPr>
            <w:rFonts w:ascii="Times New Roman" w:hAnsi="Times New Roman" w:cs="Times New Roman"/>
          </w:rPr>
          <w:delText>与功能扩展奠定了坚实基础。</w:delText>
        </w:r>
      </w:del>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430" w:name="_Toc196418470"/>
      <w:r w:rsidRPr="001D6B49">
        <w:lastRenderedPageBreak/>
        <w:t>系统详细设计实现</w:t>
      </w:r>
      <w:bookmarkEnd w:id="430"/>
    </w:p>
    <w:p w14:paraId="395D33C4" w14:textId="321C74AB" w:rsidR="00604326" w:rsidRPr="001D6B49" w:rsidRDefault="001D6B49">
      <w:pPr>
        <w:pStyle w:val="a7"/>
        <w:rPr>
          <w:rFonts w:ascii="Times New Roman" w:hAnsi="Times New Roman" w:cs="Times New Roman"/>
        </w:rPr>
      </w:pPr>
      <w:r w:rsidRPr="001D6B49">
        <w:rPr>
          <w:rFonts w:ascii="Times New Roman" w:hAnsi="Times New Roman" w:cs="Times New Roman"/>
          <w:szCs w:val="24"/>
        </w:rPr>
        <w:t>本章主要介绍</w:t>
      </w:r>
      <w:del w:id="431" w:author="Big Pigeon" w:date="2025-04-27T16:42:00Z" w16du:dateUtc="2025-04-27T08:42:00Z">
        <w:r w:rsidRPr="001D6B49" w:rsidDel="0021202B">
          <w:rPr>
            <w:rFonts w:ascii="Times New Roman" w:hAnsi="Times New Roman" w:cs="Times New Roman"/>
            <w:szCs w:val="24"/>
          </w:rPr>
          <w:delText>微博舆情分析</w:delText>
        </w:r>
      </w:del>
      <w:r w:rsidRPr="001D6B49">
        <w:rPr>
          <w:rFonts w:ascii="Times New Roman" w:hAnsi="Times New Roman" w:cs="Times New Roman"/>
          <w:szCs w:val="24"/>
        </w:rPr>
        <w:t>系统</w:t>
      </w:r>
      <w:ins w:id="432" w:author="Big Pigeon" w:date="2025-04-27T16:42:00Z" w16du:dateUtc="2025-04-27T08:42:00Z">
        <w:r w:rsidR="0021202B">
          <w:rPr>
            <w:rFonts w:ascii="Times New Roman" w:hAnsi="Times New Roman" w:cs="Times New Roman" w:hint="eastAsia"/>
            <w:szCs w:val="24"/>
          </w:rPr>
          <w:t>中</w:t>
        </w:r>
      </w:ins>
      <w:r w:rsidRPr="001D6B49">
        <w:rPr>
          <w:rFonts w:ascii="Times New Roman" w:hAnsi="Times New Roman" w:cs="Times New Roman"/>
          <w:szCs w:val="24"/>
        </w:rPr>
        <w:t>各</w:t>
      </w:r>
      <w:del w:id="433" w:author="Big Pigeon" w:date="2025-04-27T16:42:00Z" w16du:dateUtc="2025-04-27T08:42:00Z">
        <w:r w:rsidRPr="001D6B49" w:rsidDel="0021202B">
          <w:rPr>
            <w:rFonts w:ascii="Times New Roman" w:hAnsi="Times New Roman" w:cs="Times New Roman"/>
            <w:szCs w:val="24"/>
          </w:rPr>
          <w:delText>核心</w:delText>
        </w:r>
      </w:del>
      <w:r w:rsidRPr="001D6B49">
        <w:rPr>
          <w:rFonts w:ascii="Times New Roman" w:hAnsi="Times New Roman" w:cs="Times New Roman"/>
          <w:szCs w:val="24"/>
        </w:rPr>
        <w:t>功能模块的实现细节</w:t>
      </w:r>
      <w:ins w:id="434" w:author="Big Pigeon" w:date="2025-04-27T16:43:00Z" w16du:dateUtc="2025-04-27T08:43:00Z">
        <w:r w:rsidR="0021202B">
          <w:rPr>
            <w:rFonts w:ascii="Times New Roman" w:hAnsi="Times New Roman" w:cs="Times New Roman" w:hint="eastAsia"/>
            <w:szCs w:val="24"/>
          </w:rPr>
          <w:t>，包括</w:t>
        </w:r>
      </w:ins>
      <w:ins w:id="435" w:author="Big Pigeon" w:date="2025-04-27T16:44:00Z" w16du:dateUtc="2025-04-27T08:44:00Z">
        <w:r w:rsidR="0021202B">
          <w:rPr>
            <w:rFonts w:ascii="Times New Roman" w:hAnsi="Times New Roman" w:cs="Times New Roman" w:hint="eastAsia"/>
            <w:szCs w:val="24"/>
          </w:rPr>
          <w:t>前端展示具体实现、后端接口处理逻辑</w:t>
        </w:r>
        <w:r w:rsidR="00607819">
          <w:rPr>
            <w:rFonts w:ascii="Times New Roman" w:hAnsi="Times New Roman" w:cs="Times New Roman" w:hint="eastAsia"/>
            <w:szCs w:val="24"/>
          </w:rPr>
          <w:t>等内容，在舆情分析部分还会详细介绍所用分析模型和</w:t>
        </w:r>
      </w:ins>
      <w:ins w:id="436" w:author="Big Pigeon" w:date="2025-04-27T16:45:00Z" w16du:dateUtc="2025-04-27T08:45:00Z">
        <w:r w:rsidR="00607819">
          <w:rPr>
            <w:rFonts w:ascii="Times New Roman" w:hAnsi="Times New Roman" w:cs="Times New Roman" w:hint="eastAsia"/>
            <w:szCs w:val="24"/>
          </w:rPr>
          <w:t>理论公式。</w:t>
        </w:r>
      </w:ins>
      <w:del w:id="437" w:author="Big Pigeon" w:date="2025-04-27T16:43:00Z" w16du:dateUtc="2025-04-27T08:43:00Z">
        <w:r w:rsidRPr="001D6B49" w:rsidDel="0021202B">
          <w:rPr>
            <w:rFonts w:ascii="Times New Roman" w:hAnsi="Times New Roman" w:cs="Times New Roman"/>
            <w:szCs w:val="24"/>
          </w:rPr>
          <w:delText>。系统基于</w:delText>
        </w:r>
        <w:r w:rsidRPr="001D6B49" w:rsidDel="0021202B">
          <w:rPr>
            <w:rFonts w:ascii="Times New Roman" w:hAnsi="Times New Roman" w:cs="Times New Roman"/>
            <w:szCs w:val="24"/>
          </w:rPr>
          <w:delText xml:space="preserve"> Python </w:delText>
        </w:r>
        <w:r w:rsidRPr="001D6B49" w:rsidDel="0021202B">
          <w:rPr>
            <w:rFonts w:ascii="Times New Roman" w:hAnsi="Times New Roman" w:cs="Times New Roman"/>
            <w:szCs w:val="24"/>
          </w:rPr>
          <w:delText>语言和</w:delText>
        </w:r>
        <w:r w:rsidRPr="001D6B49" w:rsidDel="0021202B">
          <w:rPr>
            <w:rFonts w:ascii="Times New Roman" w:hAnsi="Times New Roman" w:cs="Times New Roman"/>
            <w:szCs w:val="24"/>
          </w:rPr>
          <w:delText xml:space="preserve"> Django </w:delText>
        </w:r>
        <w:r w:rsidRPr="001D6B49" w:rsidDel="0021202B">
          <w:rPr>
            <w:rFonts w:ascii="Times New Roman" w:hAnsi="Times New Roman" w:cs="Times New Roman"/>
            <w:szCs w:val="24"/>
          </w:rPr>
          <w:delText>框架开发，采用</w:delText>
        </w:r>
        <w:r w:rsidRPr="001D6B49" w:rsidDel="0021202B">
          <w:rPr>
            <w:rFonts w:ascii="Times New Roman" w:hAnsi="Times New Roman" w:cs="Times New Roman"/>
            <w:szCs w:val="24"/>
          </w:rPr>
          <w:delText xml:space="preserve"> MTV</w:delText>
        </w:r>
        <w:r w:rsidRPr="001D6B49" w:rsidDel="0021202B">
          <w:rPr>
            <w:rFonts w:ascii="Times New Roman" w:hAnsi="Times New Roman" w:cs="Times New Roman"/>
            <w:szCs w:val="24"/>
          </w:rPr>
          <w:delText>（</w:delText>
        </w:r>
        <w:r w:rsidRPr="001D6B49" w:rsidDel="0021202B">
          <w:rPr>
            <w:rFonts w:ascii="Times New Roman" w:hAnsi="Times New Roman" w:cs="Times New Roman"/>
            <w:szCs w:val="24"/>
          </w:rPr>
          <w:delText>Model-Template-View</w:delText>
        </w:r>
        <w:r w:rsidRPr="001D6B49" w:rsidDel="0021202B">
          <w:rPr>
            <w:rFonts w:ascii="Times New Roman" w:hAnsi="Times New Roman" w:cs="Times New Roman"/>
            <w:szCs w:val="24"/>
          </w:rPr>
          <w:delText>）架构，实现了业务逻辑、数据管理与前端展示的有效解耦</w:delText>
        </w:r>
      </w:del>
      <w:r w:rsidRPr="001D6B49">
        <w:rPr>
          <w:rFonts w:ascii="Times New Roman" w:hAnsi="Times New Roman" w:cs="Times New Roman"/>
        </w:rPr>
        <w:t>。</w:t>
      </w:r>
    </w:p>
    <w:p w14:paraId="4797B840" w14:textId="77777777" w:rsidR="00604326" w:rsidRPr="001D6B49" w:rsidRDefault="001D6B49">
      <w:pPr>
        <w:pStyle w:val="a2"/>
        <w:rPr>
          <w:rFonts w:ascii="Times New Roman" w:hAnsi="Times New Roman" w:cs="Times New Roman"/>
        </w:rPr>
      </w:pPr>
      <w:bookmarkStart w:id="438" w:name="_Toc196418471"/>
      <w:r w:rsidRPr="001D6B49">
        <w:rPr>
          <w:rFonts w:ascii="Times New Roman" w:hAnsi="Times New Roman" w:cs="Times New Roman"/>
        </w:rPr>
        <w:t>用户认证控制模块实现</w:t>
      </w:r>
      <w:bookmarkEnd w:id="438"/>
    </w:p>
    <w:p w14:paraId="2284451F" w14:textId="1A114F12" w:rsidR="00604326" w:rsidRPr="001D6B49" w:rsidDel="00607819" w:rsidRDefault="001D6B49">
      <w:pPr>
        <w:pStyle w:val="a7"/>
        <w:rPr>
          <w:del w:id="439" w:author="Big Pigeon" w:date="2025-04-27T16:49:00Z" w16du:dateUtc="2025-04-27T08:49:00Z"/>
          <w:rFonts w:ascii="Times New Roman" w:hAnsi="Times New Roman" w:cs="Times New Roman"/>
        </w:rPr>
      </w:pPr>
      <w:r w:rsidRPr="001D6B49">
        <w:rPr>
          <w:rFonts w:ascii="Times New Roman" w:hAnsi="Times New Roman" w:cs="Times New Roman"/>
        </w:rPr>
        <w:t>系统</w:t>
      </w:r>
      <w:ins w:id="440" w:author="Big Pigeon" w:date="2025-04-27T16:48:00Z" w16du:dateUtc="2025-04-27T08:48:00Z">
        <w:r w:rsidR="00607819">
          <w:rPr>
            <w:rFonts w:ascii="Times New Roman" w:hAnsi="Times New Roman" w:cs="Times New Roman" w:hint="eastAsia"/>
          </w:rPr>
          <w:t>用户认证控制</w:t>
        </w:r>
      </w:ins>
      <w:del w:id="441" w:author="Big Pigeon" w:date="2025-04-27T16:48:00Z" w16du:dateUtc="2025-04-27T08:48:00Z">
        <w:r w:rsidRPr="001D6B49" w:rsidDel="00607819">
          <w:rPr>
            <w:rFonts w:ascii="Times New Roman" w:hAnsi="Times New Roman" w:cs="Times New Roman"/>
          </w:rPr>
          <w:delText>的基础架构依托于</w:delText>
        </w:r>
      </w:del>
      <w:ins w:id="442" w:author="Big Pigeon" w:date="2025-04-27T16:48:00Z" w16du:dateUtc="2025-04-27T08:48:00Z">
        <w:r w:rsidR="00607819">
          <w:rPr>
            <w:rFonts w:ascii="Times New Roman" w:hAnsi="Times New Roman" w:cs="Times New Roman" w:hint="eastAsia"/>
          </w:rPr>
          <w:t>基于</w:t>
        </w:r>
      </w:ins>
      <w:r w:rsidRPr="001D6B49">
        <w:rPr>
          <w:rFonts w:ascii="Times New Roman" w:hAnsi="Times New Roman" w:cs="Times New Roman"/>
        </w:rPr>
        <w:t>Django</w:t>
      </w:r>
      <w:ins w:id="443" w:author="Big Pigeon" w:date="2025-04-27T16:48:00Z" w16du:dateUtc="2025-04-27T08:48:00Z">
        <w:r w:rsidR="00607819" w:rsidRPr="001D6B49" w:rsidDel="00607819">
          <w:rPr>
            <w:rFonts w:ascii="Times New Roman" w:hAnsi="Times New Roman" w:cs="Times New Roman"/>
          </w:rPr>
          <w:t xml:space="preserve"> </w:t>
        </w:r>
        <w:r w:rsidR="00607819">
          <w:rPr>
            <w:rFonts w:ascii="Times New Roman" w:hAnsi="Times New Roman" w:cs="Times New Roman" w:hint="eastAsia"/>
          </w:rPr>
          <w:t>中的</w:t>
        </w:r>
      </w:ins>
      <w:del w:id="444" w:author="Big Pigeon" w:date="2025-04-27T16:48:00Z" w16du:dateUtc="2025-04-27T08:48:00Z">
        <w:r w:rsidRPr="001D6B49" w:rsidDel="00607819">
          <w:rPr>
            <w:rFonts w:ascii="Times New Roman" w:hAnsi="Times New Roman" w:cs="Times New Roman"/>
          </w:rPr>
          <w:delText>框架进行构建。核心在于</w:delText>
        </w:r>
      </w:del>
      <w:r w:rsidRPr="001D6B49">
        <w:rPr>
          <w:rFonts w:ascii="Times New Roman" w:hAnsi="Times New Roman" w:cs="Times New Roman"/>
        </w:rPr>
        <w:t>myadmin</w:t>
      </w:r>
      <w:r w:rsidRPr="001D6B49">
        <w:rPr>
          <w:rFonts w:ascii="Times New Roman" w:hAnsi="Times New Roman" w:cs="Times New Roman"/>
        </w:rPr>
        <w:t>应用</w:t>
      </w:r>
      <w:ins w:id="445" w:author="Big Pigeon" w:date="2025-04-27T16:48:00Z" w16du:dateUtc="2025-04-27T08:48:00Z">
        <w:r w:rsidR="00607819">
          <w:rPr>
            <w:rFonts w:ascii="Times New Roman" w:hAnsi="Times New Roman" w:cs="Times New Roman" w:hint="eastAsia"/>
          </w:rPr>
          <w:t>进行</w:t>
        </w:r>
      </w:ins>
      <w:ins w:id="446" w:author="Big Pigeon" w:date="2025-04-27T16:49:00Z" w16du:dateUtc="2025-04-27T08:49:00Z">
        <w:r w:rsidR="00607819">
          <w:rPr>
            <w:rFonts w:ascii="Times New Roman" w:hAnsi="Times New Roman" w:cs="Times New Roman" w:hint="eastAsia"/>
          </w:rPr>
          <w:t>控制</w:t>
        </w:r>
      </w:ins>
      <w:r w:rsidRPr="001D6B49">
        <w:rPr>
          <w:rFonts w:ascii="Times New Roman" w:hAnsi="Times New Roman" w:cs="Times New Roman"/>
        </w:rPr>
        <w:t>，其中</w:t>
      </w:r>
      <w:r w:rsidRPr="001D6B49">
        <w:rPr>
          <w:rFonts w:ascii="Times New Roman" w:hAnsi="Times New Roman" w:cs="Times New Roman"/>
        </w:rPr>
        <w:t>models.py</w:t>
      </w:r>
      <w:r w:rsidRPr="001D6B49">
        <w:rPr>
          <w:rFonts w:ascii="Times New Roman" w:hAnsi="Times New Roman" w:cs="Times New Roman"/>
        </w:rPr>
        <w:t>文件定义了</w:t>
      </w:r>
      <w:ins w:id="447" w:author="Big Pigeon" w:date="2025-04-27T16:49:00Z" w16du:dateUtc="2025-04-27T08:49:00Z">
        <w:r w:rsidR="00607819">
          <w:rPr>
            <w:rFonts w:ascii="Times New Roman" w:hAnsi="Times New Roman" w:cs="Times New Roman" w:hint="eastAsia"/>
          </w:rPr>
          <w:t>用户认证</w:t>
        </w:r>
      </w:ins>
      <w:del w:id="448" w:author="Big Pigeon" w:date="2025-04-27T16:49:00Z" w16du:dateUtc="2025-04-27T08:49:00Z">
        <w:r w:rsidRPr="001D6B49" w:rsidDel="00607819">
          <w:rPr>
            <w:rFonts w:ascii="Times New Roman" w:hAnsi="Times New Roman" w:cs="Times New Roman"/>
          </w:rPr>
          <w:delText>系统</w:delText>
        </w:r>
      </w:del>
      <w:r w:rsidRPr="001D6B49">
        <w:rPr>
          <w:rFonts w:ascii="Times New Roman" w:hAnsi="Times New Roman" w:cs="Times New Roman"/>
        </w:rPr>
        <w:t>所需的数据模型，如</w:t>
      </w:r>
      <w:r w:rsidRPr="001D6B49">
        <w:rPr>
          <w:rFonts w:ascii="Times New Roman" w:hAnsi="Times New Roman" w:cs="Times New Roman"/>
        </w:rPr>
        <w:t>User</w:t>
      </w:r>
      <w:r w:rsidRPr="001D6B49">
        <w:rPr>
          <w:rFonts w:ascii="Times New Roman" w:hAnsi="Times New Roman" w:cs="Times New Roman"/>
        </w:rPr>
        <w:t>、</w:t>
      </w:r>
      <w:r w:rsidRPr="001D6B49">
        <w:rPr>
          <w:rFonts w:ascii="Times New Roman" w:hAnsi="Times New Roman" w:cs="Times New Roman"/>
        </w:rPr>
        <w:t>search_history</w:t>
      </w:r>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w:t>
      </w:r>
      <w:del w:id="449" w:author="Big Pigeon" w:date="2025-04-27T16:49:00Z" w16du:dateUtc="2025-04-27T08:49:00Z">
        <w:r w:rsidRPr="001D6B49" w:rsidDel="00607819">
          <w:rPr>
            <w:rFonts w:ascii="Times New Roman" w:hAnsi="Times New Roman" w:cs="Times New Roman"/>
          </w:rPr>
          <w:delText>这些模型通过</w:delText>
        </w:r>
        <w:r w:rsidRPr="001D6B49" w:rsidDel="00607819">
          <w:rPr>
            <w:rFonts w:ascii="Times New Roman" w:hAnsi="Times New Roman" w:cs="Times New Roman"/>
          </w:rPr>
          <w:delText>Django</w:delText>
        </w:r>
        <w:r w:rsidRPr="001D6B49" w:rsidDel="00607819">
          <w:rPr>
            <w:rFonts w:ascii="Times New Roman" w:hAnsi="Times New Roman" w:cs="Times New Roman"/>
          </w:rPr>
          <w:delText>的</w:delText>
        </w:r>
        <w:r w:rsidRPr="001D6B49" w:rsidDel="00607819">
          <w:rPr>
            <w:rFonts w:ascii="Times New Roman" w:hAnsi="Times New Roman" w:cs="Times New Roman"/>
          </w:rPr>
          <w:delText>ORM</w:delText>
        </w:r>
        <w:r w:rsidRPr="001D6B49" w:rsidDel="00607819">
          <w:rPr>
            <w:rFonts w:ascii="Times New Roman" w:hAnsi="Times New Roman" w:cs="Times New Roman"/>
          </w:rPr>
          <w:delText>（</w:delText>
        </w:r>
        <w:r w:rsidRPr="001D6B49" w:rsidDel="00607819">
          <w:rPr>
            <w:rFonts w:ascii="Times New Roman" w:hAnsi="Times New Roman" w:cs="Times New Roman"/>
          </w:rPr>
          <w:delText>Object-Relational Mapping</w:delText>
        </w:r>
        <w:r w:rsidRPr="001D6B49" w:rsidDel="00607819">
          <w:rPr>
            <w:rFonts w:ascii="Times New Roman" w:hAnsi="Times New Roman" w:cs="Times New Roman"/>
          </w:rPr>
          <w:delText>）机制与</w:delText>
        </w:r>
        <w:r w:rsidRPr="001D6B49" w:rsidDel="00607819">
          <w:rPr>
            <w:rFonts w:ascii="Times New Roman" w:hAnsi="Times New Roman" w:cs="Times New Roman"/>
          </w:rPr>
          <w:delText>MySQL</w:delText>
        </w:r>
        <w:r w:rsidRPr="001D6B49" w:rsidDel="00607819">
          <w:rPr>
            <w:rFonts w:ascii="Times New Roman" w:hAnsi="Times New Roman" w:cs="Times New Roman"/>
          </w:rPr>
          <w:delText>数据库进行交互，极大地简化了数据库操作。</w:delText>
        </w:r>
        <w:r w:rsidRPr="001D6B49" w:rsidDel="00607819">
          <w:rPr>
            <w:rFonts w:ascii="Times New Roman" w:hAnsi="Times New Roman" w:cs="Times New Roman"/>
          </w:rPr>
          <w:delText>views.py</w:delText>
        </w:r>
        <w:r w:rsidRPr="001D6B49" w:rsidDel="00607819">
          <w:rPr>
            <w:rFonts w:ascii="Times New Roman" w:hAnsi="Times New Roman" w:cs="Times New Roman"/>
          </w:rPr>
          <w:delText>（及其子模块，如</w:delText>
        </w:r>
        <w:r w:rsidRPr="001D6B49" w:rsidDel="00607819">
          <w:rPr>
            <w:rFonts w:ascii="Times New Roman" w:hAnsi="Times New Roman" w:cs="Times New Roman"/>
          </w:rPr>
          <w:delText>admin_user.py</w:delText>
        </w:r>
        <w:r w:rsidRPr="001D6B49" w:rsidDel="00607819">
          <w:rPr>
            <w:rFonts w:ascii="Times New Roman" w:hAnsi="Times New Roman" w:cs="Times New Roman"/>
          </w:rPr>
          <w:delText>、</w:delText>
        </w:r>
        <w:r w:rsidRPr="001D6B49" w:rsidDel="00607819">
          <w:rPr>
            <w:rFonts w:ascii="Times New Roman" w:hAnsi="Times New Roman" w:cs="Times New Roman"/>
          </w:rPr>
          <w:delText>user.py</w:delText>
        </w:r>
        <w:r w:rsidRPr="001D6B49" w:rsidDel="00607819">
          <w:rPr>
            <w:rFonts w:ascii="Times New Roman" w:hAnsi="Times New Roman" w:cs="Times New Roman"/>
          </w:rPr>
          <w:delText>）则承载了主要的业务逻辑处理，负责接收用户请求、调用模型进行数据操作、处理业务规则，并最终选择合适的模板进行响应渲染。</w:delText>
        </w:r>
        <w:r w:rsidRPr="001D6B49" w:rsidDel="00607819">
          <w:rPr>
            <w:rFonts w:ascii="Times New Roman" w:hAnsi="Times New Roman" w:cs="Times New Roman"/>
          </w:rPr>
          <w:delText>urls.py</w:delText>
        </w:r>
        <w:r w:rsidRPr="001D6B49" w:rsidDel="00607819">
          <w:rPr>
            <w:rFonts w:ascii="Times New Roman" w:hAnsi="Times New Roman" w:cs="Times New Roman"/>
          </w:rPr>
          <w:delText>文件定义了</w:delText>
        </w:r>
        <w:r w:rsidRPr="001D6B49" w:rsidDel="00607819">
          <w:rPr>
            <w:rFonts w:ascii="Times New Roman" w:hAnsi="Times New Roman" w:cs="Times New Roman"/>
          </w:rPr>
          <w:delText>URL</w:delText>
        </w:r>
        <w:r w:rsidRPr="001D6B49" w:rsidDel="00607819">
          <w:rPr>
            <w:rFonts w:ascii="Times New Roman" w:hAnsi="Times New Roman" w:cs="Times New Roman"/>
          </w:rPr>
          <w:delText>路由规则，将不同的</w:delText>
        </w:r>
        <w:r w:rsidRPr="001D6B49" w:rsidDel="00607819">
          <w:rPr>
            <w:rFonts w:ascii="Times New Roman" w:hAnsi="Times New Roman" w:cs="Times New Roman"/>
          </w:rPr>
          <w:delText>URL</w:delText>
        </w:r>
        <w:r w:rsidRPr="001D6B49" w:rsidDel="00607819">
          <w:rPr>
            <w:rFonts w:ascii="Times New Roman" w:hAnsi="Times New Roman" w:cs="Times New Roman"/>
          </w:rPr>
          <w:delText>路径映射到对应的视图函数，实现了请求的有效分发。模板文件（位于</w:delText>
        </w:r>
        <w:r w:rsidRPr="001D6B49" w:rsidDel="00607819">
          <w:rPr>
            <w:rFonts w:ascii="Times New Roman" w:hAnsi="Times New Roman" w:cs="Times New Roman"/>
          </w:rPr>
          <w:delText>templates</w:delText>
        </w:r>
        <w:r w:rsidRPr="001D6B49" w:rsidDel="00607819">
          <w:rPr>
            <w:rFonts w:ascii="Times New Roman" w:hAnsi="Times New Roman" w:cs="Times New Roman"/>
          </w:rPr>
          <w:delText>目录下）则负责前端页面的展示，通过</w:delText>
        </w:r>
        <w:r w:rsidRPr="001D6B49" w:rsidDel="00607819">
          <w:rPr>
            <w:rFonts w:ascii="Times New Roman" w:hAnsi="Times New Roman" w:cs="Times New Roman"/>
          </w:rPr>
          <w:delText>Django</w:delText>
        </w:r>
        <w:r w:rsidRPr="001D6B49" w:rsidDel="00607819">
          <w:rPr>
            <w:rFonts w:ascii="Times New Roman" w:hAnsi="Times New Roman" w:cs="Times New Roman"/>
          </w:rPr>
          <w:delText>模板语言与后端视图传递的数据进行动态渲染。这种清晰的模块划分和职责分离，保证了代码的可维护性和可扩展性。</w:delText>
        </w:r>
      </w:del>
    </w:p>
    <w:p w14:paraId="403CFEBA" w14:textId="3535EB64" w:rsidR="00604326" w:rsidRPr="001D6B49" w:rsidRDefault="001D6B49" w:rsidP="00607819">
      <w:pPr>
        <w:pStyle w:val="a7"/>
        <w:ind w:firstLineChars="0" w:firstLine="0"/>
        <w:rPr>
          <w:rFonts w:ascii="Times New Roman" w:hAnsi="Times New Roman" w:cs="Times New Roman"/>
        </w:rPr>
        <w:pPrChange w:id="450" w:author="Big Pigeon" w:date="2025-04-27T16:50:00Z" w16du:dateUtc="2025-04-27T08:50:00Z">
          <w:pPr>
            <w:pStyle w:val="a7"/>
          </w:pPr>
        </w:pPrChange>
      </w:pPr>
      <w:del w:id="451" w:author="Big Pigeon" w:date="2025-04-27T16:49:00Z" w16du:dateUtc="2025-04-27T08:49:00Z">
        <w:r w:rsidRPr="001D6B49" w:rsidDel="00607819">
          <w:rPr>
            <w:rFonts w:ascii="Times New Roman" w:hAnsi="Times New Roman" w:cs="Times New Roman"/>
          </w:rPr>
          <w:delText>用户认证流程是系统安全的基础。</w:delText>
        </w:r>
      </w:del>
      <w:r w:rsidRPr="001D6B49">
        <w:rPr>
          <w:rFonts w:ascii="Times New Roman" w:hAnsi="Times New Roman" w:cs="Times New Roman"/>
        </w:rPr>
        <w:t>用户注册时，</w:t>
      </w:r>
      <w:r w:rsidRPr="001D6B49">
        <w:rPr>
          <w:rFonts w:ascii="Times New Roman" w:hAnsi="Times New Roman" w:cs="Times New Roman"/>
        </w:rPr>
        <w:t>doregister</w:t>
      </w:r>
      <w:r w:rsidRPr="001D6B49">
        <w:rPr>
          <w:rFonts w:ascii="Times New Roman" w:hAnsi="Times New Roman" w:cs="Times New Roman"/>
        </w:rPr>
        <w:t>视图函数接收前端提交的用户名、密码等信息</w:t>
      </w:r>
      <w:ins w:id="452" w:author="Big Pigeon" w:date="2025-04-27T16:50:00Z" w16du:dateUtc="2025-04-27T08:50:00Z">
        <w:r w:rsidR="00607819">
          <w:rPr>
            <w:rFonts w:ascii="Times New Roman" w:hAnsi="Times New Roman" w:cs="Times New Roman" w:hint="eastAsia"/>
          </w:rPr>
          <w:t>，</w:t>
        </w:r>
      </w:ins>
      <w:del w:id="453" w:author="Big Pigeon" w:date="2025-04-27T16:50:00Z" w16du:dateUtc="2025-04-27T08:50:00Z">
        <w:r w:rsidRPr="001D6B49" w:rsidDel="00607819">
          <w:rPr>
            <w:rFonts w:ascii="Times New Roman" w:hAnsi="Times New Roman" w:cs="Times New Roman"/>
          </w:rPr>
          <w:delText>。</w:delText>
        </w:r>
      </w:del>
      <w:ins w:id="454" w:author="Big Pigeon" w:date="2025-04-27T16:50:00Z" w16du:dateUtc="2025-04-27T08:50:00Z">
        <w:r w:rsidR="00607819">
          <w:rPr>
            <w:rFonts w:ascii="Times New Roman" w:hAnsi="Times New Roman" w:cs="Times New Roman" w:hint="eastAsia"/>
          </w:rPr>
          <w:t>将</w:t>
        </w:r>
      </w:ins>
      <w:r w:rsidRPr="001D6B49">
        <w:rPr>
          <w:rFonts w:ascii="Times New Roman" w:hAnsi="Times New Roman" w:cs="Times New Roman"/>
        </w:rPr>
        <w:t>密码</w:t>
      </w:r>
      <w:del w:id="455" w:author="Big Pigeon" w:date="2025-04-27T16:50:00Z" w16du:dateUtc="2025-04-27T08:50:00Z">
        <w:r w:rsidRPr="001D6B49" w:rsidDel="00607819">
          <w:rPr>
            <w:rFonts w:ascii="Times New Roman" w:hAnsi="Times New Roman" w:cs="Times New Roman"/>
          </w:rPr>
          <w:delText>并非明文存储，而是</w:delText>
        </w:r>
      </w:del>
      <w:r w:rsidRPr="001D6B49">
        <w:rPr>
          <w:rFonts w:ascii="Times New Roman" w:hAnsi="Times New Roman" w:cs="Times New Roman"/>
        </w:rPr>
        <w:t>结合随机生成的盐值</w:t>
      </w:r>
      <w:del w:id="456" w:author="Big Pigeon" w:date="2025-04-27T16:50:00Z" w16du:dateUtc="2025-04-27T08:50:00Z">
        <w:r w:rsidRPr="001D6B49" w:rsidDel="00607819">
          <w:rPr>
            <w:rFonts w:ascii="Times New Roman" w:hAnsi="Times New Roman" w:cs="Times New Roman"/>
          </w:rPr>
          <w:delText>（</w:delText>
        </w:r>
        <w:r w:rsidRPr="001D6B49" w:rsidDel="00607819">
          <w:rPr>
            <w:rFonts w:ascii="Times New Roman" w:hAnsi="Times New Roman" w:cs="Times New Roman"/>
          </w:rPr>
          <w:delText>password_salt</w:delText>
        </w:r>
        <w:r w:rsidRPr="001D6B49" w:rsidDel="00607819">
          <w:rPr>
            <w:rFonts w:ascii="Times New Roman" w:hAnsi="Times New Roman" w:cs="Times New Roman"/>
          </w:rPr>
          <w:delText>）</w:delText>
        </w:r>
      </w:del>
      <w:r w:rsidRPr="001D6B49">
        <w:rPr>
          <w:rFonts w:ascii="Times New Roman" w:hAnsi="Times New Roman" w:cs="Times New Roman"/>
        </w:rPr>
        <w:t>，通过</w:t>
      </w:r>
      <w:r w:rsidRPr="001D6B49">
        <w:rPr>
          <w:rFonts w:ascii="Times New Roman" w:hAnsi="Times New Roman" w:cs="Times New Roman"/>
        </w:rPr>
        <w:t>django.contrib.auth.hashers</w:t>
      </w:r>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r w:rsidRPr="001D6B49">
        <w:rPr>
          <w:rFonts w:ascii="Times New Roman" w:hAnsi="Times New Roman" w:cs="Times New Roman"/>
        </w:rPr>
        <w:t>password_hash</w:t>
      </w:r>
      <w:r w:rsidRPr="001D6B49">
        <w:rPr>
          <w:rFonts w:ascii="Times New Roman" w:hAnsi="Times New Roman" w:cs="Times New Roman"/>
        </w:rPr>
        <w:t>存储于数据库。用户登录时，</w:t>
      </w:r>
      <w:r w:rsidRPr="001D6B49">
        <w:rPr>
          <w:rFonts w:ascii="Times New Roman" w:hAnsi="Times New Roman" w:cs="Times New Roman"/>
        </w:rPr>
        <w:t>dologin</w:t>
      </w:r>
      <w:r w:rsidRPr="001D6B49">
        <w:rPr>
          <w:rFonts w:ascii="Times New Roman" w:hAnsi="Times New Roman" w:cs="Times New Roman"/>
        </w:rPr>
        <w:t>视图函数接收用户名和密码，从数据库中检索对应用户记录，使用相同的哈希算法验证密码的正确性。验证通过后，用户</w:t>
      </w:r>
      <w:ins w:id="457" w:author="Big Pigeon" w:date="2025-04-27T16:50:00Z" w16du:dateUtc="2025-04-27T08:50:00Z">
        <w:r w:rsidR="00607819">
          <w:rPr>
            <w:rFonts w:ascii="Times New Roman" w:hAnsi="Times New Roman" w:cs="Times New Roman" w:hint="eastAsia"/>
          </w:rPr>
          <w:t>ID</w:t>
        </w:r>
      </w:ins>
      <w:del w:id="458" w:author="Big Pigeon" w:date="2025-04-27T16:50:00Z" w16du:dateUtc="2025-04-27T08:50:00Z">
        <w:r w:rsidRPr="001D6B49" w:rsidDel="00607819">
          <w:rPr>
            <w:rFonts w:ascii="Times New Roman" w:hAnsi="Times New Roman" w:cs="Times New Roman"/>
          </w:rPr>
          <w:delText>信息</w:delText>
        </w:r>
      </w:del>
      <w:ins w:id="459" w:author="Big Pigeon" w:date="2025-04-27T16:50:00Z" w16du:dateUtc="2025-04-27T08:50:00Z">
        <w:r w:rsidR="00607819">
          <w:rPr>
            <w:rFonts w:ascii="Times New Roman" w:hAnsi="Times New Roman" w:cs="Times New Roman" w:hint="eastAsia"/>
          </w:rPr>
          <w:t>、昵称等信息</w:t>
        </w:r>
      </w:ins>
      <w:del w:id="460" w:author="Big Pigeon" w:date="2025-04-27T16:50:00Z" w16du:dateUtc="2025-04-27T08:50:00Z">
        <w:r w:rsidRPr="001D6B49" w:rsidDel="00607819">
          <w:rPr>
            <w:rFonts w:ascii="Times New Roman" w:hAnsi="Times New Roman" w:cs="Times New Roman"/>
          </w:rPr>
          <w:delText>（如用户</w:delText>
        </w:r>
        <w:r w:rsidRPr="001D6B49" w:rsidDel="00607819">
          <w:rPr>
            <w:rFonts w:ascii="Times New Roman" w:hAnsi="Times New Roman" w:cs="Times New Roman"/>
          </w:rPr>
          <w:delText>ID</w:delText>
        </w:r>
        <w:r w:rsidRPr="001D6B49" w:rsidDel="00607819">
          <w:rPr>
            <w:rFonts w:ascii="Times New Roman" w:hAnsi="Times New Roman" w:cs="Times New Roman"/>
          </w:rPr>
          <w:delText>、昵称等，但不包含敏感信息）</w:delText>
        </w:r>
      </w:del>
      <w:r w:rsidRPr="001D6B49">
        <w:rPr>
          <w:rFonts w:ascii="Times New Roman" w:hAnsi="Times New Roman" w:cs="Times New Roman"/>
        </w:rPr>
        <w:t>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del w:id="461" w:author="Big Pigeon" w:date="2025-04-27T16:51:00Z" w16du:dateUtc="2025-04-27T08:51:00Z">
        <w:r w:rsidRPr="001D6B49" w:rsidDel="00607819">
          <w:rPr>
            <w:rFonts w:ascii="Times New Roman" w:hAnsi="Times New Roman" w:cs="Times New Roman"/>
          </w:rPr>
          <w:delText>机制中，</w:delText>
        </w:r>
      </w:del>
      <w:r w:rsidRPr="001D6B49">
        <w:rPr>
          <w:rFonts w:ascii="Times New Roman" w:hAnsi="Times New Roman" w:cs="Times New Roman"/>
        </w:rPr>
        <w:t>用于后续请求的身份识别和权限控制。登出</w:t>
      </w:r>
      <w:ins w:id="462" w:author="Big Pigeon" w:date="2025-04-27T16:51:00Z" w16du:dateUtc="2025-04-27T08:51:00Z">
        <w:r w:rsidR="00607819">
          <w:rPr>
            <w:rFonts w:ascii="Times New Roman" w:hAnsi="Times New Roman" w:cs="Times New Roman" w:hint="eastAsia"/>
          </w:rPr>
          <w:t>时</w:t>
        </w:r>
      </w:ins>
      <w:del w:id="463" w:author="Big Pigeon" w:date="2025-04-27T16:51:00Z" w16du:dateUtc="2025-04-27T08:51:00Z">
        <w:r w:rsidRPr="001D6B49" w:rsidDel="00607819">
          <w:rPr>
            <w:rFonts w:ascii="Times New Roman" w:hAnsi="Times New Roman" w:cs="Times New Roman"/>
          </w:rPr>
          <w:delText>操作</w:delText>
        </w:r>
      </w:del>
      <w:r w:rsidRPr="001D6B49">
        <w:rPr>
          <w:rFonts w:ascii="Times New Roman" w:hAnsi="Times New Roman" w:cs="Times New Roman"/>
        </w:rPr>
        <w:t>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r w:rsidR="001248CA">
        <w:rPr>
          <w:rFonts w:ascii="Times New Roman" w:hAnsi="Times New Roman" w:cs="Times New Roman" w:hint="eastAsia"/>
        </w:rPr>
        <w:t>用户管理界面如</w:t>
      </w:r>
      <w:r w:rsidR="001248CA">
        <w:rPr>
          <w:rFonts w:ascii="Times New Roman" w:hAnsi="Times New Roman" w:cs="Times New Roman"/>
        </w:rPr>
        <w:fldChar w:fldCharType="begin"/>
      </w:r>
      <w:r w:rsidR="001248CA">
        <w:rPr>
          <w:rFonts w:ascii="Times New Roman" w:hAnsi="Times New Roman" w:cs="Times New Roman"/>
        </w:rPr>
        <w:instrText xml:space="preserve"> </w:instrText>
      </w:r>
      <w:r w:rsidR="001248CA">
        <w:rPr>
          <w:rFonts w:ascii="Times New Roman" w:hAnsi="Times New Roman" w:cs="Times New Roman" w:hint="eastAsia"/>
        </w:rPr>
        <w:instrText>REF _Ref196524648 \h</w:instrText>
      </w:r>
      <w:r w:rsidR="001248CA">
        <w:rPr>
          <w:rFonts w:ascii="Times New Roman" w:hAnsi="Times New Roman" w:cs="Times New Roman"/>
        </w:rPr>
        <w:instrText xml:space="preserve"> </w:instrText>
      </w:r>
      <w:r w:rsidR="001248CA">
        <w:rPr>
          <w:rFonts w:ascii="Times New Roman" w:hAnsi="Times New Roman" w:cs="Times New Roman"/>
        </w:rPr>
      </w:r>
      <w:r w:rsidR="001248CA">
        <w:rPr>
          <w:rFonts w:ascii="Times New Roman" w:hAnsi="Times New Roman" w:cs="Times New Roman"/>
        </w:rPr>
        <w:fldChar w:fldCharType="separate"/>
      </w:r>
      <w:r w:rsidR="001248CA" w:rsidRPr="001D6B49">
        <w:rPr>
          <w:rFonts w:ascii="Times New Roman" w:hAnsi="Times New Roman" w:cs="Times New Roman"/>
        </w:rPr>
        <w:t>图</w:t>
      </w:r>
      <w:r w:rsidR="001248CA" w:rsidRPr="001D6B49">
        <w:rPr>
          <w:rFonts w:ascii="Times New Roman" w:hAnsi="Times New Roman" w:cs="Times New Roman"/>
        </w:rPr>
        <w:t>5-1</w:t>
      </w:r>
      <w:r w:rsidR="001248CA">
        <w:rPr>
          <w:rFonts w:ascii="Times New Roman" w:hAnsi="Times New Roman" w:cs="Times New Roman"/>
        </w:rPr>
        <w:fldChar w:fldCharType="end"/>
      </w:r>
      <w:r w:rsidR="001248CA">
        <w:rPr>
          <w:rFonts w:ascii="Times New Roman" w:hAnsi="Times New Roman" w:cs="Times New Roman" w:hint="eastAsia"/>
        </w:rPr>
        <w:t>所示，实现部分函数逻辑如下：</w:t>
      </w: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User(models.Model):</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用户名需唯一</w:t>
      </w:r>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password_hash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存储哈希后的密码，长度增加以适应不同哈希算法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password_salt </w:t>
      </w:r>
      <w:r w:rsidRPr="001D6B49">
        <w:rPr>
          <w:rStyle w:val="CommentTok"/>
          <w:rFonts w:ascii="Times New Roman" w:hAnsi="Times New Roman"/>
        </w:rPr>
        <w:t>字段不再需要，现代哈希算法通常将盐值嵌入哈希结果中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models.IntegerField(default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models.IntegerField(default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create_at </w:t>
      </w:r>
      <w:r w:rsidRPr="001D6B49">
        <w:rPr>
          <w:rStyle w:val="OperatorTok"/>
          <w:rFonts w:ascii="Times New Roman" w:hAnsi="Times New Roman"/>
        </w:rPr>
        <w:t>=</w:t>
      </w:r>
      <w:r w:rsidRPr="001D6B49">
        <w:rPr>
          <w:rStyle w:val="NormalTok"/>
          <w:rFonts w:ascii="Times New Roman" w:hAnsi="Times New Roman"/>
        </w:rPr>
        <w:t xml:space="preserve"> models.DateTimeField(default</w:t>
      </w:r>
      <w:r w:rsidRPr="001D6B49">
        <w:rPr>
          <w:rStyle w:val="OperatorTok"/>
          <w:rFonts w:ascii="Times New Roman" w:hAnsi="Times New Roman"/>
        </w:rPr>
        <w:t>=</w:t>
      </w:r>
      <w:r w:rsidRPr="001D6B49">
        <w:rPr>
          <w:rStyle w:val="NormalTok"/>
          <w:rFonts w:ascii="Times New Roman" w:hAnsi="Times New Roman"/>
        </w:rPr>
        <w:t>datetime.now)</w:t>
      </w:r>
      <w:r w:rsidRPr="001D6B49">
        <w:rPr>
          <w:rFonts w:ascii="Times New Roman" w:hAnsi="Times New Roman"/>
        </w:rPr>
        <w:br/>
      </w:r>
      <w:r w:rsidRPr="001D6B49">
        <w:rPr>
          <w:rStyle w:val="NormalTok"/>
          <w:rFonts w:ascii="Times New Roman" w:hAnsi="Times New Roman"/>
        </w:rPr>
        <w:t xml:space="preserve">    update_at </w:t>
      </w:r>
      <w:r w:rsidRPr="001D6B49">
        <w:rPr>
          <w:rStyle w:val="OperatorTok"/>
          <w:rFonts w:ascii="Times New Roman" w:hAnsi="Times New Roman"/>
        </w:rPr>
        <w:t>=</w:t>
      </w:r>
      <w:r w:rsidRPr="001D6B49">
        <w:rPr>
          <w:rStyle w:val="NormalTok"/>
          <w:rFonts w:ascii="Times New Roman" w:hAnsi="Times New Roman"/>
        </w:rPr>
        <w:t xml:space="preserve"> models.DateTimeField(auto_now</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auto_now=True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lastRenderedPageBreak/>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set_password(</w:t>
      </w:r>
      <w:r w:rsidRPr="001D6B49">
        <w:rPr>
          <w:rStyle w:val="VariableTok"/>
          <w:rFonts w:ascii="Times New Roman" w:hAnsi="Times New Roman"/>
        </w:rPr>
        <w:t>self</w:t>
      </w:r>
      <w:r w:rsidRPr="001D6B49">
        <w:rPr>
          <w:rStyle w:val="NormalTok"/>
          <w:rFonts w:ascii="Times New Roman" w:hAnsi="Times New Roman"/>
        </w:rPr>
        <w:t>, raw_password):</w:t>
      </w:r>
      <w:r w:rsidRPr="001D6B49">
        <w:rPr>
          <w:rFonts w:ascii="Times New Roman" w:hAnsi="Times New Roman"/>
        </w:rPr>
        <w:br/>
      </w:r>
      <w:r w:rsidRPr="001D6B49">
        <w:rPr>
          <w:rStyle w:val="NormalTok"/>
          <w:rFonts w:ascii="Times New Roman" w:hAnsi="Times New Roman"/>
        </w:rPr>
        <w:t xml:space="preserve">        </w:t>
      </w:r>
      <w:r w:rsidRPr="001D6B49">
        <w:rPr>
          <w:rStyle w:val="VariableTok"/>
          <w:rFonts w:ascii="Times New Roman" w:hAnsi="Times New Roman"/>
        </w:rPr>
        <w:t>self</w:t>
      </w:r>
      <w:r w:rsidRPr="001D6B49">
        <w:rPr>
          <w:rStyle w:val="NormalTok"/>
          <w:rFonts w:ascii="Times New Roman" w:hAnsi="Times New Roman"/>
        </w:rPr>
        <w:t xml:space="preserve">.password_hash </w:t>
      </w:r>
      <w:r w:rsidRPr="001D6B49">
        <w:rPr>
          <w:rStyle w:val="OperatorTok"/>
          <w:rFonts w:ascii="Times New Roman" w:hAnsi="Times New Roman"/>
        </w:rPr>
        <w:t>=</w:t>
      </w:r>
      <w:r w:rsidRPr="001D6B49">
        <w:rPr>
          <w:rStyle w:val="NormalTok"/>
          <w:rFonts w:ascii="Times New Roman" w:hAnsi="Times New Roman"/>
        </w:rPr>
        <w:t xml:space="preserve"> make_password(raw_password)</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check_password(</w:t>
      </w:r>
      <w:r w:rsidRPr="001D6B49">
        <w:rPr>
          <w:rStyle w:val="VariableTok"/>
          <w:rFonts w:ascii="Times New Roman" w:hAnsi="Times New Roman"/>
        </w:rPr>
        <w:t>self</w:t>
      </w:r>
      <w:r w:rsidRPr="001D6B49">
        <w:rPr>
          <w:rStyle w:val="NormalTok"/>
          <w:rFonts w:ascii="Times New Roman" w:hAnsi="Times New Roman"/>
        </w:rPr>
        <w:t>, raw_password):</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check_password(raw_password, </w:t>
      </w:r>
      <w:r w:rsidRPr="001D6B49">
        <w:rPr>
          <w:rStyle w:val="VariableTok"/>
          <w:rFonts w:ascii="Times New Roman" w:hAnsi="Times New Roman"/>
        </w:rPr>
        <w:t>self</w:t>
      </w:r>
      <w:r w:rsidRPr="001D6B49">
        <w:rPr>
          <w:rStyle w:val="NormalTok"/>
          <w:rFonts w:ascii="Times New Roman" w:hAnsi="Times New Roman"/>
        </w:rPr>
        <w:t>.password_hash)</w:t>
      </w:r>
    </w:p>
    <w:p w14:paraId="7ECFA4EA" w14:textId="77777777" w:rsidR="00604326" w:rsidRPr="001D6B49" w:rsidRDefault="001D6B49">
      <w:pPr>
        <w:pStyle w:val="aff1"/>
        <w:keepNext/>
      </w:pPr>
      <w:r w:rsidRPr="001D6B49">
        <w:rPr>
          <w:noProof/>
        </w:rPr>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bookmarkStart w:id="464" w:name="_Ref196524648"/>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bookmarkEnd w:id="464"/>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465" w:name="_Toc196418472"/>
      <w:r w:rsidRPr="001D6B49">
        <w:rPr>
          <w:rFonts w:ascii="Times New Roman" w:hAnsi="Times New Roman" w:cs="Times New Roman"/>
        </w:rPr>
        <w:t>微博数据爬虫模块实现</w:t>
      </w:r>
      <w:bookmarkEnd w:id="465"/>
    </w:p>
    <w:p w14:paraId="797EA65B" w14:textId="77777777" w:rsidR="0082384A" w:rsidRPr="0082384A" w:rsidRDefault="0082384A" w:rsidP="0082384A">
      <w:pPr>
        <w:pStyle w:val="a7"/>
        <w:rPr>
          <w:rFonts w:ascii="Times New Roman" w:hAnsi="Times New Roman" w:cs="Times New Roman"/>
        </w:rPr>
      </w:pPr>
      <w:r w:rsidRPr="0082384A">
        <w:rPr>
          <w:rFonts w:ascii="Times New Roman" w:hAnsi="Times New Roman" w:cs="Times New Roman" w:hint="eastAsia"/>
        </w:rPr>
        <w:t>微博数据的有效获取是系统运行的基础。本系统设计并实现了专门的数据爬取模块，其核心逻辑封装在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BeautifulSoup </w:t>
      </w:r>
      <w:r w:rsidRPr="0082384A">
        <w:rPr>
          <w:rFonts w:ascii="Times New Roman" w:hAnsi="Times New Roman" w:cs="Times New Roman" w:hint="eastAsia"/>
        </w:rPr>
        <w:t>或</w:t>
      </w:r>
      <w:r w:rsidRPr="0082384A">
        <w:rPr>
          <w:rFonts w:ascii="Times New Roman" w:hAnsi="Times New Roman" w:cs="Times New Roman" w:hint="eastAsia"/>
        </w:rPr>
        <w:t xml:space="preserve"> lxml </w:t>
      </w:r>
      <w:r w:rsidRPr="0082384A">
        <w:rPr>
          <w:rFonts w:ascii="Times New Roman" w:hAnsi="Times New Roman" w:cs="Times New Roman" w:hint="eastAsia"/>
        </w:rPr>
        <w:t>等工具对微博网页版的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p>
    <w:p w14:paraId="27D1BF0E" w14:textId="77777777" w:rsidR="0082384A" w:rsidRPr="0082384A" w:rsidRDefault="0082384A" w:rsidP="0082384A">
      <w:pPr>
        <w:pStyle w:val="a7"/>
        <w:rPr>
          <w:rFonts w:ascii="Times New Roman" w:hAnsi="Times New Roman" w:cs="Times New Roman"/>
        </w:rPr>
      </w:pPr>
      <w:r w:rsidRPr="0082384A">
        <w:rPr>
          <w:rFonts w:ascii="Times New Roman" w:hAnsi="Times New Roman" w:cs="Times New Roman" w:hint="eastAsia"/>
        </w:rPr>
        <w:t>针对微博平台可能存在的反爬机制，爬虫设计中引入了多项增强策略以提高访问的稳定性与成功率：一是通过设置合理的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p>
    <w:p w14:paraId="0CEFD5BE" w14:textId="77777777" w:rsidR="00981AA8" w:rsidRDefault="0082384A" w:rsidP="0082384A">
      <w:pPr>
        <w:pStyle w:val="a7"/>
        <w:rPr>
          <w:rFonts w:ascii="Times New Roman" w:hAnsi="Times New Roman" w:cs="Times New Roman"/>
        </w:rPr>
      </w:pPr>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p>
    <w:p w14:paraId="29D0B8BF" w14:textId="77777777" w:rsidR="00981AA8" w:rsidRPr="0058032C" w:rsidRDefault="0082384A">
      <w:pPr>
        <w:pStyle w:val="a7"/>
      </w:pPr>
      <w:r w:rsidRPr="0058032C">
        <w:t>数据爬取的基本流程如下：系统首先接收用户输入的搜索关键词，并基于该关键词动态构造对应的微博搜索</w:t>
      </w:r>
      <w:r w:rsidRPr="0058032C">
        <w:t xml:space="preserve"> URL</w:t>
      </w:r>
      <w:r w:rsidRPr="0058032C">
        <w:t>；随后，通过发送</w:t>
      </w:r>
      <w:r w:rsidRPr="0058032C">
        <w:t xml:space="preserve"> HTTP GET </w:t>
      </w:r>
      <w:r w:rsidRPr="0058032C">
        <w:t>请求获取搜索结果页面的</w:t>
      </w:r>
      <w:r w:rsidRPr="0058032C">
        <w:t xml:space="preserve"> HTML </w:t>
      </w:r>
      <w:r w:rsidRPr="0058032C">
        <w:t>内容；接着，利用如</w:t>
      </w:r>
      <w:r w:rsidRPr="0058032C">
        <w:t xml:space="preserve"> BeautifulSoup </w:t>
      </w:r>
      <w:r w:rsidRPr="0058032C">
        <w:t>等解析库，对页面内容进行结构化解析，提取包含微博信息的关键字段，包括微博</w:t>
      </w:r>
      <w:r w:rsidRPr="0058032C">
        <w:t xml:space="preserve"> ID</w:t>
      </w:r>
      <w:r w:rsidRPr="0058032C">
        <w:t>（</w:t>
      </w:r>
      <w:r w:rsidRPr="0058032C">
        <w:t>wid</w:t>
      </w:r>
      <w:r w:rsidRPr="0058032C">
        <w:t>）、用户</w:t>
      </w:r>
      <w:r w:rsidRPr="0058032C">
        <w:t xml:space="preserve"> ID</w:t>
      </w:r>
      <w:r w:rsidRPr="0058032C">
        <w:t>（</w:t>
      </w:r>
      <w:r w:rsidRPr="0058032C">
        <w:t>uid</w:t>
      </w:r>
      <w:r w:rsidRPr="0058032C">
        <w:t>）、用户昵称（</w:t>
      </w:r>
      <w:r w:rsidRPr="0058032C">
        <w:t>screen_name</w:t>
      </w:r>
      <w:r w:rsidRPr="0058032C">
        <w:t>）、微博正文（</w:t>
      </w:r>
      <w:r w:rsidRPr="0058032C">
        <w:t>text</w:t>
      </w:r>
      <w:r w:rsidRPr="0058032C">
        <w:t>）、转发数（</w:t>
      </w:r>
      <w:r w:rsidRPr="0058032C">
        <w:t>reposts_count</w:t>
      </w:r>
      <w:r w:rsidRPr="0058032C">
        <w:t>）、</w:t>
      </w:r>
      <w:r w:rsidRPr="0058032C">
        <w:lastRenderedPageBreak/>
        <w:t>评论数（</w:t>
      </w:r>
      <w:r w:rsidRPr="0058032C">
        <w:t>comments_count</w:t>
      </w:r>
      <w:r w:rsidRPr="0058032C">
        <w:t>）、点赞数（</w:t>
      </w:r>
      <w:r w:rsidRPr="0058032C">
        <w:t>attitudes_count</w:t>
      </w:r>
      <w:r w:rsidRPr="0058032C">
        <w:t>）、发布时间（</w:t>
      </w:r>
      <w:r w:rsidRPr="0058032C">
        <w:t>created_at</w:t>
      </w:r>
      <w:r w:rsidRPr="0058032C">
        <w:t>）以及可能包含的地理位置信息（</w:t>
      </w:r>
      <w:r w:rsidRPr="0058032C">
        <w:t xml:space="preserve">status_province </w:t>
      </w:r>
      <w:r w:rsidRPr="0058032C">
        <w:t>和</w:t>
      </w:r>
      <w:r w:rsidRPr="0058032C">
        <w:t xml:space="preserve"> status_city</w:t>
      </w:r>
      <w:r w:rsidRPr="0058032C">
        <w:t>）等。</w:t>
      </w:r>
    </w:p>
    <w:p w14:paraId="3AABC08B" w14:textId="77777777" w:rsidR="00604326" w:rsidRPr="001D6B49" w:rsidRDefault="001D6B49">
      <w:pPr>
        <w:pStyle w:val="aff1"/>
        <w:keepNext/>
      </w:pPr>
      <w:r w:rsidRPr="001D6B49">
        <w:rPr>
          <w:noProof/>
        </w:rPr>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get_weibo_data(keyword,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根据关键词爬取指定页数的微博数据</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base_url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"https://s.weibo.com/weibo?q=</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all_data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url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base_url.</w:t>
      </w:r>
      <w:r w:rsidRPr="001D6B49">
        <w:rPr>
          <w:rStyle w:val="BuiltInTok"/>
          <w:rFonts w:ascii="Times New Roman" w:hAnsi="Times New Roman" w:cs="Times New Roman"/>
        </w:rPr>
        <w:t>format</w:t>
      </w:r>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url</w:t>
      </w:r>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requests.get(url,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response.raise_for_status()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BeautifulSoup(response.text, </w:t>
      </w:r>
      <w:r w:rsidRPr="001D6B49">
        <w:rPr>
          <w:rStyle w:val="StringTok"/>
          <w:rFonts w:ascii="Times New Roman" w:hAnsi="Times New Roman" w:cs="Times New Roman"/>
        </w:rPr>
        <w:t>'html.parser'</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soup.find_all(</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03A68ECB" w:rsidR="0082384A" w:rsidRPr="0082384A" w:rsidRDefault="0082384A" w:rsidP="0082384A">
      <w:pPr>
        <w:pStyle w:val="a7"/>
      </w:pPr>
      <w:r w:rsidRPr="0082384A">
        <w:lastRenderedPageBreak/>
        <w:t>在完成原始数据的爬取后，系统需对获取的数据进行清洗与格式化处理。</w:t>
      </w:r>
      <w:del w:id="466" w:author="Big Pigeon" w:date="2025-04-27T16:52:00Z" w16du:dateUtc="2025-04-27T08:52:00Z">
        <w:r w:rsidRPr="0082384A" w:rsidDel="00607819">
          <w:delText>主要包括：统一时间格式、去除特殊字符、处理字段异常值等。</w:delText>
        </w:r>
      </w:del>
      <w:r w:rsidRPr="0082384A">
        <w:t>清洗</w:t>
      </w:r>
      <w:ins w:id="467" w:author="Big Pigeon" w:date="2025-04-27T16:52:00Z" w16du:dateUtc="2025-04-27T08:52:00Z">
        <w:r w:rsidR="00607819">
          <w:rPr>
            <w:rFonts w:hint="eastAsia"/>
          </w:rPr>
          <w:t>和</w:t>
        </w:r>
      </w:ins>
      <w:del w:id="468" w:author="Big Pigeon" w:date="2025-04-27T16:52:00Z" w16du:dateUtc="2025-04-27T08:52:00Z">
        <w:r w:rsidRPr="0082384A" w:rsidDel="00607819">
          <w:delText>后的</w:delText>
        </w:r>
      </w:del>
      <w:r w:rsidRPr="0082384A">
        <w:t>结构化</w:t>
      </w:r>
      <w:ins w:id="469" w:author="Big Pigeon" w:date="2025-04-27T16:52:00Z" w16du:dateUtc="2025-04-27T08:52:00Z">
        <w:r w:rsidR="00607819">
          <w:rPr>
            <w:rFonts w:hint="eastAsia"/>
          </w:rPr>
          <w:t>后的</w:t>
        </w:r>
      </w:ins>
      <w:r w:rsidRPr="0082384A">
        <w:t>数据</w:t>
      </w:r>
      <w:ins w:id="470" w:author="Big Pigeon" w:date="2025-04-27T16:52:00Z" w16du:dateUtc="2025-04-27T08:52:00Z">
        <w:r w:rsidR="00607819">
          <w:rPr>
            <w:rFonts w:hint="eastAsia"/>
          </w:rPr>
          <w:t>将被系统</w:t>
        </w:r>
      </w:ins>
      <w:r w:rsidRPr="0082384A">
        <w:t>被封装为</w:t>
      </w:r>
      <w:r w:rsidRPr="0082384A">
        <w:t xml:space="preserve"> Search </w:t>
      </w:r>
      <w:r w:rsidRPr="0082384A">
        <w:t>模型对象，</w:t>
      </w:r>
      <w:del w:id="471" w:author="Big Pigeon" w:date="2025-04-27T16:52:00Z" w16du:dateUtc="2025-04-27T08:52:00Z">
        <w:r w:rsidRPr="0082384A" w:rsidDel="00607819">
          <w:delText>并</w:delText>
        </w:r>
      </w:del>
      <w:r w:rsidRPr="0082384A">
        <w:t>通过</w:t>
      </w:r>
      <w:r w:rsidRPr="0082384A">
        <w:t xml:space="preserve"> Django ORM </w:t>
      </w:r>
      <w:r w:rsidRPr="0082384A">
        <w:t>提供的</w:t>
      </w:r>
      <w:r w:rsidRPr="0082384A">
        <w:t xml:space="preserve"> save() </w:t>
      </w:r>
      <w:r w:rsidRPr="0082384A">
        <w:t>方法持久化存储至</w:t>
      </w:r>
      <w:r w:rsidRPr="0082384A">
        <w:t xml:space="preserve"> MySQL </w:t>
      </w:r>
      <w:r w:rsidRPr="0082384A">
        <w:t>数据库中的</w:t>
      </w:r>
      <w:r w:rsidRPr="0082384A">
        <w:t xml:space="preserve"> search </w:t>
      </w:r>
      <w:r w:rsidRPr="0082384A">
        <w:t>表。</w:t>
      </w:r>
    </w:p>
    <w:p w14:paraId="56E2E6B8" w14:textId="64DF7963" w:rsidR="0082384A" w:rsidRPr="0082384A" w:rsidRDefault="0082384A" w:rsidP="0082384A">
      <w:pPr>
        <w:pStyle w:val="a7"/>
      </w:pPr>
      <w:del w:id="472" w:author="Big Pigeon" w:date="2025-04-27T16:53:00Z" w16du:dateUtc="2025-04-27T08:53:00Z">
        <w:r w:rsidRPr="0082384A" w:rsidDel="00607819">
          <w:delText>对于</w:delText>
        </w:r>
      </w:del>
      <w:ins w:id="473" w:author="Big Pigeon" w:date="2025-04-27T16:53:00Z" w16du:dateUtc="2025-04-27T08:53:00Z">
        <w:r w:rsidR="00607819">
          <w:rPr>
            <w:rFonts w:hint="eastAsia"/>
          </w:rPr>
          <w:t>在爬取</w:t>
        </w:r>
      </w:ins>
      <w:r w:rsidRPr="0082384A">
        <w:t>微博评论</w:t>
      </w:r>
      <w:del w:id="474" w:author="Big Pigeon" w:date="2025-04-27T16:53:00Z" w16du:dateUtc="2025-04-27T08:53:00Z">
        <w:r w:rsidRPr="0082384A" w:rsidDel="00607819">
          <w:rPr>
            <w:rFonts w:hint="eastAsia"/>
          </w:rPr>
          <w:delText>的获取</w:delText>
        </w:r>
      </w:del>
      <w:ins w:id="475" w:author="Big Pigeon" w:date="2025-04-27T16:53:00Z" w16du:dateUtc="2025-04-27T08:53:00Z">
        <w:r w:rsidR="00607819">
          <w:rPr>
            <w:rFonts w:hint="eastAsia"/>
          </w:rPr>
          <w:t>时</w:t>
        </w:r>
      </w:ins>
      <w:r w:rsidRPr="0082384A">
        <w:t>，系统</w:t>
      </w:r>
      <w:del w:id="476" w:author="Big Pigeon" w:date="2025-04-27T16:53:00Z" w16du:dateUtc="2025-04-27T08:53:00Z">
        <w:r w:rsidRPr="0082384A" w:rsidDel="00607819">
          <w:delText>则需</w:delText>
        </w:r>
      </w:del>
      <w:ins w:id="477" w:author="Big Pigeon" w:date="2025-04-27T16:53:00Z" w16du:dateUtc="2025-04-27T08:53:00Z">
        <w:r w:rsidR="00607819">
          <w:rPr>
            <w:rFonts w:hint="eastAsia"/>
          </w:rPr>
          <w:t>将</w:t>
        </w:r>
      </w:ins>
      <w:r w:rsidRPr="0082384A">
        <w:t>根据微博</w:t>
      </w:r>
      <w:r w:rsidRPr="0082384A">
        <w:t xml:space="preserve"> ID </w:t>
      </w:r>
      <w:r w:rsidRPr="0082384A">
        <w:t>发起额外请求，</w:t>
      </w:r>
      <w:del w:id="478" w:author="Big Pigeon" w:date="2025-04-27T16:54:00Z" w16du:dateUtc="2025-04-27T08:54:00Z">
        <w:r w:rsidRPr="0082384A" w:rsidDel="008548C7">
          <w:delText>调用评论接口</w:delText>
        </w:r>
      </w:del>
      <w:del w:id="479" w:author="Big Pigeon" w:date="2025-04-27T16:53:00Z" w16du:dateUtc="2025-04-27T08:53:00Z">
        <w:r w:rsidRPr="0082384A" w:rsidDel="00607819">
          <w:delText>或</w:delText>
        </w:r>
      </w:del>
      <w:del w:id="480" w:author="Big Pigeon" w:date="2025-04-27T16:54:00Z" w16du:dateUtc="2025-04-27T08:54:00Z">
        <w:r w:rsidRPr="0082384A" w:rsidDel="008548C7">
          <w:delText>解析评论页面，</w:delText>
        </w:r>
      </w:del>
      <w:r w:rsidRPr="0082384A">
        <w:t>其处理流程与主微博内容的爬取类似。清洗后的评论数据</w:t>
      </w:r>
      <w:ins w:id="481" w:author="Big Pigeon" w:date="2025-04-27T16:54:00Z" w16du:dateUtc="2025-04-27T08:54:00Z">
        <w:r w:rsidR="00607819">
          <w:rPr>
            <w:rFonts w:hint="eastAsia"/>
          </w:rPr>
          <w:t>同理</w:t>
        </w:r>
      </w:ins>
      <w:ins w:id="482" w:author="Big Pigeon" w:date="2025-04-27T16:55:00Z" w16du:dateUtc="2025-04-27T08:55:00Z">
        <w:r w:rsidR="008548C7">
          <w:rPr>
            <w:rFonts w:hint="eastAsia"/>
          </w:rPr>
          <w:t>将</w:t>
        </w:r>
      </w:ins>
      <w:del w:id="483" w:author="Big Pigeon" w:date="2025-04-27T16:54:00Z" w16du:dateUtc="2025-04-27T08:54:00Z">
        <w:r w:rsidRPr="0082384A" w:rsidDel="00607819">
          <w:delText>将以相同方式</w:delText>
        </w:r>
      </w:del>
      <w:r w:rsidRPr="0082384A">
        <w:t>存储至</w:t>
      </w:r>
      <w:r w:rsidRPr="0082384A">
        <w:t xml:space="preserve"> comment </w:t>
      </w:r>
      <w:r w:rsidRPr="0082384A">
        <w:t>表中。相关代码实现如下所示</w:t>
      </w:r>
    </w:p>
    <w:p w14:paraId="17C871FB" w14:textId="3D1AD60E" w:rsidR="0058032C" w:rsidRDefault="0058032C">
      <w:pPr>
        <w:pStyle w:val="a7"/>
        <w:rPr>
          <w:rFonts w:ascii="Times New Roman" w:hAnsi="Times New Roman" w:cs="Times New Roman"/>
        </w:rPr>
      </w:pPr>
    </w:p>
    <w:p w14:paraId="61F85D63" w14:textId="141C3932" w:rsidR="00604326" w:rsidRPr="001D6B49" w:rsidRDefault="001D6B49">
      <w:pPr>
        <w:pStyle w:val="a7"/>
        <w:ind w:firstLine="383"/>
        <w:rPr>
          <w:rFonts w:ascii="Times New Roman" w:hAnsi="Times New Roman" w:cs="Times New Roman"/>
        </w:rPr>
      </w:pP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parse_card(card,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解析单个微博卡片信息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card.get(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获取微博</w:t>
      </w:r>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text_content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card.find(</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 xml:space="preserve">).text.strip()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user_info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card.find(</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screen_name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user_info.text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user_info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uid_part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user_info[</w:t>
      </w:r>
      <w:r w:rsidRPr="001D6B49">
        <w:rPr>
          <w:rStyle w:val="StringTok"/>
          <w:rFonts w:ascii="Times New Roman" w:hAnsi="Times New Roman" w:cs="Times New Roman"/>
        </w:rPr>
        <w:t>'href'</w:t>
      </w:r>
      <w:r w:rsidRPr="001D6B49">
        <w:rPr>
          <w:rStyle w:val="NormalTok"/>
          <w:rFonts w:ascii="Times New Roman" w:hAnsi="Times New Roman" w:cs="Times New Roman"/>
        </w:rPr>
        <w:t>].split(</w:t>
      </w:r>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].split(</w:t>
      </w:r>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user_info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7B886B8B" w14:textId="084360B6" w:rsidR="008548C7" w:rsidRPr="008548C7" w:rsidRDefault="0082384A" w:rsidP="008548C7">
      <w:pPr>
        <w:pStyle w:val="a7"/>
        <w:rPr>
          <w:ins w:id="484" w:author="Big Pigeon" w:date="2025-04-27T16:55:00Z" w16du:dateUtc="2025-04-27T08:55:00Z"/>
          <w:rFonts w:hint="eastAsia"/>
        </w:rPr>
        <w:pPrChange w:id="485" w:author="Big Pigeon" w:date="2025-04-27T16:55:00Z" w16du:dateUtc="2025-04-27T08:55:00Z">
          <w:pPr>
            <w:pStyle w:val="aff1"/>
            <w:keepNext/>
          </w:pPr>
        </w:pPrChange>
      </w:pPr>
      <w:r w:rsidRPr="0082384A">
        <w:t>爬虫模块完成数据获取后，前端页面通过遍历各个</w:t>
      </w:r>
      <w:r w:rsidRPr="0082384A">
        <w:t xml:space="preserve"> item </w:t>
      </w:r>
      <w:r w:rsidRPr="0082384A">
        <w:t>项，实现对已爬取微博热点数据的实时展示。数据以表格</w:t>
      </w:r>
      <w:del w:id="486" w:author="Big Pigeon" w:date="2025-04-27T16:55:00Z" w16du:dateUtc="2025-04-27T08:55:00Z">
        <w:r w:rsidRPr="0082384A" w:rsidDel="008548C7">
          <w:delText>（</w:delText>
        </w:r>
        <w:r w:rsidRPr="0082384A" w:rsidDel="008548C7">
          <w:delText>table</w:delText>
        </w:r>
        <w:r w:rsidRPr="0082384A" w:rsidDel="008548C7">
          <w:delText>）</w:delText>
        </w:r>
      </w:del>
      <w:r w:rsidRPr="0082384A">
        <w:t>形式进行可视化呈现，便于用户直观查看各条微博的核心信息。具体展示效果如图</w:t>
      </w:r>
      <w:r w:rsidRPr="0082384A">
        <w:t xml:space="preserve"> 5-3 </w:t>
      </w:r>
      <w:r w:rsidRPr="0082384A">
        <w:t>所示。</w:t>
      </w:r>
    </w:p>
    <w:p w14:paraId="302A69FE" w14:textId="78646065" w:rsidR="00604326" w:rsidRPr="001D6B49" w:rsidRDefault="001D6B49">
      <w:pPr>
        <w:pStyle w:val="aff1"/>
        <w:keepNext/>
      </w:pPr>
      <w:r w:rsidRPr="001D6B49">
        <w:rPr>
          <w:noProof/>
        </w:rPr>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487"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487"/>
      <w:r w:rsidRPr="001D6B49">
        <w:rPr>
          <w:rFonts w:ascii="Times New Roman" w:hAnsi="Times New Roman" w:cs="Times New Roman"/>
        </w:rPr>
        <w:t>微博爬虫效果展示</w:t>
      </w:r>
    </w:p>
    <w:p w14:paraId="02B901BD" w14:textId="77777777" w:rsidR="00604326" w:rsidRPr="001D6B49" w:rsidRDefault="001D6B49">
      <w:pPr>
        <w:pStyle w:val="a2"/>
        <w:rPr>
          <w:rFonts w:ascii="Times New Roman" w:hAnsi="Times New Roman" w:cs="Times New Roman"/>
        </w:rPr>
      </w:pPr>
      <w:bookmarkStart w:id="488" w:name="_Toc196418473"/>
      <w:r w:rsidRPr="001D6B49">
        <w:rPr>
          <w:rFonts w:ascii="Times New Roman" w:hAnsi="Times New Roman" w:cs="Times New Roman"/>
        </w:rPr>
        <w:lastRenderedPageBreak/>
        <w:t>热度事件分析模块实现</w:t>
      </w:r>
      <w:bookmarkEnd w:id="488"/>
    </w:p>
    <w:p w14:paraId="502F7C54" w14:textId="77777777" w:rsidR="0058032C" w:rsidRDefault="0082384A">
      <w:pPr>
        <w:pStyle w:val="a7"/>
        <w:rPr>
          <w:rFonts w:ascii="Times New Roman" w:hAnsi="Times New Roman" w:cs="Times New Roman"/>
        </w:rPr>
      </w:pPr>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表中的数据，选取点赞数、评论数、转发数等关键交互指标，采用熵权法对各指标进行动态权重分配，从而计算出每条微博的综合热度得分。最终，根据得分排序筛选出热度排名前</w:t>
      </w:r>
      <w:r w:rsidRPr="0082384A">
        <w:rPr>
          <w:rFonts w:ascii="Times New Roman" w:hAnsi="Times New Roman" w:cs="Times New Roman"/>
        </w:rPr>
        <w:t xml:space="preserve"> N </w:t>
      </w:r>
      <w:r w:rsidRPr="0082384A">
        <w:rPr>
          <w:rFonts w:ascii="Times New Roman" w:hAnsi="Times New Roman" w:cs="Times New Roman"/>
        </w:rPr>
        <w:t>的微博内容，在前端页面以列表形式进行展示。该模块有助于快速捕捉当前舆论关注焦点，提升系统的事件感知能力。</w:t>
      </w:r>
    </w:p>
    <w:p w14:paraId="06693813" w14:textId="77777777" w:rsidR="00604326" w:rsidRPr="001D6B49" w:rsidRDefault="001D6B49">
      <w:pPr>
        <w:pStyle w:val="a3"/>
        <w:rPr>
          <w:rFonts w:ascii="Times New Roman" w:hAnsi="Times New Roman"/>
        </w:rPr>
      </w:pPr>
      <w:bookmarkStart w:id="489" w:name="_Ref196408268"/>
      <w:bookmarkStart w:id="490" w:name="_Toc196418474"/>
      <w:r w:rsidRPr="001D6B49">
        <w:rPr>
          <w:rFonts w:ascii="Times New Roman" w:hAnsi="Times New Roman"/>
        </w:rPr>
        <w:t>热度事件得分计算</w:t>
      </w:r>
      <w:bookmarkEnd w:id="489"/>
      <w:bookmarkEnd w:id="490"/>
    </w:p>
    <w:p w14:paraId="0D98F577" w14:textId="43DC9BF1" w:rsidR="00604326" w:rsidRPr="001D6B49" w:rsidRDefault="001D6B49">
      <w:pPr>
        <w:pStyle w:val="a7"/>
        <w:rPr>
          <w:rFonts w:ascii="Times New Roman" w:hAnsi="Times New Roman" w:cs="Times New Roman"/>
        </w:rPr>
      </w:pPr>
      <w:r w:rsidRPr="001D6B49">
        <w:rPr>
          <w:rFonts w:ascii="Times New Roman" w:hAnsi="Times New Roman" w:cs="Times New Roman"/>
        </w:rPr>
        <w:t>热度事件</w:t>
      </w:r>
      <w:ins w:id="491" w:author="Big Pigeon" w:date="2025-04-27T16:57:00Z" w16du:dateUtc="2025-04-27T08:57:00Z">
        <w:r w:rsidR="008548C7">
          <w:rPr>
            <w:rFonts w:ascii="Times New Roman" w:hAnsi="Times New Roman" w:cs="Times New Roman" w:hint="eastAsia"/>
          </w:rPr>
          <w:t>得分主要</w:t>
        </w:r>
      </w:ins>
      <w:ins w:id="492" w:author="Big Pigeon" w:date="2025-04-27T16:58:00Z" w16du:dateUtc="2025-04-27T08:58:00Z">
        <w:r w:rsidR="008548C7">
          <w:rPr>
            <w:rFonts w:ascii="Times New Roman" w:hAnsi="Times New Roman" w:cs="Times New Roman" w:hint="eastAsia"/>
          </w:rPr>
          <w:t>通过</w:t>
        </w:r>
      </w:ins>
      <w:del w:id="493" w:author="Big Pigeon" w:date="2025-04-27T16:58:00Z" w16du:dateUtc="2025-04-27T08:58:00Z">
        <w:r w:rsidRPr="001D6B49" w:rsidDel="008548C7">
          <w:rPr>
            <w:rFonts w:ascii="Times New Roman" w:hAnsi="Times New Roman" w:cs="Times New Roman"/>
          </w:rPr>
          <w:delText>分析旨在识别和追踪在特定时间段内引起广泛关注的微博话题或事件。其实现逻辑主要依赖于对</w:delText>
        </w:r>
      </w:del>
      <w:r w:rsidRPr="001D6B49">
        <w:rPr>
          <w:rFonts w:ascii="Times New Roman" w:hAnsi="Times New Roman" w:cs="Times New Roman"/>
        </w:rPr>
        <w:t>微博数据中互动指标</w:t>
      </w:r>
      <w:ins w:id="494" w:author="Big Pigeon" w:date="2025-04-27T16:58:00Z" w16du:dateUtc="2025-04-27T08:58:00Z">
        <w:r w:rsidR="008548C7">
          <w:rPr>
            <w:rFonts w:ascii="Times New Roman" w:hAnsi="Times New Roman" w:cs="Times New Roman" w:hint="eastAsia"/>
          </w:rPr>
          <w:t>进行量化，包括一条微博的</w:t>
        </w:r>
      </w:ins>
      <w:del w:id="495" w:author="Big Pigeon" w:date="2025-04-27T16:58:00Z" w16du:dateUtc="2025-04-27T08:58:00Z">
        <w:r w:rsidRPr="001D6B49" w:rsidDel="008548C7">
          <w:rPr>
            <w:rFonts w:ascii="Times New Roman" w:hAnsi="Times New Roman" w:cs="Times New Roman"/>
          </w:rPr>
          <w:delText>（</w:delText>
        </w:r>
      </w:del>
      <w:r w:rsidRPr="001D6B49">
        <w:rPr>
          <w:rFonts w:ascii="Times New Roman" w:hAnsi="Times New Roman" w:cs="Times New Roman"/>
        </w:rPr>
        <w:t>转发</w:t>
      </w:r>
      <w:del w:id="496" w:author="Big Pigeon" w:date="2025-04-27T16:58:00Z" w16du:dateUtc="2025-04-27T08:58:00Z">
        <w:r w:rsidRPr="001D6B49" w:rsidDel="008548C7">
          <w:rPr>
            <w:rFonts w:ascii="Times New Roman" w:hAnsi="Times New Roman" w:cs="Times New Roman"/>
          </w:rPr>
          <w:delText>数</w:delText>
        </w:r>
      </w:del>
      <w:r w:rsidRPr="001D6B49">
        <w:rPr>
          <w:rFonts w:ascii="Times New Roman" w:hAnsi="Times New Roman" w:cs="Times New Roman"/>
        </w:rPr>
        <w:t>、评论</w:t>
      </w:r>
      <w:del w:id="497" w:author="Big Pigeon" w:date="2025-04-27T16:58:00Z" w16du:dateUtc="2025-04-27T08:58:00Z">
        <w:r w:rsidRPr="001D6B49" w:rsidDel="008548C7">
          <w:rPr>
            <w:rFonts w:ascii="Times New Roman" w:hAnsi="Times New Roman" w:cs="Times New Roman"/>
          </w:rPr>
          <w:delText>数</w:delText>
        </w:r>
      </w:del>
      <w:r w:rsidRPr="001D6B49">
        <w:rPr>
          <w:rFonts w:ascii="Times New Roman" w:hAnsi="Times New Roman" w:cs="Times New Roman"/>
        </w:rPr>
        <w:t>、点赞</w:t>
      </w:r>
      <w:ins w:id="498" w:author="Big Pigeon" w:date="2025-04-27T16:58:00Z" w16du:dateUtc="2025-04-27T08:58:00Z">
        <w:r w:rsidR="008548C7">
          <w:rPr>
            <w:rFonts w:ascii="Times New Roman" w:hAnsi="Times New Roman" w:cs="Times New Roman" w:hint="eastAsia"/>
          </w:rPr>
          <w:t>的具体</w:t>
        </w:r>
      </w:ins>
      <w:r w:rsidRPr="001D6B49">
        <w:rPr>
          <w:rFonts w:ascii="Times New Roman" w:hAnsi="Times New Roman" w:cs="Times New Roman"/>
        </w:rPr>
        <w:t>数</w:t>
      </w:r>
      <w:ins w:id="499" w:author="Big Pigeon" w:date="2025-04-27T16:58:00Z" w16du:dateUtc="2025-04-27T08:58:00Z">
        <w:r w:rsidR="008548C7">
          <w:rPr>
            <w:rFonts w:ascii="Times New Roman" w:hAnsi="Times New Roman" w:cs="Times New Roman" w:hint="eastAsia"/>
          </w:rPr>
          <w:t>量</w:t>
        </w:r>
      </w:ins>
      <w:del w:id="500" w:author="Big Pigeon" w:date="2025-04-27T16:58:00Z" w16du:dateUtc="2025-04-27T08:58:00Z">
        <w:r w:rsidRPr="001D6B49" w:rsidDel="008548C7">
          <w:rPr>
            <w:rFonts w:ascii="Times New Roman" w:hAnsi="Times New Roman" w:cs="Times New Roman"/>
          </w:rPr>
          <w:delText>）的量化分析</w:delText>
        </w:r>
      </w:del>
      <w:ins w:id="501" w:author="Big Pigeon" w:date="2025-04-27T16:58:00Z" w16du:dateUtc="2025-04-27T08:58:00Z">
        <w:r w:rsidR="008548C7">
          <w:rPr>
            <w:rFonts w:ascii="Times New Roman" w:hAnsi="Times New Roman" w:cs="Times New Roman" w:hint="eastAsia"/>
          </w:rPr>
          <w:t>，这些数据存储在</w:t>
        </w:r>
      </w:ins>
      <w:ins w:id="502" w:author="Big Pigeon" w:date="2025-04-27T17:02:00Z" w16du:dateUtc="2025-04-27T09:02:00Z">
        <w:r w:rsidR="008548C7">
          <w:rPr>
            <w:rFonts w:ascii="Times New Roman" w:hAnsi="Times New Roman" w:cs="Times New Roman" w:hint="eastAsia"/>
          </w:rPr>
          <w:t>comment</w:t>
        </w:r>
      </w:ins>
      <w:ins w:id="503" w:author="Big Pigeon" w:date="2025-04-27T16:59:00Z" w16du:dateUtc="2025-04-27T08:59:00Z">
        <w:r w:rsidR="008548C7">
          <w:rPr>
            <w:rFonts w:ascii="Times New Roman" w:hAnsi="Times New Roman" w:cs="Times New Roman" w:hint="eastAsia"/>
          </w:rPr>
          <w:t>表中的</w:t>
        </w:r>
        <w:r w:rsidR="008548C7">
          <w:rPr>
            <w:rFonts w:ascii="Times New Roman" w:hAnsi="Times New Roman" w:cs="Times New Roman" w:hint="eastAsia"/>
          </w:rPr>
          <w:t>count</w:t>
        </w:r>
        <w:r w:rsidR="008548C7">
          <w:rPr>
            <w:rFonts w:ascii="Times New Roman" w:hAnsi="Times New Roman" w:cs="Times New Roman" w:hint="eastAsia"/>
          </w:rPr>
          <w:t>字段，在系统</w:t>
        </w:r>
      </w:ins>
      <w:del w:id="504" w:author="Big Pigeon" w:date="2025-04-27T16:59:00Z" w16du:dateUtc="2025-04-27T08:59:00Z">
        <w:r w:rsidRPr="001D6B49" w:rsidDel="008548C7">
          <w:rPr>
            <w:rFonts w:ascii="Times New Roman" w:hAnsi="Times New Roman" w:cs="Times New Roman"/>
          </w:rPr>
          <w:delText>。系统首先</w:delText>
        </w:r>
      </w:del>
      <w:r w:rsidRPr="001D6B49">
        <w:rPr>
          <w:rFonts w:ascii="Times New Roman" w:hAnsi="Times New Roman" w:cs="Times New Roman"/>
        </w:rPr>
        <w:t>从</w:t>
      </w:r>
      <w:r w:rsidRPr="001D6B49">
        <w:rPr>
          <w:rFonts w:ascii="Times New Roman" w:hAnsi="Times New Roman" w:cs="Times New Roman"/>
        </w:rPr>
        <w:t>search</w:t>
      </w:r>
      <w:r w:rsidRPr="001D6B49">
        <w:rPr>
          <w:rFonts w:ascii="Times New Roman" w:hAnsi="Times New Roman" w:cs="Times New Roman"/>
        </w:rPr>
        <w:t>表中检索特定关键词</w:t>
      </w:r>
      <w:ins w:id="505" w:author="Big Pigeon" w:date="2025-04-27T16:59:00Z" w16du:dateUtc="2025-04-27T08:59:00Z">
        <w:r w:rsidR="008548C7">
          <w:rPr>
            <w:rFonts w:ascii="Times New Roman" w:hAnsi="Times New Roman" w:cs="Times New Roman" w:hint="eastAsia"/>
          </w:rPr>
          <w:t>后</w:t>
        </w:r>
      </w:ins>
      <w:ins w:id="506" w:author="Big Pigeon" w:date="2025-04-27T17:01:00Z" w16du:dateUtc="2025-04-27T09:01:00Z">
        <w:r w:rsidR="008548C7">
          <w:rPr>
            <w:rFonts w:ascii="Times New Roman" w:hAnsi="Times New Roman" w:cs="Times New Roman" w:hint="eastAsia"/>
          </w:rPr>
          <w:t>对</w:t>
        </w:r>
        <w:r w:rsidR="008548C7">
          <w:rPr>
            <w:rFonts w:ascii="Times New Roman" w:hAnsi="Times New Roman" w:cs="Times New Roman" w:hint="eastAsia"/>
          </w:rPr>
          <w:t>comment</w:t>
        </w:r>
        <w:r w:rsidR="008548C7">
          <w:rPr>
            <w:rFonts w:ascii="Times New Roman" w:hAnsi="Times New Roman" w:cs="Times New Roman" w:hint="eastAsia"/>
          </w:rPr>
          <w:t>表进行查找</w:t>
        </w:r>
      </w:ins>
      <w:del w:id="507" w:author="Big Pigeon" w:date="2025-04-27T16:59:00Z" w16du:dateUtc="2025-04-27T08:59:00Z">
        <w:r w:rsidRPr="001D6B49" w:rsidDel="008548C7">
          <w:rPr>
            <w:rFonts w:ascii="Times New Roman" w:hAnsi="Times New Roman" w:cs="Times New Roman"/>
          </w:rPr>
          <w:delText>或时间范围内的微博数据。随后</w:delText>
        </w:r>
      </w:del>
      <w:r w:rsidRPr="001D6B49">
        <w:rPr>
          <w:rFonts w:ascii="Times New Roman" w:hAnsi="Times New Roman" w:cs="Times New Roman"/>
        </w:rPr>
        <w:t>，</w:t>
      </w:r>
      <w:del w:id="508" w:author="Big Pigeon" w:date="2025-04-27T16:59:00Z" w16du:dateUtc="2025-04-27T08:59:00Z">
        <w:r w:rsidRPr="001D6B49" w:rsidDel="008548C7">
          <w:rPr>
            <w:rFonts w:ascii="Times New Roman" w:hAnsi="Times New Roman" w:cs="Times New Roman"/>
          </w:rPr>
          <w:delText>对</w:delText>
        </w:r>
      </w:del>
      <w:ins w:id="509" w:author="Big Pigeon" w:date="2025-04-27T17:01:00Z" w16du:dateUtc="2025-04-27T09:01:00Z">
        <w:r w:rsidR="008548C7">
          <w:rPr>
            <w:rFonts w:ascii="Times New Roman" w:hAnsi="Times New Roman" w:cs="Times New Roman" w:hint="eastAsia"/>
          </w:rPr>
          <w:t>从而</w:t>
        </w:r>
      </w:ins>
      <w:ins w:id="510" w:author="Big Pigeon" w:date="2025-04-27T16:59:00Z" w16du:dateUtc="2025-04-27T08:59:00Z">
        <w:r w:rsidR="008548C7">
          <w:rPr>
            <w:rFonts w:ascii="Times New Roman" w:hAnsi="Times New Roman" w:cs="Times New Roman" w:hint="eastAsia"/>
          </w:rPr>
          <w:t>得到</w:t>
        </w:r>
      </w:ins>
      <w:r w:rsidRPr="001D6B49">
        <w:rPr>
          <w:rFonts w:ascii="Times New Roman" w:hAnsi="Times New Roman" w:cs="Times New Roman"/>
        </w:rPr>
        <w:t>每条微博的</w:t>
      </w:r>
      <w:r w:rsidRPr="001D6B49">
        <w:rPr>
          <w:rFonts w:ascii="Times New Roman" w:hAnsi="Times New Roman" w:cs="Times New Roman"/>
        </w:rPr>
        <w:t>reposts_count</w:t>
      </w:r>
      <w:r w:rsidRPr="001D6B49">
        <w:rPr>
          <w:rFonts w:ascii="Times New Roman" w:hAnsi="Times New Roman" w:cs="Times New Roman"/>
        </w:rPr>
        <w:t>、</w:t>
      </w:r>
      <w:r w:rsidRPr="001D6B49">
        <w:rPr>
          <w:rFonts w:ascii="Times New Roman" w:hAnsi="Times New Roman" w:cs="Times New Roman"/>
        </w:rPr>
        <w:t>comments_count</w:t>
      </w:r>
      <w:ins w:id="511" w:author="Big Pigeon" w:date="2025-04-27T16:59:00Z" w16du:dateUtc="2025-04-27T08:59:00Z">
        <w:r w:rsidR="008548C7">
          <w:rPr>
            <w:rFonts w:ascii="Times New Roman" w:hAnsi="Times New Roman" w:cs="Times New Roman" w:hint="eastAsia"/>
          </w:rPr>
          <w:t>、</w:t>
        </w:r>
      </w:ins>
      <w:del w:id="512" w:author="Big Pigeon" w:date="2025-04-27T16:59:00Z" w16du:dateUtc="2025-04-27T08:59:00Z">
        <w:r w:rsidRPr="001D6B49" w:rsidDel="008548C7">
          <w:rPr>
            <w:rFonts w:ascii="Times New Roman" w:hAnsi="Times New Roman" w:cs="Times New Roman"/>
          </w:rPr>
          <w:delText>和</w:delText>
        </w:r>
      </w:del>
      <w:r w:rsidRPr="001D6B49">
        <w:rPr>
          <w:rFonts w:ascii="Times New Roman" w:hAnsi="Times New Roman" w:cs="Times New Roman"/>
        </w:rPr>
        <w:t>attitudes_count</w:t>
      </w:r>
      <w:r w:rsidRPr="001D6B49">
        <w:rPr>
          <w:rFonts w:ascii="Times New Roman" w:hAnsi="Times New Roman" w:cs="Times New Roman"/>
        </w:rPr>
        <w:t>字段</w:t>
      </w:r>
      <w:ins w:id="513" w:author="Big Pigeon" w:date="2025-04-27T16:59:00Z" w16du:dateUtc="2025-04-27T08:59:00Z">
        <w:r w:rsidR="008548C7">
          <w:rPr>
            <w:rFonts w:ascii="Times New Roman" w:hAnsi="Times New Roman" w:cs="Times New Roman" w:hint="eastAsia"/>
          </w:rPr>
          <w:t>，</w:t>
        </w:r>
      </w:ins>
      <w:ins w:id="514" w:author="Big Pigeon" w:date="2025-04-27T17:00:00Z" w16du:dateUtc="2025-04-27T09:00:00Z">
        <w:r w:rsidR="008548C7">
          <w:rPr>
            <w:rFonts w:ascii="Times New Roman" w:hAnsi="Times New Roman" w:cs="Times New Roman" w:hint="eastAsia"/>
          </w:rPr>
          <w:t>并</w:t>
        </w:r>
      </w:ins>
      <w:r w:rsidRPr="001D6B49">
        <w:rPr>
          <w:rFonts w:ascii="Times New Roman" w:hAnsi="Times New Roman" w:cs="Times New Roman"/>
        </w:rPr>
        <w:t>进行加权求和</w:t>
      </w:r>
      <w:ins w:id="515" w:author="Big Pigeon" w:date="2025-04-27T17:00:00Z" w16du:dateUtc="2025-04-27T09:00:00Z">
        <w:r w:rsidR="008548C7">
          <w:rPr>
            <w:rFonts w:ascii="Times New Roman" w:hAnsi="Times New Roman" w:cs="Times New Roman" w:hint="eastAsia"/>
          </w:rPr>
          <w:t>通过系统构建的热度得分模型</w:t>
        </w:r>
      </w:ins>
      <w:del w:id="516" w:author="Big Pigeon" w:date="2025-04-27T17:00:00Z" w16du:dateUtc="2025-04-27T09:00:00Z">
        <w:r w:rsidRPr="001D6B49" w:rsidDel="008548C7">
          <w:rPr>
            <w:rFonts w:ascii="Times New Roman" w:hAnsi="Times New Roman" w:cs="Times New Roman"/>
          </w:rPr>
          <w:delText>，</w:delText>
        </w:r>
      </w:del>
      <w:r w:rsidRPr="001D6B49">
        <w:rPr>
          <w:rFonts w:ascii="Times New Roman" w:hAnsi="Times New Roman" w:cs="Times New Roman"/>
        </w:rPr>
        <w:t>计算出一个综合热度得分。权重的设定可以根据</w:t>
      </w:r>
      <w:ins w:id="517" w:author="Big Pigeon" w:date="2025-04-27T17:00:00Z" w16du:dateUtc="2025-04-27T09:00:00Z">
        <w:r w:rsidR="008548C7">
          <w:rPr>
            <w:rFonts w:ascii="Times New Roman" w:hAnsi="Times New Roman" w:cs="Times New Roman" w:hint="eastAsia"/>
          </w:rPr>
          <w:t>具体</w:t>
        </w:r>
      </w:ins>
      <w:del w:id="518" w:author="Big Pigeon" w:date="2025-04-27T17:00:00Z" w16du:dateUtc="2025-04-27T09:00:00Z">
        <w:r w:rsidRPr="001D6B49" w:rsidDel="008548C7">
          <w:rPr>
            <w:rFonts w:ascii="Times New Roman" w:hAnsi="Times New Roman" w:cs="Times New Roman"/>
          </w:rPr>
          <w:delText>业务</w:delText>
        </w:r>
      </w:del>
      <w:r w:rsidRPr="001D6B49">
        <w:rPr>
          <w:rFonts w:ascii="Times New Roman" w:hAnsi="Times New Roman" w:cs="Times New Roman"/>
        </w:rPr>
        <w:t>需求进行调整，例如，评论和转发通常比点赞更能反映用户的参与度和话题的传播力，因此可以赋予更高的权重。</w:t>
      </w:r>
      <w:del w:id="519" w:author="Big Pigeon" w:date="2025-04-27T17:01:00Z" w16du:dateUtc="2025-04-27T09:01:00Z">
        <w:r w:rsidRPr="001D6B49" w:rsidDel="008548C7">
          <w:rPr>
            <w:rFonts w:ascii="Times New Roman" w:hAnsi="Times New Roman" w:cs="Times New Roman"/>
          </w:rPr>
          <w:delText>核心算法结合主要结合动态权重分配策略以及复合热度公式，</w:delText>
        </w:r>
      </w:del>
      <w:ins w:id="520" w:author="Big Pigeon" w:date="2025-04-27T17:01:00Z" w16du:dateUtc="2025-04-27T09:01:00Z">
        <w:r w:rsidR="008548C7">
          <w:rPr>
            <w:rFonts w:ascii="Times New Roman" w:hAnsi="Times New Roman" w:cs="Times New Roman" w:hint="eastAsia"/>
          </w:rPr>
          <w:t>热度得分模型的</w:t>
        </w:r>
      </w:ins>
      <w:r w:rsidRPr="001D6B49">
        <w:rPr>
          <w:rFonts w:ascii="Times New Roman" w:hAnsi="Times New Roman" w:cs="Times New Roman"/>
        </w:rPr>
        <w:t>具体实现如下：</w:t>
      </w:r>
    </w:p>
    <w:p w14:paraId="400D916D" w14:textId="49E33A11" w:rsidR="00604326" w:rsidRPr="001D6B49" w:rsidRDefault="001D6B49">
      <w:pPr>
        <w:pStyle w:val="a7"/>
        <w:rPr>
          <w:rFonts w:ascii="Times New Roman" w:hAnsi="Times New Roman" w:cs="Times New Roman"/>
        </w:rPr>
      </w:pPr>
      <w:r w:rsidRPr="001D6B49">
        <w:rPr>
          <w:rFonts w:ascii="Times New Roman" w:hAnsi="Times New Roman" w:cs="Times New Roman"/>
        </w:rPr>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表提取结构化数据，构建跨平台热度指标，基础指标包括：转发量、评论量、点赞量三部分，衍生指标包括传播深度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ins w:id="521" w:author="Big Pigeon" w:date="2025-04-27T17:02:00Z" w16du:dateUtc="2025-04-27T09:02:00Z">
        <w:r w:rsidR="008548C7">
          <w:rPr>
            <w:rFonts w:ascii="Times New Roman" w:hAnsi="Times New Roman" w:cs="Times New Roman" w:hint="eastAsia"/>
          </w:rPr>
          <w:t>、</w:t>
        </w:r>
      </w:ins>
      <w:del w:id="522" w:author="Big Pigeon" w:date="2025-04-27T17:02:00Z" w16du:dateUtc="2025-04-27T09:02:00Z">
        <w:r w:rsidRPr="001D6B49" w:rsidDel="008548C7">
          <w:rPr>
            <w:rFonts w:ascii="Times New Roman" w:hAnsi="Times New Roman" w:cs="Times New Roman"/>
          </w:rPr>
          <w:delText>和</w:delText>
        </w:r>
      </w:del>
      <w:r w:rsidRPr="001D6B49">
        <w:rPr>
          <w:rFonts w:ascii="Times New Roman" w:hAnsi="Times New Roman" w:cs="Times New Roman"/>
        </w:rPr>
        <w:t>时间衰减系数</w:t>
      </w:r>
      <w:r w:rsidRPr="001D6B49">
        <w:rPr>
          <w:rFonts w:ascii="Times New Roman" w:hAnsi="Times New Roman" w:cs="Times New Roman"/>
        </w:rPr>
        <w:t>T</w:t>
      </w:r>
      <w:r w:rsidRPr="001D6B49">
        <w:rPr>
          <w:rFonts w:ascii="Times New Roman" w:hAnsi="Times New Roman" w:cs="Times New Roman"/>
        </w:rPr>
        <w:t>，计算方式如</w:t>
      </w:r>
      <w:r w:rsidR="00921C6C">
        <w:rPr>
          <w:rFonts w:ascii="Times New Roman" w:hAnsi="Times New Roman" w:cs="Times New Roman" w:hint="eastAsia"/>
        </w:rPr>
        <w:t>式</w:t>
      </w:r>
      <w:r w:rsidR="00921C6C">
        <w:rPr>
          <w:rFonts w:ascii="Times New Roman" w:hAnsi="Times New Roman" w:cs="Times New Roman" w:hint="eastAsia"/>
        </w:rPr>
        <w:t>5-6</w:t>
      </w:r>
      <w:r w:rsidR="00921C6C">
        <w:rPr>
          <w:rFonts w:ascii="Times New Roman" w:hAnsi="Times New Roman" w:cs="Times New Roman" w:hint="eastAsia"/>
        </w:rPr>
        <w:t>、式</w:t>
      </w:r>
      <w:r w:rsidR="00921C6C">
        <w:rPr>
          <w:rFonts w:ascii="Times New Roman" w:hAnsi="Times New Roman" w:cs="Times New Roman" w:hint="eastAsia"/>
        </w:rPr>
        <w:t>5-7</w:t>
      </w:r>
      <w:r w:rsidR="00921C6C">
        <w:rPr>
          <w:rFonts w:ascii="Times New Roman" w:hAnsi="Times New Roman" w:cs="Times New Roman" w:hint="eastAsia"/>
        </w:rPr>
        <w:t>、式</w:t>
      </w:r>
      <w:r w:rsidR="00921C6C">
        <w:rPr>
          <w:rFonts w:ascii="Times New Roman" w:hAnsi="Times New Roman" w:cs="Times New Roman" w:hint="eastAsia"/>
        </w:rPr>
        <w:t>5-8</w:t>
      </w:r>
      <w:r w:rsidR="00921C6C">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15E53AA6" w:rsidR="00604326" w:rsidRPr="001D6B49" w:rsidRDefault="001D6B49">
            <w:pPr>
              <w:pStyle w:val="ab"/>
              <w:ind w:firstLine="402"/>
              <w:jc w:val="right"/>
              <w:rPr>
                <w:sz w:val="22"/>
                <w:szCs w:val="28"/>
              </w:rPr>
            </w:pPr>
            <w:r w:rsidRPr="001D6B49">
              <w:rPr>
                <w:sz w:val="22"/>
                <w:szCs w:val="28"/>
              </w:rPr>
              <w:t>(</w:t>
            </w:r>
            <w:r w:rsidR="0058032C">
              <w:fldChar w:fldCharType="begin"/>
            </w:r>
            <w:r w:rsidR="0058032C">
              <w:instrText xml:space="preserve"> STYLEREF 1 \s </w:instrText>
            </w:r>
            <w:r w:rsidR="0058032C">
              <w:fldChar w:fldCharType="separate"/>
            </w:r>
            <w:r w:rsidR="0058032C">
              <w:rPr>
                <w:noProof/>
              </w:rPr>
              <w:t>5</w:t>
            </w:r>
            <w:r w:rsidR="0058032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41389B41" w:rsidR="00604326" w:rsidRPr="001D6B49" w:rsidRDefault="001D6B49">
            <w:pPr>
              <w:pStyle w:val="ab"/>
              <w:ind w:firstLine="402"/>
              <w:jc w:val="right"/>
              <w:rPr>
                <w:sz w:val="22"/>
                <w:szCs w:val="28"/>
              </w:rPr>
            </w:pPr>
            <w:r w:rsidRPr="001D6B49">
              <w:rPr>
                <w:sz w:val="22"/>
                <w:szCs w:val="28"/>
              </w:rPr>
              <w:t>(</w:t>
            </w:r>
            <w:r w:rsidR="0058032C">
              <w:fldChar w:fldCharType="begin"/>
            </w:r>
            <w:r w:rsidR="0058032C">
              <w:instrText xml:space="preserve"> STYLEREF 1 \s </w:instrText>
            </w:r>
            <w:r w:rsidR="0058032C">
              <w:fldChar w:fldCharType="separate"/>
            </w:r>
            <w:r w:rsidR="0058032C">
              <w:rPr>
                <w:noProof/>
              </w:rPr>
              <w:t>5</w:t>
            </w:r>
            <w:r w:rsidR="0058032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39D6ACA" w:rsidR="00604326" w:rsidRPr="001D6B49" w:rsidRDefault="001D6B49">
            <w:pPr>
              <w:pStyle w:val="ab"/>
              <w:ind w:firstLine="402"/>
              <w:jc w:val="right"/>
              <w:rPr>
                <w:sz w:val="22"/>
                <w:szCs w:val="28"/>
              </w:rPr>
            </w:pPr>
            <w:r w:rsidRPr="001D6B49">
              <w:rPr>
                <w:sz w:val="22"/>
                <w:szCs w:val="28"/>
              </w:rPr>
              <w:t>(</w:t>
            </w:r>
            <w:r w:rsidR="0058032C">
              <w:fldChar w:fldCharType="begin"/>
            </w:r>
            <w:r w:rsidR="0058032C">
              <w:instrText xml:space="preserve"> STYLEREF 1 \s </w:instrText>
            </w:r>
            <w:r w:rsidR="0058032C">
              <w:fldChar w:fldCharType="separate"/>
            </w:r>
            <w:r w:rsidR="0058032C">
              <w:rPr>
                <w:noProof/>
              </w:rPr>
              <w:t>5</w:t>
            </w:r>
            <w:r w:rsidR="0058032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741EFA24"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动态权重分配算法采用熵权法动态计算指标权重，避免静态赋权的主观性</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w:t>
      </w:r>
      <w:r w:rsidR="00921C6C">
        <w:rPr>
          <w:rFonts w:ascii="Times New Roman" w:hAnsi="Times New Roman" w:cs="Times New Roman" w:hint="eastAsia"/>
        </w:rPr>
        <w:t>9</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00000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9302008" w:rsidR="00604326" w:rsidRPr="001D6B49" w:rsidRDefault="001D6B49">
            <w:pPr>
              <w:pStyle w:val="ab"/>
              <w:ind w:firstLine="402"/>
              <w:jc w:val="right"/>
              <w:rPr>
                <w:sz w:val="22"/>
                <w:szCs w:val="28"/>
              </w:rPr>
            </w:pPr>
            <w:r w:rsidRPr="001D6B49">
              <w:rPr>
                <w:sz w:val="22"/>
                <w:szCs w:val="28"/>
              </w:rPr>
              <w:t>(</w:t>
            </w:r>
            <w:r w:rsidR="0058032C">
              <w:fldChar w:fldCharType="begin"/>
            </w:r>
            <w:r w:rsidR="0058032C">
              <w:instrText xml:space="preserve"> STYLEREF 1 \s </w:instrText>
            </w:r>
            <w:r w:rsidR="0058032C">
              <w:fldChar w:fldCharType="separate"/>
            </w:r>
            <w:r w:rsidR="0058032C">
              <w:rPr>
                <w:noProof/>
              </w:rPr>
              <w:t>5</w:t>
            </w:r>
            <w:r w:rsidR="0058032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018EA964"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r w:rsidRPr="001D6B49">
        <w:rPr>
          <w:rFonts w:ascii="Times New Roman" w:hAnsi="Times New Roman" w:cs="Times New Roman"/>
        </w:rPr>
        <w:t>i</w:t>
      </w:r>
      <w:r w:rsidRPr="001D6B49">
        <w:rPr>
          <w:rFonts w:ascii="Times New Roman" w:hAnsi="Times New Roman" w:cs="Times New Roman"/>
        </w:rPr>
        <w:t>个指标在第</w:t>
      </w:r>
      <w:r w:rsidRPr="001D6B49">
        <w:rPr>
          <w:rFonts w:ascii="Times New Roman" w:hAnsi="Times New Roman" w:cs="Times New Roman"/>
        </w:rPr>
        <w:t>k</w:t>
      </w:r>
      <w:r w:rsidRPr="001D6B49">
        <w:rPr>
          <w:rFonts w:ascii="Times New Roman" w:hAnsi="Times New Roman" w:cs="Times New Roman"/>
        </w:rPr>
        <w:t>条微博的归一化值。最终热度得分公式</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-10</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16324D95" w:rsidR="00604326" w:rsidRPr="001D6B49" w:rsidRDefault="001D6B49">
            <w:pPr>
              <w:pStyle w:val="ab"/>
              <w:ind w:firstLine="402"/>
              <w:jc w:val="right"/>
              <w:rPr>
                <w:sz w:val="22"/>
                <w:szCs w:val="28"/>
              </w:rPr>
            </w:pPr>
            <w:r w:rsidRPr="001D6B49">
              <w:rPr>
                <w:sz w:val="22"/>
                <w:szCs w:val="28"/>
              </w:rPr>
              <w:t>(</w:t>
            </w:r>
            <w:r w:rsidR="0058032C">
              <w:fldChar w:fldCharType="begin"/>
            </w:r>
            <w:r w:rsidR="0058032C">
              <w:instrText xml:space="preserve"> STYLEREF 1 \s </w:instrText>
            </w:r>
            <w:r w:rsidR="0058032C">
              <w:fldChar w:fldCharType="separate"/>
            </w:r>
            <w:r w:rsidR="0058032C">
              <w:rPr>
                <w:noProof/>
              </w:rPr>
              <w:t>5</w:t>
            </w:r>
            <w:r w:rsidR="0058032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6EA053D6" w:rsidR="00604326" w:rsidRPr="001D6B49" w:rsidRDefault="001D6B49">
      <w:pPr>
        <w:pStyle w:val="a7"/>
        <w:rPr>
          <w:rFonts w:ascii="Times New Roman" w:hAnsi="Times New Roman" w:cs="Times New Roman"/>
        </w:rPr>
      </w:pPr>
      <w:del w:id="523" w:author="Big Pigeon" w:date="2025-04-27T17:05:00Z" w16du:dateUtc="2025-04-27T09:05:00Z">
        <w:r w:rsidRPr="001D6B49" w:rsidDel="008548C7">
          <w:rPr>
            <w:rFonts w:ascii="Times New Roman" w:hAnsi="Times New Roman" w:cs="Times New Roman"/>
          </w:rPr>
          <w:lastRenderedPageBreak/>
          <w:delText>得到热度得分后，系统对微博进行排序，筛选出热度最高的</w:delText>
        </w:r>
        <w:r w:rsidRPr="001D6B49" w:rsidDel="008548C7">
          <w:rPr>
            <w:rFonts w:ascii="Times New Roman" w:hAnsi="Times New Roman" w:cs="Times New Roman"/>
          </w:rPr>
          <w:delText>Top N</w:delText>
        </w:r>
        <w:r w:rsidRPr="001D6B49" w:rsidDel="008548C7">
          <w:rPr>
            <w:rFonts w:ascii="Times New Roman" w:hAnsi="Times New Roman" w:cs="Times New Roman"/>
          </w:rPr>
          <w:delText>条微博</w:delText>
        </w:r>
      </w:del>
      <w:del w:id="524" w:author="Big Pigeon" w:date="2025-04-27T17:03:00Z" w16du:dateUtc="2025-04-27T09:03:00Z">
        <w:r w:rsidRPr="001D6B49" w:rsidDel="008548C7">
          <w:rPr>
            <w:rFonts w:ascii="Times New Roman" w:hAnsi="Times New Roman" w:cs="Times New Roman" w:hint="eastAsia"/>
          </w:rPr>
          <w:delText>作为潜在的热点事件</w:delText>
        </w:r>
        <w:r w:rsidRPr="001D6B49" w:rsidDel="008548C7">
          <w:rPr>
            <w:rFonts w:ascii="Times New Roman" w:hAnsi="Times New Roman" w:cs="Times New Roman"/>
          </w:rPr>
          <w:delText>。</w:delText>
        </w:r>
      </w:del>
      <w:del w:id="525" w:author="Big Pigeon" w:date="2025-04-27T17:05:00Z" w16du:dateUtc="2025-04-27T09:05:00Z">
        <w:r w:rsidRPr="001D6B49" w:rsidDel="008548C7">
          <w:rPr>
            <w:rFonts w:ascii="Times New Roman" w:hAnsi="Times New Roman" w:cs="Times New Roman"/>
          </w:rPr>
          <w:delText>前端页面</w:delText>
        </w:r>
      </w:del>
      <w:del w:id="526" w:author="Big Pigeon" w:date="2025-04-27T17:03:00Z" w16du:dateUtc="2025-04-27T09:03:00Z">
        <w:r w:rsidRPr="001D6B49" w:rsidDel="008548C7">
          <w:rPr>
            <w:rFonts w:ascii="Times New Roman" w:hAnsi="Times New Roman" w:cs="Times New Roman"/>
          </w:rPr>
          <w:delText>（如</w:delText>
        </w:r>
      </w:del>
      <w:del w:id="527" w:author="Big Pigeon" w:date="2025-04-27T17:05:00Z" w16du:dateUtc="2025-04-27T09:05:00Z">
        <w:r w:rsidRPr="001D6B49" w:rsidDel="008548C7">
          <w:rPr>
            <w:rFonts w:ascii="Times New Roman" w:hAnsi="Times New Roman" w:cs="Times New Roman"/>
          </w:rPr>
          <w:delText>user_search_index.html</w:delText>
        </w:r>
      </w:del>
      <w:del w:id="528" w:author="Big Pigeon" w:date="2025-04-27T17:03:00Z" w16du:dateUtc="2025-04-27T09:03:00Z">
        <w:r w:rsidRPr="001D6B49" w:rsidDel="008548C7">
          <w:rPr>
            <w:rFonts w:ascii="Times New Roman" w:hAnsi="Times New Roman" w:cs="Times New Roman"/>
          </w:rPr>
          <w:delText>）</w:delText>
        </w:r>
      </w:del>
      <w:del w:id="529" w:author="Big Pigeon" w:date="2025-04-27T17:05:00Z" w16du:dateUtc="2025-04-27T09:05:00Z">
        <w:r w:rsidRPr="001D6B49" w:rsidDel="008548C7">
          <w:rPr>
            <w:rFonts w:ascii="Times New Roman" w:hAnsi="Times New Roman" w:cs="Times New Roman"/>
          </w:rPr>
          <w:delText>负责展示这些热点事件列表，</w:delText>
        </w:r>
      </w:del>
      <w:del w:id="530" w:author="Big Pigeon" w:date="2025-04-27T17:04:00Z" w16du:dateUtc="2025-04-27T09:04:00Z">
        <w:r w:rsidRPr="001D6B49" w:rsidDel="008548C7">
          <w:rPr>
            <w:rFonts w:ascii="Times New Roman" w:hAnsi="Times New Roman" w:cs="Times New Roman"/>
          </w:rPr>
          <w:delText>通</w:delText>
        </w:r>
      </w:del>
      <w:del w:id="531" w:author="Big Pigeon" w:date="2025-04-27T17:03:00Z" w16du:dateUtc="2025-04-27T09:03:00Z">
        <w:r w:rsidRPr="001D6B49" w:rsidDel="008548C7">
          <w:rPr>
            <w:rFonts w:ascii="Times New Roman" w:hAnsi="Times New Roman" w:cs="Times New Roman"/>
          </w:rPr>
          <w:delText>常</w:delText>
        </w:r>
      </w:del>
      <w:del w:id="532" w:author="Big Pigeon" w:date="2025-04-27T17:05:00Z" w16du:dateUtc="2025-04-27T09:05:00Z">
        <w:r w:rsidRPr="001D6B49" w:rsidDel="008548C7">
          <w:rPr>
            <w:rFonts w:ascii="Times New Roman" w:hAnsi="Times New Roman" w:cs="Times New Roman"/>
          </w:rPr>
          <w:delText>包含微博内容摘要、发布者信息、各项互动指标</w:delText>
        </w:r>
      </w:del>
      <w:del w:id="533" w:author="Big Pigeon" w:date="2025-04-27T17:04:00Z" w16du:dateUtc="2025-04-27T09:04:00Z">
        <w:r w:rsidRPr="001D6B49" w:rsidDel="008548C7">
          <w:rPr>
            <w:rFonts w:ascii="Times New Roman" w:hAnsi="Times New Roman" w:cs="Times New Roman"/>
          </w:rPr>
          <w:delText>以及计算出的热度得分。用户可以点击查看微博详情。此外，系统还可以结合时间维度，绘制热度趋势图，展示特定事件或关键词的热度随时间的变化情况，帮助用户理解事件的发展脉络和舆情演变。</w:delText>
        </w:r>
      </w:del>
    </w:p>
    <w:p w14:paraId="3572D2F7" w14:textId="77777777" w:rsidR="00604326" w:rsidRPr="001D6B49" w:rsidRDefault="001D6B49">
      <w:pPr>
        <w:pStyle w:val="a3"/>
        <w:rPr>
          <w:rFonts w:ascii="Times New Roman" w:hAnsi="Times New Roman"/>
        </w:rPr>
      </w:pPr>
      <w:bookmarkStart w:id="534" w:name="_Toc196418475"/>
      <w:r w:rsidRPr="001D6B49">
        <w:rPr>
          <w:rFonts w:ascii="Times New Roman" w:hAnsi="Times New Roman"/>
        </w:rPr>
        <w:t>热门帖子分析与展示</w:t>
      </w:r>
      <w:bookmarkEnd w:id="534"/>
    </w:p>
    <w:p w14:paraId="11142DB8" w14:textId="7DE0CB19" w:rsidR="00604326" w:rsidRPr="001D6B49" w:rsidRDefault="008548C7" w:rsidP="0082384A">
      <w:pPr>
        <w:pStyle w:val="a7"/>
        <w:rPr>
          <w:rFonts w:ascii="Times New Roman" w:hAnsi="Times New Roman" w:cs="Times New Roman" w:hint="eastAsia"/>
        </w:rPr>
      </w:pPr>
      <w:ins w:id="535" w:author="Big Pigeon" w:date="2025-04-27T17:05:00Z" w16du:dateUtc="2025-04-27T09:05:00Z">
        <w:r w:rsidRPr="001D6B49">
          <w:rPr>
            <w:rFonts w:ascii="Times New Roman" w:hAnsi="Times New Roman" w:cs="Times New Roman"/>
          </w:rPr>
          <w:t>得到热度得分后，系统对微博进行排序，筛选出热度最高的</w:t>
        </w:r>
        <w:r w:rsidRPr="001D6B49">
          <w:rPr>
            <w:rFonts w:ascii="Times New Roman" w:hAnsi="Times New Roman" w:cs="Times New Roman"/>
          </w:rPr>
          <w:t>Top N</w:t>
        </w:r>
        <w:r w:rsidRPr="001D6B49">
          <w:rPr>
            <w:rFonts w:ascii="Times New Roman" w:hAnsi="Times New Roman" w:cs="Times New Roman"/>
          </w:rPr>
          <w:t>条微博</w:t>
        </w:r>
        <w:r>
          <w:rPr>
            <w:rFonts w:ascii="Times New Roman" w:hAnsi="Times New Roman" w:cs="Times New Roman" w:hint="eastAsia"/>
          </w:rPr>
          <w:t>进行展示，</w:t>
        </w:r>
        <w:r w:rsidRPr="001D6B49">
          <w:rPr>
            <w:rFonts w:ascii="Times New Roman" w:hAnsi="Times New Roman" w:cs="Times New Roman"/>
          </w:rPr>
          <w:t>前端页面</w:t>
        </w:r>
        <w:r w:rsidRPr="001D6B49">
          <w:rPr>
            <w:rFonts w:ascii="Times New Roman" w:hAnsi="Times New Roman" w:cs="Times New Roman"/>
          </w:rPr>
          <w:t>user_search_index.html</w:t>
        </w:r>
        <w:r w:rsidRPr="001D6B49">
          <w:rPr>
            <w:rFonts w:ascii="Times New Roman" w:hAnsi="Times New Roman" w:cs="Times New Roman"/>
          </w:rPr>
          <w:t>负责展示这些热点事件列表，包含微博内容摘要、发布者信息、各项互动指标</w:t>
        </w:r>
        <w:r>
          <w:rPr>
            <w:rFonts w:ascii="Times New Roman" w:hAnsi="Times New Roman" w:cs="Times New Roman" w:hint="eastAsia"/>
          </w:rPr>
          <w:t>等内容</w:t>
        </w:r>
      </w:ins>
      <w:ins w:id="536" w:author="Big Pigeon" w:date="2025-04-27T17:10:00Z" w16du:dateUtc="2025-04-27T09:10:00Z">
        <w:r w:rsidR="00D74A14">
          <w:rPr>
            <w:rFonts w:ascii="Times New Roman" w:hAnsi="Times New Roman" w:cs="Times New Roman" w:hint="eastAsia"/>
          </w:rPr>
          <w:t>，</w:t>
        </w:r>
        <w:r w:rsidR="00D74A14">
          <w:rPr>
            <w:rFonts w:ascii="Times New Roman" w:hAnsi="Times New Roman" w:cs="Times New Roman" w:hint="eastAsia"/>
          </w:rPr>
          <w:t>weiboTiezi.html</w:t>
        </w:r>
        <w:r w:rsidR="00D74A14">
          <w:rPr>
            <w:rFonts w:ascii="Times New Roman" w:hAnsi="Times New Roman" w:cs="Times New Roman" w:hint="eastAsia"/>
          </w:rPr>
          <w:t>中展示</w:t>
        </w:r>
      </w:ins>
      <w:ins w:id="537" w:author="Big Pigeon" w:date="2025-04-27T17:11:00Z" w16du:dateUtc="2025-04-27T09:11:00Z">
        <w:r w:rsidR="00D74A14">
          <w:rPr>
            <w:rFonts w:ascii="Times New Roman" w:hAnsi="Times New Roman" w:cs="Times New Roman" w:hint="eastAsia"/>
          </w:rPr>
          <w:t>热度排名靠前的帖子列表，包括了其基本信息、地区、评论数、点赞数等，同时还能够识别</w:t>
        </w:r>
      </w:ins>
      <w:ins w:id="538" w:author="Big Pigeon" w:date="2025-04-27T17:12:00Z" w16du:dateUtc="2025-04-27T09:12:00Z">
        <w:r w:rsidR="00D74A14">
          <w:rPr>
            <w:rFonts w:ascii="Times New Roman" w:hAnsi="Times New Roman" w:cs="Times New Roman" w:hint="eastAsia"/>
          </w:rPr>
          <w:t>关键评论者，分析用户与帖子的互动方式，挖掘舆情扩散中的影响因素等。在展示方式上，除了传统的列表式展示，还结合了网络图等可视化方法，展示帖子的传播情况。</w:t>
        </w:r>
      </w:ins>
      <w:del w:id="539" w:author="Big Pigeon" w:date="2025-04-27T17:05:00Z" w16du:dateUtc="2025-04-27T09:05:00Z">
        <w:r w:rsidR="0082384A" w:rsidRPr="0082384A" w:rsidDel="008548C7">
          <w:rPr>
            <w:rFonts w:ascii="Times New Roman" w:hAnsi="Times New Roman" w:cs="Times New Roman" w:hint="eastAsia"/>
          </w:rPr>
          <w:delText>本部分在热度事件分析的基础上，进一步聚焦于已识别出的高热度帖子的内容特征与传播模式的深入分析。系统在前端页面</w:delText>
        </w:r>
        <w:r w:rsidR="0082384A" w:rsidRPr="0082384A" w:rsidDel="008548C7">
          <w:rPr>
            <w:rFonts w:ascii="Times New Roman" w:hAnsi="Times New Roman" w:cs="Times New Roman" w:hint="eastAsia"/>
          </w:rPr>
          <w:delText xml:space="preserve"> weiboTiezi.html </w:delText>
        </w:r>
        <w:r w:rsidR="0082384A" w:rsidRPr="0082384A" w:rsidDel="008548C7">
          <w:rPr>
            <w:rFonts w:ascii="Times New Roman" w:hAnsi="Times New Roman" w:cs="Times New Roman" w:hint="eastAsia"/>
          </w:rPr>
          <w:delText>中展示热度排名靠前的帖子列表，涵盖基本信息与核心热度指标，如点赞数、评论数和转发数等。</w:delText>
        </w:r>
      </w:del>
      <w:del w:id="540" w:author="Big Pigeon" w:date="2025-04-27T17:06:00Z" w16du:dateUtc="2025-04-27T09:06:00Z">
        <w:r w:rsidR="0082384A" w:rsidRPr="0082384A" w:rsidDel="00D74A14">
          <w:rPr>
            <w:rFonts w:ascii="Times New Roman" w:hAnsi="Times New Roman" w:cs="Times New Roman" w:hint="eastAsia"/>
          </w:rPr>
          <w:delText>在此基础上，模块还支持对帖子的传播路径进行扩展性分析，例如通过追踪转发链条揭示帖子的扩散过程，但该功能通常需要更高权限的</w:delText>
        </w:r>
        <w:r w:rsidR="0082384A" w:rsidRPr="0082384A" w:rsidDel="00D74A14">
          <w:rPr>
            <w:rFonts w:ascii="Times New Roman" w:hAnsi="Times New Roman" w:cs="Times New Roman" w:hint="eastAsia"/>
          </w:rPr>
          <w:delText xml:space="preserve"> API </w:delText>
        </w:r>
        <w:r w:rsidR="0082384A" w:rsidRPr="0082384A" w:rsidDel="00D74A14">
          <w:rPr>
            <w:rFonts w:ascii="Times New Roman" w:hAnsi="Times New Roman" w:cs="Times New Roman" w:hint="eastAsia"/>
          </w:rPr>
          <w:delText>接口或更加复杂的爬取策略。同时，还可以识别关键评论者，分析用户与帖子的互动模式，挖掘舆情扩散中的关键节点与影响因素。在展示方式上，除传统的列表式呈现外，可结合网络图等可视化手段，直观展现帖子传播网络和用户互动结构，进一步提升系统对热点事件内部传播机制的解析能力。</w:delText>
        </w:r>
      </w:del>
      <w:del w:id="541" w:author="Big Pigeon" w:date="2025-04-27T17:05:00Z" w16du:dateUtc="2025-04-27T09:05:00Z">
        <w:r w:rsidR="001D6B49" w:rsidRPr="001D6B49" w:rsidDel="00D74A14">
          <w:rPr>
            <w:rFonts w:ascii="Times New Roman" w:hAnsi="Times New Roman" w:cs="Times New Roman"/>
          </w:rPr>
          <w:delText>。</w:delText>
        </w:r>
      </w:del>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542" w:name="_Toc196418476"/>
      <w:r w:rsidRPr="001D6B49">
        <w:rPr>
          <w:rFonts w:ascii="Times New Roman" w:hAnsi="Times New Roman" w:cs="Times New Roman"/>
        </w:rPr>
        <w:lastRenderedPageBreak/>
        <w:t>舆情情感分析模块实现</w:t>
      </w:r>
      <w:bookmarkEnd w:id="542"/>
    </w:p>
    <w:p w14:paraId="1936349D" w14:textId="252805AF" w:rsidR="00921C6C" w:rsidRDefault="0082384A" w:rsidP="00921C6C">
      <w:pPr>
        <w:pStyle w:val="a7"/>
      </w:pPr>
      <w:r w:rsidRPr="0082384A">
        <w:rPr>
          <w:rFonts w:hint="eastAsia"/>
        </w:rPr>
        <w:t>舆情情感分析模块主要</w:t>
      </w:r>
      <w:del w:id="543" w:author="Big Pigeon" w:date="2025-04-27T17:13:00Z" w16du:dateUtc="2025-04-27T09:13:00Z">
        <w:r w:rsidRPr="0082384A" w:rsidDel="00D74A14">
          <w:rPr>
            <w:rFonts w:hint="eastAsia"/>
          </w:rPr>
          <w:delText>通过深度语义理解与统计建模方法，实现对单条微博或微博集合的情感倾向识别与主题提取。系统</w:delText>
        </w:r>
      </w:del>
      <w:r w:rsidRPr="0082384A">
        <w:rPr>
          <w:rFonts w:hint="eastAsia"/>
        </w:rPr>
        <w:t>采用</w:t>
      </w:r>
      <w:del w:id="544" w:author="Big Pigeon" w:date="2025-04-27T17:14:00Z" w16du:dateUtc="2025-04-27T09:14:00Z">
        <w:r w:rsidRPr="0082384A" w:rsidDel="00D74A14">
          <w:rPr>
            <w:rFonts w:hint="eastAsia"/>
          </w:rPr>
          <w:delText>基于</w:delText>
        </w:r>
      </w:del>
      <w:r w:rsidRPr="0082384A">
        <w:rPr>
          <w:rFonts w:hint="eastAsia"/>
        </w:rPr>
        <w:t>朴素贝叶斯与</w:t>
      </w:r>
      <w:r w:rsidRPr="0082384A">
        <w:rPr>
          <w:rFonts w:hint="eastAsia"/>
        </w:rPr>
        <w:t xml:space="preserve"> BERT </w:t>
      </w:r>
      <w:r w:rsidRPr="0082384A">
        <w:rPr>
          <w:rFonts w:hint="eastAsia"/>
        </w:rPr>
        <w:t>的混合模型架构，</w:t>
      </w:r>
      <w:del w:id="545" w:author="Big Pigeon" w:date="2025-04-27T17:13:00Z" w16du:dateUtc="2025-04-27T09:13:00Z">
        <w:r w:rsidRPr="0082384A" w:rsidDel="00D74A14">
          <w:rPr>
            <w:rFonts w:hint="eastAsia"/>
          </w:rPr>
          <w:delText>充分</w:delText>
        </w:r>
      </w:del>
      <w:ins w:id="546" w:author="Big Pigeon" w:date="2025-04-27T17:14:00Z" w16du:dateUtc="2025-04-27T09:14:00Z">
        <w:r w:rsidR="00D74A14">
          <w:rPr>
            <w:rFonts w:hint="eastAsia"/>
          </w:rPr>
          <w:t>通过</w:t>
        </w:r>
      </w:ins>
      <w:del w:id="547" w:author="Big Pigeon" w:date="2025-04-27T17:14:00Z" w16du:dateUtc="2025-04-27T09:14:00Z">
        <w:r w:rsidRPr="0082384A" w:rsidDel="00D74A14">
          <w:rPr>
            <w:rFonts w:hint="eastAsia"/>
          </w:rPr>
          <w:delText>利用</w:delText>
        </w:r>
      </w:del>
      <w:r w:rsidRPr="0082384A">
        <w:rPr>
          <w:rFonts w:hint="eastAsia"/>
        </w:rPr>
        <w:t>预训练语言模型的语义表征能力</w:t>
      </w:r>
      <w:ins w:id="548" w:author="Big Pigeon" w:date="2025-04-27T17:13:00Z" w16du:dateUtc="2025-04-27T09:13:00Z">
        <w:r w:rsidR="00D74A14">
          <w:rPr>
            <w:rFonts w:hint="eastAsia"/>
          </w:rPr>
          <w:t>并结合</w:t>
        </w:r>
      </w:ins>
      <w:del w:id="549" w:author="Big Pigeon" w:date="2025-04-27T17:13:00Z" w16du:dateUtc="2025-04-27T09:13:00Z">
        <w:r w:rsidRPr="0082384A" w:rsidDel="00D74A14">
          <w:rPr>
            <w:rFonts w:hint="eastAsia"/>
          </w:rPr>
          <w:delText>与</w:delText>
        </w:r>
      </w:del>
      <w:r w:rsidRPr="0082384A">
        <w:rPr>
          <w:rFonts w:hint="eastAsia"/>
        </w:rPr>
        <w:t>朴素贝叶斯分类器</w:t>
      </w:r>
      <w:ins w:id="550" w:author="Big Pigeon" w:date="2025-04-27T17:13:00Z" w16du:dateUtc="2025-04-27T09:13:00Z">
        <w:r w:rsidR="00D74A14">
          <w:rPr>
            <w:rFonts w:hint="eastAsia"/>
          </w:rPr>
          <w:t>进行微博</w:t>
        </w:r>
      </w:ins>
      <w:ins w:id="551" w:author="Big Pigeon" w:date="2025-04-27T17:14:00Z" w16du:dateUtc="2025-04-27T09:14:00Z">
        <w:r w:rsidR="00D74A14">
          <w:rPr>
            <w:rFonts w:hint="eastAsia"/>
          </w:rPr>
          <w:t>文本</w:t>
        </w:r>
      </w:ins>
      <w:ins w:id="552" w:author="Big Pigeon" w:date="2025-04-27T17:13:00Z" w16du:dateUtc="2025-04-27T09:13:00Z">
        <w:r w:rsidR="00D74A14">
          <w:rPr>
            <w:rFonts w:hint="eastAsia"/>
          </w:rPr>
          <w:t>的舆情情感分析</w:t>
        </w:r>
      </w:ins>
      <w:del w:id="553" w:author="Big Pigeon" w:date="2025-04-27T17:13:00Z" w16du:dateUtc="2025-04-27T09:13:00Z">
        <w:r w:rsidRPr="0082384A" w:rsidDel="00D74A14">
          <w:rPr>
            <w:rFonts w:hint="eastAsia"/>
          </w:rPr>
          <w:delText>的高效性，提升微博文本在中文社交媒体场景下的情感分类准确率与分析效果</w:delText>
        </w:r>
      </w:del>
      <w:r w:rsidRPr="0082384A">
        <w:rPr>
          <w:rFonts w:hint="eastAsia"/>
        </w:rPr>
        <w:t>，为舆情监测与趋势判断提供支持。</w:t>
      </w:r>
      <w:bookmarkStart w:id="554" w:name="_Toc196418477"/>
    </w:p>
    <w:p w14:paraId="22113D93" w14:textId="69B328EE" w:rsidR="00604326" w:rsidRPr="001D6B49" w:rsidRDefault="001D6B49" w:rsidP="00921C6C">
      <w:pPr>
        <w:pStyle w:val="a3"/>
      </w:pPr>
      <w:r w:rsidRPr="001D6B49">
        <w:t>情感分类实现</w:t>
      </w:r>
      <w:bookmarkEnd w:id="554"/>
    </w:p>
    <w:p w14:paraId="0A73F20B" w14:textId="50F79C8C" w:rsidR="00604326" w:rsidRPr="001D6B49" w:rsidRDefault="007F6BBD">
      <w:pPr>
        <w:pStyle w:val="a7"/>
        <w:rPr>
          <w:rFonts w:ascii="Times New Roman" w:hAnsi="Times New Roman" w:cs="Times New Roman"/>
        </w:rPr>
      </w:pPr>
      <w:r w:rsidRPr="007F6BBD">
        <w:rPr>
          <w:rFonts w:ascii="Times New Roman" w:hAnsi="Times New Roman" w:cs="Times New Roman"/>
        </w:rPr>
        <w:t>情感分类的目标是判别微博文本所表达的情绪倾向，通常划分为积极、消极或中性三类。本文采用朴素贝叶斯模型与</w:t>
      </w:r>
      <w:r w:rsidRPr="007F6BBD">
        <w:rPr>
          <w:rFonts w:ascii="Times New Roman" w:hAnsi="Times New Roman" w:cs="Times New Roman"/>
        </w:rPr>
        <w:t xml:space="preserve"> BERT </w:t>
      </w:r>
      <w:r w:rsidRPr="007F6BBD">
        <w:rPr>
          <w:rFonts w:ascii="Times New Roman" w:hAnsi="Times New Roman" w:cs="Times New Roman"/>
        </w:rPr>
        <w:t>预训练模型相结合的方法进行情感分类。对于新的微博文本，首先进行分词、去除停用词、词向量转换等预处理操作，然后输入训练好的模型进行预测，输出对应的情感类别。</w:t>
      </w:r>
    </w:p>
    <w:p w14:paraId="1D1947F8" w14:textId="08875621" w:rsidR="00604326" w:rsidRPr="001D6B49" w:rsidRDefault="007F6BBD" w:rsidP="007E70B4">
      <w:pPr>
        <w:pStyle w:val="a7"/>
        <w:rPr>
          <w:rFonts w:ascii="Times New Roman" w:hAnsi="Times New Roman" w:cs="Times New Roman"/>
        </w:rPr>
      </w:pPr>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对微博文本进行深度语义编码，提取上下文语义特征；随后在朴素贝叶斯分类器上进行监督学习训练，基于文本中的特征分布完成情感分类。最终，模型根据文本中积极与消极特征的权重计算整体情感倾向，并输出分类结果</w:t>
      </w:r>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30615226" w:rsidR="00604326" w:rsidRPr="001D6B49" w:rsidRDefault="001D6B49" w:rsidP="00304899">
      <w:pPr>
        <w:pStyle w:val="a7"/>
        <w:ind w:firstLineChars="0"/>
        <w:rPr>
          <w:rFonts w:ascii="Times New Roman" w:hAnsi="Times New Roman" w:cs="Times New Roman"/>
        </w:rPr>
      </w:pPr>
      <w:r w:rsidRPr="001D6B49">
        <w:rPr>
          <w:rFonts w:ascii="Times New Roman" w:hAnsi="Times New Roman" w:cs="Times New Roman"/>
        </w:rPr>
        <w:t>本</w:t>
      </w:r>
      <w:r w:rsidR="004015A0" w:rsidRPr="004015A0">
        <w:rPr>
          <w:rFonts w:ascii="Times New Roman" w:hAnsi="Times New Roman" w:cs="Times New Roman"/>
        </w:rPr>
        <w:t>文采用了</w:t>
      </w:r>
      <w:r w:rsidR="004015A0" w:rsidRPr="004015A0">
        <w:rPr>
          <w:rFonts w:ascii="Times New Roman" w:hAnsi="Times New Roman" w:cs="Times New Roman"/>
        </w:rPr>
        <w:t xml:space="preserve"> bert-base-chinese </w:t>
      </w:r>
      <w:r w:rsidR="004015A0" w:rsidRPr="004015A0">
        <w:rPr>
          <w:rFonts w:ascii="Times New Roman" w:hAnsi="Times New Roman" w:cs="Times New Roman"/>
        </w:rPr>
        <w:t>预训练模型作为文本编码器。该模型由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标记对应的隐状态作为整条文本的全局语义表示，用于后续情感分类任务。其内部多头自注意力机制的计算过程如</w:t>
      </w:r>
      <w:r w:rsidR="004015A0">
        <w:rPr>
          <w:rFonts w:ascii="Times New Roman" w:hAnsi="Times New Roman" w:cs="Times New Roman" w:hint="eastAsia"/>
        </w:rPr>
        <w:t>式</w:t>
      </w:r>
      <w:r w:rsidR="00304899">
        <w:rPr>
          <w:rFonts w:ascii="Times New Roman" w:hAnsi="Times New Roman" w:cs="Times New Roman" w:hint="eastAsia"/>
        </w:rPr>
        <w:t>5</w:t>
      </w:r>
      <w:r w:rsidR="004015A0">
        <w:rPr>
          <w:rFonts w:ascii="Times New Roman" w:hAnsi="Times New Roman" w:cs="Times New Roman"/>
        </w:rPr>
        <w:t>-11</w:t>
      </w:r>
      <w:r w:rsidR="004015A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p>
        </w:tc>
        <w:tc>
          <w:tcPr>
            <w:tcW w:w="7513" w:type="dxa"/>
            <w:vAlign w:val="center"/>
          </w:tcPr>
          <w:p w14:paraId="1D6F6D7F" w14:textId="77777777" w:rsidR="00604326" w:rsidRPr="001D6B49" w:rsidRDefault="00000000">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6548C3E8" w:rsidR="00604326" w:rsidRPr="001D6B49" w:rsidRDefault="001D6B49">
            <w:pPr>
              <w:pStyle w:val="ab"/>
              <w:ind w:firstLine="402"/>
              <w:jc w:val="right"/>
              <w:rPr>
                <w:sz w:val="22"/>
                <w:szCs w:val="28"/>
              </w:rPr>
            </w:pPr>
            <w:r w:rsidRPr="001D6B49">
              <w:rPr>
                <w:sz w:val="22"/>
                <w:szCs w:val="28"/>
              </w:rPr>
              <w:t>(</w:t>
            </w:r>
            <w:r w:rsidR="00304899">
              <w:fldChar w:fldCharType="begin"/>
            </w:r>
            <w:r w:rsidR="00304899">
              <w:instrText xml:space="preserve"> STYLEREF 1 \s </w:instrText>
            </w:r>
            <w:r w:rsidR="00304899">
              <w:fldChar w:fldCharType="separate"/>
            </w:r>
            <w:r w:rsidR="00304899">
              <w:rPr>
                <w:noProof/>
              </w:rPr>
              <w:t>5</w:t>
            </w:r>
            <w:r w:rsidR="00304899">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158ADF16" w:rsidR="00604326" w:rsidRPr="001D6B49" w:rsidRDefault="004015A0">
      <w:pPr>
        <w:pStyle w:val="a7"/>
        <w:ind w:firstLineChars="0"/>
        <w:rPr>
          <w:rFonts w:ascii="Times New Roman" w:hAnsi="Times New Roman" w:cs="Times New Roman"/>
        </w:rPr>
      </w:pPr>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Softmax </w:t>
      </w:r>
      <w:r w:rsidRPr="004015A0">
        <w:rPr>
          <w:rFonts w:ascii="Times New Roman" w:hAnsi="Times New Roman" w:cs="Times New Roman"/>
        </w:rPr>
        <w:t>函数输出各类别的预测概率。具体计算过程如</w:t>
      </w:r>
      <w:r w:rsidR="00913568">
        <w:rPr>
          <w:rFonts w:ascii="Times New Roman" w:hAnsi="Times New Roman" w:cs="Times New Roman" w:hint="eastAsia"/>
        </w:rPr>
        <w:t>式</w:t>
      </w:r>
      <w:r w:rsidR="00913568">
        <w:rPr>
          <w:rFonts w:ascii="Times New Roman" w:hAnsi="Times New Roman" w:cs="Times New Roman" w:hint="eastAsia"/>
        </w:rPr>
        <w:t>5-12</w:t>
      </w:r>
      <w:r w:rsidR="00913568">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4AB2D7DC" w:rsidR="00604326" w:rsidRPr="001D6B49" w:rsidRDefault="001D6B49">
            <w:pPr>
              <w:pStyle w:val="ab"/>
              <w:ind w:firstLine="402"/>
              <w:jc w:val="right"/>
              <w:rPr>
                <w:sz w:val="22"/>
                <w:szCs w:val="28"/>
              </w:rPr>
            </w:pPr>
            <w:r w:rsidRPr="001D6B49">
              <w:rPr>
                <w:sz w:val="22"/>
                <w:szCs w:val="28"/>
              </w:rPr>
              <w:t>(</w:t>
            </w:r>
            <w:r w:rsidR="00304899">
              <w:fldChar w:fldCharType="begin"/>
            </w:r>
            <w:r w:rsidR="00304899">
              <w:instrText xml:space="preserve"> STYLEREF 1 \s </w:instrText>
            </w:r>
            <w:r w:rsidR="00304899">
              <w:fldChar w:fldCharType="separate"/>
            </w:r>
            <w:r w:rsidR="00304899">
              <w:rPr>
                <w:noProof/>
              </w:rPr>
              <w:t>5</w:t>
            </w:r>
            <w:r w:rsidR="00304899">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53FA533B"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w:t>
      </w:r>
      <w:r w:rsidR="00304899">
        <w:rPr>
          <w:rFonts w:ascii="Times New Roman" w:hAnsi="Times New Roman" w:cs="Times New Roman" w:hint="eastAsia"/>
        </w:rPr>
        <w:t>分类器</w:t>
      </w:r>
    </w:p>
    <w:p w14:paraId="578E825B" w14:textId="3A128E71" w:rsidR="00913568" w:rsidRPr="001D6B49" w:rsidRDefault="00913568" w:rsidP="00913568">
      <w:pPr>
        <w:pStyle w:val="a7"/>
        <w:ind w:firstLineChars="0"/>
        <w:rPr>
          <w:rFonts w:ascii="Times New Roman" w:hAnsi="Times New Roman" w:cs="Times New Roman"/>
        </w:rPr>
      </w:pPr>
      <w:r w:rsidRPr="001D6B49">
        <w:rPr>
          <w:rFonts w:ascii="Times New Roman" w:hAnsi="Times New Roman" w:cs="Times New Roman"/>
        </w:rPr>
        <w:t>对于朴素贝叶斯模型，基于贝叶斯定理与特征条件独立假设，其后验概率计算</w:t>
      </w:r>
      <w:r>
        <w:rPr>
          <w:rFonts w:ascii="Times New Roman" w:hAnsi="Times New Roman" w:cs="Times New Roman" w:hint="eastAsia"/>
        </w:rPr>
        <w:t>公式如式</w:t>
      </w:r>
      <w:r>
        <w:rPr>
          <w:rFonts w:ascii="Times New Roman" w:hAnsi="Times New Roman" w:cs="Times New Roman" w:hint="eastAsia"/>
        </w:rPr>
        <w:t>5-13</w:t>
      </w:r>
      <w:r>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3E0F1C15" w14:textId="77777777" w:rsidTr="00AC5CBE">
        <w:trPr>
          <w:trHeight w:val="841"/>
        </w:trPr>
        <w:tc>
          <w:tcPr>
            <w:tcW w:w="851" w:type="dxa"/>
            <w:vAlign w:val="center"/>
          </w:tcPr>
          <w:p w14:paraId="112BBC12" w14:textId="77777777" w:rsidR="00913568" w:rsidRPr="001D6B49" w:rsidRDefault="00913568" w:rsidP="00AC5CBE">
            <w:pPr>
              <w:pStyle w:val="ab"/>
              <w:ind w:firstLine="402"/>
              <w:rPr>
                <w:sz w:val="22"/>
                <w:szCs w:val="28"/>
              </w:rPr>
            </w:pPr>
          </w:p>
        </w:tc>
        <w:tc>
          <w:tcPr>
            <w:tcW w:w="7513" w:type="dxa"/>
            <w:vAlign w:val="center"/>
          </w:tcPr>
          <w:p w14:paraId="55DABE4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3C37FEA" w14:textId="77777777" w:rsidR="00913568" w:rsidRPr="001D6B49" w:rsidRDefault="00913568" w:rsidP="00AC5CBE">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Pr>
                <w:noProof/>
              </w:rPr>
              <w:t>5</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64B536EE" w14:textId="7A7752B8" w:rsidR="00913568" w:rsidRPr="001D6B49"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lastRenderedPageBreak/>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r>
        <w:rPr>
          <w:rFonts w:ascii="Times New Roman" w:hAnsi="Times New Roman" w:cs="Times New Roman" w:hint="eastAsia"/>
        </w:rPr>
        <w:t>，计算过程如式</w:t>
      </w:r>
      <w:r>
        <w:rPr>
          <w:rFonts w:ascii="Times New Roman" w:hAnsi="Times New Roman" w:cs="Times New Roman" w:hint="eastAsia"/>
        </w:rPr>
        <w:t>5-14</w:t>
      </w:r>
      <w:r>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1DDACB20" w14:textId="77777777" w:rsidTr="00AC5CBE">
        <w:trPr>
          <w:trHeight w:val="841"/>
        </w:trPr>
        <w:tc>
          <w:tcPr>
            <w:tcW w:w="851" w:type="dxa"/>
            <w:vAlign w:val="center"/>
          </w:tcPr>
          <w:p w14:paraId="1709387B" w14:textId="77777777" w:rsidR="00913568" w:rsidRPr="001D6B49" w:rsidRDefault="00913568" w:rsidP="00AC5CBE">
            <w:pPr>
              <w:pStyle w:val="ab"/>
              <w:ind w:firstLine="402"/>
              <w:rPr>
                <w:sz w:val="22"/>
                <w:szCs w:val="28"/>
              </w:rPr>
            </w:pPr>
          </w:p>
        </w:tc>
        <w:tc>
          <w:tcPr>
            <w:tcW w:w="7513" w:type="dxa"/>
            <w:vAlign w:val="center"/>
          </w:tcPr>
          <w:p w14:paraId="57C88F5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430C3F8" w14:textId="77777777" w:rsidR="00913568" w:rsidRPr="001D6B49" w:rsidRDefault="00913568" w:rsidP="00AC5CBE">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Pr>
                <w:noProof/>
              </w:rPr>
              <w:t>5</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47E218" w14:textId="6DAF4FC8" w:rsidR="00913568"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78A4230F" w14:textId="72F41651" w:rsidR="00604326" w:rsidRPr="00304899" w:rsidRDefault="00304899" w:rsidP="00304899">
      <w:pPr>
        <w:pStyle w:val="a7"/>
        <w:rPr>
          <w:rFonts w:ascii="宋体" w:hAnsi="宋体"/>
        </w:rPr>
      </w:pPr>
      <w:r w:rsidRPr="00304899">
        <w:rPr>
          <w:rFonts w:ascii="Times New Roman" w:hAnsi="Times New Roman" w:cs="Times New Roman" w:hint="eastAsia"/>
        </w:rPr>
        <w:t>将</w:t>
      </w:r>
      <w:r w:rsidRPr="00304899">
        <w:rPr>
          <w:rFonts w:ascii="Times New Roman" w:hAnsi="Times New Roman" w:cs="Times New Roman"/>
        </w:rPr>
        <w:t>768</w:t>
      </w:r>
      <w:r w:rsidRPr="00304899">
        <w:rPr>
          <w:rFonts w:ascii="Times New Roman" w:hAnsi="Times New Roman" w:cs="Times New Roman" w:hint="eastAsia"/>
        </w:rPr>
        <w:t>维</w:t>
      </w:r>
      <w:r w:rsidRPr="00304899">
        <w:rPr>
          <w:rFonts w:ascii="Times New Roman" w:hAnsi="Times New Roman" w:cs="Times New Roman"/>
        </w:rPr>
        <w:t>BERT</w:t>
      </w:r>
      <w:r w:rsidRPr="00304899">
        <w:rPr>
          <w:rFonts w:ascii="Times New Roman" w:hAnsi="Times New Roman" w:cs="Times New Roman" w:hint="eastAsia"/>
        </w:rPr>
        <w:t>向量视为</w:t>
      </w:r>
      <w:r w:rsidRPr="00304899">
        <w:rPr>
          <w:rFonts w:ascii="宋体" w:hAnsi="宋体" w:hint="eastAsia"/>
        </w:rPr>
        <w:t>连续型特征，假设每个维度服从高斯分布</w:t>
      </w:r>
      <w:r>
        <w:rPr>
          <w:rFonts w:ascii="宋体" w:hAnsi="宋体" w:hint="eastAsia"/>
        </w:rPr>
        <w:t>，</w:t>
      </w:r>
      <w:r w:rsidRPr="00304899">
        <w:rPr>
          <w:rFonts w:ascii="宋体" w:hAnsi="宋体" w:hint="eastAsia"/>
        </w:rPr>
        <w:t>计算每个情感类别下各维度的均值和方差</w:t>
      </w:r>
      <w:r>
        <w:rPr>
          <w:rFonts w:ascii="宋体" w:hAnsi="宋体" w:hint="eastAsia"/>
        </w:rPr>
        <w:t>，</w:t>
      </w:r>
      <w:r w:rsidRPr="00304899">
        <w:rPr>
          <w:rFonts w:ascii="宋体" w:hAnsi="宋体" w:hint="eastAsia"/>
        </w:rPr>
        <w:t>通过最大似然估计求解</w:t>
      </w:r>
      <w:r w:rsidR="00913568" w:rsidRPr="00913568">
        <w:rPr>
          <w:rFonts w:ascii="宋体" w:hAnsi="宋体" w:hint="eastAsia"/>
        </w:rPr>
        <w:t>样本</w:t>
      </w:r>
      <w:r w:rsidR="00913568">
        <w:rPr>
          <w:rFonts w:ascii="宋体" w:hAnsi="宋体" w:hint="eastAsia"/>
        </w:rPr>
        <w:t>的</w:t>
      </w:r>
      <w:r>
        <w:rPr>
          <w:rFonts w:ascii="宋体" w:hAnsi="宋体" w:hint="eastAsia"/>
        </w:rPr>
        <w:t>后验概率</w:t>
      </w:r>
      <w:r w:rsidR="00913568">
        <w:rPr>
          <w:rFonts w:ascii="宋体" w:hAnsi="宋体" w:hint="eastAsia"/>
        </w:rPr>
        <w:t>，最后</w:t>
      </w:r>
      <w:r w:rsidR="00913568" w:rsidRPr="00913568">
        <w:rPr>
          <w:rFonts w:ascii="宋体" w:hAnsi="宋体" w:hint="eastAsia"/>
        </w:rPr>
        <w:t>选择后验概率最大的类别作为最终情感标签</w:t>
      </w:r>
      <w:r w:rsidR="00913568">
        <w:rPr>
          <w:rFonts w:ascii="宋体" w:hAnsi="宋体" w:hint="eastAsia"/>
        </w:rPr>
        <w:t>，概率计算公式如式5-15所示。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3AD37092" w:rsidR="00604326" w:rsidRPr="00913568" w:rsidRDefault="00913568">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r>
                      <m:rPr>
                        <m:sty m:val="p"/>
                      </m:rPr>
                      <w:rPr>
                        <w:rFonts w:ascii="Cambria Math" w:hAnsi="Cambria Math"/>
                      </w:rPr>
                      <m:t>CLS</m:t>
                    </m:r>
                    <m: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i=1</m:t>
                        </m:r>
                      </m:sub>
                      <m:sup>
                        <m:r>
                          <w:rPr>
                            <w:rFonts w:ascii="Cambria Math" w:eastAsia="Cambria Math" w:hAnsi="Cambria Math" w:cs="Cambria Math"/>
                          </w:rPr>
                          <m:t>768</m:t>
                        </m:r>
                      </m:sup>
                    </m:sSubSup>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2π</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e>
                        </m:rad>
                      </m:den>
                    </m:f>
                    <m:r>
                      <w:rPr>
                        <w:rFonts w:ascii="Cambria Math" w:eastAsia="Cambria Math" w:hAnsi="Cambria Math" w:cs="Cambria Math"/>
                      </w:rPr>
                      <m:t>exp</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k,i</m:t>
                                        </m:r>
                                      </m:sub>
                                    </m:sSub>
                                  </m:e>
                                </m:d>
                              </m:e>
                              <m:sup>
                                <m:r>
                                  <w:rPr>
                                    <w:rFonts w:ascii="Cambria Math" w:eastAsia="Cambria Math" w:hAnsi="Cambria Math" w:cs="Cambria Math"/>
                                  </w:rPr>
                                  <m:t>2</m:t>
                                </m:r>
                              </m:sup>
                            </m:sSup>
                          </m:num>
                          <m:den>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den>
                        </m:f>
                      </m:e>
                    </m:d>
                  </m:num>
                  <m:den>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k</m:t>
                            </m:r>
                          </m:sub>
                        </m:sSub>
                      </m:e>
                    </m:d>
                  </m:den>
                </m:f>
              </m:oMath>
            </m:oMathPara>
          </w:p>
        </w:tc>
        <w:tc>
          <w:tcPr>
            <w:tcW w:w="992" w:type="dxa"/>
            <w:vAlign w:val="center"/>
          </w:tcPr>
          <w:p w14:paraId="42AF9B22" w14:textId="61FA6F7D" w:rsidR="00604326" w:rsidRPr="001D6B49" w:rsidRDefault="001D6B49">
            <w:pPr>
              <w:pStyle w:val="ab"/>
              <w:ind w:firstLine="402"/>
              <w:jc w:val="right"/>
              <w:rPr>
                <w:sz w:val="22"/>
                <w:szCs w:val="28"/>
              </w:rPr>
            </w:pPr>
            <w:r w:rsidRPr="001D6B49">
              <w:rPr>
                <w:sz w:val="22"/>
                <w:szCs w:val="28"/>
              </w:rPr>
              <w:t>(</w:t>
            </w:r>
            <w:r w:rsidR="00304899">
              <w:fldChar w:fldCharType="begin"/>
            </w:r>
            <w:r w:rsidR="00304899">
              <w:instrText xml:space="preserve"> STYLEREF 1 \s </w:instrText>
            </w:r>
            <w:r w:rsidR="00304899">
              <w:fldChar w:fldCharType="separate"/>
            </w:r>
            <w:r w:rsidR="00304899">
              <w:rPr>
                <w:noProof/>
              </w:rPr>
              <w:t>5</w:t>
            </w:r>
            <w:r w:rsidR="00304899">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0BA091E7" w:rsidR="00604326" w:rsidRPr="001D6B49" w:rsidRDefault="00913568" w:rsidP="00913568">
      <w:pPr>
        <w:pStyle w:val="a7"/>
        <w:rPr>
          <w:rFonts w:ascii="Times New Roman" w:hAnsi="Times New Roman" w:cs="Times New Roman"/>
        </w:rPr>
      </w:pPr>
      <w:r w:rsidRPr="00913568">
        <w:rPr>
          <w:rFonts w:ascii="Times New Roman" w:hAnsi="Times New Roman" w:cs="Times New Roman" w:hint="eastAsia"/>
        </w:rPr>
        <w:t>其中</w:t>
      </w:r>
      <m:oMath>
        <m:sSub>
          <m:sSubPr>
            <m:ctrlPr/>
          </m:sSubPr>
          <m:e>
            <m:r>
              <m:t>μ</m:t>
            </m:r>
          </m:e>
          <m:sub>
            <m:r>
              <m:t>k,i</m:t>
            </m:r>
          </m:sub>
        </m:sSub>
      </m:oMath>
      <w:r>
        <w:rPr>
          <w:rFonts w:ascii="Times New Roman" w:hAnsi="Times New Roman" w:cs="Times New Roman" w:hint="eastAsia"/>
        </w:rPr>
        <w:t>和</w:t>
      </w:r>
      <m:oMath>
        <m:sSubSup>
          <m:sSubSupPr>
            <m:ctrlPr/>
          </m:sSubSupPr>
          <m:e>
            <m:r>
              <m:t>σ</m:t>
            </m:r>
          </m:e>
          <m:sub>
            <m:r>
              <m:t>k,i</m:t>
            </m:r>
          </m:sub>
          <m:sup/>
        </m:sSubSup>
      </m:oMath>
      <w:r w:rsidRPr="00913568">
        <w:rPr>
          <w:rFonts w:ascii="Times New Roman" w:hAnsi="Times New Roman" w:cs="Times New Roman" w:hint="eastAsia"/>
        </w:rPr>
        <w:t>为类别</w:t>
      </w:r>
      <m:oMath>
        <m:sSub>
          <m:sSubPr>
            <m:ctrlPr/>
          </m:sSubPr>
          <m:e>
            <m:r>
              <m:t>c</m:t>
            </m:r>
          </m:e>
          <m:sub>
            <m:r>
              <m:t>k</m:t>
            </m:r>
          </m:sub>
        </m:sSub>
      </m:oMath>
      <w:r w:rsidRPr="00913568">
        <w:rPr>
          <w:rFonts w:ascii="Times New Roman" w:hAnsi="Times New Roman" w:cs="Times New Roman" w:hint="eastAsia"/>
        </w:rPr>
        <w:t>下第</w:t>
      </w:r>
      <w:r w:rsidRPr="00913568">
        <w:rPr>
          <w:rFonts w:ascii="Times New Roman" w:hAnsi="Times New Roman" w:cs="Times New Roman" w:hint="eastAsia"/>
        </w:rPr>
        <w:t>i</w:t>
      </w:r>
      <w:r w:rsidRPr="00913568">
        <w:rPr>
          <w:rFonts w:ascii="Times New Roman" w:hAnsi="Times New Roman" w:cs="Times New Roman" w:hint="eastAsia"/>
        </w:rPr>
        <w:t>维特征的均值和方差</w:t>
      </w:r>
      <w:r w:rsidR="001D6B49" w:rsidRPr="001D6B49">
        <w:rPr>
          <w:rFonts w:ascii="Times New Roman" w:hAnsi="Times New Roman" w:cs="Times New Roman"/>
        </w:rPr>
        <w:t>。</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在超参数的选择上，本文通过实验确定了合适的训练轮数（</w:t>
      </w:r>
      <w:r w:rsidRPr="001D6B49">
        <w:rPr>
          <w:rFonts w:ascii="Times New Roman" w:hAnsi="Times New Roman" w:cs="Times New Roman"/>
        </w:rPr>
        <w:t>num_train_epochs=4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r w:rsidRPr="001D6B49">
        <w:rPr>
          <w:rFonts w:ascii="Times New Roman" w:hAnsi="Times New Roman" w:cs="Times New Roman"/>
        </w:rPr>
        <w:t>AdamW</w:t>
      </w:r>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，更加符合微博短文本的特性。具体实现代码如下：</w:t>
      </w:r>
    </w:p>
    <w:p w14:paraId="736FEE8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training_args = TrainingArguments(</w:t>
      </w:r>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output_dir="./results",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num_train_epochs=4,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learning_rate=3e-5,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gradient_accumulation_steps=2,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per_device_train_batch_size=16,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per_device_eval_batch_size=64,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weight_decay=0.01,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logging_dir="./logs",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logging_steps=10,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optim="adamw_torch",</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09C925C6"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损失函数选用交叉熵损失（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w:t>
      </w:r>
      <w:r w:rsidR="00921C6C">
        <w:rPr>
          <w:rFonts w:ascii="Times New Roman" w:hAnsi="Times New Roman" w:cs="Times New Roman" w:hint="eastAsia"/>
        </w:rPr>
        <w:t>式</w:t>
      </w:r>
      <w:r w:rsidR="00921C6C">
        <w:rPr>
          <w:rFonts w:ascii="Times New Roman" w:hAnsi="Times New Roman" w:cs="Times New Roman" w:hint="eastAsia"/>
        </w:rPr>
        <w:t>5-16</w:t>
      </w:r>
      <w:r w:rsidR="00921C6C">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346399A0" w:rsidR="00604326" w:rsidRPr="001D6B49" w:rsidRDefault="001D6B49">
            <w:pPr>
              <w:pStyle w:val="ab"/>
              <w:ind w:firstLine="402"/>
              <w:jc w:val="right"/>
              <w:rPr>
                <w:sz w:val="22"/>
                <w:szCs w:val="28"/>
              </w:rPr>
            </w:pPr>
            <w:r w:rsidRPr="001D6B49">
              <w:rPr>
                <w:sz w:val="22"/>
                <w:szCs w:val="28"/>
              </w:rPr>
              <w:t>(</w:t>
            </w:r>
            <w:r w:rsidR="00921C6C">
              <w:fldChar w:fldCharType="begin"/>
            </w:r>
            <w:r w:rsidR="00921C6C">
              <w:instrText xml:space="preserve"> STYLEREF 1 \s </w:instrText>
            </w:r>
            <w:r w:rsidR="00921C6C">
              <w:fldChar w:fldCharType="separate"/>
            </w:r>
            <w:r w:rsidR="00921C6C">
              <w:rPr>
                <w:noProof/>
              </w:rPr>
              <w:t>5</w:t>
            </w:r>
            <w:r w:rsidR="00921C6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913568"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5961BFD3" w:rsidR="00913568" w:rsidRPr="001D6B49" w:rsidRDefault="00913568">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11470037" w14:textId="705A1A18" w:rsidR="00913568" w:rsidRPr="001D6B49" w:rsidRDefault="00913568">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6BDFF2F4" w14:textId="05AFB467" w:rsidR="00913568" w:rsidRPr="001D6B49" w:rsidRDefault="00913568">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9786498" w14:textId="1D4BA55B" w:rsidR="00913568" w:rsidRPr="001D6B49" w:rsidRDefault="00913568">
            <w:pPr>
              <w:jc w:val="center"/>
              <w:rPr>
                <w:szCs w:val="21"/>
              </w:rPr>
            </w:pPr>
            <w:r w:rsidRPr="001D6B49">
              <w:rPr>
                <w:szCs w:val="21"/>
              </w:rPr>
              <w:t>0.25</w:t>
            </w:r>
            <w:r w:rsidRPr="001D6B49">
              <w:rPr>
                <w:szCs w:val="21"/>
              </w:rPr>
              <w:t>小时</w:t>
            </w:r>
          </w:p>
        </w:tc>
      </w:tr>
      <w:tr w:rsidR="00913568"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5321A81E" w:rsidR="00913568" w:rsidRPr="001D6B49" w:rsidRDefault="00913568">
            <w:pPr>
              <w:jc w:val="center"/>
              <w:rPr>
                <w:szCs w:val="21"/>
              </w:rPr>
            </w:pPr>
            <w:r w:rsidRPr="001D6B49">
              <w:rPr>
                <w:szCs w:val="21"/>
              </w:rPr>
              <w:t>混合模型（本文）</w:t>
            </w:r>
          </w:p>
        </w:tc>
        <w:tc>
          <w:tcPr>
            <w:tcW w:w="0" w:type="auto"/>
            <w:shd w:val="clear" w:color="auto" w:fill="FFFFFF"/>
            <w:tcMar>
              <w:top w:w="180" w:type="dxa"/>
              <w:left w:w="240" w:type="dxa"/>
              <w:bottom w:w="180" w:type="dxa"/>
              <w:right w:w="240" w:type="dxa"/>
            </w:tcMar>
            <w:vAlign w:val="center"/>
          </w:tcPr>
          <w:p w14:paraId="0E8C2962" w14:textId="7CA7258D" w:rsidR="00913568" w:rsidRPr="001D6B49" w:rsidRDefault="00913568">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321C44DB" w14:textId="64A3579F" w:rsidR="00913568" w:rsidRPr="001D6B49" w:rsidRDefault="00913568">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018A5E81" w14:textId="732DED99" w:rsidR="00913568" w:rsidRPr="001D6B49" w:rsidRDefault="00913568">
            <w:pPr>
              <w:jc w:val="center"/>
              <w:rPr>
                <w:szCs w:val="21"/>
              </w:rPr>
            </w:pPr>
            <w:r w:rsidRPr="001D6B49">
              <w:rPr>
                <w:szCs w:val="21"/>
              </w:rPr>
              <w:t>4.7</w:t>
            </w:r>
            <w:r w:rsidRPr="001D6B49">
              <w:rPr>
                <w:szCs w:val="21"/>
              </w:rPr>
              <w:t>小时</w:t>
            </w:r>
          </w:p>
        </w:tc>
      </w:tr>
    </w:tbl>
    <w:p w14:paraId="6292B7C8" w14:textId="6D406242"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00921C6C">
        <w:rPr>
          <w:rFonts w:ascii="Times New Roman" w:hAnsi="Times New Roman" w:cs="Times New Roman" w:hint="eastAsia"/>
        </w:rPr>
        <w:t>，</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00921C6C">
        <w:rPr>
          <w:rFonts w:ascii="Times New Roman" w:hAnsi="Times New Roman" w:cs="Times New Roman" w:hint="eastAsia"/>
        </w:rPr>
        <w:t>，</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555" w:name="_Toc196418478"/>
      <w:r w:rsidRPr="001D6B49">
        <w:rPr>
          <w:rFonts w:ascii="Times New Roman" w:hAnsi="Times New Roman"/>
        </w:rPr>
        <w:t>舆情分析可视化展示</w:t>
      </w:r>
      <w:bookmarkEnd w:id="555"/>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根据得分的正负或区间，将微博划分为积极、消极或中性。例如，</w:t>
      </w:r>
      <w:r w:rsidRPr="001D6B49">
        <w:rPr>
          <w:rFonts w:ascii="Times New Roman" w:hAnsi="Times New Roman" w:cs="Times New Roman"/>
        </w:rPr>
        <w:t>getSearchPieData</w:t>
      </w:r>
      <w:r w:rsidRPr="001D6B49">
        <w:rPr>
          <w:rFonts w:ascii="Times New Roman" w:hAnsi="Times New Roman" w:cs="Times New Roman"/>
        </w:rPr>
        <w:t>视图函数负责处理后台逻辑，统计不同情感类别的微博数量，并通过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r w:rsidRPr="001D6B49">
        <w:rPr>
          <w:rFonts w:ascii="Times New Roman" w:hAnsi="Times New Roman" w:cs="Times New Roman"/>
        </w:rPr>
        <w:t>ECharts</w:t>
      </w:r>
      <w:r w:rsidRPr="001D6B49">
        <w:rPr>
          <w:rFonts w:ascii="Times New Roman" w:hAnsi="Times New Roman" w:cs="Times New Roman"/>
        </w:rPr>
        <w:t>等库将这些数据渲染成饼图，直观展示情感分布比例。</w:t>
      </w:r>
    </w:p>
    <w:p w14:paraId="753362BF" w14:textId="77777777" w:rsidR="00604326" w:rsidRPr="001D6B49" w:rsidRDefault="001D6B49">
      <w:pPr>
        <w:pStyle w:val="aff1"/>
        <w:keepNext/>
      </w:pPr>
      <w:r w:rsidRPr="001D6B49">
        <w:rPr>
          <w:noProof/>
        </w:rPr>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556" w:name="_Toc196418479"/>
      <w:r w:rsidRPr="001D6B49">
        <w:rPr>
          <w:rFonts w:ascii="Times New Roman" w:hAnsi="Times New Roman"/>
        </w:rPr>
        <w:t>用户舆情阈值设定</w:t>
      </w:r>
      <w:bookmarkEnd w:id="556"/>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w:t>
      </w:r>
      <w:r w:rsidRPr="001D6B49">
        <w:rPr>
          <w:rFonts w:ascii="Times New Roman" w:hAnsi="Times New Roman" w:cs="Times New Roman"/>
        </w:rPr>
        <w:lastRenderedPageBreak/>
        <w:t>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557" w:name="_Toc196418480"/>
      <w:r w:rsidRPr="001D6B49">
        <w:rPr>
          <w:rFonts w:ascii="Times New Roman" w:hAnsi="Times New Roman" w:cs="Times New Roman"/>
        </w:rPr>
        <w:t>用户活跃度分析模块实现</w:t>
      </w:r>
      <w:bookmarkEnd w:id="557"/>
    </w:p>
    <w:p w14:paraId="277293D7" w14:textId="60573793" w:rsidR="00604326" w:rsidRPr="001D6B49" w:rsidRDefault="001D6B49">
      <w:pPr>
        <w:pStyle w:val="a7"/>
        <w:rPr>
          <w:rFonts w:ascii="Times New Roman" w:hAnsi="Times New Roman" w:cs="Times New Roman"/>
        </w:rPr>
      </w:pPr>
      <w:r w:rsidRPr="001D6B49">
        <w:rPr>
          <w:rFonts w:ascii="Times New Roman" w:hAnsi="Times New Roman" w:cs="Times New Roman"/>
        </w:rPr>
        <w:t>用户活跃度分析旨在评估微博用户的参与程度和影响力。其实现主要通过分析用户的行为数据。系统可以从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表中提取特定用户发布微博和评论的数量及频率。例如，统计某用户在一段时间内的发帖总数、平均发帖间隔、评论总数、点赞总数、被转发和被评论的总次</w:t>
      </w:r>
      <w:r w:rsidRPr="001D6B49">
        <w:rPr>
          <w:rFonts w:ascii="Times New Roman" w:hAnsi="Times New Roman" w:cs="Times New Roman"/>
        </w:rPr>
        <w:lastRenderedPageBreak/>
        <w:t>数等。基于这些基础指标，可以构建一个综合的活跃度评分模型。类似</w:t>
      </w:r>
      <w:r w:rsidRPr="001D6B49">
        <w:rPr>
          <w:rFonts w:ascii="Times New Roman" w:hAnsi="Times New Roman" w:cs="Times New Roman"/>
        </w:rPr>
        <w:fldChar w:fldCharType="begin"/>
      </w:r>
      <w:r w:rsidRPr="001D6B49">
        <w:rPr>
          <w:rFonts w:ascii="Times New Roman" w:hAnsi="Times New Roman" w:cs="Times New Roman"/>
        </w:rPr>
        <w:instrText xml:space="preserve"> REF _Ref196408268 \r \h </w:instrText>
      </w:r>
      <w:r>
        <w:rPr>
          <w:rFonts w:ascii="Times New Roman" w:hAnsi="Times New Roman" w:cs="Times New Roman"/>
        </w:rPr>
        <w:instrText xml:space="preserve">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rPr>
        <w:t>5.3.1</w:t>
      </w:r>
      <w:r w:rsidRPr="001D6B49">
        <w:rPr>
          <w:rFonts w:ascii="Times New Roman" w:hAnsi="Times New Roman" w:cs="Times New Roman"/>
        </w:rPr>
        <w:fldChar w:fldCharType="end"/>
      </w:r>
      <w:r w:rsidRPr="001D6B49">
        <w:rPr>
          <w:rFonts w:ascii="Times New Roman" w:hAnsi="Times New Roman" w:cs="Times New Roman"/>
        </w:rPr>
        <w:t>节中热门帖子的计算方式，可</w:t>
      </w:r>
      <w:r w:rsidR="00921C6C">
        <w:rPr>
          <w:rFonts w:ascii="Times New Roman" w:hAnsi="Times New Roman" w:cs="Times New Roman" w:hint="eastAsia"/>
        </w:rPr>
        <w:t>由式</w:t>
      </w:r>
      <w:r w:rsidR="00921C6C">
        <w:rPr>
          <w:rFonts w:ascii="Times New Roman" w:hAnsi="Times New Roman" w:cs="Times New Roman" w:hint="eastAsia"/>
        </w:rPr>
        <w:t>5-17</w:t>
      </w:r>
      <w:r w:rsidRPr="001D6B49">
        <w:rPr>
          <w:rFonts w:ascii="Times New Roman" w:hAnsi="Times New Roman" w:cs="Times New Roman"/>
        </w:rPr>
        <w:t>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m:oMathPara>
              <m:oMath>
                <m:r>
                  <m:rPr>
                    <m:nor/>
                  </m:rPr>
                  <m:t xml:space="preserve">ActiveScore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0B467EFA" w:rsidR="00604326" w:rsidRPr="001D6B49" w:rsidRDefault="001D6B49">
            <w:pPr>
              <w:pStyle w:val="ab"/>
              <w:ind w:firstLine="402"/>
              <w:jc w:val="right"/>
              <w:rPr>
                <w:sz w:val="22"/>
                <w:szCs w:val="28"/>
              </w:rPr>
            </w:pPr>
            <w:r w:rsidRPr="001D6B49">
              <w:rPr>
                <w:sz w:val="22"/>
                <w:szCs w:val="28"/>
              </w:rPr>
              <w:t>(</w:t>
            </w:r>
            <w:r w:rsidR="00921C6C">
              <w:fldChar w:fldCharType="begin"/>
            </w:r>
            <w:r w:rsidR="00921C6C">
              <w:instrText xml:space="preserve"> STYLEREF 1 \s </w:instrText>
            </w:r>
            <w:r w:rsidR="00921C6C">
              <w:fldChar w:fldCharType="separate"/>
            </w:r>
            <w:r w:rsidR="00921C6C">
              <w:rPr>
                <w:noProof/>
              </w:rPr>
              <w:t>5</w:t>
            </w:r>
            <w:r w:rsidR="00921C6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r w:rsidRPr="001D6B49">
        <w:rPr>
          <w:sz w:val="24"/>
          <w:szCs w:val="32"/>
        </w:rPr>
        <w:t>点赞</w:t>
      </w:r>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r w:rsidRPr="001D6B49">
        <w:rPr>
          <w:rFonts w:ascii="Times New Roman" w:hAnsi="Times New Roman" w:cs="Times New Roman"/>
        </w:rPr>
        <w:t>getMapData</w:t>
      </w:r>
      <w:r w:rsidRPr="001D6B49">
        <w:rPr>
          <w:rFonts w:ascii="Times New Roman" w:hAnsi="Times New Roman" w:cs="Times New Roman"/>
        </w:rPr>
        <w:t>接口）是用户活跃度分析的一个维度。通过汇总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r w:rsidRPr="001D6B49">
        <w:rPr>
          <w:rFonts w:ascii="Times New Roman" w:hAnsi="Times New Roman" w:cs="Times New Roman"/>
        </w:rPr>
        <w:t>status_province, status_city</w:t>
      </w:r>
      <w:r w:rsidRPr="001D6B49">
        <w:rPr>
          <w:rFonts w:ascii="Times New Roman" w:hAnsi="Times New Roman" w:cs="Times New Roman"/>
        </w:rPr>
        <w:t>）的微博，可以统计不同地区的发帖数量或用户数量，从而识别出用户活跃度较高的地域。前端使用</w:t>
      </w:r>
      <w:r w:rsidRPr="001D6B49">
        <w:rPr>
          <w:rFonts w:ascii="Times New Roman" w:hAnsi="Times New Roman" w:cs="Times New Roman"/>
        </w:rPr>
        <w:t>ECharts</w:t>
      </w:r>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3BFEB69"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更进一步的用户画像分析可以结合用户在个人资料中公开的信息（如标签、简介等，需要额外爬取或通过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w:t>
      </w:r>
      <w:r w:rsidR="00921C6C">
        <w:rPr>
          <w:rFonts w:ascii="Times New Roman" w:hAnsi="Times New Roman" w:cs="Times New Roman" w:hint="eastAsia"/>
        </w:rPr>
        <w:t>式</w:t>
      </w:r>
      <w:r w:rsidR="00921C6C">
        <w:rPr>
          <w:rFonts w:ascii="Times New Roman" w:hAnsi="Times New Roman" w:cs="Times New Roman" w:hint="eastAsia"/>
        </w:rPr>
        <w:t>5-18</w:t>
      </w:r>
      <w:r w:rsidRPr="001D6B49">
        <w:rPr>
          <w:rFonts w:ascii="Times New Roman" w:hAnsi="Times New Roman" w:cs="Times New Roman"/>
        </w:rPr>
        <w:t>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000000">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56AFDC7C" w:rsidR="00604326" w:rsidRPr="001D6B49" w:rsidRDefault="001D6B49">
            <w:pPr>
              <w:pStyle w:val="ab"/>
              <w:ind w:firstLine="402"/>
              <w:jc w:val="right"/>
              <w:rPr>
                <w:sz w:val="22"/>
                <w:szCs w:val="28"/>
              </w:rPr>
            </w:pPr>
            <w:r w:rsidRPr="001D6B49">
              <w:rPr>
                <w:sz w:val="22"/>
                <w:szCs w:val="28"/>
              </w:rPr>
              <w:t>(</w:t>
            </w:r>
            <w:r w:rsidR="00921C6C">
              <w:fldChar w:fldCharType="begin"/>
            </w:r>
            <w:r w:rsidR="00921C6C">
              <w:instrText xml:space="preserve"> STYLEREF 1 \s </w:instrText>
            </w:r>
            <w:r w:rsidR="00921C6C">
              <w:fldChar w:fldCharType="separate"/>
            </w:r>
            <w:r w:rsidR="00921C6C">
              <w:rPr>
                <w:noProof/>
              </w:rPr>
              <w:t>5</w:t>
            </w:r>
            <w:r w:rsidR="00921C6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9C059D3"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r w:rsidRPr="001D6B49">
        <w:rPr>
          <w:rFonts w:ascii="Times New Roman" w:hAnsi="Times New Roman" w:cs="Times New Roman"/>
        </w:rPr>
        <w:t>i</w:t>
      </w:r>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表的活跃度记录数。前端</w:t>
      </w:r>
      <w:r w:rsidRPr="001D6B49">
        <w:rPr>
          <w:rFonts w:ascii="Times New Roman" w:hAnsi="Times New Roman" w:cs="Times New Roman"/>
        </w:rPr>
        <w:t>ECharts</w:t>
      </w:r>
      <w:r w:rsidRPr="001D6B49">
        <w:rPr>
          <w:rFonts w:ascii="Times New Roman" w:hAnsi="Times New Roman" w:cs="Times New Roman"/>
        </w:rPr>
        <w:t>通过颜色梯度映射算法实现热力图渲染，颜色映射公式如</w:t>
      </w:r>
      <w:r w:rsidR="006A3BD0">
        <w:rPr>
          <w:rFonts w:ascii="Times New Roman" w:hAnsi="Times New Roman" w:cs="Times New Roman" w:hint="eastAsia"/>
        </w:rPr>
        <w:t>式</w:t>
      </w:r>
      <w:r w:rsidR="006A3BD0">
        <w:rPr>
          <w:rFonts w:ascii="Times New Roman" w:hAnsi="Times New Roman" w:cs="Times New Roman" w:hint="eastAsia"/>
        </w:rPr>
        <w:t>5-19</w:t>
      </w:r>
      <w:r w:rsidR="006A3BD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000000">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2D5B9AE0" w:rsidR="00604326" w:rsidRPr="001D6B49" w:rsidRDefault="001D6B49">
            <w:pPr>
              <w:pStyle w:val="ab"/>
              <w:ind w:firstLine="402"/>
              <w:jc w:val="right"/>
              <w:rPr>
                <w:sz w:val="22"/>
                <w:szCs w:val="28"/>
              </w:rPr>
            </w:pPr>
            <w:r w:rsidRPr="001D6B49">
              <w:rPr>
                <w:sz w:val="22"/>
                <w:szCs w:val="28"/>
              </w:rPr>
              <w:t>(</w:t>
            </w:r>
            <w:r w:rsidR="00921C6C">
              <w:fldChar w:fldCharType="begin"/>
            </w:r>
            <w:r w:rsidR="00921C6C">
              <w:instrText xml:space="preserve"> STYLEREF 1 \s </w:instrText>
            </w:r>
            <w:r w:rsidR="00921C6C">
              <w:fldChar w:fldCharType="separate"/>
            </w:r>
            <w:r w:rsidR="00921C6C">
              <w:rPr>
                <w:noProof/>
              </w:rPr>
              <w:t>5</w:t>
            </w:r>
            <w:r w:rsidR="00921C6C">
              <w:rPr>
                <w:noProof/>
              </w:rP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558" w:name="_Toc196418481"/>
      <w:r w:rsidRPr="001D6B49">
        <w:rPr>
          <w:rFonts w:ascii="Times New Roman" w:hAnsi="Times New Roman" w:cs="Times New Roman"/>
        </w:rPr>
        <w:lastRenderedPageBreak/>
        <w:t>评论舆情分析模块实现</w:t>
      </w:r>
      <w:bookmarkEnd w:id="558"/>
    </w:p>
    <w:p w14:paraId="0318964C" w14:textId="1291FF2F" w:rsidR="00604326" w:rsidRPr="001D6B49" w:rsidRDefault="001D6B49">
      <w:pPr>
        <w:pStyle w:val="a7"/>
        <w:rPr>
          <w:rFonts w:ascii="Times New Roman" w:hAnsi="Times New Roman" w:cs="Times New Roman"/>
        </w:rPr>
      </w:pPr>
      <w:r w:rsidRPr="001D6B49">
        <w:rPr>
          <w:rFonts w:ascii="Times New Roman" w:hAnsi="Times New Roman" w:cs="Times New Roman"/>
        </w:rPr>
        <w:t>评论区</w:t>
      </w:r>
      <w:del w:id="559" w:author="Big Pigeon" w:date="2025-04-27T17:15:00Z" w16du:dateUtc="2025-04-27T09:15:00Z">
        <w:r w:rsidRPr="001D6B49" w:rsidDel="00D74A14">
          <w:rPr>
            <w:rFonts w:ascii="Times New Roman" w:hAnsi="Times New Roman" w:cs="Times New Roman"/>
          </w:rPr>
          <w:delText>往往</w:delText>
        </w:r>
      </w:del>
      <w:r w:rsidRPr="001D6B49">
        <w:rPr>
          <w:rFonts w:ascii="Times New Roman" w:hAnsi="Times New Roman" w:cs="Times New Roman"/>
        </w:rPr>
        <w:t>是舆情发酵和观点碰撞的重要场所</w:t>
      </w:r>
      <w:ins w:id="560" w:author="Big Pigeon" w:date="2025-04-27T17:15:00Z" w16du:dateUtc="2025-04-27T09:15:00Z">
        <w:r w:rsidR="00D74A14">
          <w:rPr>
            <w:rFonts w:ascii="Times New Roman" w:hAnsi="Times New Roman" w:cs="Times New Roman" w:hint="eastAsia"/>
          </w:rPr>
          <w:t>，</w:t>
        </w:r>
      </w:ins>
      <w:del w:id="561" w:author="Big Pigeon" w:date="2025-04-27T17:15:00Z" w16du:dateUtc="2025-04-27T09:15:00Z">
        <w:r w:rsidRPr="001D6B49" w:rsidDel="00D74A14">
          <w:rPr>
            <w:rFonts w:ascii="Times New Roman" w:hAnsi="Times New Roman" w:cs="Times New Roman"/>
          </w:rPr>
          <w:delText>，因此评论舆情分析至关重要。</w:delText>
        </w:r>
      </w:del>
      <w:r w:rsidRPr="001D6B49">
        <w:rPr>
          <w:rFonts w:ascii="Times New Roman" w:hAnsi="Times New Roman" w:cs="Times New Roman"/>
        </w:rPr>
        <w:t>本模块主要包括热门评论分析</w:t>
      </w:r>
      <w:ins w:id="562" w:author="Big Pigeon" w:date="2025-04-27T17:16:00Z" w16du:dateUtc="2025-04-27T09:16:00Z">
        <w:r w:rsidR="008908D1">
          <w:rPr>
            <w:rFonts w:ascii="Times New Roman" w:hAnsi="Times New Roman" w:cs="Times New Roman" w:hint="eastAsia"/>
          </w:rPr>
          <w:t>与展示、</w:t>
        </w:r>
      </w:ins>
      <w:del w:id="563" w:author="Big Pigeon" w:date="2025-04-27T17:16:00Z" w16du:dateUtc="2025-04-27T09:16:00Z">
        <w:r w:rsidRPr="001D6B49" w:rsidDel="008908D1">
          <w:rPr>
            <w:rFonts w:ascii="Times New Roman" w:hAnsi="Times New Roman" w:cs="Times New Roman"/>
          </w:rPr>
          <w:delText>和</w:delText>
        </w:r>
      </w:del>
      <w:r w:rsidRPr="001D6B49">
        <w:rPr>
          <w:rFonts w:ascii="Times New Roman" w:hAnsi="Times New Roman" w:cs="Times New Roman"/>
        </w:rPr>
        <w:t>关键词云图实现</w:t>
      </w:r>
      <w:ins w:id="564" w:author="Big Pigeon" w:date="2025-04-27T17:16:00Z" w16du:dateUtc="2025-04-27T09:16:00Z">
        <w:r w:rsidR="008908D1">
          <w:rPr>
            <w:rFonts w:ascii="Times New Roman" w:hAnsi="Times New Roman" w:cs="Times New Roman" w:hint="eastAsia"/>
          </w:rPr>
          <w:t>两部分</w:t>
        </w:r>
      </w:ins>
      <w:r w:rsidRPr="001D6B49">
        <w:rPr>
          <w:rFonts w:ascii="Times New Roman" w:hAnsi="Times New Roman" w:cs="Times New Roman"/>
        </w:rPr>
        <w:t>。</w:t>
      </w:r>
    </w:p>
    <w:p w14:paraId="614A9130" w14:textId="77777777" w:rsidR="00604326" w:rsidRPr="001D6B49" w:rsidRDefault="001D6B49">
      <w:pPr>
        <w:pStyle w:val="a3"/>
        <w:rPr>
          <w:rFonts w:ascii="Times New Roman" w:hAnsi="Times New Roman"/>
        </w:rPr>
      </w:pPr>
      <w:bookmarkStart w:id="565" w:name="_Toc196418482"/>
      <w:r w:rsidRPr="001D6B49">
        <w:rPr>
          <w:rFonts w:ascii="Times New Roman" w:hAnsi="Times New Roman"/>
        </w:rPr>
        <w:t>热门评论分析与展示</w:t>
      </w:r>
      <w:bookmarkEnd w:id="565"/>
    </w:p>
    <w:p w14:paraId="04B0C565" w14:textId="3E6B368E" w:rsidR="00604326" w:rsidRPr="001D6B49" w:rsidRDefault="001D6B49">
      <w:pPr>
        <w:pStyle w:val="a7"/>
        <w:rPr>
          <w:rFonts w:ascii="Times New Roman" w:hAnsi="Times New Roman" w:cs="Times New Roman"/>
        </w:rPr>
      </w:pPr>
      <w:r w:rsidRPr="001D6B49">
        <w:rPr>
          <w:rFonts w:ascii="Times New Roman" w:hAnsi="Times New Roman" w:cs="Times New Roman"/>
        </w:rPr>
        <w:t>热门评论的识别主要</w:t>
      </w:r>
      <w:ins w:id="566" w:author="Big Pigeon" w:date="2025-04-27T17:16:00Z" w16du:dateUtc="2025-04-27T09:16:00Z">
        <w:r w:rsidR="008908D1">
          <w:rPr>
            <w:rFonts w:ascii="Times New Roman" w:hAnsi="Times New Roman" w:cs="Times New Roman" w:hint="eastAsia"/>
          </w:rPr>
          <w:t>的</w:t>
        </w:r>
      </w:ins>
      <w:r w:rsidRPr="001D6B49">
        <w:rPr>
          <w:rFonts w:ascii="Times New Roman" w:hAnsi="Times New Roman" w:cs="Times New Roman"/>
        </w:rPr>
        <w:t>依据</w:t>
      </w:r>
      <w:ins w:id="567" w:author="Big Pigeon" w:date="2025-04-27T17:16:00Z" w16du:dateUtc="2025-04-27T09:16:00Z">
        <w:r w:rsidR="008908D1">
          <w:rPr>
            <w:rFonts w:ascii="Times New Roman" w:hAnsi="Times New Roman" w:cs="Times New Roman" w:hint="eastAsia"/>
          </w:rPr>
          <w:t>是</w:t>
        </w:r>
      </w:ins>
      <w:r w:rsidRPr="001D6B49">
        <w:rPr>
          <w:rFonts w:ascii="Times New Roman" w:hAnsi="Times New Roman" w:cs="Times New Roman"/>
        </w:rPr>
        <w:t>评论的点赞数</w:t>
      </w:r>
      <w:del w:id="568" w:author="Big Pigeon" w:date="2025-04-27T17:16:00Z" w16du:dateUtc="2025-04-27T09:16:00Z">
        <w:r w:rsidRPr="001D6B49" w:rsidDel="008908D1">
          <w:rPr>
            <w:rFonts w:ascii="Times New Roman" w:hAnsi="Times New Roman" w:cs="Times New Roman"/>
          </w:rPr>
          <w:delText>（</w:delText>
        </w:r>
        <w:r w:rsidRPr="001D6B49" w:rsidDel="008908D1">
          <w:rPr>
            <w:rFonts w:ascii="Times New Roman" w:hAnsi="Times New Roman" w:cs="Times New Roman"/>
          </w:rPr>
          <w:delText>like_count</w:delText>
        </w:r>
        <w:r w:rsidRPr="001D6B49" w:rsidDel="008908D1">
          <w:rPr>
            <w:rFonts w:ascii="Times New Roman" w:hAnsi="Times New Roman" w:cs="Times New Roman"/>
          </w:rPr>
          <w:delText>）</w:delText>
        </w:r>
      </w:del>
      <w:ins w:id="569" w:author="Big Pigeon" w:date="2025-04-27T17:16:00Z" w16du:dateUtc="2025-04-27T09:16:00Z">
        <w:r w:rsidR="008908D1">
          <w:rPr>
            <w:rFonts w:ascii="Times New Roman" w:hAnsi="Times New Roman" w:cs="Times New Roman" w:hint="eastAsia"/>
          </w:rPr>
          <w:t>。</w:t>
        </w:r>
      </w:ins>
      <w:del w:id="570" w:author="Big Pigeon" w:date="2025-04-27T17:16:00Z" w16du:dateUtc="2025-04-27T09:16:00Z">
        <w:r w:rsidRPr="001D6B49" w:rsidDel="008908D1">
          <w:rPr>
            <w:rFonts w:ascii="Times New Roman" w:hAnsi="Times New Roman" w:cs="Times New Roman"/>
          </w:rPr>
          <w:delText>。</w:delText>
        </w:r>
      </w:del>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w:t>
      </w:r>
      <w:ins w:id="571" w:author="Big Pigeon" w:date="2025-04-27T17:16:00Z" w16du:dateUtc="2025-04-27T09:16:00Z">
        <w:r w:rsidR="008908D1">
          <w:rPr>
            <w:rFonts w:ascii="Times New Roman" w:hAnsi="Times New Roman" w:cs="Times New Roman" w:hint="eastAsia"/>
          </w:rPr>
          <w:t>wid</w:t>
        </w:r>
      </w:ins>
      <w:ins w:id="572" w:author="Big Pigeon" w:date="2025-04-27T17:17:00Z" w16du:dateUtc="2025-04-27T09:17:00Z">
        <w:r w:rsidR="008908D1">
          <w:rPr>
            <w:rFonts w:ascii="Times New Roman" w:hAnsi="Times New Roman" w:cs="Times New Roman" w:hint="eastAsia"/>
          </w:rPr>
          <w:t>对应的</w:t>
        </w:r>
      </w:ins>
      <w:r w:rsidRPr="001D6B49">
        <w:rPr>
          <w:rFonts w:ascii="Times New Roman" w:hAnsi="Times New Roman" w:cs="Times New Roman"/>
        </w:rPr>
        <w:t>微博</w:t>
      </w:r>
      <w:del w:id="573" w:author="Big Pigeon" w:date="2025-04-27T17:17:00Z" w16du:dateUtc="2025-04-27T09:17:00Z">
        <w:r w:rsidRPr="001D6B49" w:rsidDel="008908D1">
          <w:rPr>
            <w:rFonts w:ascii="Times New Roman" w:hAnsi="Times New Roman" w:cs="Times New Roman"/>
          </w:rPr>
          <w:delText>（通过</w:delText>
        </w:r>
        <w:r w:rsidRPr="001D6B49" w:rsidDel="008908D1">
          <w:rPr>
            <w:rFonts w:ascii="Times New Roman" w:hAnsi="Times New Roman" w:cs="Times New Roman"/>
          </w:rPr>
          <w:delText>wid</w:delText>
        </w:r>
        <w:r w:rsidRPr="001D6B49" w:rsidDel="008908D1">
          <w:rPr>
            <w:rFonts w:ascii="Times New Roman" w:hAnsi="Times New Roman" w:cs="Times New Roman"/>
          </w:rPr>
          <w:delText>关联）</w:delText>
        </w:r>
      </w:del>
      <w:r w:rsidRPr="001D6B49">
        <w:rPr>
          <w:rFonts w:ascii="Times New Roman" w:hAnsi="Times New Roman" w:cs="Times New Roman"/>
        </w:rPr>
        <w:t>下的所有评论，并按照</w:t>
      </w:r>
      <w:r w:rsidRPr="001D6B49">
        <w:rPr>
          <w:rFonts w:ascii="Times New Roman" w:hAnsi="Times New Roman" w:cs="Times New Roman"/>
        </w:rPr>
        <w:t>like_count</w:t>
      </w:r>
      <w:r w:rsidRPr="001D6B49">
        <w:rPr>
          <w:rFonts w:ascii="Times New Roman" w:hAnsi="Times New Roman" w:cs="Times New Roman"/>
        </w:rPr>
        <w:t>字段进行降序排序</w:t>
      </w:r>
      <w:ins w:id="574" w:author="Big Pigeon" w:date="2025-04-27T17:17:00Z" w16du:dateUtc="2025-04-27T09:17:00Z">
        <w:r w:rsidR="008908D1">
          <w:rPr>
            <w:rFonts w:ascii="Times New Roman" w:hAnsi="Times New Roman" w:cs="Times New Roman" w:hint="eastAsia"/>
          </w:rPr>
          <w:t>，</w:t>
        </w:r>
      </w:ins>
      <w:del w:id="575" w:author="Big Pigeon" w:date="2025-04-27T17:17:00Z" w16du:dateUtc="2025-04-27T09:17:00Z">
        <w:r w:rsidRPr="001D6B49" w:rsidDel="008908D1">
          <w:rPr>
            <w:rFonts w:ascii="Times New Roman" w:hAnsi="Times New Roman" w:cs="Times New Roman"/>
          </w:rPr>
          <w:delText>。</w:delText>
        </w:r>
      </w:del>
      <w:r w:rsidRPr="001D6B49">
        <w:rPr>
          <w:rFonts w:ascii="Times New Roman" w:hAnsi="Times New Roman" w:cs="Times New Roman"/>
        </w:rPr>
        <w:t>前端页面</w:t>
      </w:r>
      <w:r w:rsidRPr="001D6B49">
        <w:rPr>
          <w:rFonts w:ascii="Times New Roman" w:hAnsi="Times New Roman" w:cs="Times New Roman"/>
        </w:rPr>
        <w:t>weiboPinglun.html</w:t>
      </w:r>
      <w:r w:rsidRPr="001D6B49">
        <w:rPr>
          <w:rFonts w:ascii="Times New Roman" w:hAnsi="Times New Roman" w:cs="Times New Roman"/>
        </w:rPr>
        <w:t>负责展示点赞数最高的</w:t>
      </w:r>
      <w:r w:rsidRPr="001D6B49">
        <w:rPr>
          <w:rFonts w:ascii="Times New Roman" w:hAnsi="Times New Roman" w:cs="Times New Roman"/>
        </w:rPr>
        <w:t>Top N</w:t>
      </w:r>
      <w:r w:rsidRPr="001D6B49">
        <w:rPr>
          <w:rFonts w:ascii="Times New Roman" w:hAnsi="Times New Roman" w:cs="Times New Roman"/>
        </w:rPr>
        <w:t>条评论。除了展示评论内容和点赞数，</w:t>
      </w:r>
      <w:ins w:id="576" w:author="Big Pigeon" w:date="2025-04-27T17:17:00Z" w16du:dateUtc="2025-04-27T09:17:00Z">
        <w:r w:rsidR="008908D1">
          <w:rPr>
            <w:rFonts w:ascii="Times New Roman" w:hAnsi="Times New Roman" w:cs="Times New Roman" w:hint="eastAsia"/>
          </w:rPr>
          <w:t>系统</w:t>
        </w:r>
      </w:ins>
      <w:r w:rsidRPr="001D6B49">
        <w:rPr>
          <w:rFonts w:ascii="Times New Roman" w:hAnsi="Times New Roman" w:cs="Times New Roman"/>
        </w:rPr>
        <w:t>还</w:t>
      </w:r>
      <w:del w:id="577" w:author="Big Pigeon" w:date="2025-04-27T17:17:00Z" w16du:dateUtc="2025-04-27T09:17:00Z">
        <w:r w:rsidRPr="001D6B49" w:rsidDel="008908D1">
          <w:rPr>
            <w:rFonts w:ascii="Times New Roman" w:hAnsi="Times New Roman" w:cs="Times New Roman"/>
          </w:rPr>
          <w:delText>可以</w:delText>
        </w:r>
      </w:del>
      <w:r w:rsidRPr="001D6B49">
        <w:rPr>
          <w:rFonts w:ascii="Times New Roman" w:hAnsi="Times New Roman" w:cs="Times New Roman"/>
        </w:rPr>
        <w:t>对这些热门评论进行</w:t>
      </w:r>
      <w:ins w:id="578" w:author="Big Pigeon" w:date="2025-04-27T17:17:00Z" w16du:dateUtc="2025-04-27T09:17:00Z">
        <w:r w:rsidR="008908D1">
          <w:rPr>
            <w:rFonts w:ascii="Times New Roman" w:hAnsi="Times New Roman" w:cs="Times New Roman" w:hint="eastAsia"/>
          </w:rPr>
          <w:t>了</w:t>
        </w:r>
      </w:ins>
      <w:r w:rsidRPr="001D6B49">
        <w:rPr>
          <w:rFonts w:ascii="Times New Roman" w:hAnsi="Times New Roman" w:cs="Times New Roman"/>
        </w:rPr>
        <w:t>舆情分析，了解主流评论的情感倾向。进一步</w:t>
      </w:r>
      <w:del w:id="579" w:author="Big Pigeon" w:date="2025-04-27T17:17:00Z" w16du:dateUtc="2025-04-27T09:17:00Z">
        <w:r w:rsidRPr="001D6B49" w:rsidDel="008908D1">
          <w:rPr>
            <w:rFonts w:ascii="Times New Roman" w:hAnsi="Times New Roman" w:cs="Times New Roman"/>
          </w:rPr>
          <w:delText>地，可以</w:delText>
        </w:r>
      </w:del>
      <w:r w:rsidRPr="001D6B49">
        <w:rPr>
          <w:rFonts w:ascii="Times New Roman" w:hAnsi="Times New Roman" w:cs="Times New Roman"/>
        </w:rPr>
        <w:t>分析热门评论</w:t>
      </w:r>
      <w:ins w:id="580" w:author="Big Pigeon" w:date="2025-04-27T17:17:00Z" w16du:dateUtc="2025-04-27T09:17:00Z">
        <w:r w:rsidR="008908D1">
          <w:rPr>
            <w:rFonts w:ascii="Times New Roman" w:hAnsi="Times New Roman" w:cs="Times New Roman" w:hint="eastAsia"/>
          </w:rPr>
          <w:t>以及</w:t>
        </w:r>
      </w:ins>
      <w:r w:rsidRPr="001D6B49">
        <w:rPr>
          <w:rFonts w:ascii="Times New Roman" w:hAnsi="Times New Roman" w:cs="Times New Roman"/>
        </w:rPr>
        <w:t>发布者的信息</w:t>
      </w:r>
      <w:ins w:id="581" w:author="Big Pigeon" w:date="2025-04-27T17:17:00Z" w16du:dateUtc="2025-04-27T09:17:00Z">
        <w:r w:rsidR="008908D1">
          <w:rPr>
            <w:rFonts w:ascii="Times New Roman" w:hAnsi="Times New Roman" w:cs="Times New Roman" w:hint="eastAsia"/>
          </w:rPr>
          <w:t>等</w:t>
        </w:r>
      </w:ins>
      <w:del w:id="582" w:author="Big Pigeon" w:date="2025-04-27T17:17:00Z" w16du:dateUtc="2025-04-27T09:17:00Z">
        <w:r w:rsidRPr="001D6B49" w:rsidDel="008908D1">
          <w:rPr>
            <w:rFonts w:ascii="Times New Roman" w:hAnsi="Times New Roman" w:cs="Times New Roman"/>
          </w:rPr>
          <w:delText>，识别意见领袖或关键传播节点</w:delText>
        </w:r>
      </w:del>
      <w:r w:rsidRPr="001D6B49">
        <w:rPr>
          <w:rFonts w:ascii="Times New Roman" w:hAnsi="Times New Roman" w:cs="Times New Roman"/>
        </w:rPr>
        <w:t>。</w:t>
      </w:r>
    </w:p>
    <w:p w14:paraId="0C916DD7" w14:textId="77777777" w:rsidR="00604326" w:rsidRPr="001D6B49" w:rsidRDefault="001D6B49">
      <w:pPr>
        <w:pStyle w:val="aff1"/>
        <w:keepNext/>
      </w:pPr>
      <w:r w:rsidRPr="001D6B49">
        <w:rPr>
          <w:noProof/>
        </w:rPr>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583" w:name="_Toc196418483"/>
      <w:r w:rsidRPr="001D6B49">
        <w:rPr>
          <w:rFonts w:ascii="Times New Roman" w:hAnsi="Times New Roman"/>
        </w:rPr>
        <w:t>关键词云图实现</w:t>
      </w:r>
      <w:bookmarkEnd w:id="583"/>
    </w:p>
    <w:p w14:paraId="3A5A0F47" w14:textId="77777777" w:rsidR="008908D1" w:rsidRDefault="001D6B49">
      <w:pPr>
        <w:pStyle w:val="a7"/>
        <w:rPr>
          <w:ins w:id="584" w:author="Big Pigeon" w:date="2025-04-27T17:18:00Z" w16du:dateUtc="2025-04-27T09:18:00Z"/>
          <w:rFonts w:ascii="Times New Roman" w:hAnsi="Times New Roman" w:cs="Times New Roman"/>
        </w:rPr>
      </w:pPr>
      <w:r w:rsidRPr="001D6B49">
        <w:rPr>
          <w:rFonts w:ascii="Times New Roman" w:hAnsi="Times New Roman" w:cs="Times New Roman"/>
        </w:rPr>
        <w:t>关键词云图能够直观地展示</w:t>
      </w:r>
      <w:del w:id="585" w:author="Big Pigeon" w:date="2025-04-27T17:18:00Z" w16du:dateUtc="2025-04-27T09:18:00Z">
        <w:r w:rsidRPr="001D6B49" w:rsidDel="008908D1">
          <w:rPr>
            <w:rFonts w:ascii="Times New Roman" w:hAnsi="Times New Roman" w:cs="Times New Roman"/>
          </w:rPr>
          <w:delText>大量</w:delText>
        </w:r>
      </w:del>
      <w:r w:rsidRPr="001D6B49">
        <w:rPr>
          <w:rFonts w:ascii="Times New Roman" w:hAnsi="Times New Roman" w:cs="Times New Roman"/>
        </w:rPr>
        <w:t>文本数据中的核心词汇及其频率。实现流程如下：</w:t>
      </w:r>
    </w:p>
    <w:p w14:paraId="5F96B97C" w14:textId="73567D4B" w:rsidR="00604326" w:rsidRPr="001D6B49" w:rsidRDefault="001D6B49">
      <w:pPr>
        <w:pStyle w:val="a7"/>
        <w:rPr>
          <w:rFonts w:ascii="Times New Roman" w:hAnsi="Times New Roman" w:cs="Times New Roman"/>
        </w:rPr>
      </w:pPr>
      <w:r w:rsidRPr="001D6B49">
        <w:rPr>
          <w:rFonts w:ascii="Times New Roman" w:hAnsi="Times New Roman" w:cs="Times New Roman"/>
        </w:rPr>
        <w:t>首先，收集特定</w:t>
      </w:r>
      <w:ins w:id="586" w:author="Big Pigeon" w:date="2025-04-27T17:18:00Z" w16du:dateUtc="2025-04-27T09:18:00Z">
        <w:r w:rsidR="008908D1">
          <w:rPr>
            <w:rFonts w:ascii="Times New Roman" w:hAnsi="Times New Roman" w:cs="Times New Roman" w:hint="eastAsia"/>
          </w:rPr>
          <w:t>wid</w:t>
        </w:r>
      </w:ins>
      <w:r w:rsidRPr="001D6B49">
        <w:rPr>
          <w:rFonts w:ascii="Times New Roman" w:hAnsi="Times New Roman" w:cs="Times New Roman"/>
        </w:rPr>
        <w:t>微博下的所有评论文本</w:t>
      </w:r>
      <w:ins w:id="587" w:author="Big Pigeon" w:date="2025-04-27T17:18:00Z" w16du:dateUtc="2025-04-27T09:18:00Z">
        <w:r w:rsidR="008908D1">
          <w:rPr>
            <w:rFonts w:ascii="Times New Roman" w:hAnsi="Times New Roman" w:cs="Times New Roman" w:hint="eastAsia"/>
          </w:rPr>
          <w:t>，随后</w:t>
        </w:r>
      </w:ins>
      <w:del w:id="588" w:author="Big Pigeon" w:date="2025-04-27T17:18:00Z" w16du:dateUtc="2025-04-27T09:18:00Z">
        <w:r w:rsidRPr="001D6B49" w:rsidDel="008908D1">
          <w:rPr>
            <w:rFonts w:ascii="Times New Roman" w:hAnsi="Times New Roman" w:cs="Times New Roman"/>
          </w:rPr>
          <w:delText>；然后，</w:delText>
        </w:r>
      </w:del>
      <w:r w:rsidRPr="001D6B49">
        <w:rPr>
          <w:rFonts w:ascii="Times New Roman" w:hAnsi="Times New Roman" w:cs="Times New Roman"/>
        </w:rPr>
        <w:t>对这些文本进行</w:t>
      </w:r>
      <w:ins w:id="589" w:author="Big Pigeon" w:date="2025-04-27T17:18:00Z" w16du:dateUtc="2025-04-27T09:18:00Z">
        <w:r w:rsidR="008908D1">
          <w:rPr>
            <w:rFonts w:ascii="Times New Roman" w:hAnsi="Times New Roman" w:cs="Times New Roman" w:hint="eastAsia"/>
          </w:rPr>
          <w:t>数据预处理</w:t>
        </w:r>
      </w:ins>
      <w:del w:id="590" w:author="Big Pigeon" w:date="2025-04-27T17:18:00Z" w16du:dateUtc="2025-04-27T09:18:00Z">
        <w:r w:rsidRPr="001D6B49" w:rsidDel="008908D1">
          <w:rPr>
            <w:rFonts w:ascii="Times New Roman" w:hAnsi="Times New Roman" w:cs="Times New Roman"/>
          </w:rPr>
          <w:delText>合并和预处理</w:delText>
        </w:r>
      </w:del>
      <w:r w:rsidRPr="001D6B49">
        <w:rPr>
          <w:rFonts w:ascii="Times New Roman" w:hAnsi="Times New Roman" w:cs="Times New Roman"/>
        </w:rPr>
        <w:t>，包括去除标点符号、特殊字符、</w:t>
      </w:r>
      <w:r w:rsidRPr="001D6B49">
        <w:rPr>
          <w:rFonts w:ascii="Times New Roman" w:hAnsi="Times New Roman" w:cs="Times New Roman"/>
        </w:rPr>
        <w:t>URL</w:t>
      </w:r>
      <w:r w:rsidRPr="001D6B49">
        <w:rPr>
          <w:rFonts w:ascii="Times New Roman" w:hAnsi="Times New Roman" w:cs="Times New Roman"/>
        </w:rPr>
        <w:t>链接、</w:t>
      </w:r>
      <w:del w:id="591" w:author="Big Pigeon" w:date="2025-04-27T17:18:00Z" w16du:dateUtc="2025-04-27T09:18:00Z">
        <w:r w:rsidRPr="001D6B49" w:rsidDel="008908D1">
          <w:rPr>
            <w:rFonts w:ascii="Times New Roman" w:hAnsi="Times New Roman" w:cs="Times New Roman"/>
          </w:rPr>
          <w:delText>以及</w:delText>
        </w:r>
      </w:del>
      <w:r w:rsidRPr="001D6B49">
        <w:rPr>
          <w:rFonts w:ascii="Times New Roman" w:hAnsi="Times New Roman" w:cs="Times New Roman"/>
        </w:rPr>
        <w:t>常见的停用词</w:t>
      </w:r>
      <w:del w:id="592" w:author="Big Pigeon" w:date="2025-04-27T17:19:00Z" w16du:dateUtc="2025-04-27T09:19:00Z">
        <w:r w:rsidRPr="001D6B49" w:rsidDel="008908D1">
          <w:rPr>
            <w:rFonts w:ascii="Times New Roman" w:hAnsi="Times New Roman" w:cs="Times New Roman"/>
          </w:rPr>
          <w:delText>（如</w:delText>
        </w:r>
        <w:r w:rsidRPr="001D6B49" w:rsidDel="008908D1">
          <w:rPr>
            <w:rFonts w:ascii="Times New Roman" w:hAnsi="Times New Roman" w:cs="Times New Roman"/>
          </w:rPr>
          <w:delText>"</w:delText>
        </w:r>
        <w:r w:rsidRPr="001D6B49" w:rsidDel="008908D1">
          <w:rPr>
            <w:rFonts w:ascii="Times New Roman" w:hAnsi="Times New Roman" w:cs="Times New Roman"/>
          </w:rPr>
          <w:delText>的</w:delText>
        </w:r>
        <w:r w:rsidRPr="001D6B49" w:rsidDel="008908D1">
          <w:rPr>
            <w:rFonts w:ascii="Times New Roman" w:hAnsi="Times New Roman" w:cs="Times New Roman"/>
          </w:rPr>
          <w:delText>"</w:delText>
        </w:r>
        <w:r w:rsidRPr="001D6B49" w:rsidDel="008908D1">
          <w:rPr>
            <w:rFonts w:ascii="Times New Roman" w:hAnsi="Times New Roman" w:cs="Times New Roman"/>
          </w:rPr>
          <w:delText>、</w:delText>
        </w:r>
        <w:r w:rsidRPr="001D6B49" w:rsidDel="008908D1">
          <w:rPr>
            <w:rFonts w:ascii="Times New Roman" w:hAnsi="Times New Roman" w:cs="Times New Roman"/>
          </w:rPr>
          <w:delText>"</w:delText>
        </w:r>
        <w:r w:rsidRPr="001D6B49" w:rsidDel="008908D1">
          <w:rPr>
            <w:rFonts w:ascii="Times New Roman" w:hAnsi="Times New Roman" w:cs="Times New Roman"/>
          </w:rPr>
          <w:delText>了</w:delText>
        </w:r>
        <w:r w:rsidRPr="001D6B49" w:rsidDel="008908D1">
          <w:rPr>
            <w:rFonts w:ascii="Times New Roman" w:hAnsi="Times New Roman" w:cs="Times New Roman"/>
          </w:rPr>
          <w:delText>"</w:delText>
        </w:r>
        <w:r w:rsidRPr="001D6B49" w:rsidDel="008908D1">
          <w:rPr>
            <w:rFonts w:ascii="Times New Roman" w:hAnsi="Times New Roman" w:cs="Times New Roman"/>
          </w:rPr>
          <w:delText>、</w:delText>
        </w:r>
        <w:r w:rsidRPr="001D6B49" w:rsidDel="008908D1">
          <w:rPr>
            <w:rFonts w:ascii="Times New Roman" w:hAnsi="Times New Roman" w:cs="Times New Roman"/>
          </w:rPr>
          <w:delText>"</w:delText>
        </w:r>
        <w:r w:rsidRPr="001D6B49" w:rsidDel="008908D1">
          <w:rPr>
            <w:rFonts w:ascii="Times New Roman" w:hAnsi="Times New Roman" w:cs="Times New Roman"/>
          </w:rPr>
          <w:delText>在</w:delText>
        </w:r>
        <w:r w:rsidRPr="001D6B49" w:rsidDel="008908D1">
          <w:rPr>
            <w:rFonts w:ascii="Times New Roman" w:hAnsi="Times New Roman" w:cs="Times New Roman"/>
          </w:rPr>
          <w:delText>"</w:delText>
        </w:r>
        <w:r w:rsidRPr="001D6B49" w:rsidDel="008908D1">
          <w:rPr>
            <w:rFonts w:ascii="Times New Roman" w:hAnsi="Times New Roman" w:cs="Times New Roman"/>
          </w:rPr>
          <w:delText>等）</w:delText>
        </w:r>
      </w:del>
      <w:ins w:id="593" w:author="Big Pigeon" w:date="2025-04-27T17:18:00Z" w16du:dateUtc="2025-04-27T09:18:00Z">
        <w:r w:rsidR="008908D1">
          <w:rPr>
            <w:rFonts w:ascii="Times New Roman" w:hAnsi="Times New Roman" w:cs="Times New Roman" w:hint="eastAsia"/>
          </w:rPr>
          <w:t>等</w:t>
        </w:r>
      </w:ins>
      <w:ins w:id="594" w:author="Big Pigeon" w:date="2025-04-27T17:19:00Z" w16du:dateUtc="2025-04-27T09:19:00Z">
        <w:r w:rsidR="008908D1">
          <w:rPr>
            <w:rFonts w:ascii="Times New Roman" w:hAnsi="Times New Roman" w:cs="Times New Roman" w:hint="eastAsia"/>
          </w:rPr>
          <w:t>，</w:t>
        </w:r>
      </w:ins>
      <w:del w:id="595" w:author="Big Pigeon" w:date="2025-04-27T17:19:00Z" w16du:dateUtc="2025-04-27T09:19:00Z">
        <w:r w:rsidRPr="001D6B49" w:rsidDel="008908D1">
          <w:rPr>
            <w:rFonts w:ascii="Times New Roman" w:hAnsi="Times New Roman" w:cs="Times New Roman"/>
          </w:rPr>
          <w:delText>；接着，</w:delText>
        </w:r>
      </w:del>
      <w:ins w:id="596" w:author="Big Pigeon" w:date="2025-04-27T17:19:00Z" w16du:dateUtc="2025-04-27T09:19:00Z">
        <w:r w:rsidR="008908D1">
          <w:rPr>
            <w:rFonts w:ascii="Times New Roman" w:hAnsi="Times New Roman" w:cs="Times New Roman" w:hint="eastAsia"/>
          </w:rPr>
          <w:t>通过</w:t>
        </w:r>
      </w:ins>
      <w:r w:rsidRPr="001D6B49">
        <w:rPr>
          <w:rFonts w:ascii="Times New Roman" w:hAnsi="Times New Roman" w:cs="Times New Roman"/>
        </w:rPr>
        <w:t>使用中文分词工具</w:t>
      </w:r>
      <w:r w:rsidRPr="001D6B49">
        <w:rPr>
          <w:rFonts w:ascii="Times New Roman" w:hAnsi="Times New Roman" w:cs="Times New Roman"/>
        </w:rPr>
        <w:t>jieba</w:t>
      </w:r>
      <w:ins w:id="597" w:author="Big Pigeon" w:date="2025-04-27T17:19:00Z" w16du:dateUtc="2025-04-27T09:19:00Z">
        <w:r w:rsidR="008908D1">
          <w:rPr>
            <w:rFonts w:ascii="Times New Roman" w:hAnsi="Times New Roman" w:cs="Times New Roman" w:hint="eastAsia"/>
          </w:rPr>
          <w:t>对评论</w:t>
        </w:r>
      </w:ins>
      <w:r w:rsidRPr="001D6B49">
        <w:rPr>
          <w:rFonts w:ascii="Times New Roman" w:hAnsi="Times New Roman" w:cs="Times New Roman"/>
        </w:rPr>
        <w:t>进行分词</w:t>
      </w:r>
      <w:del w:id="598" w:author="Big Pigeon" w:date="2025-04-27T17:19:00Z" w16du:dateUtc="2025-04-27T09:19:00Z">
        <w:r w:rsidRPr="001D6B49" w:rsidDel="008908D1">
          <w:rPr>
            <w:rFonts w:ascii="Times New Roman" w:hAnsi="Times New Roman" w:cs="Times New Roman"/>
          </w:rPr>
          <w:delText>；之后，</w:delText>
        </w:r>
      </w:del>
      <w:ins w:id="599" w:author="Big Pigeon" w:date="2025-04-27T17:19:00Z" w16du:dateUtc="2025-04-27T09:19:00Z">
        <w:r w:rsidR="008908D1">
          <w:rPr>
            <w:rFonts w:ascii="Times New Roman" w:hAnsi="Times New Roman" w:cs="Times New Roman" w:hint="eastAsia"/>
          </w:rPr>
          <w:t>，分词后</w:t>
        </w:r>
      </w:ins>
      <w:ins w:id="600" w:author="Big Pigeon" w:date="2025-04-27T17:20:00Z" w16du:dateUtc="2025-04-27T09:20:00Z">
        <w:r w:rsidR="008908D1">
          <w:rPr>
            <w:rFonts w:ascii="Times New Roman" w:hAnsi="Times New Roman" w:cs="Times New Roman" w:hint="eastAsia"/>
          </w:rPr>
          <w:t>即可</w:t>
        </w:r>
      </w:ins>
      <w:r w:rsidRPr="001D6B49">
        <w:rPr>
          <w:rFonts w:ascii="Times New Roman" w:hAnsi="Times New Roman" w:cs="Times New Roman"/>
        </w:rPr>
        <w:t>统计每个词语出现的频率</w:t>
      </w:r>
      <w:del w:id="601" w:author="Big Pigeon" w:date="2025-04-27T17:19:00Z" w16du:dateUtc="2025-04-27T09:19:00Z">
        <w:r w:rsidRPr="001D6B49" w:rsidDel="008908D1">
          <w:rPr>
            <w:rFonts w:ascii="Times New Roman" w:hAnsi="Times New Roman" w:cs="Times New Roman"/>
          </w:rPr>
          <w:delText>（词频）；</w:delText>
        </w:r>
      </w:del>
      <w:del w:id="602" w:author="Big Pigeon" w:date="2025-04-27T17:20:00Z" w16du:dateUtc="2025-04-27T09:20:00Z">
        <w:r w:rsidRPr="001D6B49" w:rsidDel="008908D1">
          <w:rPr>
            <w:rFonts w:ascii="Times New Roman" w:hAnsi="Times New Roman" w:cs="Times New Roman"/>
          </w:rPr>
          <w:delText>最后，</w:delText>
        </w:r>
      </w:del>
      <w:r w:rsidRPr="001D6B49">
        <w:rPr>
          <w:rFonts w:ascii="Times New Roman" w:hAnsi="Times New Roman" w:cs="Times New Roman"/>
        </w:rPr>
        <w:t>根据词频将高频词汇渲染成大小不一的词云图。</w:t>
      </w:r>
      <w:del w:id="603" w:author="Big Pigeon" w:date="2025-04-27T17:20:00Z" w16du:dateUtc="2025-04-27T09:20:00Z">
        <w:r w:rsidRPr="001D6B49" w:rsidDel="008908D1">
          <w:rPr>
            <w:rFonts w:ascii="Times New Roman" w:hAnsi="Times New Roman" w:cs="Times New Roman"/>
          </w:rPr>
          <w:delText>词语的</w:delText>
        </w:r>
      </w:del>
      <w:ins w:id="604" w:author="Big Pigeon" w:date="2025-04-27T17:20:00Z" w16du:dateUtc="2025-04-27T09:20:00Z">
        <w:r w:rsidR="008908D1">
          <w:rPr>
            <w:rFonts w:ascii="Times New Roman" w:hAnsi="Times New Roman" w:cs="Times New Roman" w:hint="eastAsia"/>
          </w:rPr>
          <w:t>词语的</w:t>
        </w:r>
      </w:ins>
      <w:r w:rsidRPr="001D6B49">
        <w:rPr>
          <w:rFonts w:ascii="Times New Roman" w:hAnsi="Times New Roman" w:cs="Times New Roman"/>
        </w:rPr>
        <w:t>字体大小</w:t>
      </w:r>
      <w:del w:id="605" w:author="Big Pigeon" w:date="2025-04-27T17:20:00Z" w16du:dateUtc="2025-04-27T09:20:00Z">
        <w:r w:rsidRPr="001D6B49" w:rsidDel="008908D1">
          <w:rPr>
            <w:rFonts w:ascii="Times New Roman" w:hAnsi="Times New Roman" w:cs="Times New Roman"/>
          </w:rPr>
          <w:delText>通常</w:delText>
        </w:r>
      </w:del>
      <w:r w:rsidRPr="001D6B49">
        <w:rPr>
          <w:rFonts w:ascii="Times New Roman" w:hAnsi="Times New Roman" w:cs="Times New Roman"/>
        </w:rPr>
        <w:t>与其词频成正比。前端页面</w:t>
      </w:r>
      <w:r w:rsidRPr="001D6B49">
        <w:rPr>
          <w:rFonts w:ascii="Times New Roman" w:hAnsi="Times New Roman" w:cs="Times New Roman"/>
        </w:rPr>
        <w:t>couldWord.html</w:t>
      </w:r>
      <w:r w:rsidRPr="001D6B49">
        <w:rPr>
          <w:rFonts w:ascii="Times New Roman" w:hAnsi="Times New Roman" w:cs="Times New Roman"/>
        </w:rPr>
        <w:t>利用</w:t>
      </w:r>
      <w:r w:rsidRPr="001D6B49">
        <w:rPr>
          <w:rFonts w:ascii="Times New Roman" w:hAnsi="Times New Roman" w:cs="Times New Roman"/>
        </w:rPr>
        <w:t>wordcloud</w:t>
      </w:r>
      <w:r w:rsidRPr="001D6B49">
        <w:rPr>
          <w:rFonts w:ascii="Times New Roman" w:hAnsi="Times New Roman" w:cs="Times New Roman"/>
        </w:rPr>
        <w:t>库</w:t>
      </w:r>
      <w:del w:id="606" w:author="Big Pigeon" w:date="2025-04-27T17:20:00Z" w16du:dateUtc="2025-04-27T09:20:00Z">
        <w:r w:rsidRPr="001D6B49" w:rsidDel="008908D1">
          <w:rPr>
            <w:rFonts w:ascii="Times New Roman" w:hAnsi="Times New Roman" w:cs="Times New Roman"/>
          </w:rPr>
          <w:delText>（</w:delText>
        </w:r>
        <w:r w:rsidRPr="001D6B49" w:rsidDel="008908D1">
          <w:rPr>
            <w:rFonts w:ascii="Times New Roman" w:hAnsi="Times New Roman" w:cs="Times New Roman"/>
          </w:rPr>
          <w:delText>Python</w:delText>
        </w:r>
        <w:r w:rsidRPr="001D6B49" w:rsidDel="008908D1">
          <w:rPr>
            <w:rFonts w:ascii="Times New Roman" w:hAnsi="Times New Roman" w:cs="Times New Roman"/>
          </w:rPr>
          <w:delText>后端生成图片）或前端</w:delText>
        </w:r>
        <w:r w:rsidRPr="001D6B49" w:rsidDel="008908D1">
          <w:rPr>
            <w:rFonts w:ascii="Times New Roman" w:hAnsi="Times New Roman" w:cs="Times New Roman"/>
          </w:rPr>
          <w:delText>JavaScript</w:delText>
        </w:r>
        <w:r w:rsidRPr="001D6B49" w:rsidDel="008908D1">
          <w:rPr>
            <w:rFonts w:ascii="Times New Roman" w:hAnsi="Times New Roman" w:cs="Times New Roman"/>
          </w:rPr>
          <w:delText>库（如</w:delText>
        </w:r>
        <w:r w:rsidRPr="001D6B49" w:rsidDel="008908D1">
          <w:rPr>
            <w:rFonts w:ascii="Times New Roman" w:hAnsi="Times New Roman" w:cs="Times New Roman"/>
          </w:rPr>
          <w:delText>echarts-wordcloud</w:delText>
        </w:r>
        <w:r w:rsidRPr="001D6B49" w:rsidDel="008908D1">
          <w:rPr>
            <w:rFonts w:ascii="Times New Roman" w:hAnsi="Times New Roman" w:cs="Times New Roman"/>
          </w:rPr>
          <w:delText>）</w:delText>
        </w:r>
      </w:del>
      <w:r w:rsidRPr="001D6B49">
        <w:rPr>
          <w:rFonts w:ascii="Times New Roman" w:hAnsi="Times New Roman" w:cs="Times New Roman"/>
        </w:rPr>
        <w:t>来生成并展示词云图。</w:t>
      </w:r>
      <w:ins w:id="607" w:author="Big Pigeon" w:date="2025-04-27T17:20:00Z" w16du:dateUtc="2025-04-27T09:20:00Z">
        <w:r w:rsidR="008908D1">
          <w:rPr>
            <w:rFonts w:ascii="Times New Roman" w:hAnsi="Times New Roman" w:cs="Times New Roman" w:hint="eastAsia"/>
          </w:rPr>
          <w:t>词云图的展示如图</w:t>
        </w:r>
        <w:r w:rsidR="008908D1">
          <w:rPr>
            <w:rFonts w:ascii="Times New Roman" w:hAnsi="Times New Roman" w:cs="Times New Roman" w:hint="eastAsia"/>
          </w:rPr>
          <w:t>5-11</w:t>
        </w:r>
        <w:r w:rsidR="008908D1">
          <w:rPr>
            <w:rFonts w:ascii="Times New Roman" w:hAnsi="Times New Roman" w:cs="Times New Roman" w:hint="eastAsia"/>
          </w:rPr>
          <w:t>所示。</w:t>
        </w:r>
      </w:ins>
      <w:del w:id="608" w:author="Big Pigeon" w:date="2025-04-27T17:20:00Z" w16du:dateUtc="2025-04-27T09:20:00Z">
        <w:r w:rsidRPr="001D6B49" w:rsidDel="008908D1">
          <w:rPr>
            <w:rFonts w:ascii="Times New Roman" w:hAnsi="Times New Roman" w:cs="Times New Roman"/>
          </w:rPr>
          <w:delText>这有助于快速把握评论区或相关微博的主要讨论焦点。</w:delText>
        </w:r>
      </w:del>
    </w:p>
    <w:p w14:paraId="3456B5A5" w14:textId="77777777" w:rsidR="00604326" w:rsidRPr="001D6B49" w:rsidRDefault="001D6B49">
      <w:pPr>
        <w:pStyle w:val="aff1"/>
        <w:keepNext/>
      </w:pPr>
      <w:r w:rsidRPr="001D6B49">
        <w:rPr>
          <w:noProof/>
        </w:rPr>
        <w:lastRenderedPageBreak/>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609" w:name="_Toc196418484"/>
      <w:r w:rsidRPr="001D6B49">
        <w:rPr>
          <w:rFonts w:ascii="Times New Roman" w:hAnsi="Times New Roman" w:cs="Times New Roman"/>
        </w:rPr>
        <w:t>舆情预测模块实现</w:t>
      </w:r>
      <w:bookmarkEnd w:id="609"/>
    </w:p>
    <w:p w14:paraId="51A7073D" w14:textId="143A2862" w:rsidR="00604326" w:rsidRPr="001D6B49" w:rsidRDefault="001D6B49">
      <w:pPr>
        <w:pStyle w:val="a7"/>
        <w:rPr>
          <w:rFonts w:ascii="Times New Roman" w:hAnsi="Times New Roman" w:cs="Times New Roman" w:hint="eastAsia"/>
        </w:rPr>
      </w:pPr>
      <w:r w:rsidRPr="001D6B49">
        <w:rPr>
          <w:rFonts w:ascii="Times New Roman" w:hAnsi="Times New Roman" w:cs="Times New Roman"/>
        </w:rPr>
        <w:t>舆情预测模块</w:t>
      </w:r>
      <w:del w:id="610" w:author="Big Pigeon" w:date="2025-04-27T17:21:00Z" w16du:dateUtc="2025-04-27T09:21:00Z">
        <w:r w:rsidRPr="001D6B49" w:rsidDel="008908D1">
          <w:rPr>
            <w:rFonts w:ascii="Times New Roman" w:hAnsi="Times New Roman" w:cs="Times New Roman" w:hint="eastAsia"/>
          </w:rPr>
          <w:delText>旨在</w:delText>
        </w:r>
      </w:del>
      <w:ins w:id="611" w:author="Big Pigeon" w:date="2025-04-27T17:21:00Z" w16du:dateUtc="2025-04-27T09:21:00Z">
        <w:r w:rsidR="008908D1">
          <w:rPr>
            <w:rFonts w:ascii="Times New Roman" w:hAnsi="Times New Roman" w:cs="Times New Roman" w:hint="eastAsia"/>
          </w:rPr>
          <w:t>通过</w:t>
        </w:r>
      </w:ins>
      <w:del w:id="612" w:author="Big Pigeon" w:date="2025-04-27T17:21:00Z" w16du:dateUtc="2025-04-27T09:21:00Z">
        <w:r w:rsidRPr="001D6B49" w:rsidDel="008908D1">
          <w:rPr>
            <w:rFonts w:ascii="Times New Roman" w:hAnsi="Times New Roman" w:cs="Times New Roman"/>
          </w:rPr>
          <w:delText>基于</w:delText>
        </w:r>
      </w:del>
      <w:r w:rsidRPr="001D6B49">
        <w:rPr>
          <w:rFonts w:ascii="Times New Roman" w:hAnsi="Times New Roman" w:cs="Times New Roman"/>
        </w:rPr>
        <w:t>历史数据</w:t>
      </w:r>
      <w:ins w:id="613" w:author="Big Pigeon" w:date="2025-04-27T17:21:00Z" w16du:dateUtc="2025-04-27T09:21:00Z">
        <w:r w:rsidR="008908D1">
          <w:rPr>
            <w:rFonts w:ascii="Times New Roman" w:hAnsi="Times New Roman" w:cs="Times New Roman" w:hint="eastAsia"/>
          </w:rPr>
          <w:t>可</w:t>
        </w:r>
      </w:ins>
      <w:del w:id="614" w:author="Big Pigeon" w:date="2025-04-27T17:21:00Z" w16du:dateUtc="2025-04-27T09:21:00Z">
        <w:r w:rsidRPr="001D6B49" w:rsidDel="008908D1">
          <w:rPr>
            <w:rFonts w:ascii="Times New Roman" w:hAnsi="Times New Roman" w:cs="Times New Roman"/>
          </w:rPr>
          <w:delText>，</w:delText>
        </w:r>
      </w:del>
      <w:r w:rsidRPr="001D6B49">
        <w:rPr>
          <w:rFonts w:ascii="Times New Roman" w:hAnsi="Times New Roman" w:cs="Times New Roman"/>
        </w:rPr>
        <w:t>对未来一段时间内特定话题的热度</w:t>
      </w:r>
      <w:ins w:id="615" w:author="Big Pigeon" w:date="2025-04-27T17:21:00Z" w16du:dateUtc="2025-04-27T09:21:00Z">
        <w:r w:rsidR="008908D1">
          <w:rPr>
            <w:rFonts w:ascii="Times New Roman" w:hAnsi="Times New Roman" w:cs="Times New Roman" w:hint="eastAsia"/>
          </w:rPr>
          <w:t>和</w:t>
        </w:r>
      </w:ins>
      <w:del w:id="616" w:author="Big Pigeon" w:date="2025-04-27T17:21:00Z" w16du:dateUtc="2025-04-27T09:21:00Z">
        <w:r w:rsidRPr="001D6B49" w:rsidDel="008908D1">
          <w:rPr>
            <w:rFonts w:ascii="Times New Roman" w:hAnsi="Times New Roman" w:cs="Times New Roman"/>
          </w:rPr>
          <w:delText>或</w:delText>
        </w:r>
      </w:del>
      <w:r w:rsidRPr="001D6B49">
        <w:rPr>
          <w:rFonts w:ascii="Times New Roman" w:hAnsi="Times New Roman" w:cs="Times New Roman"/>
        </w:rPr>
        <w:t>情感趋势进行预测。</w:t>
      </w:r>
      <w:del w:id="617" w:author="Big Pigeon" w:date="2025-04-27T17:21:00Z" w16du:dateUtc="2025-04-27T09:21:00Z">
        <w:r w:rsidRPr="001D6B49" w:rsidDel="008908D1">
          <w:rPr>
            <w:rFonts w:ascii="Times New Roman" w:hAnsi="Times New Roman" w:cs="Times New Roman"/>
          </w:rPr>
          <w:delText>其实现通常依赖于时间序列分析技术。</w:delText>
        </w:r>
      </w:del>
      <w:r w:rsidRPr="001D6B49">
        <w:rPr>
          <w:rFonts w:ascii="Times New Roman" w:hAnsi="Times New Roman" w:cs="Times New Roman"/>
        </w:rPr>
        <w:t>系统</w:t>
      </w:r>
      <w:ins w:id="618" w:author="Big Pigeon" w:date="2025-04-27T17:21:00Z" w16du:dateUtc="2025-04-27T09:21:00Z">
        <w:r w:rsidR="008908D1">
          <w:rPr>
            <w:rFonts w:ascii="Times New Roman" w:hAnsi="Times New Roman" w:cs="Times New Roman" w:hint="eastAsia"/>
          </w:rPr>
          <w:t>通过</w:t>
        </w:r>
      </w:ins>
      <w:del w:id="619" w:author="Big Pigeon" w:date="2025-04-27T17:21:00Z" w16du:dateUtc="2025-04-27T09:21:00Z">
        <w:r w:rsidRPr="001D6B49" w:rsidDel="008908D1">
          <w:rPr>
            <w:rFonts w:ascii="Times New Roman" w:hAnsi="Times New Roman" w:cs="Times New Roman"/>
          </w:rPr>
          <w:delText>首先</w:delText>
        </w:r>
      </w:del>
      <w:r w:rsidRPr="001D6B49">
        <w:rPr>
          <w:rFonts w:ascii="Times New Roman" w:hAnsi="Times New Roman" w:cs="Times New Roman"/>
        </w:rPr>
        <w:t>整理出按时间排序的热度数据，</w:t>
      </w:r>
      <w:ins w:id="620" w:author="Big Pigeon" w:date="2025-04-27T17:22:00Z" w16du:dateUtc="2025-04-27T09:22:00Z">
        <w:r w:rsidR="008908D1">
          <w:rPr>
            <w:rFonts w:ascii="Times New Roman" w:hAnsi="Times New Roman" w:cs="Times New Roman" w:hint="eastAsia"/>
          </w:rPr>
          <w:t>按照</w:t>
        </w:r>
      </w:ins>
      <w:del w:id="621" w:author="Big Pigeon" w:date="2025-04-27T17:22:00Z" w16du:dateUtc="2025-04-27T09:22:00Z">
        <w:r w:rsidRPr="001D6B49" w:rsidDel="008908D1">
          <w:rPr>
            <w:rFonts w:ascii="Times New Roman" w:hAnsi="Times New Roman" w:cs="Times New Roman"/>
          </w:rPr>
          <w:delText>例如</w:delText>
        </w:r>
      </w:del>
      <w:r w:rsidRPr="001D6B49">
        <w:rPr>
          <w:rFonts w:ascii="Times New Roman" w:hAnsi="Times New Roman" w:cs="Times New Roman"/>
        </w:rPr>
        <w:t>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r w:rsidRPr="001D6B49">
        <w:rPr>
          <w:rFonts w:ascii="Times New Roman" w:hAnsi="Times New Roman" w:cs="Times New Roman"/>
        </w:rPr>
        <w:t>点赞数，情感得分的平均值等</w:t>
      </w:r>
      <w:ins w:id="622" w:author="Big Pigeon" w:date="2025-04-27T17:22:00Z" w16du:dateUtc="2025-04-27T09:22:00Z">
        <w:r w:rsidR="008908D1">
          <w:rPr>
            <w:rFonts w:ascii="Times New Roman" w:hAnsi="Times New Roman" w:cs="Times New Roman" w:hint="eastAsia"/>
          </w:rPr>
          <w:t>，构建一个时间序列，将数据输入舆情预测模型中进行计算，最后可以得到舆情预测后的结果</w:t>
        </w:r>
      </w:ins>
      <w:del w:id="623" w:author="Big Pigeon" w:date="2025-04-27T17:22:00Z" w16du:dateUtc="2025-04-27T09:22:00Z">
        <w:r w:rsidRPr="001D6B49" w:rsidDel="008908D1">
          <w:rPr>
            <w:rFonts w:ascii="Times New Roman" w:hAnsi="Times New Roman" w:cs="Times New Roman"/>
          </w:rPr>
          <w:delText>。这些数据构成了时间序列。</w:delText>
        </w:r>
      </w:del>
    </w:p>
    <w:p w14:paraId="0FCD9238" w14:textId="77777777" w:rsidR="00604326" w:rsidRPr="001D6B49" w:rsidRDefault="001D6B49">
      <w:pPr>
        <w:pStyle w:val="a3"/>
        <w:rPr>
          <w:rFonts w:ascii="Times New Roman" w:hAnsi="Times New Roman"/>
        </w:rPr>
      </w:pPr>
      <w:bookmarkStart w:id="624" w:name="_Toc196418485"/>
      <w:r w:rsidRPr="001D6B49">
        <w:rPr>
          <w:rFonts w:ascii="Times New Roman" w:hAnsi="Times New Roman"/>
        </w:rPr>
        <w:t>舆情预测模型构建</w:t>
      </w:r>
      <w:bookmarkEnd w:id="624"/>
    </w:p>
    <w:p w14:paraId="5C6F26C3" w14:textId="2E27C589" w:rsidR="00604326" w:rsidRPr="001D6B49" w:rsidRDefault="001D6B49">
      <w:pPr>
        <w:pStyle w:val="a7"/>
        <w:rPr>
          <w:rFonts w:ascii="Times New Roman" w:hAnsi="Times New Roman" w:cs="Times New Roman"/>
        </w:rPr>
      </w:pPr>
      <w:r w:rsidRPr="001D6B49">
        <w:rPr>
          <w:rFonts w:ascii="Times New Roman" w:hAnsi="Times New Roman" w:cs="Times New Roman"/>
        </w:rPr>
        <w:t>本文</w:t>
      </w:r>
      <w:del w:id="625" w:author="Big Pigeon" w:date="2025-04-27T17:23:00Z" w16du:dateUtc="2025-04-27T09:23:00Z">
        <w:r w:rsidRPr="001D6B49" w:rsidDel="008908D1">
          <w:rPr>
            <w:rFonts w:ascii="Times New Roman" w:hAnsi="Times New Roman" w:cs="Times New Roman"/>
          </w:rPr>
          <w:delText>的</w:delText>
        </w:r>
      </w:del>
      <w:ins w:id="626" w:author="Big Pigeon" w:date="2025-04-27T17:23:00Z" w16du:dateUtc="2025-04-27T09:23:00Z">
        <w:r w:rsidR="008908D1" w:rsidRPr="001D6B49">
          <w:rPr>
            <w:rFonts w:ascii="Times New Roman" w:hAnsi="Times New Roman" w:cs="Times New Roman"/>
          </w:rPr>
          <w:t>选用</w:t>
        </w:r>
        <w:r w:rsidR="008908D1" w:rsidRPr="001D6B49">
          <w:rPr>
            <w:rFonts w:ascii="Times New Roman" w:hAnsi="Times New Roman" w:cs="Times New Roman"/>
          </w:rPr>
          <w:t>ARIMA</w:t>
        </w:r>
        <w:r w:rsidR="008908D1">
          <w:rPr>
            <w:rFonts w:ascii="Times New Roman" w:hAnsi="Times New Roman" w:cs="Times New Roman" w:hint="eastAsia"/>
          </w:rPr>
          <w:t>作为舆情</w:t>
        </w:r>
      </w:ins>
      <w:r w:rsidRPr="001D6B49">
        <w:rPr>
          <w:rFonts w:ascii="Times New Roman" w:hAnsi="Times New Roman" w:cs="Times New Roman"/>
        </w:rPr>
        <w:t>预测模型</w:t>
      </w:r>
      <w:ins w:id="627" w:author="Big Pigeon" w:date="2025-04-27T17:23:00Z" w16du:dateUtc="2025-04-27T09:23:00Z">
        <w:r w:rsidR="008908D1">
          <w:rPr>
            <w:rFonts w:ascii="Times New Roman" w:hAnsi="Times New Roman" w:cs="Times New Roman" w:hint="eastAsia"/>
          </w:rPr>
          <w:t>，具体实现封装在</w:t>
        </w:r>
      </w:ins>
      <w:del w:id="628" w:author="Big Pigeon" w:date="2025-04-27T17:23:00Z" w16du:dateUtc="2025-04-27T09:23:00Z">
        <w:r w:rsidRPr="001D6B49" w:rsidDel="008908D1">
          <w:rPr>
            <w:rFonts w:ascii="Times New Roman" w:hAnsi="Times New Roman" w:cs="Times New Roman"/>
          </w:rPr>
          <w:delText>选用</w:delText>
        </w:r>
        <w:r w:rsidRPr="001D6B49" w:rsidDel="008908D1">
          <w:rPr>
            <w:rFonts w:ascii="Times New Roman" w:hAnsi="Times New Roman" w:cs="Times New Roman"/>
          </w:rPr>
          <w:delText>ARIMA</w:delText>
        </w:r>
        <w:r w:rsidRPr="001D6B49" w:rsidDel="008908D1">
          <w:rPr>
            <w:rFonts w:ascii="Times New Roman" w:hAnsi="Times New Roman" w:cs="Times New Roman"/>
          </w:rPr>
          <w:delText>，基于序列自身的历史值进行预测。</w:delText>
        </w:r>
      </w:del>
      <w:r w:rsidRPr="001D6B49">
        <w:rPr>
          <w:rFonts w:ascii="Times New Roman" w:hAnsi="Times New Roman" w:cs="Times New Roman"/>
        </w:rPr>
        <w:t>util/Predict.py</w:t>
      </w:r>
      <w:ins w:id="629" w:author="Big Pigeon" w:date="2025-04-27T17:23:00Z" w16du:dateUtc="2025-04-27T09:23:00Z">
        <w:r w:rsidR="008908D1">
          <w:rPr>
            <w:rFonts w:ascii="Times New Roman" w:hAnsi="Times New Roman" w:cs="Times New Roman" w:hint="eastAsia"/>
          </w:rPr>
          <w:t>中</w:t>
        </w:r>
      </w:ins>
      <w:del w:id="630" w:author="Big Pigeon" w:date="2025-04-27T17:23:00Z" w16du:dateUtc="2025-04-27T09:23:00Z">
        <w:r w:rsidRPr="001D6B49" w:rsidDel="008908D1">
          <w:rPr>
            <w:rFonts w:ascii="Times New Roman" w:hAnsi="Times New Roman" w:cs="Times New Roman"/>
          </w:rPr>
          <w:delText>或</w:delText>
        </w:r>
        <w:r w:rsidRPr="001D6B49" w:rsidDel="008908D1">
          <w:rPr>
            <w:rFonts w:ascii="Times New Roman" w:hAnsi="Times New Roman" w:cs="Times New Roman"/>
          </w:rPr>
          <w:delText>util/yuce.py</w:delText>
        </w:r>
        <w:r w:rsidRPr="001D6B49" w:rsidDel="008908D1">
          <w:rPr>
            <w:rFonts w:ascii="Times New Roman" w:hAnsi="Times New Roman" w:cs="Times New Roman"/>
          </w:rPr>
          <w:delText>封装了相关的预测算法逻辑</w:delText>
        </w:r>
      </w:del>
      <w:ins w:id="631" w:author="Big Pigeon" w:date="2025-04-27T17:23:00Z" w16du:dateUtc="2025-04-27T09:23:00Z">
        <w:r w:rsidR="008908D1">
          <w:rPr>
            <w:rFonts w:ascii="Times New Roman" w:hAnsi="Times New Roman" w:cs="Times New Roman" w:hint="eastAsia"/>
          </w:rPr>
          <w:t>。</w:t>
        </w:r>
      </w:ins>
      <w:del w:id="632" w:author="Big Pigeon" w:date="2025-04-27T17:23:00Z" w16du:dateUtc="2025-04-27T09:23:00Z">
        <w:r w:rsidRPr="001D6B49" w:rsidDel="008908D1">
          <w:rPr>
            <w:rFonts w:ascii="Times New Roman" w:hAnsi="Times New Roman" w:cs="Times New Roman"/>
          </w:rPr>
          <w:delText>。</w:delText>
        </w:r>
      </w:del>
      <w:ins w:id="633" w:author="Big Pigeon" w:date="2025-04-27T17:24:00Z" w16du:dateUtc="2025-04-27T09:24:00Z">
        <w:r w:rsidR="008908D1">
          <w:rPr>
            <w:rFonts w:ascii="Times New Roman" w:hAnsi="Times New Roman" w:cs="Times New Roman" w:hint="eastAsia"/>
          </w:rPr>
          <w:t>在进行舆情预测之前，</w:t>
        </w:r>
      </w:ins>
      <w:r w:rsidRPr="001D6B49">
        <w:rPr>
          <w:rFonts w:ascii="Times New Roman" w:hAnsi="Times New Roman" w:cs="Times New Roman"/>
        </w:rPr>
        <w:t>首先需要对</w:t>
      </w:r>
      <w:ins w:id="634" w:author="Big Pigeon" w:date="2025-04-27T17:24:00Z" w16du:dateUtc="2025-04-27T09:24:00Z">
        <w:r w:rsidR="008908D1">
          <w:rPr>
            <w:rFonts w:ascii="Times New Roman" w:hAnsi="Times New Roman" w:cs="Times New Roman" w:hint="eastAsia"/>
          </w:rPr>
          <w:t>微博</w:t>
        </w:r>
      </w:ins>
      <w:r w:rsidRPr="001D6B49">
        <w:rPr>
          <w:rFonts w:ascii="Times New Roman" w:hAnsi="Times New Roman" w:cs="Times New Roman"/>
        </w:rPr>
        <w:t>数据进行预处理，</w:t>
      </w:r>
      <w:ins w:id="635" w:author="Big Pigeon" w:date="2025-04-27T17:24:00Z" w16du:dateUtc="2025-04-27T09:24:00Z">
        <w:r w:rsidR="008908D1">
          <w:rPr>
            <w:rFonts w:ascii="Times New Roman" w:hAnsi="Times New Roman" w:cs="Times New Roman" w:hint="eastAsia"/>
          </w:rPr>
          <w:t>需要将微博数据构建成一个时间序列，</w:t>
        </w:r>
      </w:ins>
      <w:ins w:id="636" w:author="Big Pigeon" w:date="2025-04-27T17:25:00Z" w16du:dateUtc="2025-04-27T09:25:00Z">
        <w:r w:rsidR="008908D1">
          <w:rPr>
            <w:rFonts w:ascii="Times New Roman" w:hAnsi="Times New Roman" w:cs="Times New Roman" w:hint="eastAsia"/>
          </w:rPr>
          <w:t>随后进行填充</w:t>
        </w:r>
      </w:ins>
      <w:del w:id="637" w:author="Big Pigeon" w:date="2025-04-27T17:25:00Z" w16du:dateUtc="2025-04-27T09:25:00Z">
        <w:r w:rsidRPr="001D6B49" w:rsidDel="008908D1">
          <w:rPr>
            <w:rFonts w:ascii="Times New Roman" w:hAnsi="Times New Roman" w:cs="Times New Roman"/>
          </w:rPr>
          <w:delText>包括填充</w:delText>
        </w:r>
      </w:del>
      <w:r w:rsidRPr="001D6B49">
        <w:rPr>
          <w:rFonts w:ascii="Times New Roman" w:hAnsi="Times New Roman" w:cs="Times New Roman"/>
        </w:rPr>
        <w:t>缺失值、平滑数据</w:t>
      </w:r>
      <w:ins w:id="638" w:author="Big Pigeon" w:date="2025-04-27T17:25:00Z" w16du:dateUtc="2025-04-27T09:25:00Z">
        <w:r w:rsidR="008908D1">
          <w:rPr>
            <w:rFonts w:ascii="Times New Roman" w:hAnsi="Times New Roman" w:cs="Times New Roman" w:hint="eastAsia"/>
          </w:rPr>
          <w:t>、</w:t>
        </w:r>
      </w:ins>
      <w:del w:id="639" w:author="Big Pigeon" w:date="2025-04-27T17:25:00Z" w16du:dateUtc="2025-04-27T09:25:00Z">
        <w:r w:rsidRPr="001D6B49" w:rsidDel="008908D1">
          <w:rPr>
            <w:rFonts w:ascii="Times New Roman" w:hAnsi="Times New Roman" w:cs="Times New Roman"/>
          </w:rPr>
          <w:delText>以</w:delText>
        </w:r>
      </w:del>
      <w:r w:rsidRPr="001D6B49">
        <w:rPr>
          <w:rFonts w:ascii="Times New Roman" w:hAnsi="Times New Roman" w:cs="Times New Roman"/>
        </w:rPr>
        <w:t>去除噪声</w:t>
      </w:r>
      <w:ins w:id="640" w:author="Big Pigeon" w:date="2025-04-27T17:25:00Z" w16du:dateUtc="2025-04-27T09:25:00Z">
        <w:r w:rsidR="008908D1">
          <w:rPr>
            <w:rFonts w:ascii="Times New Roman" w:hAnsi="Times New Roman" w:cs="Times New Roman" w:hint="eastAsia"/>
          </w:rPr>
          <w:t>等操作</w:t>
        </w:r>
      </w:ins>
      <w:del w:id="641" w:author="Big Pigeon" w:date="2025-04-27T17:25:00Z" w16du:dateUtc="2025-04-27T09:25:00Z">
        <w:r w:rsidRPr="001D6B49" w:rsidDel="008908D1">
          <w:rPr>
            <w:rFonts w:ascii="Times New Roman" w:hAnsi="Times New Roman" w:cs="Times New Roman"/>
          </w:rPr>
          <w:delText>、以及检查</w:delText>
        </w:r>
      </w:del>
      <w:ins w:id="642" w:author="Big Pigeon" w:date="2025-04-27T17:25:00Z" w16du:dateUtc="2025-04-27T09:25:00Z">
        <w:r w:rsidR="008908D1">
          <w:rPr>
            <w:rFonts w:ascii="Times New Roman" w:hAnsi="Times New Roman" w:cs="Times New Roman" w:hint="eastAsia"/>
          </w:rPr>
          <w:t>提升</w:t>
        </w:r>
      </w:ins>
      <w:r w:rsidRPr="001D6B49">
        <w:rPr>
          <w:rFonts w:ascii="Times New Roman" w:hAnsi="Times New Roman" w:cs="Times New Roman"/>
        </w:rPr>
        <w:t>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w:t>
      </w:r>
      <w:del w:id="643" w:author="Big Pigeon" w:date="2025-04-27T17:25:00Z" w16du:dateUtc="2025-04-27T09:25:00Z">
        <w:r w:rsidRPr="001D6B49" w:rsidDel="008908D1">
          <w:rPr>
            <w:rFonts w:ascii="Times New Roman" w:hAnsi="Times New Roman" w:cs="Times New Roman"/>
          </w:rPr>
          <w:delText>系统</w:delText>
        </w:r>
      </w:del>
      <w:r w:rsidRPr="001D6B49">
        <w:rPr>
          <w:rFonts w:ascii="Times New Roman" w:hAnsi="Times New Roman" w:cs="Times New Roman"/>
        </w:rPr>
        <w:t>构建多维热度指标：</w:t>
      </w:r>
    </w:p>
    <w:p w14:paraId="2F2EFE6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df['hotness'] = df['post_count'] + df['comment_count'] * df['like_count']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该公式赋予评论行为更高权重（点赞数作为乘数），符合社交舆情传播的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df_diff = df.diff().dropna()</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model = ARIMA(df, order=order)</w:t>
      </w:r>
    </w:p>
    <w:p w14:paraId="239B7F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model_fit = model.fit()</w:t>
      </w:r>
    </w:p>
    <w:p w14:paraId="1F88568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mse = model_fit.mse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r w:rsidRPr="001D6B49">
        <w:rPr>
          <w:rFonts w:ascii="Times New Roman" w:hAnsi="Times New Roman" w:cs="Times New Roman"/>
        </w:rPr>
        <w:t>auto_arima</w:t>
      </w:r>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auto_model = auto_arima(train_data, seasonal=False)</w:t>
      </w:r>
    </w:p>
    <w:p w14:paraId="4A13A3A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diff_recover = df_diff.shift(1)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predictions = diff_recover.add(pred, fill_value=0)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644" w:name="_Toc196418486"/>
      <w:r w:rsidRPr="001D6B49">
        <w:rPr>
          <w:rFonts w:ascii="Times New Roman" w:hAnsi="Times New Roman"/>
        </w:rPr>
        <w:t>舆情预测结果可视化</w:t>
      </w:r>
      <w:bookmarkEnd w:id="644"/>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r w:rsidRPr="001D6B49">
        <w:rPr>
          <w:rFonts w:ascii="Times New Roman" w:hAnsi="Times New Roman" w:cs="Times New Roman"/>
        </w:rPr>
        <w:t>getPredictData</w:t>
      </w:r>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r w:rsidRPr="001D6B49">
        <w:rPr>
          <w:rFonts w:ascii="Times New Roman" w:hAnsi="Times New Roman" w:cs="Times New Roman"/>
        </w:rPr>
        <w:t>ECharts</w:t>
      </w:r>
      <w:r w:rsidRPr="001D6B49">
        <w:rPr>
          <w:rFonts w:ascii="Times New Roman" w:hAnsi="Times New Roman" w:cs="Times New Roman"/>
        </w:rPr>
        <w:t>等库将历史数据和预测数据绘制成折线图，直观展示舆情的未来走向。预测结果的准确性需要通过与实际数据的对比进行评估，并根据评估结果不断调整模型参数或选择更合适的模型。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645" w:name="_Toc196418487"/>
      <w:r w:rsidRPr="001D6B49">
        <w:rPr>
          <w:rFonts w:ascii="Times New Roman" w:hAnsi="Times New Roman" w:cs="Times New Roman"/>
        </w:rPr>
        <w:t>数据库存储实现</w:t>
      </w:r>
      <w:bookmarkEnd w:id="645"/>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python manage.py makemigrations</w:t>
      </w:r>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r w:rsidRPr="001D6B49">
        <w:rPr>
          <w:rFonts w:ascii="Times New Roman" w:hAnsi="Times New Roman" w:cs="Times New Roman"/>
        </w:rPr>
        <w:t>wid, uid, keyword, created_at, like_count</w:t>
      </w:r>
      <w:r w:rsidRPr="001D6B49">
        <w:rPr>
          <w:rFonts w:ascii="Times New Roman" w:hAnsi="Times New Roman" w:cs="Times New Roman"/>
        </w:rPr>
        <w:t>）添加了数据库索引（</w:t>
      </w:r>
      <w:r w:rsidRPr="001D6B49">
        <w:rPr>
          <w:rFonts w:ascii="Times New Roman" w:hAnsi="Times New Roman" w:cs="Times New Roman"/>
        </w:rPr>
        <w:t>db_index=True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类）。对于文本内容的搜索，如微博正文（</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5C752E61" w:rsidR="00604326" w:rsidRPr="001D6B49" w:rsidRDefault="001D6B49">
      <w:pPr>
        <w:pStyle w:val="a7"/>
        <w:rPr>
          <w:rFonts w:ascii="Times New Roman" w:hAnsi="Times New Roman" w:cs="Times New Roman"/>
        </w:rPr>
      </w:pPr>
      <w:r w:rsidRPr="001D6B49">
        <w:rPr>
          <w:rFonts w:ascii="Times New Roman" w:hAnsi="Times New Roman" w:cs="Times New Roman"/>
        </w:rPr>
        <w:t>数据的备份</w:t>
      </w:r>
      <w:del w:id="646" w:author="Big Pigeon" w:date="2025-04-27T17:26:00Z" w16du:dateUtc="2025-04-27T09:26:00Z">
        <w:r w:rsidRPr="001D6B49" w:rsidDel="005F4815">
          <w:rPr>
            <w:rFonts w:ascii="Times New Roman" w:hAnsi="Times New Roman" w:cs="Times New Roman"/>
          </w:rPr>
          <w:delText>和恢复</w:delText>
        </w:r>
      </w:del>
      <w:r w:rsidRPr="001D6B49">
        <w:rPr>
          <w:rFonts w:ascii="Times New Roman" w:hAnsi="Times New Roman" w:cs="Times New Roman"/>
        </w:rPr>
        <w:t>是保障数据安全的重要措施，</w:t>
      </w:r>
      <w:del w:id="647" w:author="Big Pigeon" w:date="2025-04-27T17:27:00Z" w16du:dateUtc="2025-04-27T09:27:00Z">
        <w:r w:rsidRPr="001D6B49" w:rsidDel="005F4815">
          <w:rPr>
            <w:rFonts w:ascii="Times New Roman" w:hAnsi="Times New Roman" w:cs="Times New Roman"/>
          </w:rPr>
          <w:delText>这</w:delText>
        </w:r>
      </w:del>
      <w:del w:id="648" w:author="Big Pigeon" w:date="2025-04-27T17:26:00Z" w16du:dateUtc="2025-04-27T09:26:00Z">
        <w:r w:rsidRPr="001D6B49" w:rsidDel="005F4815">
          <w:rPr>
            <w:rFonts w:ascii="Times New Roman" w:hAnsi="Times New Roman" w:cs="Times New Roman"/>
          </w:rPr>
          <w:delText>通常</w:delText>
        </w:r>
      </w:del>
      <w:del w:id="649" w:author="Big Pigeon" w:date="2025-04-27T17:27:00Z" w16du:dateUtc="2025-04-27T09:27:00Z">
        <w:r w:rsidRPr="001D6B49" w:rsidDel="005F4815">
          <w:rPr>
            <w:rFonts w:ascii="Times New Roman" w:hAnsi="Times New Roman" w:cs="Times New Roman"/>
          </w:rPr>
          <w:delText>需要</w:delText>
        </w:r>
      </w:del>
      <w:ins w:id="650" w:author="Big Pigeon" w:date="2025-04-27T17:27:00Z" w16du:dateUtc="2025-04-27T09:27:00Z">
        <w:r w:rsidR="005F4815">
          <w:rPr>
            <w:rFonts w:ascii="Times New Roman" w:hAnsi="Times New Roman" w:cs="Times New Roman" w:hint="eastAsia"/>
          </w:rPr>
          <w:t>系统</w:t>
        </w:r>
        <w:r w:rsidR="005F4815" w:rsidRPr="001D6B49">
          <w:rPr>
            <w:rFonts w:ascii="Times New Roman" w:hAnsi="Times New Roman" w:cs="Times New Roman"/>
          </w:rPr>
          <w:t>使用</w:t>
        </w:r>
        <w:r w:rsidR="005F4815" w:rsidRPr="001D6B49">
          <w:rPr>
            <w:rFonts w:ascii="Times New Roman" w:hAnsi="Times New Roman" w:cs="Times New Roman"/>
          </w:rPr>
          <w:t>mysqldump</w:t>
        </w:r>
        <w:r w:rsidR="005F4815" w:rsidRPr="001D6B49">
          <w:rPr>
            <w:rFonts w:ascii="Times New Roman" w:hAnsi="Times New Roman" w:cs="Times New Roman"/>
          </w:rPr>
          <w:t>定时任务</w:t>
        </w:r>
      </w:ins>
      <w:del w:id="651" w:author="Big Pigeon" w:date="2025-04-27T17:27:00Z" w16du:dateUtc="2025-04-27T09:27:00Z">
        <w:r w:rsidRPr="001D6B49" w:rsidDel="005F4815">
          <w:rPr>
            <w:rFonts w:ascii="Times New Roman" w:hAnsi="Times New Roman" w:cs="Times New Roman"/>
          </w:rPr>
          <w:delText>在数据库层面</w:delText>
        </w:r>
      </w:del>
      <w:r w:rsidRPr="001D6B49">
        <w:rPr>
          <w:rFonts w:ascii="Times New Roman" w:hAnsi="Times New Roman" w:cs="Times New Roman"/>
        </w:rPr>
        <w:t>配置</w:t>
      </w:r>
      <w:ins w:id="652" w:author="Big Pigeon" w:date="2025-04-27T17:27:00Z" w16du:dateUtc="2025-04-27T09:27:00Z">
        <w:r w:rsidR="005F4815">
          <w:rPr>
            <w:rFonts w:ascii="Times New Roman" w:hAnsi="Times New Roman" w:cs="Times New Roman" w:hint="eastAsia"/>
          </w:rPr>
          <w:t>了</w:t>
        </w:r>
      </w:ins>
      <w:r w:rsidRPr="001D6B49">
        <w:rPr>
          <w:rFonts w:ascii="Times New Roman" w:hAnsi="Times New Roman" w:cs="Times New Roman"/>
        </w:rPr>
        <w:t>自动备份策略</w:t>
      </w:r>
      <w:del w:id="653" w:author="Big Pigeon" w:date="2025-04-27T17:27:00Z" w16du:dateUtc="2025-04-27T09:27:00Z">
        <w:r w:rsidRPr="001D6B49" w:rsidDel="005F4815">
          <w:rPr>
            <w:rFonts w:ascii="Times New Roman" w:hAnsi="Times New Roman" w:cs="Times New Roman"/>
          </w:rPr>
          <w:delText>（如使用</w:delText>
        </w:r>
        <w:r w:rsidRPr="001D6B49" w:rsidDel="005F4815">
          <w:rPr>
            <w:rFonts w:ascii="Times New Roman" w:hAnsi="Times New Roman" w:cs="Times New Roman"/>
          </w:rPr>
          <w:delText>mysqldump</w:delText>
        </w:r>
        <w:r w:rsidRPr="001D6B49" w:rsidDel="005F4815">
          <w:rPr>
            <w:rFonts w:ascii="Times New Roman" w:hAnsi="Times New Roman" w:cs="Times New Roman"/>
          </w:rPr>
          <w:delText>定时任务）或利用云服务商提供的数据库备份服务</w:delText>
        </w:r>
      </w:del>
      <w:r w:rsidRPr="001D6B49">
        <w:rPr>
          <w:rFonts w:ascii="Times New Roman" w:hAnsi="Times New Roman" w:cs="Times New Roman"/>
        </w:rPr>
        <w:t>。</w:t>
      </w:r>
      <w:ins w:id="654" w:author="Big Pigeon" w:date="2025-04-27T17:27:00Z" w16du:dateUtc="2025-04-27T09:27:00Z">
        <w:r w:rsidR="005F4815">
          <w:rPr>
            <w:rFonts w:ascii="Times New Roman" w:hAnsi="Times New Roman" w:cs="Times New Roman" w:hint="eastAsia"/>
          </w:rPr>
          <w:t>通过</w:t>
        </w:r>
      </w:ins>
      <w:del w:id="655" w:author="Big Pigeon" w:date="2025-04-27T17:27:00Z" w16du:dateUtc="2025-04-27T09:27:00Z">
        <w:r w:rsidRPr="001D6B49" w:rsidDel="005F4815">
          <w:rPr>
            <w:rFonts w:ascii="Times New Roman" w:hAnsi="Times New Roman" w:cs="Times New Roman"/>
          </w:rPr>
          <w:delText>对于历史数据的管理，可以考虑</w:delText>
        </w:r>
      </w:del>
      <w:r w:rsidRPr="001D6B49">
        <w:rPr>
          <w:rFonts w:ascii="Times New Roman" w:hAnsi="Times New Roman" w:cs="Times New Roman"/>
        </w:rPr>
        <w:t>定期将较旧且访问频率低的数据归档到独立的归档表或外部存储中，以减小主表的体积，保持查询性能。</w:t>
      </w:r>
      <w:del w:id="656" w:author="Big Pigeon" w:date="2025-04-27T17:28:00Z" w16du:dateUtc="2025-04-27T09:28:00Z">
        <w:r w:rsidRPr="001D6B49" w:rsidDel="005F4815">
          <w:rPr>
            <w:rFonts w:ascii="Times New Roman" w:hAnsi="Times New Roman" w:cs="Times New Roman"/>
          </w:rPr>
          <w:delText>数据安全方面，除了密码加密存储外，还需要在应用层面和数据库层面做好权限控制，防止未授权访问和数据泄露。</w:delText>
        </w:r>
      </w:del>
    </w:p>
    <w:p w14:paraId="6507CACA" w14:textId="77777777" w:rsidR="00604326" w:rsidRPr="001D6B49" w:rsidRDefault="001D6B49">
      <w:pPr>
        <w:pStyle w:val="aff1"/>
        <w:keepNext/>
      </w:pPr>
      <w:r w:rsidRPr="001D6B49">
        <w:rPr>
          <w:noProof/>
        </w:rPr>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657" w:name="_Toc196418488"/>
      <w:r w:rsidRPr="001D6B49">
        <w:rPr>
          <w:rFonts w:ascii="Times New Roman" w:hAnsi="Times New Roman" w:cs="Times New Roman"/>
        </w:rPr>
        <w:t>本章小结</w:t>
      </w:r>
      <w:bookmarkEnd w:id="657"/>
    </w:p>
    <w:p w14:paraId="348CF71B" w14:textId="687F5C69"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本章深入剖析了</w:t>
      </w:r>
      <w:del w:id="658" w:author="Big Pigeon" w:date="2025-04-27T17:29:00Z" w16du:dateUtc="2025-04-27T09:29:00Z">
        <w:r w:rsidRPr="001D6B49" w:rsidDel="005F4815">
          <w:rPr>
            <w:rFonts w:ascii="Times New Roman" w:hAnsi="Times New Roman" w:cs="Times New Roman"/>
          </w:rPr>
          <w:delText>微博舆情分析</w:delText>
        </w:r>
      </w:del>
      <w:r w:rsidRPr="001D6B49">
        <w:rPr>
          <w:rFonts w:ascii="Times New Roman" w:hAnsi="Times New Roman" w:cs="Times New Roman"/>
        </w:rPr>
        <w:t>系统</w:t>
      </w:r>
      <w:ins w:id="659" w:author="Big Pigeon" w:date="2025-04-27T17:29:00Z" w16du:dateUtc="2025-04-27T09:29:00Z">
        <w:r w:rsidR="005F4815">
          <w:rPr>
            <w:rFonts w:ascii="Times New Roman" w:hAnsi="Times New Roman" w:cs="Times New Roman" w:hint="eastAsia"/>
          </w:rPr>
          <w:t>中</w:t>
        </w:r>
      </w:ins>
      <w:r w:rsidRPr="001D6B49">
        <w:rPr>
          <w:rFonts w:ascii="Times New Roman" w:hAnsi="Times New Roman" w:cs="Times New Roman"/>
        </w:rPr>
        <w:t>各个核心模块的实现细节</w:t>
      </w:r>
      <w:ins w:id="660" w:author="Big Pigeon" w:date="2025-04-27T17:29:00Z" w16du:dateUtc="2025-04-27T09:29:00Z">
        <w:r w:rsidR="005F4815">
          <w:rPr>
            <w:rFonts w:ascii="Times New Roman" w:hAnsi="Times New Roman" w:cs="Times New Roman" w:hint="eastAsia"/>
          </w:rPr>
          <w:t>，详细</w:t>
        </w:r>
      </w:ins>
      <w:ins w:id="661" w:author="Big Pigeon" w:date="2025-04-27T17:30:00Z" w16du:dateUtc="2025-04-27T09:30:00Z">
        <w:r w:rsidR="005F4815">
          <w:rPr>
            <w:rFonts w:ascii="Times New Roman" w:hAnsi="Times New Roman" w:cs="Times New Roman" w:hint="eastAsia"/>
          </w:rPr>
          <w:t>说明</w:t>
        </w:r>
      </w:ins>
      <w:ins w:id="662" w:author="Big Pigeon" w:date="2025-04-27T17:29:00Z" w16du:dateUtc="2025-04-27T09:29:00Z">
        <w:r w:rsidR="005F4815">
          <w:rPr>
            <w:rFonts w:ascii="Times New Roman" w:hAnsi="Times New Roman" w:cs="Times New Roman" w:hint="eastAsia"/>
          </w:rPr>
          <w:t>了各模块在前后端的具体实现逻辑</w:t>
        </w:r>
      </w:ins>
      <w:ins w:id="663" w:author="Big Pigeon" w:date="2025-04-27T17:30:00Z" w16du:dateUtc="2025-04-27T09:30:00Z">
        <w:r w:rsidR="005F4815">
          <w:rPr>
            <w:rFonts w:ascii="Times New Roman" w:hAnsi="Times New Roman" w:cs="Times New Roman" w:hint="eastAsia"/>
          </w:rPr>
          <w:t>，对舆情分析的相关模型和应用方法也进行了具体的介绍</w:t>
        </w:r>
      </w:ins>
      <w:ins w:id="664" w:author="Big Pigeon" w:date="2025-04-27T17:31:00Z" w16du:dateUtc="2025-04-27T09:31:00Z">
        <w:r w:rsidR="005F4815">
          <w:rPr>
            <w:rFonts w:ascii="Times New Roman" w:hAnsi="Times New Roman" w:cs="Times New Roman" w:hint="eastAsia"/>
          </w:rPr>
          <w:t>。</w:t>
        </w:r>
      </w:ins>
      <w:del w:id="665" w:author="Big Pigeon" w:date="2025-04-27T17:29:00Z" w16du:dateUtc="2025-04-27T09:29:00Z">
        <w:r w:rsidRPr="001D6B49" w:rsidDel="005F4815">
          <w:rPr>
            <w:rFonts w:ascii="Times New Roman" w:hAnsi="Times New Roman" w:cs="Times New Roman"/>
          </w:rPr>
          <w:delText>。从基于</w:delText>
        </w:r>
        <w:r w:rsidRPr="001D6B49" w:rsidDel="005F4815">
          <w:rPr>
            <w:rFonts w:ascii="Times New Roman" w:hAnsi="Times New Roman" w:cs="Times New Roman"/>
          </w:rPr>
          <w:delText>Django</w:delText>
        </w:r>
        <w:r w:rsidRPr="001D6B49" w:rsidDel="005F4815">
          <w:rPr>
            <w:rFonts w:ascii="Times New Roman" w:hAnsi="Times New Roman" w:cs="Times New Roman"/>
          </w:rPr>
          <w:delText>的</w:delText>
        </w:r>
        <w:r w:rsidRPr="001D6B49" w:rsidDel="005F4815">
          <w:rPr>
            <w:rFonts w:ascii="Times New Roman" w:hAnsi="Times New Roman" w:cs="Times New Roman"/>
          </w:rPr>
          <w:delText>MTV</w:delText>
        </w:r>
        <w:r w:rsidRPr="001D6B49" w:rsidDel="005F4815">
          <w:rPr>
            <w:rFonts w:ascii="Times New Roman" w:hAnsi="Times New Roman" w:cs="Times New Roman"/>
          </w:rPr>
          <w:delText>架构控制，到复杂的微博数据爬取与反爬虫策略；从多维度的热度、情感、地域分析，到基于时间序列的舆情预测；再到底层的数据存储与管理优化。每一个环节都紧密围绕系统需求，综合运用了</w:delText>
        </w:r>
        <w:r w:rsidRPr="001D6B49" w:rsidDel="005F4815">
          <w:rPr>
            <w:rFonts w:ascii="Times New Roman" w:hAnsi="Times New Roman" w:cs="Times New Roman"/>
          </w:rPr>
          <w:delText>Web</w:delText>
        </w:r>
        <w:r w:rsidRPr="001D6B49" w:rsidDel="005F4815">
          <w:rPr>
            <w:rFonts w:ascii="Times New Roman" w:hAnsi="Times New Roman" w:cs="Times New Roman"/>
          </w:rPr>
          <w:delTex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delText>
        </w:r>
      </w:del>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666" w:name="_Toc196418489"/>
      <w:r w:rsidRPr="001D6B49">
        <w:lastRenderedPageBreak/>
        <w:t>系统测试</w:t>
      </w:r>
      <w:bookmarkEnd w:id="666"/>
    </w:p>
    <w:p w14:paraId="40084C60" w14:textId="1C32E7A1" w:rsidR="00604326" w:rsidRPr="001D6B49" w:rsidRDefault="005F4815">
      <w:pPr>
        <w:pStyle w:val="a7"/>
        <w:rPr>
          <w:rFonts w:ascii="Times New Roman" w:hAnsi="Times New Roman" w:cs="Times New Roman"/>
        </w:rPr>
      </w:pPr>
      <w:ins w:id="667" w:author="Big Pigeon" w:date="2025-04-27T17:33:00Z" w16du:dateUtc="2025-04-27T09:33:00Z">
        <w:r w:rsidRPr="005F4815">
          <w:rPr>
            <w:rFonts w:ascii="Times New Roman" w:hAnsi="Times New Roman" w:cs="Times New Roman" w:hint="eastAsia"/>
          </w:rPr>
          <w:t>系统测试是软件开发流程中确保功能实现与质量控制的核心环节。本章将描述</w:t>
        </w:r>
        <w:r>
          <w:rPr>
            <w:rFonts w:ascii="Times New Roman" w:hAnsi="Times New Roman" w:cs="Times New Roman" w:hint="eastAsia"/>
          </w:rPr>
          <w:t>本</w:t>
        </w:r>
        <w:r w:rsidRPr="005F4815">
          <w:rPr>
            <w:rFonts w:ascii="Times New Roman" w:hAnsi="Times New Roman" w:cs="Times New Roman" w:hint="eastAsia"/>
          </w:rPr>
          <w:t>系统的测试环境配置、测试方法</w:t>
        </w:r>
        <w:r>
          <w:rPr>
            <w:rFonts w:ascii="Times New Roman" w:hAnsi="Times New Roman" w:cs="Times New Roman" w:hint="eastAsia"/>
          </w:rPr>
          <w:t>、</w:t>
        </w:r>
        <w:r w:rsidRPr="005F4815">
          <w:rPr>
            <w:rFonts w:ascii="Times New Roman" w:hAnsi="Times New Roman" w:cs="Times New Roman" w:hint="eastAsia"/>
          </w:rPr>
          <w:t>改进方案</w:t>
        </w:r>
        <w:r>
          <w:rPr>
            <w:rFonts w:ascii="Times New Roman" w:hAnsi="Times New Roman" w:cs="Times New Roman" w:hint="eastAsia"/>
          </w:rPr>
          <w:t>等内容</w:t>
        </w:r>
        <w:r w:rsidRPr="005F4815">
          <w:rPr>
            <w:rFonts w:ascii="Times New Roman" w:hAnsi="Times New Roman" w:cs="Times New Roman" w:hint="eastAsia"/>
          </w:rPr>
          <w:t>。</w:t>
        </w:r>
      </w:ins>
      <w:del w:id="668" w:author="Big Pigeon" w:date="2025-04-27T17:33:00Z" w16du:dateUtc="2025-04-27T09:33:00Z">
        <w:r w:rsidR="001D6B49" w:rsidRPr="001D6B49" w:rsidDel="005F4815">
          <w:rPr>
            <w:rFonts w:ascii="Times New Roman" w:hAnsi="Times New Roman" w:cs="Times New Roman"/>
          </w:rPr>
          <w:delText>系统测试是保障软件质量、验证系统功能是否满足设计要求、发现并修复潜在问题的关键环节。本章将详细阐述微博舆情分析系统的测试环境配置、采用的主要测试方法、以及基于测试结果制定的系统改进方案。</w:delText>
        </w:r>
      </w:del>
    </w:p>
    <w:p w14:paraId="1966DF03" w14:textId="77777777" w:rsidR="00604326" w:rsidRPr="001D6B49" w:rsidRDefault="001D6B49">
      <w:pPr>
        <w:pStyle w:val="a2"/>
        <w:rPr>
          <w:rFonts w:ascii="Times New Roman" w:hAnsi="Times New Roman" w:cs="Times New Roman"/>
        </w:rPr>
      </w:pPr>
      <w:bookmarkStart w:id="669" w:name="_Toc196418490"/>
      <w:r w:rsidRPr="001D6B49">
        <w:rPr>
          <w:rFonts w:ascii="Times New Roman" w:hAnsi="Times New Roman" w:cs="Times New Roman"/>
        </w:rPr>
        <w:t>测试环境</w:t>
      </w:r>
      <w:bookmarkEnd w:id="669"/>
    </w:p>
    <w:p w14:paraId="1A862B4B" w14:textId="4AB97B97" w:rsidR="00604326" w:rsidRPr="001D6B49" w:rsidRDefault="005F4815">
      <w:pPr>
        <w:pStyle w:val="a7"/>
        <w:rPr>
          <w:rFonts w:ascii="Times New Roman" w:hAnsi="Times New Roman" w:cs="Times New Roman" w:hint="eastAsia"/>
        </w:rPr>
      </w:pPr>
      <w:ins w:id="670" w:author="Big Pigeon" w:date="2025-04-27T17:36:00Z" w16du:dateUtc="2025-04-27T09:36:00Z">
        <w:r>
          <w:rPr>
            <w:rFonts w:ascii="Times New Roman" w:hAnsi="Times New Roman" w:cs="Times New Roman" w:hint="eastAsia"/>
          </w:rPr>
          <w:t>测试环境统一为如下配置：</w:t>
        </w:r>
      </w:ins>
      <w:ins w:id="671" w:author="Big Pigeon" w:date="2025-04-27T17:34:00Z" w16du:dateUtc="2025-04-27T09:34:00Z">
        <w:r w:rsidRPr="005F4815">
          <w:rPr>
            <w:rFonts w:ascii="Times New Roman" w:hAnsi="Times New Roman" w:cs="Times New Roman" w:hint="eastAsia"/>
          </w:rPr>
          <w:t>软件环境方面，后端基于</w:t>
        </w:r>
        <w:r w:rsidRPr="005F4815">
          <w:rPr>
            <w:rFonts w:ascii="Times New Roman" w:hAnsi="Times New Roman" w:cs="Times New Roman" w:hint="eastAsia"/>
          </w:rPr>
          <w:t>Python 3.8.10</w:t>
        </w:r>
        <w:r w:rsidRPr="005F4815">
          <w:rPr>
            <w:rFonts w:ascii="Times New Roman" w:hAnsi="Times New Roman" w:cs="Times New Roman" w:hint="eastAsia"/>
          </w:rPr>
          <w:t>运行，采用</w:t>
        </w:r>
        <w:r w:rsidRPr="005F4815">
          <w:rPr>
            <w:rFonts w:ascii="Times New Roman" w:hAnsi="Times New Roman" w:cs="Times New Roman" w:hint="eastAsia"/>
          </w:rPr>
          <w:t>Django 3.x</w:t>
        </w:r>
        <w:r w:rsidRPr="005F4815">
          <w:rPr>
            <w:rFonts w:ascii="Times New Roman" w:hAnsi="Times New Roman" w:cs="Times New Roman" w:hint="eastAsia"/>
          </w:rPr>
          <w:t>框架构建</w:t>
        </w:r>
        <w:r w:rsidRPr="005F4815">
          <w:rPr>
            <w:rFonts w:ascii="Times New Roman" w:hAnsi="Times New Roman" w:cs="Times New Roman" w:hint="eastAsia"/>
          </w:rPr>
          <w:t>Web</w:t>
        </w:r>
        <w:r w:rsidRPr="005F4815">
          <w:rPr>
            <w:rFonts w:ascii="Times New Roman" w:hAnsi="Times New Roman" w:cs="Times New Roman" w:hint="eastAsia"/>
          </w:rPr>
          <w:t>服务，数据存储通过</w:t>
        </w:r>
        <w:r w:rsidRPr="005F4815">
          <w:rPr>
            <w:rFonts w:ascii="Times New Roman" w:hAnsi="Times New Roman" w:cs="Times New Roman" w:hint="eastAsia"/>
          </w:rPr>
          <w:t>MySQL 8.0.12</w:t>
        </w:r>
        <w:r w:rsidRPr="005F4815">
          <w:rPr>
            <w:rFonts w:ascii="Times New Roman" w:hAnsi="Times New Roman" w:cs="Times New Roman" w:hint="eastAsia"/>
          </w:rPr>
          <w:t>数据库实现。前端测试覆盖主流浏览器</w:t>
        </w:r>
        <w:r>
          <w:rPr>
            <w:rFonts w:ascii="Times New Roman" w:hAnsi="Times New Roman" w:cs="Times New Roman" w:hint="eastAsia"/>
          </w:rPr>
          <w:t>，</w:t>
        </w:r>
        <w:r w:rsidRPr="005F4815">
          <w:rPr>
            <w:rFonts w:ascii="Times New Roman" w:hAnsi="Times New Roman" w:cs="Times New Roman" w:hint="eastAsia"/>
          </w:rPr>
          <w:t>包括最新版本的</w:t>
        </w:r>
        <w:r w:rsidRPr="005F4815">
          <w:rPr>
            <w:rFonts w:ascii="Times New Roman" w:hAnsi="Times New Roman" w:cs="Times New Roman" w:hint="eastAsia"/>
          </w:rPr>
          <w:t>Google Chrome</w:t>
        </w:r>
        <w:r w:rsidRPr="005F4815">
          <w:rPr>
            <w:rFonts w:ascii="Times New Roman" w:hAnsi="Times New Roman" w:cs="Times New Roman" w:hint="eastAsia"/>
          </w:rPr>
          <w:t>和</w:t>
        </w:r>
        <w:r w:rsidRPr="005F4815">
          <w:rPr>
            <w:rFonts w:ascii="Times New Roman" w:hAnsi="Times New Roman" w:cs="Times New Roman" w:hint="eastAsia"/>
          </w:rPr>
          <w:t>Mozilla Firefox</w:t>
        </w:r>
        <w:r w:rsidRPr="005F4815">
          <w:rPr>
            <w:rFonts w:ascii="Times New Roman" w:hAnsi="Times New Roman" w:cs="Times New Roman" w:hint="eastAsia"/>
          </w:rPr>
          <w:t>。硬件配置</w:t>
        </w:r>
        <w:r>
          <w:rPr>
            <w:rFonts w:ascii="Times New Roman" w:hAnsi="Times New Roman" w:cs="Times New Roman" w:hint="eastAsia"/>
          </w:rPr>
          <w:t>方面，测试</w:t>
        </w:r>
      </w:ins>
      <w:ins w:id="672" w:author="Big Pigeon" w:date="2025-04-27T17:35:00Z" w16du:dateUtc="2025-04-27T09:35:00Z">
        <w:r>
          <w:rPr>
            <w:rFonts w:ascii="Times New Roman" w:hAnsi="Times New Roman" w:cs="Times New Roman" w:hint="eastAsia"/>
          </w:rPr>
          <w:t>环境需要至少</w:t>
        </w:r>
      </w:ins>
      <w:ins w:id="673" w:author="Big Pigeon" w:date="2025-04-27T17:34:00Z" w16du:dateUtc="2025-04-27T09:34:00Z">
        <w:r>
          <w:rPr>
            <w:rFonts w:ascii="Times New Roman" w:hAnsi="Times New Roman" w:cs="Times New Roman" w:hint="eastAsia"/>
          </w:rPr>
          <w:t>在</w:t>
        </w:r>
        <w:r>
          <w:rPr>
            <w:rFonts w:ascii="Times New Roman" w:hAnsi="Times New Roman" w:cs="Times New Roman" w:hint="eastAsia"/>
          </w:rPr>
          <w:t>4</w:t>
        </w:r>
        <w:r w:rsidRPr="005F4815">
          <w:rPr>
            <w:rFonts w:ascii="Times New Roman" w:hAnsi="Times New Roman" w:cs="Times New Roman" w:hint="eastAsia"/>
          </w:rPr>
          <w:t>核</w:t>
        </w:r>
        <w:r w:rsidRPr="005F4815">
          <w:rPr>
            <w:rFonts w:ascii="Times New Roman" w:hAnsi="Times New Roman" w:cs="Times New Roman" w:hint="eastAsia"/>
          </w:rPr>
          <w:t>CPU</w:t>
        </w:r>
        <w:r w:rsidRPr="005F4815">
          <w:rPr>
            <w:rFonts w:ascii="Times New Roman" w:hAnsi="Times New Roman" w:cs="Times New Roman" w:hint="eastAsia"/>
          </w:rPr>
          <w:t>、</w:t>
        </w:r>
        <w:r w:rsidRPr="005F4815">
          <w:rPr>
            <w:rFonts w:ascii="Times New Roman" w:hAnsi="Times New Roman" w:cs="Times New Roman" w:hint="eastAsia"/>
          </w:rPr>
          <w:t>8GB</w:t>
        </w:r>
        <w:r w:rsidRPr="005F4815">
          <w:rPr>
            <w:rFonts w:ascii="Times New Roman" w:hAnsi="Times New Roman" w:cs="Times New Roman" w:hint="eastAsia"/>
          </w:rPr>
          <w:t>内存</w:t>
        </w:r>
      </w:ins>
      <w:ins w:id="674" w:author="Big Pigeon" w:date="2025-04-27T17:35:00Z" w16du:dateUtc="2025-04-27T09:35:00Z">
        <w:r>
          <w:rPr>
            <w:rFonts w:ascii="Times New Roman" w:hAnsi="Times New Roman" w:cs="Times New Roman" w:hint="eastAsia"/>
          </w:rPr>
          <w:t>、</w:t>
        </w:r>
        <w:r>
          <w:rPr>
            <w:rFonts w:ascii="Times New Roman" w:hAnsi="Times New Roman" w:cs="Times New Roman" w:hint="eastAsia"/>
          </w:rPr>
          <w:t>100Mbps</w:t>
        </w:r>
        <w:r>
          <w:rPr>
            <w:rFonts w:ascii="Times New Roman" w:hAnsi="Times New Roman" w:cs="Times New Roman" w:hint="eastAsia"/>
          </w:rPr>
          <w:t>以上</w:t>
        </w:r>
      </w:ins>
      <w:ins w:id="675" w:author="Big Pigeon" w:date="2025-04-27T17:34:00Z" w16du:dateUtc="2025-04-27T09:34:00Z">
        <w:r w:rsidRPr="005F4815">
          <w:rPr>
            <w:rFonts w:ascii="Times New Roman" w:hAnsi="Times New Roman" w:cs="Times New Roman" w:hint="eastAsia"/>
          </w:rPr>
          <w:t>稳定网络连接</w:t>
        </w:r>
      </w:ins>
      <w:ins w:id="676" w:author="Big Pigeon" w:date="2025-04-27T17:35:00Z" w16du:dateUtc="2025-04-27T09:35:00Z">
        <w:r>
          <w:rPr>
            <w:rFonts w:ascii="Times New Roman" w:hAnsi="Times New Roman" w:cs="Times New Roman" w:hint="eastAsia"/>
          </w:rPr>
          <w:t>的条件</w:t>
        </w:r>
      </w:ins>
      <w:ins w:id="677" w:author="Big Pigeon" w:date="2025-04-27T17:34:00Z" w16du:dateUtc="2025-04-27T09:34:00Z">
        <w:r w:rsidRPr="005F4815">
          <w:rPr>
            <w:rFonts w:ascii="Times New Roman" w:hAnsi="Times New Roman" w:cs="Times New Roman" w:hint="eastAsia"/>
          </w:rPr>
          <w:t>。</w:t>
        </w:r>
      </w:ins>
      <w:ins w:id="678" w:author="Big Pigeon" w:date="2025-04-27T17:35:00Z" w16du:dateUtc="2025-04-27T09:35:00Z">
        <w:r>
          <w:rPr>
            <w:rFonts w:ascii="Times New Roman" w:hAnsi="Times New Roman" w:cs="Times New Roman" w:hint="eastAsia"/>
          </w:rPr>
          <w:t>测试环境中，</w:t>
        </w:r>
      </w:ins>
      <w:ins w:id="679" w:author="Big Pigeon" w:date="2025-04-27T17:34:00Z" w16du:dateUtc="2025-04-27T09:34:00Z">
        <w:r w:rsidRPr="005F4815">
          <w:rPr>
            <w:rFonts w:ascii="Times New Roman" w:hAnsi="Times New Roman" w:cs="Times New Roman" w:hint="eastAsia"/>
          </w:rPr>
          <w:t>操作系统选择</w:t>
        </w:r>
        <w:r w:rsidRPr="005F4815">
          <w:rPr>
            <w:rFonts w:ascii="Times New Roman" w:hAnsi="Times New Roman" w:cs="Times New Roman" w:hint="eastAsia"/>
          </w:rPr>
          <w:t>Windows 10</w:t>
        </w:r>
        <w:r w:rsidRPr="005F4815">
          <w:rPr>
            <w:rFonts w:ascii="Times New Roman" w:hAnsi="Times New Roman" w:cs="Times New Roman" w:hint="eastAsia"/>
          </w:rPr>
          <w:t>和</w:t>
        </w:r>
        <w:r w:rsidRPr="005F4815">
          <w:rPr>
            <w:rFonts w:ascii="Times New Roman" w:hAnsi="Times New Roman" w:cs="Times New Roman" w:hint="eastAsia"/>
          </w:rPr>
          <w:t>Linux</w:t>
        </w:r>
        <w:r w:rsidRPr="005F4815">
          <w:rPr>
            <w:rFonts w:ascii="Times New Roman" w:hAnsi="Times New Roman" w:cs="Times New Roman" w:hint="eastAsia"/>
          </w:rPr>
          <w:t>发行版，验证跨平台兼容性。</w:t>
        </w:r>
      </w:ins>
      <w:del w:id="680" w:author="Big Pigeon" w:date="2025-04-27T17:34:00Z" w16du:dateUtc="2025-04-27T09:34:00Z">
        <w:r w:rsidR="001D6B49" w:rsidRPr="001D6B49" w:rsidDel="005F4815">
          <w:rPr>
            <w:rFonts w:ascii="Times New Roman" w:hAnsi="Times New Roman" w:cs="Times New Roman"/>
          </w:rPr>
          <w:delText>为确保测试结果的准确性和可复现性，系统测试在一套标准化的环境中进行。软件环境方面，后端运行于</w:delText>
        </w:r>
        <w:r w:rsidR="001D6B49" w:rsidRPr="001D6B49" w:rsidDel="005F4815">
          <w:rPr>
            <w:rFonts w:ascii="Times New Roman" w:hAnsi="Times New Roman" w:cs="Times New Roman"/>
          </w:rPr>
          <w:delText>Python 3.8.10</w:delText>
        </w:r>
        <w:r w:rsidR="001D6B49" w:rsidRPr="001D6B49" w:rsidDel="005F4815">
          <w:rPr>
            <w:rFonts w:ascii="Times New Roman" w:hAnsi="Times New Roman" w:cs="Times New Roman"/>
          </w:rPr>
          <w:delText>解释器之上，</w:delText>
        </w:r>
        <w:r w:rsidR="001D6B49" w:rsidRPr="001D6B49" w:rsidDel="005F4815">
          <w:rPr>
            <w:rFonts w:ascii="Times New Roman" w:hAnsi="Times New Roman" w:cs="Times New Roman"/>
          </w:rPr>
          <w:delText>Web</w:delText>
        </w:r>
        <w:r w:rsidR="001D6B49" w:rsidRPr="001D6B49" w:rsidDel="005F4815">
          <w:rPr>
            <w:rFonts w:ascii="Times New Roman" w:hAnsi="Times New Roman" w:cs="Times New Roman"/>
          </w:rPr>
          <w:delText>服务由</w:delText>
        </w:r>
        <w:r w:rsidR="001D6B49" w:rsidRPr="001D6B49" w:rsidDel="005F4815">
          <w:rPr>
            <w:rFonts w:ascii="Times New Roman" w:hAnsi="Times New Roman" w:cs="Times New Roman"/>
          </w:rPr>
          <w:delText>Django 3.x</w:delText>
        </w:r>
        <w:r w:rsidR="001D6B49" w:rsidRPr="001D6B49" w:rsidDel="005F4815">
          <w:rPr>
            <w:rFonts w:ascii="Times New Roman" w:hAnsi="Times New Roman" w:cs="Times New Roman"/>
          </w:rPr>
          <w:delText>版本框架提供支持，数据持久化依赖于</w:delText>
        </w:r>
        <w:r w:rsidR="001D6B49" w:rsidRPr="001D6B49" w:rsidDel="005F4815">
          <w:rPr>
            <w:rFonts w:ascii="Times New Roman" w:hAnsi="Times New Roman" w:cs="Times New Roman"/>
          </w:rPr>
          <w:delText>MySQL 8.0.12</w:delText>
        </w:r>
        <w:r w:rsidR="001D6B49" w:rsidRPr="001D6B49" w:rsidDel="005F4815">
          <w:rPr>
            <w:rFonts w:ascii="Times New Roman" w:hAnsi="Times New Roman" w:cs="Times New Roman"/>
          </w:rPr>
          <w:delText>数据库。前端测试主要在主流浏览器如最新版本的</w:delText>
        </w:r>
        <w:r w:rsidR="001D6B49" w:rsidRPr="001D6B49" w:rsidDel="005F4815">
          <w:rPr>
            <w:rFonts w:ascii="Times New Roman" w:hAnsi="Times New Roman" w:cs="Times New Roman"/>
          </w:rPr>
          <w:delText>Google Chrome</w:delText>
        </w:r>
        <w:r w:rsidR="001D6B49" w:rsidRPr="001D6B49" w:rsidDel="005F4815">
          <w:rPr>
            <w:rFonts w:ascii="Times New Roman" w:hAnsi="Times New Roman" w:cs="Times New Roman"/>
          </w:rPr>
          <w:delText>和</w:delText>
        </w:r>
        <w:r w:rsidR="001D6B49" w:rsidRPr="001D6B49" w:rsidDel="005F4815">
          <w:rPr>
            <w:rFonts w:ascii="Times New Roman" w:hAnsi="Times New Roman" w:cs="Times New Roman"/>
          </w:rPr>
          <w:delText>Mozilla Firefox</w:delText>
        </w:r>
        <w:r w:rsidR="001D6B49" w:rsidRPr="001D6B49" w:rsidDel="005F4815">
          <w:rPr>
            <w:rFonts w:ascii="Times New Roman" w:hAnsi="Times New Roman" w:cs="Times New Roman"/>
          </w:rPr>
          <w:delText>上进行。硬件环境方面，测试服务器或开发机器配置为多核</w:delText>
        </w:r>
        <w:r w:rsidR="001D6B49" w:rsidRPr="001D6B49" w:rsidDel="005F4815">
          <w:rPr>
            <w:rFonts w:ascii="Times New Roman" w:hAnsi="Times New Roman" w:cs="Times New Roman"/>
          </w:rPr>
          <w:delText>CPU</w:delText>
        </w:r>
        <w:r w:rsidR="001D6B49" w:rsidRPr="001D6B49" w:rsidDel="005F4815">
          <w:rPr>
            <w:rFonts w:ascii="Times New Roman" w:hAnsi="Times New Roman" w:cs="Times New Roman"/>
          </w:rPr>
          <w:delText>（至少</w:delText>
        </w:r>
        <w:r w:rsidR="001D6B49" w:rsidRPr="001D6B49" w:rsidDel="005F4815">
          <w:rPr>
            <w:rFonts w:ascii="Times New Roman" w:hAnsi="Times New Roman" w:cs="Times New Roman"/>
          </w:rPr>
          <w:delText>4</w:delText>
        </w:r>
        <w:r w:rsidR="001D6B49" w:rsidRPr="001D6B49" w:rsidDel="005F4815">
          <w:rPr>
            <w:rFonts w:ascii="Times New Roman" w:hAnsi="Times New Roman" w:cs="Times New Roman"/>
          </w:rPr>
          <w:delText>核）、</w:delText>
        </w:r>
        <w:r w:rsidR="001D6B49" w:rsidRPr="001D6B49" w:rsidDel="005F4815">
          <w:rPr>
            <w:rFonts w:ascii="Times New Roman" w:hAnsi="Times New Roman" w:cs="Times New Roman"/>
          </w:rPr>
          <w:delText>8GB</w:delText>
        </w:r>
        <w:r w:rsidR="001D6B49" w:rsidRPr="001D6B49" w:rsidDel="005F4815">
          <w:rPr>
            <w:rFonts w:ascii="Times New Roman" w:hAnsi="Times New Roman" w:cs="Times New Roman"/>
          </w:rPr>
          <w:delText>以上内存，并保证稳定的网络连接（至少</w:delText>
        </w:r>
        <w:r w:rsidR="001D6B49" w:rsidRPr="001D6B49" w:rsidDel="005F4815">
          <w:rPr>
            <w:rFonts w:ascii="Times New Roman" w:hAnsi="Times New Roman" w:cs="Times New Roman"/>
          </w:rPr>
          <w:delText>100Mbps</w:delText>
        </w:r>
        <w:r w:rsidR="001D6B49" w:rsidRPr="001D6B49" w:rsidDel="005F4815">
          <w:rPr>
            <w:rFonts w:ascii="Times New Roman" w:hAnsi="Times New Roman" w:cs="Times New Roman"/>
          </w:rPr>
          <w:delText>带宽）。操作系统环境涵盖了常见的</w:delText>
        </w:r>
        <w:r w:rsidR="001D6B49" w:rsidRPr="001D6B49" w:rsidDel="005F4815">
          <w:rPr>
            <w:rFonts w:ascii="Times New Roman" w:hAnsi="Times New Roman" w:cs="Times New Roman"/>
          </w:rPr>
          <w:delText>Windows 10</w:delText>
        </w:r>
        <w:r w:rsidR="001D6B49" w:rsidRPr="001D6B49" w:rsidDel="005F4815">
          <w:rPr>
            <w:rFonts w:ascii="Times New Roman" w:hAnsi="Times New Roman" w:cs="Times New Roman"/>
          </w:rPr>
          <w:delText>和</w:delText>
        </w:r>
        <w:r w:rsidR="001D6B49" w:rsidRPr="001D6B49" w:rsidDel="005F4815">
          <w:rPr>
            <w:rFonts w:ascii="Times New Roman" w:hAnsi="Times New Roman" w:cs="Times New Roman"/>
          </w:rPr>
          <w:delText>Linux</w:delText>
        </w:r>
        <w:r w:rsidR="001D6B49" w:rsidRPr="001D6B49" w:rsidDel="005F4815">
          <w:rPr>
            <w:rFonts w:ascii="Times New Roman" w:hAnsi="Times New Roman" w:cs="Times New Roman"/>
          </w:rPr>
          <w:delText>发行版，以验证系统的跨平台兼容性。统一且符合实际运行条件的测试环境，是后续各项测试活动有效开展的基础。</w:delText>
        </w:r>
      </w:del>
    </w:p>
    <w:p w14:paraId="28378E60" w14:textId="77777777" w:rsidR="00604326" w:rsidRPr="001D6B49" w:rsidRDefault="001D6B49">
      <w:pPr>
        <w:pStyle w:val="a2"/>
        <w:rPr>
          <w:rFonts w:ascii="Times New Roman" w:hAnsi="Times New Roman" w:cs="Times New Roman"/>
        </w:rPr>
      </w:pPr>
      <w:bookmarkStart w:id="681" w:name="_Toc196418491"/>
      <w:r w:rsidRPr="001D6B49">
        <w:rPr>
          <w:rFonts w:ascii="Times New Roman" w:hAnsi="Times New Roman" w:cs="Times New Roman"/>
        </w:rPr>
        <w:t>测试方法</w:t>
      </w:r>
      <w:bookmarkEnd w:id="681"/>
    </w:p>
    <w:p w14:paraId="765DC034" w14:textId="60C4648F" w:rsidR="00604326" w:rsidRPr="001D6B49" w:rsidDel="0064566C" w:rsidRDefault="001D6B49" w:rsidP="0064566C">
      <w:pPr>
        <w:pStyle w:val="a7"/>
        <w:rPr>
          <w:del w:id="682" w:author="Big Pigeon" w:date="2025-04-27T17:37:00Z" w16du:dateUtc="2025-04-27T09:37:00Z"/>
          <w:rFonts w:ascii="Times New Roman" w:hAnsi="Times New Roman" w:cs="Times New Roman"/>
        </w:rPr>
      </w:pPr>
      <w:r w:rsidRPr="001D6B49">
        <w:rPr>
          <w:rFonts w:ascii="Times New Roman" w:hAnsi="Times New Roman" w:cs="Times New Roman"/>
        </w:rPr>
        <w:t>为全面评估系统质量，</w:t>
      </w:r>
      <w:del w:id="683" w:author="Big Pigeon" w:date="2025-04-27T17:38:00Z" w16du:dateUtc="2025-04-27T09:38:00Z">
        <w:r w:rsidRPr="001D6B49" w:rsidDel="0064566C">
          <w:rPr>
            <w:rFonts w:ascii="Times New Roman" w:hAnsi="Times New Roman" w:cs="Times New Roman"/>
          </w:rPr>
          <w:delText>本次测试采用了多种互补的测试方法，覆盖了从代码单元到系统整体、从功能验证到性能安全的各个维度。</w:delText>
        </w:r>
      </w:del>
      <w:ins w:id="684" w:author="Big Pigeon" w:date="2025-04-27T17:37:00Z" w16du:dateUtc="2025-04-27T09:37:00Z">
        <w:r w:rsidR="0064566C" w:rsidRPr="0064566C">
          <w:rPr>
            <w:rFonts w:ascii="Times New Roman" w:hAnsi="Times New Roman" w:cs="Times New Roman" w:hint="eastAsia"/>
          </w:rPr>
          <w:t>系统测试采用多维度方法组合，覆盖功能验证与非功能评估。</w:t>
        </w:r>
      </w:ins>
      <w:ins w:id="685" w:author="Big Pigeon" w:date="2025-04-27T17:38:00Z" w16du:dateUtc="2025-04-27T09:38:00Z">
        <w:r w:rsidR="0064566C">
          <w:rPr>
            <w:rFonts w:ascii="Times New Roman" w:hAnsi="Times New Roman" w:cs="Times New Roman" w:hint="eastAsia"/>
          </w:rPr>
          <w:t>主要包括</w:t>
        </w:r>
      </w:ins>
      <w:ins w:id="686" w:author="Big Pigeon" w:date="2025-04-27T17:39:00Z" w16du:dateUtc="2025-04-27T09:39:00Z">
        <w:r w:rsidR="0064566C">
          <w:rPr>
            <w:rFonts w:ascii="Times New Roman" w:hAnsi="Times New Roman" w:cs="Times New Roman" w:hint="eastAsia"/>
          </w:rPr>
          <w:t>单元测试、集成测试、功能测试、性能测试、压力测试、安全测试、回归测试等内容，</w:t>
        </w:r>
      </w:ins>
      <w:ins w:id="687" w:author="Big Pigeon" w:date="2025-04-27T17:40:00Z" w16du:dateUtc="2025-04-27T09:40:00Z">
        <w:r w:rsidR="0064566C">
          <w:rPr>
            <w:rFonts w:ascii="Times New Roman" w:hAnsi="Times New Roman" w:cs="Times New Roman" w:hint="eastAsia"/>
          </w:rPr>
          <w:t>其中</w:t>
        </w:r>
      </w:ins>
      <w:ins w:id="688" w:author="Big Pigeon" w:date="2025-04-27T17:37:00Z" w16du:dateUtc="2025-04-27T09:37:00Z">
        <w:r w:rsidR="0064566C" w:rsidRPr="0064566C">
          <w:rPr>
            <w:rFonts w:ascii="Times New Roman" w:hAnsi="Times New Roman" w:cs="Times New Roman" w:hint="eastAsia"/>
          </w:rPr>
          <w:t>单元测试</w:t>
        </w:r>
      </w:ins>
      <w:ins w:id="689" w:author="Big Pigeon" w:date="2025-04-27T17:40:00Z" w16du:dateUtc="2025-04-27T09:40:00Z">
        <w:r w:rsidR="0064566C">
          <w:rPr>
            <w:rFonts w:ascii="Times New Roman" w:hAnsi="Times New Roman" w:cs="Times New Roman" w:hint="eastAsia"/>
          </w:rPr>
          <w:t>主要</w:t>
        </w:r>
      </w:ins>
      <w:ins w:id="690" w:author="Big Pigeon" w:date="2025-04-27T17:37:00Z" w16du:dateUtc="2025-04-27T09:37:00Z">
        <w:r w:rsidR="0064566C" w:rsidRPr="0064566C">
          <w:rPr>
            <w:rFonts w:ascii="Times New Roman" w:hAnsi="Times New Roman" w:cs="Times New Roman" w:hint="eastAsia"/>
          </w:rPr>
          <w:t>验证函数、类等最小代码单元的逻辑正确性</w:t>
        </w:r>
      </w:ins>
      <w:ins w:id="691" w:author="Big Pigeon" w:date="2025-04-27T17:40:00Z" w16du:dateUtc="2025-04-27T09:40:00Z">
        <w:r w:rsidR="0064566C">
          <w:rPr>
            <w:rFonts w:ascii="Times New Roman" w:hAnsi="Times New Roman" w:cs="Times New Roman" w:hint="eastAsia"/>
          </w:rPr>
          <w:t>，</w:t>
        </w:r>
      </w:ins>
      <w:ins w:id="692" w:author="Big Pigeon" w:date="2025-04-27T17:37:00Z" w16du:dateUtc="2025-04-27T09:37:00Z">
        <w:r w:rsidR="0064566C" w:rsidRPr="0064566C">
          <w:rPr>
            <w:rFonts w:ascii="Times New Roman" w:hAnsi="Times New Roman" w:cs="Times New Roman" w:hint="eastAsia"/>
          </w:rPr>
          <w:t>集成测试</w:t>
        </w:r>
      </w:ins>
      <w:ins w:id="693" w:author="Big Pigeon" w:date="2025-04-27T17:40:00Z" w16du:dateUtc="2025-04-27T09:40:00Z">
        <w:r w:rsidR="0064566C">
          <w:rPr>
            <w:rFonts w:ascii="Times New Roman" w:hAnsi="Times New Roman" w:cs="Times New Roman" w:hint="eastAsia"/>
          </w:rPr>
          <w:t>主要</w:t>
        </w:r>
      </w:ins>
      <w:ins w:id="694" w:author="Big Pigeon" w:date="2025-04-27T17:37:00Z" w16du:dateUtc="2025-04-27T09:37:00Z">
        <w:r w:rsidR="0064566C" w:rsidRPr="0064566C">
          <w:rPr>
            <w:rFonts w:ascii="Times New Roman" w:hAnsi="Times New Roman" w:cs="Times New Roman" w:hint="eastAsia"/>
          </w:rPr>
          <w:t>考察数据爬取与存储模块、分析与可视化模块等组件间的交互可靠性</w:t>
        </w:r>
      </w:ins>
      <w:ins w:id="695" w:author="Big Pigeon" w:date="2025-04-27T17:40:00Z" w16du:dateUtc="2025-04-27T09:40:00Z">
        <w:r w:rsidR="0064566C">
          <w:rPr>
            <w:rFonts w:ascii="Times New Roman" w:hAnsi="Times New Roman" w:cs="Times New Roman" w:hint="eastAsia"/>
          </w:rPr>
          <w:t>，</w:t>
        </w:r>
      </w:ins>
      <w:ins w:id="696" w:author="Big Pigeon" w:date="2025-04-27T17:37:00Z" w16du:dateUtc="2025-04-27T09:37:00Z">
        <w:r w:rsidR="0064566C" w:rsidRPr="0064566C">
          <w:rPr>
            <w:rFonts w:ascii="Times New Roman" w:hAnsi="Times New Roman" w:cs="Times New Roman" w:hint="eastAsia"/>
          </w:rPr>
          <w:t>功能测试</w:t>
        </w:r>
      </w:ins>
      <w:ins w:id="697" w:author="Big Pigeon" w:date="2025-04-27T17:40:00Z" w16du:dateUtc="2025-04-27T09:40:00Z">
        <w:r w:rsidR="0064566C">
          <w:rPr>
            <w:rFonts w:ascii="Times New Roman" w:hAnsi="Times New Roman" w:cs="Times New Roman" w:hint="eastAsia"/>
          </w:rPr>
          <w:t>主要验证系统中各</w:t>
        </w:r>
      </w:ins>
      <w:ins w:id="698" w:author="Big Pigeon" w:date="2025-04-27T17:37:00Z" w16du:dateUtc="2025-04-27T09:37:00Z">
        <w:r w:rsidR="0064566C" w:rsidRPr="0064566C">
          <w:rPr>
            <w:rFonts w:ascii="Times New Roman" w:hAnsi="Times New Roman" w:cs="Times New Roman" w:hint="eastAsia"/>
          </w:rPr>
          <w:t>功能的实现程度</w:t>
        </w:r>
      </w:ins>
      <w:ins w:id="699" w:author="Big Pigeon" w:date="2025-04-27T17:40:00Z" w16du:dateUtc="2025-04-27T09:40:00Z">
        <w:r w:rsidR="0064566C">
          <w:rPr>
            <w:rFonts w:ascii="Times New Roman" w:hAnsi="Times New Roman" w:cs="Times New Roman" w:hint="eastAsia"/>
          </w:rPr>
          <w:t>，</w:t>
        </w:r>
      </w:ins>
      <w:ins w:id="700" w:author="Big Pigeon" w:date="2025-04-27T17:37:00Z" w16du:dateUtc="2025-04-27T09:37:00Z">
        <w:r w:rsidR="0064566C" w:rsidRPr="0064566C">
          <w:rPr>
            <w:rFonts w:ascii="Times New Roman" w:hAnsi="Times New Roman" w:cs="Times New Roman" w:hint="eastAsia"/>
          </w:rPr>
          <w:t>性能测试</w:t>
        </w:r>
      </w:ins>
      <w:ins w:id="701" w:author="Big Pigeon" w:date="2025-04-27T17:41:00Z" w16du:dateUtc="2025-04-27T09:41:00Z">
        <w:r w:rsidR="0064566C">
          <w:rPr>
            <w:rFonts w:ascii="Times New Roman" w:hAnsi="Times New Roman" w:cs="Times New Roman" w:hint="eastAsia"/>
          </w:rPr>
          <w:t>主要通过</w:t>
        </w:r>
      </w:ins>
      <w:ins w:id="702" w:author="Big Pigeon" w:date="2025-04-27T17:37:00Z" w16du:dateUtc="2025-04-27T09:37:00Z">
        <w:r w:rsidR="0064566C" w:rsidRPr="0064566C">
          <w:rPr>
            <w:rFonts w:ascii="Times New Roman" w:hAnsi="Times New Roman" w:cs="Times New Roman" w:hint="eastAsia"/>
          </w:rPr>
          <w:t>模拟负载</w:t>
        </w:r>
      </w:ins>
      <w:ins w:id="703" w:author="Big Pigeon" w:date="2025-04-27T17:41:00Z" w16du:dateUtc="2025-04-27T09:41:00Z">
        <w:r w:rsidR="0064566C">
          <w:rPr>
            <w:rFonts w:ascii="Times New Roman" w:hAnsi="Times New Roman" w:cs="Times New Roman" w:hint="eastAsia"/>
          </w:rPr>
          <w:t>，</w:t>
        </w:r>
      </w:ins>
      <w:ins w:id="704" w:author="Big Pigeon" w:date="2025-04-27T17:37:00Z" w16du:dateUtc="2025-04-27T09:37:00Z">
        <w:r w:rsidR="0064566C" w:rsidRPr="0064566C">
          <w:rPr>
            <w:rFonts w:ascii="Times New Roman" w:hAnsi="Times New Roman" w:cs="Times New Roman" w:hint="eastAsia"/>
          </w:rPr>
          <w:t>评估系统响应时间、吞吐量</w:t>
        </w:r>
      </w:ins>
      <w:ins w:id="705" w:author="Big Pigeon" w:date="2025-04-27T17:41:00Z" w16du:dateUtc="2025-04-27T09:41:00Z">
        <w:r w:rsidR="0064566C">
          <w:rPr>
            <w:rFonts w:ascii="Times New Roman" w:hAnsi="Times New Roman" w:cs="Times New Roman" w:hint="eastAsia"/>
          </w:rPr>
          <w:t>、</w:t>
        </w:r>
      </w:ins>
      <w:ins w:id="706" w:author="Big Pigeon" w:date="2025-04-27T17:37:00Z" w16du:dateUtc="2025-04-27T09:37:00Z">
        <w:r w:rsidR="0064566C" w:rsidRPr="0064566C">
          <w:rPr>
            <w:rFonts w:ascii="Times New Roman" w:hAnsi="Times New Roman" w:cs="Times New Roman" w:hint="eastAsia"/>
          </w:rPr>
          <w:t>资源利用率</w:t>
        </w:r>
      </w:ins>
      <w:ins w:id="707" w:author="Big Pigeon" w:date="2025-04-27T17:41:00Z" w16du:dateUtc="2025-04-27T09:41:00Z">
        <w:r w:rsidR="0064566C">
          <w:rPr>
            <w:rFonts w:ascii="Times New Roman" w:hAnsi="Times New Roman" w:cs="Times New Roman" w:hint="eastAsia"/>
          </w:rPr>
          <w:t>等结果，压力</w:t>
        </w:r>
      </w:ins>
      <w:ins w:id="708" w:author="Big Pigeon" w:date="2025-04-27T17:37:00Z" w16du:dateUtc="2025-04-27T09:37:00Z">
        <w:r w:rsidR="0064566C" w:rsidRPr="0064566C">
          <w:rPr>
            <w:rFonts w:ascii="Times New Roman" w:hAnsi="Times New Roman" w:cs="Times New Roman" w:hint="eastAsia"/>
          </w:rPr>
          <w:t>测试</w:t>
        </w:r>
      </w:ins>
      <w:ins w:id="709" w:author="Big Pigeon" w:date="2025-04-27T17:41:00Z" w16du:dateUtc="2025-04-27T09:41:00Z">
        <w:r w:rsidR="0064566C">
          <w:rPr>
            <w:rFonts w:ascii="Times New Roman" w:hAnsi="Times New Roman" w:cs="Times New Roman" w:hint="eastAsia"/>
          </w:rPr>
          <w:t>主要</w:t>
        </w:r>
      </w:ins>
      <w:ins w:id="710" w:author="Big Pigeon" w:date="2025-04-27T17:37:00Z" w16du:dateUtc="2025-04-27T09:37:00Z">
        <w:r w:rsidR="0064566C" w:rsidRPr="0064566C">
          <w:rPr>
            <w:rFonts w:ascii="Times New Roman" w:hAnsi="Times New Roman" w:cs="Times New Roman" w:hint="eastAsia"/>
          </w:rPr>
          <w:t>通过超额负载检验系统稳定性边界</w:t>
        </w:r>
      </w:ins>
      <w:ins w:id="711" w:author="Big Pigeon" w:date="2025-04-27T17:41:00Z" w16du:dateUtc="2025-04-27T09:41:00Z">
        <w:r w:rsidR="0064566C">
          <w:rPr>
            <w:rFonts w:ascii="Times New Roman" w:hAnsi="Times New Roman" w:cs="Times New Roman" w:hint="eastAsia"/>
          </w:rPr>
          <w:t>，</w:t>
        </w:r>
      </w:ins>
      <w:ins w:id="712" w:author="Big Pigeon" w:date="2025-04-27T17:37:00Z" w16du:dateUtc="2025-04-27T09:37:00Z">
        <w:r w:rsidR="0064566C" w:rsidRPr="0064566C">
          <w:rPr>
            <w:rFonts w:ascii="Times New Roman" w:hAnsi="Times New Roman" w:cs="Times New Roman" w:hint="eastAsia"/>
          </w:rPr>
          <w:t>安全测试</w:t>
        </w:r>
      </w:ins>
      <w:ins w:id="713" w:author="Big Pigeon" w:date="2025-04-27T17:41:00Z" w16du:dateUtc="2025-04-27T09:41:00Z">
        <w:r w:rsidR="0064566C">
          <w:rPr>
            <w:rFonts w:ascii="Times New Roman" w:hAnsi="Times New Roman" w:cs="Times New Roman" w:hint="eastAsia"/>
          </w:rPr>
          <w:t>主要</w:t>
        </w:r>
      </w:ins>
      <w:ins w:id="714" w:author="Big Pigeon" w:date="2025-04-27T17:37:00Z" w16du:dateUtc="2025-04-27T09:37:00Z">
        <w:r w:rsidR="0064566C" w:rsidRPr="0064566C">
          <w:rPr>
            <w:rFonts w:ascii="Times New Roman" w:hAnsi="Times New Roman" w:cs="Times New Roman" w:hint="eastAsia"/>
          </w:rPr>
          <w:t>检测</w:t>
        </w:r>
      </w:ins>
      <w:ins w:id="715" w:author="Big Pigeon" w:date="2025-04-27T17:42:00Z" w16du:dateUtc="2025-04-27T09:42:00Z">
        <w:r w:rsidR="0064566C">
          <w:rPr>
            <w:rFonts w:ascii="Times New Roman" w:hAnsi="Times New Roman" w:cs="Times New Roman" w:hint="eastAsia"/>
          </w:rPr>
          <w:t>系统是否存在</w:t>
        </w:r>
      </w:ins>
      <w:ins w:id="716" w:author="Big Pigeon" w:date="2025-04-27T17:37:00Z" w16du:dateUtc="2025-04-27T09:37:00Z">
        <w:r w:rsidR="0064566C" w:rsidRPr="0064566C">
          <w:rPr>
            <w:rFonts w:ascii="Times New Roman" w:hAnsi="Times New Roman" w:cs="Times New Roman" w:hint="eastAsia"/>
          </w:rPr>
          <w:t>SQL</w:t>
        </w:r>
        <w:r w:rsidR="0064566C" w:rsidRPr="0064566C">
          <w:rPr>
            <w:rFonts w:ascii="Times New Roman" w:hAnsi="Times New Roman" w:cs="Times New Roman" w:hint="eastAsia"/>
          </w:rPr>
          <w:t>注入、</w:t>
        </w:r>
        <w:r w:rsidR="0064566C" w:rsidRPr="0064566C">
          <w:rPr>
            <w:rFonts w:ascii="Times New Roman" w:hAnsi="Times New Roman" w:cs="Times New Roman" w:hint="eastAsia"/>
          </w:rPr>
          <w:t>XSS</w:t>
        </w:r>
        <w:r w:rsidR="0064566C" w:rsidRPr="0064566C">
          <w:rPr>
            <w:rFonts w:ascii="Times New Roman" w:hAnsi="Times New Roman" w:cs="Times New Roman" w:hint="eastAsia"/>
          </w:rPr>
          <w:t>攻击等安全隐患</w:t>
        </w:r>
      </w:ins>
      <w:ins w:id="717" w:author="Big Pigeon" w:date="2025-04-27T17:42:00Z" w16du:dateUtc="2025-04-27T09:42:00Z">
        <w:r w:rsidR="0064566C">
          <w:rPr>
            <w:rFonts w:ascii="Times New Roman" w:hAnsi="Times New Roman" w:cs="Times New Roman" w:hint="eastAsia"/>
          </w:rPr>
          <w:t>，</w:t>
        </w:r>
      </w:ins>
      <w:ins w:id="718" w:author="Big Pigeon" w:date="2025-04-27T17:37:00Z" w16du:dateUtc="2025-04-27T09:37:00Z">
        <w:r w:rsidR="0064566C" w:rsidRPr="0064566C">
          <w:rPr>
            <w:rFonts w:ascii="Times New Roman" w:hAnsi="Times New Roman" w:cs="Times New Roman" w:hint="eastAsia"/>
          </w:rPr>
          <w:t>兼容性测试</w:t>
        </w:r>
      </w:ins>
      <w:ins w:id="719" w:author="Big Pigeon" w:date="2025-04-27T17:42:00Z" w16du:dateUtc="2025-04-27T09:42:00Z">
        <w:r w:rsidR="0064566C">
          <w:rPr>
            <w:rFonts w:ascii="Times New Roman" w:hAnsi="Times New Roman" w:cs="Times New Roman" w:hint="eastAsia"/>
          </w:rPr>
          <w:t>主要测试</w:t>
        </w:r>
      </w:ins>
      <w:ins w:id="720" w:author="Big Pigeon" w:date="2025-04-27T17:37:00Z" w16du:dateUtc="2025-04-27T09:37:00Z">
        <w:r w:rsidR="0064566C" w:rsidRPr="0064566C">
          <w:rPr>
            <w:rFonts w:ascii="Times New Roman" w:hAnsi="Times New Roman" w:cs="Times New Roman" w:hint="eastAsia"/>
          </w:rPr>
          <w:t>不同浏览器、操作系统</w:t>
        </w:r>
      </w:ins>
      <w:ins w:id="721" w:author="Big Pigeon" w:date="2025-04-27T17:42:00Z" w16du:dateUtc="2025-04-27T09:42:00Z">
        <w:r w:rsidR="0064566C">
          <w:rPr>
            <w:rFonts w:ascii="Times New Roman" w:hAnsi="Times New Roman" w:cs="Times New Roman" w:hint="eastAsia"/>
          </w:rPr>
          <w:t>、</w:t>
        </w:r>
      </w:ins>
      <w:ins w:id="722" w:author="Big Pigeon" w:date="2025-04-27T17:37:00Z" w16du:dateUtc="2025-04-27T09:37:00Z">
        <w:r w:rsidR="0064566C" w:rsidRPr="0064566C">
          <w:rPr>
            <w:rFonts w:ascii="Times New Roman" w:hAnsi="Times New Roman" w:cs="Times New Roman" w:hint="eastAsia"/>
          </w:rPr>
          <w:t>设备上的运行</w:t>
        </w:r>
      </w:ins>
      <w:ins w:id="723" w:author="Big Pigeon" w:date="2025-04-27T17:42:00Z" w16du:dateUtc="2025-04-27T09:42:00Z">
        <w:r w:rsidR="0064566C">
          <w:rPr>
            <w:rFonts w:ascii="Times New Roman" w:hAnsi="Times New Roman" w:cs="Times New Roman" w:hint="eastAsia"/>
          </w:rPr>
          <w:t>是否</w:t>
        </w:r>
      </w:ins>
      <w:ins w:id="724" w:author="Big Pigeon" w:date="2025-04-27T17:37:00Z" w16du:dateUtc="2025-04-27T09:37:00Z">
        <w:r w:rsidR="0064566C" w:rsidRPr="0064566C">
          <w:rPr>
            <w:rFonts w:ascii="Times New Roman" w:hAnsi="Times New Roman" w:cs="Times New Roman" w:hint="eastAsia"/>
          </w:rPr>
          <w:t>一致</w:t>
        </w:r>
      </w:ins>
      <w:ins w:id="725" w:author="Big Pigeon" w:date="2025-04-27T17:42:00Z" w16du:dateUtc="2025-04-27T09:42:00Z">
        <w:r w:rsidR="0064566C">
          <w:rPr>
            <w:rFonts w:ascii="Times New Roman" w:hAnsi="Times New Roman" w:cs="Times New Roman" w:hint="eastAsia"/>
          </w:rPr>
          <w:t>、兼容效果如何，</w:t>
        </w:r>
      </w:ins>
      <w:ins w:id="726" w:author="Big Pigeon" w:date="2025-04-27T17:37:00Z" w16du:dateUtc="2025-04-27T09:37:00Z">
        <w:r w:rsidR="0064566C" w:rsidRPr="0064566C">
          <w:rPr>
            <w:rFonts w:ascii="Times New Roman" w:hAnsi="Times New Roman" w:cs="Times New Roman" w:hint="eastAsia"/>
          </w:rPr>
          <w:t>可用性测试</w:t>
        </w:r>
      </w:ins>
      <w:ins w:id="727" w:author="Big Pigeon" w:date="2025-04-27T17:42:00Z" w16du:dateUtc="2025-04-27T09:42:00Z">
        <w:r w:rsidR="0064566C">
          <w:rPr>
            <w:rFonts w:ascii="Times New Roman" w:hAnsi="Times New Roman" w:cs="Times New Roman" w:hint="eastAsia"/>
          </w:rPr>
          <w:t>主要通过</w:t>
        </w:r>
      </w:ins>
      <w:ins w:id="728" w:author="Big Pigeon" w:date="2025-04-27T17:37:00Z" w16du:dateUtc="2025-04-27T09:37:00Z">
        <w:r w:rsidR="0064566C" w:rsidRPr="0064566C">
          <w:rPr>
            <w:rFonts w:ascii="Times New Roman" w:hAnsi="Times New Roman" w:cs="Times New Roman" w:hint="eastAsia"/>
          </w:rPr>
          <w:t>用户模拟操作</w:t>
        </w:r>
      </w:ins>
      <w:ins w:id="729" w:author="Big Pigeon" w:date="2025-04-27T17:42:00Z" w16du:dateUtc="2025-04-27T09:42:00Z">
        <w:r w:rsidR="0064566C">
          <w:rPr>
            <w:rFonts w:ascii="Times New Roman" w:hAnsi="Times New Roman" w:cs="Times New Roman" w:hint="eastAsia"/>
          </w:rPr>
          <w:t>来</w:t>
        </w:r>
      </w:ins>
      <w:ins w:id="730" w:author="Big Pigeon" w:date="2025-04-27T17:37:00Z" w16du:dateUtc="2025-04-27T09:37:00Z">
        <w:r w:rsidR="0064566C" w:rsidRPr="0064566C">
          <w:rPr>
            <w:rFonts w:ascii="Times New Roman" w:hAnsi="Times New Roman" w:cs="Times New Roman" w:hint="eastAsia"/>
          </w:rPr>
          <w:t>评估界面设计合理性</w:t>
        </w:r>
      </w:ins>
      <w:ins w:id="731" w:author="Big Pigeon" w:date="2025-04-27T17:42:00Z" w16du:dateUtc="2025-04-27T09:42:00Z">
        <w:r w:rsidR="0064566C">
          <w:rPr>
            <w:rFonts w:ascii="Times New Roman" w:hAnsi="Times New Roman" w:cs="Times New Roman" w:hint="eastAsia"/>
          </w:rPr>
          <w:t>，</w:t>
        </w:r>
      </w:ins>
      <w:ins w:id="732" w:author="Big Pigeon" w:date="2025-04-27T17:37:00Z" w16du:dateUtc="2025-04-27T09:37:00Z">
        <w:r w:rsidR="0064566C" w:rsidRPr="0064566C">
          <w:rPr>
            <w:rFonts w:ascii="Times New Roman" w:hAnsi="Times New Roman" w:cs="Times New Roman" w:hint="eastAsia"/>
          </w:rPr>
          <w:t>回归测试</w:t>
        </w:r>
      </w:ins>
      <w:ins w:id="733" w:author="Big Pigeon" w:date="2025-04-27T17:43:00Z" w16du:dateUtc="2025-04-27T09:43:00Z">
        <w:r w:rsidR="0064566C">
          <w:rPr>
            <w:rFonts w:ascii="Times New Roman" w:hAnsi="Times New Roman" w:cs="Times New Roman" w:hint="eastAsia"/>
          </w:rPr>
          <w:t>主要确保系统功能的稳定性，</w:t>
        </w:r>
      </w:ins>
      <w:ins w:id="734" w:author="Big Pigeon" w:date="2025-04-27T17:37:00Z" w16du:dateUtc="2025-04-27T09:37:00Z">
        <w:r w:rsidR="0064566C" w:rsidRPr="0064566C">
          <w:rPr>
            <w:rFonts w:ascii="Times New Roman" w:hAnsi="Times New Roman" w:cs="Times New Roman" w:hint="eastAsia"/>
          </w:rPr>
          <w:t>在每次代码变更后</w:t>
        </w:r>
      </w:ins>
      <w:ins w:id="735" w:author="Big Pigeon" w:date="2025-04-27T17:43:00Z" w16du:dateUtc="2025-04-27T09:43:00Z">
        <w:r w:rsidR="0064566C">
          <w:rPr>
            <w:rFonts w:ascii="Times New Roman" w:hAnsi="Times New Roman" w:cs="Times New Roman" w:hint="eastAsia"/>
          </w:rPr>
          <w:t>进行检测</w:t>
        </w:r>
      </w:ins>
      <w:ins w:id="736" w:author="Big Pigeon" w:date="2025-04-27T17:37:00Z" w16du:dateUtc="2025-04-27T09:37:00Z">
        <w:r w:rsidR="0064566C" w:rsidRPr="0064566C">
          <w:rPr>
            <w:rFonts w:ascii="Times New Roman" w:hAnsi="Times New Roman" w:cs="Times New Roman" w:hint="eastAsia"/>
          </w:rPr>
          <w:t>。</w:t>
        </w:r>
      </w:ins>
      <w:ins w:id="737" w:author="Big Pigeon" w:date="2025-04-27T17:43:00Z" w16du:dateUtc="2025-04-27T09:43:00Z">
        <w:r w:rsidR="0064566C">
          <w:rPr>
            <w:rFonts w:ascii="Times New Roman" w:hAnsi="Times New Roman" w:cs="Times New Roman" w:hint="eastAsia"/>
          </w:rPr>
          <w:t>具体的测试结果如表</w:t>
        </w:r>
        <w:r w:rsidR="0064566C">
          <w:rPr>
            <w:rFonts w:ascii="Times New Roman" w:hAnsi="Times New Roman" w:cs="Times New Roman" w:hint="eastAsia"/>
          </w:rPr>
          <w:t>6-1</w:t>
        </w:r>
        <w:r w:rsidR="0064566C">
          <w:rPr>
            <w:rFonts w:ascii="Times New Roman" w:hAnsi="Times New Roman" w:cs="Times New Roman" w:hint="eastAsia"/>
          </w:rPr>
          <w:t>所示。</w:t>
        </w:r>
      </w:ins>
      <w:del w:id="738" w:author="Big Pigeon" w:date="2025-04-27T17:37:00Z" w16du:dateUtc="2025-04-27T09:37:00Z">
        <w:r w:rsidRPr="001D6B49" w:rsidDel="0064566C">
          <w:rPr>
            <w:rFonts w:ascii="Times New Roman" w:hAnsi="Times New Roman" w:cs="Times New Roman"/>
          </w:rPr>
          <w:delText>首先，单元测试（</w:delText>
        </w:r>
        <w:r w:rsidRPr="001D6B49" w:rsidDel="0064566C">
          <w:rPr>
            <w:rFonts w:ascii="Times New Roman" w:hAnsi="Times New Roman" w:cs="Times New Roman"/>
          </w:rPr>
          <w:delText>Unit Testing</w:delText>
        </w:r>
        <w:r w:rsidRPr="001D6B49" w:rsidDel="0064566C">
          <w:rPr>
            <w:rFonts w:ascii="Times New Roman" w:hAnsi="Times New Roman" w:cs="Times New Roman"/>
          </w:rPr>
          <w:delText>）聚焦于对独立的函数、类或方法进行验证，确保每个最小可测试单元的功能逻辑正确无误，这是保证代码质量的基础。其次，集成测试（</w:delText>
        </w:r>
        <w:r w:rsidRPr="001D6B49" w:rsidDel="0064566C">
          <w:rPr>
            <w:rFonts w:ascii="Times New Roman" w:hAnsi="Times New Roman" w:cs="Times New Roman"/>
          </w:rPr>
          <w:delText>Integration Testing</w:delText>
        </w:r>
        <w:r w:rsidRPr="001D6B49" w:rsidDel="0064566C">
          <w:rPr>
            <w:rFonts w:ascii="Times New Roman" w:hAnsi="Times New Roman" w:cs="Times New Roman"/>
          </w:rPr>
          <w:delText>）关注于模块之间的接口和交互，验证不同模块（如数据爬取模块与数据存储模块、分析模块与可视化模块）组合在一起时能否协同工作，数据能否正确</w:delText>
        </w:r>
        <w:r w:rsidRPr="001D6B49" w:rsidDel="0064566C">
          <w:rPr>
            <w:rFonts w:ascii="Times New Roman" w:hAnsi="Times New Roman" w:cs="Times New Roman"/>
          </w:rPr>
          <w:lastRenderedPageBreak/>
          <w:delText>流转。功能测试（</w:delText>
        </w:r>
        <w:r w:rsidRPr="001D6B49" w:rsidDel="0064566C">
          <w:rPr>
            <w:rFonts w:ascii="Times New Roman" w:hAnsi="Times New Roman" w:cs="Times New Roman"/>
          </w:rPr>
          <w:delText>Functional Testing</w:delText>
        </w:r>
        <w:r w:rsidRPr="001D6B49" w:rsidDel="0064566C">
          <w:rPr>
            <w:rFonts w:ascii="Times New Roman" w:hAnsi="Times New Roman" w:cs="Times New Roman"/>
          </w:rPr>
          <w:delText>）则从用户角度出发，依据需求规格说明，验证系统的各项功能（如用户注册登录、微博搜索、舆情分析、图表展示等）是否按预期实现。</w:delText>
        </w:r>
      </w:del>
    </w:p>
    <w:p w14:paraId="05A3881A" w14:textId="49911B17" w:rsidR="00604326" w:rsidRPr="001D6B49" w:rsidRDefault="001D6B49" w:rsidP="0064566C">
      <w:pPr>
        <w:pStyle w:val="a7"/>
        <w:rPr>
          <w:rFonts w:ascii="Times New Roman" w:hAnsi="Times New Roman" w:cs="Times New Roman"/>
        </w:rPr>
      </w:pPr>
      <w:del w:id="739" w:author="Big Pigeon" w:date="2025-04-27T17:37:00Z" w16du:dateUtc="2025-04-27T09:37:00Z">
        <w:r w:rsidRPr="001D6B49" w:rsidDel="0064566C">
          <w:rPr>
            <w:rFonts w:ascii="Times New Roman" w:hAnsi="Times New Roman" w:cs="Times New Roman"/>
          </w:rPr>
          <w:delText>在功能满足的基础上，非功能特性的测试同样重要。性能测试（</w:delText>
        </w:r>
        <w:r w:rsidRPr="001D6B49" w:rsidDel="0064566C">
          <w:rPr>
            <w:rFonts w:ascii="Times New Roman" w:hAnsi="Times New Roman" w:cs="Times New Roman"/>
          </w:rPr>
          <w:delText>Performance Testing</w:delText>
        </w:r>
        <w:r w:rsidRPr="001D6B49" w:rsidDel="0064566C">
          <w:rPr>
            <w:rFonts w:ascii="Times New Roman" w:hAnsi="Times New Roman" w:cs="Times New Roman"/>
          </w:rPr>
          <w:delText>）旨在评估系统在不同负载下的响应时间、吞吐量和资源利用率，识别性能瓶颈，确保系统在高并发场景下依然能够稳定高效运行。压力测试（</w:delText>
        </w:r>
        <w:r w:rsidRPr="001D6B49" w:rsidDel="0064566C">
          <w:rPr>
            <w:rFonts w:ascii="Times New Roman" w:hAnsi="Times New Roman" w:cs="Times New Roman"/>
          </w:rPr>
          <w:delText>Stress Testing</w:delText>
        </w:r>
        <w:r w:rsidRPr="001D6B49" w:rsidDel="0064566C">
          <w:rPr>
            <w:rFonts w:ascii="Times New Roman" w:hAnsi="Times New Roman" w:cs="Times New Roman"/>
          </w:rPr>
          <w:delText>）通过模拟远超预期的用户负载或数据量，探测系统的极限承载能力和稳定性边界。安全测试（</w:delText>
        </w:r>
        <w:r w:rsidRPr="001D6B49" w:rsidDel="0064566C">
          <w:rPr>
            <w:rFonts w:ascii="Times New Roman" w:hAnsi="Times New Roman" w:cs="Times New Roman"/>
          </w:rPr>
          <w:delText>Security Testing</w:delText>
        </w:r>
        <w:r w:rsidRPr="001D6B49" w:rsidDel="0064566C">
          <w:rPr>
            <w:rFonts w:ascii="Times New Roman" w:hAnsi="Times New Roman" w:cs="Times New Roman"/>
          </w:rPr>
          <w:delText>）着重于发现潜在的安全漏洞，如</w:delText>
        </w:r>
        <w:r w:rsidRPr="001D6B49" w:rsidDel="0064566C">
          <w:rPr>
            <w:rFonts w:ascii="Times New Roman" w:hAnsi="Times New Roman" w:cs="Times New Roman"/>
          </w:rPr>
          <w:delText>SQL</w:delText>
        </w:r>
        <w:r w:rsidRPr="001D6B49" w:rsidDel="0064566C">
          <w:rPr>
            <w:rFonts w:ascii="Times New Roman" w:hAnsi="Times New Roman" w:cs="Times New Roman"/>
          </w:rPr>
          <w:delText>注入、跨站脚本（</w:delText>
        </w:r>
        <w:r w:rsidRPr="001D6B49" w:rsidDel="0064566C">
          <w:rPr>
            <w:rFonts w:ascii="Times New Roman" w:hAnsi="Times New Roman" w:cs="Times New Roman"/>
          </w:rPr>
          <w:delText>XSS</w:delText>
        </w:r>
        <w:r w:rsidRPr="001D6B49" w:rsidDel="0064566C">
          <w:rPr>
            <w:rFonts w:ascii="Times New Roman" w:hAnsi="Times New Roman" w:cs="Times New Roman"/>
          </w:rPr>
          <w:delText>）、权限控制缺陷等，保障用户数据和系统自身的安全。兼容性测试（</w:delText>
        </w:r>
        <w:r w:rsidRPr="001D6B49" w:rsidDel="0064566C">
          <w:rPr>
            <w:rFonts w:ascii="Times New Roman" w:hAnsi="Times New Roman" w:cs="Times New Roman"/>
          </w:rPr>
          <w:delText>Compatibility Testing</w:delText>
        </w:r>
        <w:r w:rsidRPr="001D6B49" w:rsidDel="0064566C">
          <w:rPr>
            <w:rFonts w:ascii="Times New Roman" w:hAnsi="Times New Roman" w:cs="Times New Roman"/>
          </w:rPr>
          <w:delText>）验证系统在不同浏览器、操作系统和设备上的表现是否一致。可用性测试（</w:delText>
        </w:r>
        <w:r w:rsidRPr="001D6B49" w:rsidDel="0064566C">
          <w:rPr>
            <w:rFonts w:ascii="Times New Roman" w:hAnsi="Times New Roman" w:cs="Times New Roman"/>
          </w:rPr>
          <w:delText>Usability Testing</w:delText>
        </w:r>
        <w:r w:rsidRPr="001D6B49" w:rsidDel="0064566C">
          <w:rPr>
            <w:rFonts w:ascii="Times New Roman" w:hAnsi="Times New Roman" w:cs="Times New Roman"/>
          </w:rPr>
          <w:delText>）则通过模拟用户操作或邀请真实用户试用，评估系统的易用性、用户体验和界面设计的合理性。最后，回归测试（</w:delText>
        </w:r>
        <w:r w:rsidRPr="001D6B49" w:rsidDel="0064566C">
          <w:rPr>
            <w:rFonts w:ascii="Times New Roman" w:hAnsi="Times New Roman" w:cs="Times New Roman"/>
          </w:rPr>
          <w:delText>Regression Testing</w:delText>
        </w:r>
        <w:r w:rsidRPr="001D6B49" w:rsidDel="0064566C">
          <w:rPr>
            <w:rFonts w:ascii="Times New Roman" w:hAnsi="Times New Roman" w:cs="Times New Roman"/>
          </w:rPr>
          <w:delText>）在每次代码修改或缺陷修复后进行，确保变更没有引入新的问题或导致原有功能失效。这些测试方法的综合运用，构成了系统质量保证的完整体系。</w:delText>
        </w:r>
      </w:del>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r w:rsidRPr="001D6B49">
              <w:rPr>
                <w:kern w:val="0"/>
                <w:szCs w:val="21"/>
              </w:rPr>
              <w:t>test_user</w:t>
            </w:r>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r w:rsidRPr="001D6B49">
              <w:rPr>
                <w:kern w:val="0"/>
                <w:szCs w:val="21"/>
              </w:rPr>
              <w:t>微博数据爬虫模块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r w:rsidRPr="001D6B49">
              <w:rPr>
                <w:kern w:val="0"/>
                <w:szCs w:val="21"/>
              </w:rPr>
              <w:t>100</w:t>
            </w:r>
            <w:r w:rsidRPr="001D6B49">
              <w:rPr>
                <w:kern w:val="0"/>
                <w:szCs w:val="21"/>
              </w:rPr>
              <w:t>条微博数据，包含正文等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条因格式异常被过滤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r w:rsidRPr="001D6B49">
              <w:rPr>
                <w:kern w:val="0"/>
                <w:szCs w:val="21"/>
              </w:rPr>
              <w:t>微博数据爬虫模块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r w:rsidRPr="001D6B49">
              <w:rPr>
                <w:kern w:val="0"/>
                <w:szCs w:val="21"/>
              </w:rPr>
              <w:t>反爬机制应对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连续触发微博反爬策略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触发反爬后，代理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lastRenderedPageBreak/>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条微博数据</w:t>
            </w:r>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，点赞</w:t>
            </w:r>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输出按热度降序排列的微博列表，得分范围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用户活跃度分析模块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词云显示高频词汇（如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词云正确展示，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r w:rsidRPr="001D6B49">
              <w:rPr>
                <w:kern w:val="0"/>
                <w:szCs w:val="21"/>
                <w:shd w:val="clear" w:color="auto" w:fill="ECECEC"/>
              </w:rPr>
              <w:t>mysqldump</w:t>
            </w:r>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r>
            <w:r w:rsidRPr="001D6B49">
              <w:rPr>
                <w:kern w:val="0"/>
                <w:szCs w:val="21"/>
              </w:rPr>
              <w:lastRenderedPageBreak/>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lastRenderedPageBreak/>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r w:rsidRPr="001D6B49">
              <w:rPr>
                <w:kern w:val="0"/>
                <w:szCs w:val="21"/>
              </w:rPr>
              <w:t>平均响应</w:t>
            </w:r>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740" w:name="_Toc196418492"/>
      <w:r w:rsidRPr="001D6B49">
        <w:rPr>
          <w:rFonts w:ascii="Times New Roman" w:hAnsi="Times New Roman" w:cs="Times New Roman"/>
        </w:rPr>
        <w:t>改进方案</w:t>
      </w:r>
      <w:bookmarkEnd w:id="740"/>
    </w:p>
    <w:p w14:paraId="556AECAA" w14:textId="66C03781" w:rsidR="00604326" w:rsidRPr="001D6B49" w:rsidDel="002D560C" w:rsidRDefault="0064566C">
      <w:pPr>
        <w:pStyle w:val="a7"/>
        <w:rPr>
          <w:del w:id="741" w:author="Big Pigeon" w:date="2025-04-27T17:49:00Z" w16du:dateUtc="2025-04-27T09:49:00Z"/>
          <w:rFonts w:ascii="Times New Roman" w:hAnsi="Times New Roman" w:cs="Times New Roman"/>
        </w:rPr>
      </w:pPr>
      <w:ins w:id="742" w:author="Big Pigeon" w:date="2025-04-27T17:46:00Z" w16du:dateUtc="2025-04-27T09:46:00Z">
        <w:r w:rsidRPr="0064566C">
          <w:rPr>
            <w:rFonts w:ascii="Times New Roman" w:hAnsi="Times New Roman" w:cs="Times New Roman" w:hint="eastAsia"/>
          </w:rPr>
          <w:t>通过系统性测试，</w:t>
        </w:r>
        <w:r>
          <w:rPr>
            <w:rFonts w:ascii="Times New Roman" w:hAnsi="Times New Roman" w:cs="Times New Roman" w:hint="eastAsia"/>
          </w:rPr>
          <w:t>本研究</w:t>
        </w:r>
        <w:r w:rsidRPr="0064566C">
          <w:rPr>
            <w:rFonts w:ascii="Times New Roman" w:hAnsi="Times New Roman" w:cs="Times New Roman" w:hint="eastAsia"/>
          </w:rPr>
          <w:t>识别出目标系统在功能实现、性能表现</w:t>
        </w:r>
        <w:r>
          <w:rPr>
            <w:rFonts w:ascii="Times New Roman" w:hAnsi="Times New Roman" w:cs="Times New Roman" w:hint="eastAsia"/>
          </w:rPr>
          <w:t>、</w:t>
        </w:r>
        <w:r w:rsidRPr="0064566C">
          <w:rPr>
            <w:rFonts w:ascii="Times New Roman" w:hAnsi="Times New Roman" w:cs="Times New Roman" w:hint="eastAsia"/>
          </w:rPr>
          <w:t>用户体验等方面存在的改进空间。在技术实现层面，</w:t>
        </w:r>
        <w:r>
          <w:rPr>
            <w:rFonts w:ascii="Times New Roman" w:hAnsi="Times New Roman" w:cs="Times New Roman" w:hint="eastAsia"/>
          </w:rPr>
          <w:t>可以</w:t>
        </w:r>
        <w:r w:rsidRPr="0064566C">
          <w:rPr>
            <w:rFonts w:ascii="Times New Roman" w:hAnsi="Times New Roman" w:cs="Times New Roman" w:hint="eastAsia"/>
          </w:rPr>
          <w:t>优化数据库查询效率，通过减少冗余计算</w:t>
        </w:r>
        <w:r>
          <w:rPr>
            <w:rFonts w:ascii="Times New Roman" w:hAnsi="Times New Roman" w:cs="Times New Roman" w:hint="eastAsia"/>
          </w:rPr>
          <w:t>，</w:t>
        </w:r>
        <w:r w:rsidRPr="0064566C">
          <w:rPr>
            <w:rFonts w:ascii="Times New Roman" w:hAnsi="Times New Roman" w:cs="Times New Roman" w:hint="eastAsia"/>
          </w:rPr>
          <w:t>引入缓存策略（如</w:t>
        </w:r>
        <w:r w:rsidRPr="0064566C">
          <w:rPr>
            <w:rFonts w:ascii="Times New Roman" w:hAnsi="Times New Roman" w:cs="Times New Roman" w:hint="eastAsia"/>
          </w:rPr>
          <w:t>Redis</w:t>
        </w:r>
        <w:r w:rsidRPr="0064566C">
          <w:rPr>
            <w:rFonts w:ascii="Times New Roman" w:hAnsi="Times New Roman" w:cs="Times New Roman" w:hint="eastAsia"/>
          </w:rPr>
          <w:t>缓存热点数据）降低后端资源消耗。针对功能扩展需求，</w:t>
        </w:r>
      </w:ins>
      <w:ins w:id="743" w:author="Big Pigeon" w:date="2025-04-27T17:47:00Z" w16du:dateUtc="2025-04-27T09:47:00Z">
        <w:r>
          <w:rPr>
            <w:rFonts w:ascii="Times New Roman" w:hAnsi="Times New Roman" w:cs="Times New Roman" w:hint="eastAsia"/>
          </w:rPr>
          <w:t>可以</w:t>
        </w:r>
      </w:ins>
      <w:ins w:id="744" w:author="Big Pigeon" w:date="2025-04-27T17:46:00Z" w16du:dateUtc="2025-04-27T09:46:00Z">
        <w:r w:rsidRPr="0064566C">
          <w:rPr>
            <w:rFonts w:ascii="Times New Roman" w:hAnsi="Times New Roman" w:cs="Times New Roman" w:hint="eastAsia"/>
          </w:rPr>
          <w:t>引入更先进的主题模型以改进内容聚类效果，优化现有算法的准确性</w:t>
        </w:r>
      </w:ins>
      <w:ins w:id="745" w:author="Big Pigeon" w:date="2025-04-27T17:47:00Z" w16du:dateUtc="2025-04-27T09:47:00Z">
        <w:r w:rsidR="002D560C">
          <w:rPr>
            <w:rFonts w:ascii="Times New Roman" w:hAnsi="Times New Roman" w:cs="Times New Roman" w:hint="eastAsia"/>
          </w:rPr>
          <w:t>。</w:t>
        </w:r>
      </w:ins>
      <w:ins w:id="746" w:author="Big Pigeon" w:date="2025-04-27T17:49:00Z" w16du:dateUtc="2025-04-27T09:49:00Z">
        <w:r w:rsidR="002D560C">
          <w:rPr>
            <w:rFonts w:ascii="Times New Roman" w:hAnsi="Times New Roman" w:cs="Times New Roman" w:hint="eastAsia"/>
          </w:rPr>
          <w:t>在</w:t>
        </w:r>
        <w:r w:rsidR="002D560C" w:rsidRPr="002D560C">
          <w:rPr>
            <w:rFonts w:ascii="Times New Roman" w:hAnsi="Times New Roman" w:cs="Times New Roman" w:hint="eastAsia"/>
          </w:rPr>
          <w:t>用户</w:t>
        </w:r>
        <w:r w:rsidR="002D560C">
          <w:rPr>
            <w:rFonts w:ascii="Times New Roman" w:hAnsi="Times New Roman" w:cs="Times New Roman" w:hint="eastAsia"/>
          </w:rPr>
          <w:t>体验</w:t>
        </w:r>
        <w:r w:rsidR="002D560C" w:rsidRPr="002D560C">
          <w:rPr>
            <w:rFonts w:ascii="Times New Roman" w:hAnsi="Times New Roman" w:cs="Times New Roman" w:hint="eastAsia"/>
          </w:rPr>
          <w:t>方面，</w:t>
        </w:r>
        <w:r w:rsidR="002D560C">
          <w:rPr>
            <w:rFonts w:ascii="Times New Roman" w:hAnsi="Times New Roman" w:cs="Times New Roman" w:hint="eastAsia"/>
          </w:rPr>
          <w:t>通过</w:t>
        </w:r>
        <w:r w:rsidR="002D560C" w:rsidRPr="002D560C">
          <w:rPr>
            <w:rFonts w:ascii="Times New Roman" w:hAnsi="Times New Roman" w:cs="Times New Roman" w:hint="eastAsia"/>
          </w:rPr>
          <w:t>可用性测试数据</w:t>
        </w:r>
        <w:r w:rsidR="002D560C">
          <w:rPr>
            <w:rFonts w:ascii="Times New Roman" w:hAnsi="Times New Roman" w:cs="Times New Roman" w:hint="eastAsia"/>
          </w:rPr>
          <w:t>可以进一步</w:t>
        </w:r>
        <w:r w:rsidR="002D560C" w:rsidRPr="002D560C">
          <w:rPr>
            <w:rFonts w:ascii="Times New Roman" w:hAnsi="Times New Roman" w:cs="Times New Roman" w:hint="eastAsia"/>
          </w:rPr>
          <w:t>优化前端界面布局与可视化呈现方式，提升</w:t>
        </w:r>
        <w:r w:rsidR="002D560C">
          <w:rPr>
            <w:rFonts w:ascii="Times New Roman" w:hAnsi="Times New Roman" w:cs="Times New Roman" w:hint="eastAsia"/>
          </w:rPr>
          <w:t>用户</w:t>
        </w:r>
        <w:r w:rsidR="002D560C" w:rsidRPr="002D560C">
          <w:rPr>
            <w:rFonts w:ascii="Times New Roman" w:hAnsi="Times New Roman" w:cs="Times New Roman" w:hint="eastAsia"/>
          </w:rPr>
          <w:t>操作流程的直观性</w:t>
        </w:r>
        <w:r w:rsidR="002D560C">
          <w:rPr>
            <w:rFonts w:ascii="Times New Roman" w:hAnsi="Times New Roman" w:cs="Times New Roman" w:hint="eastAsia"/>
          </w:rPr>
          <w:t>。</w:t>
        </w:r>
      </w:ins>
      <w:del w:id="747" w:author="Big Pigeon" w:date="2025-04-27T17:46:00Z" w16du:dateUtc="2025-04-27T09:46:00Z">
        <w:r w:rsidR="001D6B49" w:rsidRPr="001D6B49" w:rsidDel="0064566C">
          <w:rPr>
            <w:rFonts w:ascii="Times New Roman" w:hAnsi="Times New Roman" w:cs="Times New Roman"/>
          </w:rPr>
          <w:delText>通过上述一系列严格的测试活动，识别出系统在多个方面存在的潜在问题和可优化空间。基于这些测试结果，制定了针对性的改进方案，旨在进一步提升系统的整体质量和用户体验。在性能方面，计划进行代码层面的优化，例如改进数据库查询效率、减少不必要的计算开销；引入或优化缓存策略（如使用</w:delText>
        </w:r>
        <w:r w:rsidR="001D6B49" w:rsidRPr="001D6B49" w:rsidDel="0064566C">
          <w:rPr>
            <w:rFonts w:ascii="Times New Roman" w:hAnsi="Times New Roman" w:cs="Times New Roman"/>
          </w:rPr>
          <w:delText>Redis</w:delText>
        </w:r>
        <w:r w:rsidR="001D6B49" w:rsidRPr="001D6B49" w:rsidDel="0064566C">
          <w:rPr>
            <w:rFonts w:ascii="Times New Roman" w:hAnsi="Times New Roman" w:cs="Times New Roman"/>
          </w:rPr>
          <w:delText>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delText>
        </w:r>
      </w:del>
    </w:p>
    <w:p w14:paraId="02060988" w14:textId="37F43B43" w:rsidR="00604326" w:rsidRPr="001D6B49" w:rsidRDefault="001D6B49" w:rsidP="002D560C">
      <w:pPr>
        <w:pStyle w:val="a7"/>
        <w:rPr>
          <w:rFonts w:ascii="Times New Roman" w:hAnsi="Times New Roman" w:cs="Times New Roman"/>
        </w:rPr>
      </w:pPr>
      <w:del w:id="748" w:author="Big Pigeon" w:date="2025-04-27T17:48:00Z" w16du:dateUtc="2025-04-27T09:48:00Z">
        <w:r w:rsidRPr="001D6B49" w:rsidDel="002D560C">
          <w:rPr>
            <w:rFonts w:ascii="Times New Roman" w:hAnsi="Times New Roman" w:cs="Times New Roman"/>
          </w:rPr>
          <w:delTex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可扩展性，并完善相关的技术文档。测试方面，将进一步提高测试用例的覆盖率，特别是针对边界条件和异常场景的测试，并探索自动化测试工具的应</w:delText>
        </w:r>
        <w:r w:rsidRPr="001D6B49" w:rsidDel="002D560C">
          <w:rPr>
            <w:rFonts w:ascii="Times New Roman" w:hAnsi="Times New Roman" w:cs="Times New Roman"/>
          </w:rPr>
          <w:lastRenderedPageBreak/>
          <w:delText>用，提高回归测试的效率。运维方面，考虑引入更完善的监控告警机制（如结合</w:delText>
        </w:r>
        <w:r w:rsidRPr="001D6B49" w:rsidDel="002D560C">
          <w:rPr>
            <w:rFonts w:ascii="Times New Roman" w:hAnsi="Times New Roman" w:cs="Times New Roman"/>
          </w:rPr>
          <w:delText>Prometheus</w:delText>
        </w:r>
        <w:r w:rsidRPr="001D6B49" w:rsidDel="002D560C">
          <w:rPr>
            <w:rFonts w:ascii="Times New Roman" w:hAnsi="Times New Roman" w:cs="Times New Roman"/>
          </w:rPr>
          <w:delText>和</w:delText>
        </w:r>
        <w:r w:rsidRPr="001D6B49" w:rsidDel="002D560C">
          <w:rPr>
            <w:rFonts w:ascii="Times New Roman" w:hAnsi="Times New Roman" w:cs="Times New Roman"/>
          </w:rPr>
          <w:delText>Grafana</w:delText>
        </w:r>
        <w:r w:rsidRPr="001D6B49" w:rsidDel="002D560C">
          <w:rPr>
            <w:rFonts w:ascii="Times New Roman" w:hAnsi="Times New Roman" w:cs="Times New Roman"/>
          </w:rPr>
          <w:delText>）和自动化部署流程，提高系统的可运维性。</w:delText>
        </w:r>
      </w:del>
    </w:p>
    <w:p w14:paraId="3CA85CBB" w14:textId="77777777" w:rsidR="00604326" w:rsidRPr="001D6B49" w:rsidRDefault="001D6B49">
      <w:pPr>
        <w:pStyle w:val="a2"/>
        <w:rPr>
          <w:rFonts w:ascii="Times New Roman" w:hAnsi="Times New Roman" w:cs="Times New Roman"/>
        </w:rPr>
      </w:pPr>
      <w:bookmarkStart w:id="749" w:name="_Toc196418493"/>
      <w:r w:rsidRPr="001D6B49">
        <w:rPr>
          <w:rFonts w:ascii="Times New Roman" w:hAnsi="Times New Roman" w:cs="Times New Roman"/>
        </w:rPr>
        <w:t>本章小结</w:t>
      </w:r>
      <w:bookmarkEnd w:id="749"/>
    </w:p>
    <w:p w14:paraId="21FA3FDD" w14:textId="0824A85B" w:rsidR="00604326" w:rsidRPr="001D6B49" w:rsidRDefault="002D560C">
      <w:pPr>
        <w:pStyle w:val="a7"/>
        <w:rPr>
          <w:rFonts w:ascii="Times New Roman" w:hAnsi="Times New Roman" w:cs="Times New Roman" w:hint="eastAsia"/>
        </w:rPr>
      </w:pPr>
      <w:ins w:id="750" w:author="Big Pigeon" w:date="2025-04-27T17:49:00Z" w16du:dateUtc="2025-04-27T09:49:00Z">
        <w:r>
          <w:rPr>
            <w:rFonts w:ascii="Times New Roman" w:hAnsi="Times New Roman" w:cs="Times New Roman" w:hint="eastAsia"/>
          </w:rPr>
          <w:t>本章详细描述了系统测试的环境配置、测试方法、改进</w:t>
        </w:r>
      </w:ins>
      <w:ins w:id="751" w:author="Big Pigeon" w:date="2025-04-27T17:50:00Z" w16du:dateUtc="2025-04-27T09:50:00Z">
        <w:r>
          <w:rPr>
            <w:rFonts w:ascii="Times New Roman" w:hAnsi="Times New Roman" w:cs="Times New Roman" w:hint="eastAsia"/>
          </w:rPr>
          <w:t>方案等内容，通过多方位的系统测试保证了系统功能的完善和严谨。</w:t>
        </w:r>
      </w:ins>
      <w:del w:id="752" w:author="Big Pigeon" w:date="2025-04-27T17:49:00Z" w16du:dateUtc="2025-04-27T09:49:00Z">
        <w:r w:rsidR="001D6B49" w:rsidRPr="001D6B49" w:rsidDel="002D560C">
          <w:rPr>
            <w:rFonts w:ascii="Times New Roman" w:hAnsi="Times New Roman" w:cs="Times New Roman"/>
          </w:rPr>
          <w:delText>系统测试作为软件开发生命周期中的关键一环，通过系统化的环境配置和多样化的测试方法，对微博舆情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delText>
        </w:r>
      </w:del>
      <w:del w:id="753" w:author="Big Pigeon" w:date="2025-04-27T17:50:00Z" w16du:dateUtc="2025-04-27T09:50:00Z">
        <w:r w:rsidR="001D6B49" w:rsidRPr="001D6B49" w:rsidDel="002D560C">
          <w:rPr>
            <w:rFonts w:ascii="Times New Roman" w:hAnsi="Times New Roman" w:cs="Times New Roman"/>
          </w:rPr>
          <w:delText>。</w:delText>
        </w:r>
      </w:del>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754" w:name="_Toc196418494"/>
      <w:r w:rsidRPr="001D6B49">
        <w:lastRenderedPageBreak/>
        <w:t>总结和展望</w:t>
      </w:r>
      <w:bookmarkEnd w:id="754"/>
    </w:p>
    <w:p w14:paraId="798092A8" w14:textId="77777777" w:rsidR="00604326" w:rsidRPr="001D6B49" w:rsidRDefault="001D6B49">
      <w:pPr>
        <w:pStyle w:val="a2"/>
        <w:rPr>
          <w:rFonts w:ascii="Times New Roman" w:hAnsi="Times New Roman" w:cs="Times New Roman"/>
        </w:rPr>
      </w:pPr>
      <w:bookmarkStart w:id="755" w:name="_Toc196418495"/>
      <w:r w:rsidRPr="001D6B49">
        <w:rPr>
          <w:rFonts w:ascii="Times New Roman" w:hAnsi="Times New Roman" w:cs="Times New Roman"/>
        </w:rPr>
        <w:t>总结</w:t>
      </w:r>
      <w:bookmarkEnd w:id="755"/>
    </w:p>
    <w:p w14:paraId="54873FED" w14:textId="55488A3F" w:rsidR="00604326" w:rsidRPr="001D6B49" w:rsidDel="00291600" w:rsidRDefault="00291600">
      <w:pPr>
        <w:pStyle w:val="a7"/>
        <w:rPr>
          <w:del w:id="756" w:author="Big Pigeon" w:date="2025-04-27T17:54:00Z" w16du:dateUtc="2025-04-27T09:54:00Z"/>
          <w:rFonts w:ascii="Times New Roman" w:hAnsi="Times New Roman" w:cs="Times New Roman"/>
        </w:rPr>
      </w:pPr>
      <w:ins w:id="757" w:author="Big Pigeon" w:date="2025-04-27T17:54:00Z" w16du:dateUtc="2025-04-27T09:54:00Z">
        <w:r w:rsidRPr="00291600">
          <w:rPr>
            <w:rFonts w:ascii="Times New Roman" w:hAnsi="Times New Roman" w:cs="Times New Roman" w:hint="eastAsia"/>
          </w:rPr>
          <w:t>本研究构建了基于微博的舆情分析系统，涵盖数据采集、情感分析、热度计算</w:t>
        </w:r>
      </w:ins>
      <w:ins w:id="758" w:author="Big Pigeon" w:date="2025-04-27T17:56:00Z" w16du:dateUtc="2025-04-27T09:56:00Z">
        <w:r>
          <w:rPr>
            <w:rFonts w:ascii="Times New Roman" w:hAnsi="Times New Roman" w:cs="Times New Roman" w:hint="eastAsia"/>
          </w:rPr>
          <w:t>、</w:t>
        </w:r>
      </w:ins>
      <w:ins w:id="759" w:author="Big Pigeon" w:date="2025-04-27T17:54:00Z" w16du:dateUtc="2025-04-27T09:54:00Z">
        <w:r w:rsidRPr="00291600">
          <w:rPr>
            <w:rFonts w:ascii="Times New Roman" w:hAnsi="Times New Roman" w:cs="Times New Roman" w:hint="eastAsia"/>
          </w:rPr>
          <w:t>可视化展示等核心模块。数据采集模块采用</w:t>
        </w:r>
        <w:r w:rsidRPr="00291600">
          <w:rPr>
            <w:rFonts w:ascii="Times New Roman" w:hAnsi="Times New Roman" w:cs="Times New Roman" w:hint="eastAsia"/>
          </w:rPr>
          <w:t>Scrapy</w:t>
        </w:r>
        <w:r w:rsidRPr="00291600">
          <w:rPr>
            <w:rFonts w:ascii="Times New Roman" w:hAnsi="Times New Roman" w:cs="Times New Roman" w:hint="eastAsia"/>
          </w:rPr>
          <w:t>框架结合动态代理</w:t>
        </w:r>
        <w:r w:rsidRPr="00291600">
          <w:rPr>
            <w:rFonts w:ascii="Times New Roman" w:hAnsi="Times New Roman" w:cs="Times New Roman" w:hint="eastAsia"/>
          </w:rPr>
          <w:t>IP</w:t>
        </w:r>
        <w:r w:rsidRPr="00291600">
          <w:rPr>
            <w:rFonts w:ascii="Times New Roman" w:hAnsi="Times New Roman" w:cs="Times New Roman" w:hint="eastAsia"/>
          </w:rPr>
          <w:t>池，有效突破微博反爬机制，实现大规模文本数据的自动化获取</w:t>
        </w:r>
      </w:ins>
      <w:ins w:id="760" w:author="Big Pigeon" w:date="2025-04-27T17:57:00Z" w16du:dateUtc="2025-04-27T09:57:00Z">
        <w:r>
          <w:rPr>
            <w:rFonts w:ascii="Times New Roman" w:hAnsi="Times New Roman" w:cs="Times New Roman" w:hint="eastAsia"/>
          </w:rPr>
          <w:t>；</w:t>
        </w:r>
      </w:ins>
      <w:ins w:id="761" w:author="Big Pigeon" w:date="2025-04-27T17:54:00Z" w16du:dateUtc="2025-04-27T09:54:00Z">
        <w:r w:rsidRPr="00291600">
          <w:rPr>
            <w:rFonts w:ascii="Times New Roman" w:hAnsi="Times New Roman" w:cs="Times New Roman" w:hint="eastAsia"/>
          </w:rPr>
          <w:t>情感分析模块集成</w:t>
        </w:r>
        <w:r w:rsidRPr="00291600">
          <w:rPr>
            <w:rFonts w:ascii="Times New Roman" w:hAnsi="Times New Roman" w:cs="Times New Roman" w:hint="eastAsia"/>
          </w:rPr>
          <w:t>BERT</w:t>
        </w:r>
        <w:r w:rsidRPr="00291600">
          <w:rPr>
            <w:rFonts w:ascii="Times New Roman" w:hAnsi="Times New Roman" w:cs="Times New Roman" w:hint="eastAsia"/>
          </w:rPr>
          <w:t>与朴素贝叶斯混合模型，通过深度语义理解与统计分类的结合，在中文文本情感分类任务中达到</w:t>
        </w:r>
        <w:r w:rsidRPr="00291600">
          <w:rPr>
            <w:rFonts w:ascii="Times New Roman" w:hAnsi="Times New Roman" w:cs="Times New Roman" w:hint="eastAsia"/>
          </w:rPr>
          <w:t>95.7%</w:t>
        </w:r>
        <w:r w:rsidRPr="00291600">
          <w:rPr>
            <w:rFonts w:ascii="Times New Roman" w:hAnsi="Times New Roman" w:cs="Times New Roman" w:hint="eastAsia"/>
          </w:rPr>
          <w:t>的准确率，较传统方法提升</w:t>
        </w:r>
        <w:r w:rsidRPr="00291600">
          <w:rPr>
            <w:rFonts w:ascii="Times New Roman" w:hAnsi="Times New Roman" w:cs="Times New Roman" w:hint="eastAsia"/>
          </w:rPr>
          <w:t>5.5%</w:t>
        </w:r>
      </w:ins>
      <w:ins w:id="762" w:author="Big Pigeon" w:date="2025-04-27T17:57:00Z" w16du:dateUtc="2025-04-27T09:57:00Z">
        <w:r>
          <w:rPr>
            <w:rFonts w:ascii="Times New Roman" w:hAnsi="Times New Roman" w:cs="Times New Roman" w:hint="eastAsia"/>
          </w:rPr>
          <w:t>；</w:t>
        </w:r>
      </w:ins>
      <w:ins w:id="763" w:author="Big Pigeon" w:date="2025-04-27T17:54:00Z" w16du:dateUtc="2025-04-27T09:54:00Z">
        <w:r w:rsidRPr="00291600">
          <w:rPr>
            <w:rFonts w:ascii="Times New Roman" w:hAnsi="Times New Roman" w:cs="Times New Roman" w:hint="eastAsia"/>
          </w:rPr>
          <w:t>热度计算模块基于熵权法构建动态权重模型，综合转发、评论、点赞等指标量化舆情热度，支持热点事件的实时追踪</w:t>
        </w:r>
      </w:ins>
      <w:ins w:id="764" w:author="Big Pigeon" w:date="2025-04-27T17:57:00Z" w16du:dateUtc="2025-04-27T09:57:00Z">
        <w:r>
          <w:rPr>
            <w:rFonts w:ascii="Times New Roman" w:hAnsi="Times New Roman" w:cs="Times New Roman" w:hint="eastAsia"/>
          </w:rPr>
          <w:t>；</w:t>
        </w:r>
      </w:ins>
      <w:ins w:id="765" w:author="Big Pigeon" w:date="2025-04-27T17:54:00Z" w16du:dateUtc="2025-04-27T09:54:00Z">
        <w:r w:rsidRPr="00291600">
          <w:rPr>
            <w:rFonts w:ascii="Times New Roman" w:hAnsi="Times New Roman" w:cs="Times New Roman" w:hint="eastAsia"/>
          </w:rPr>
          <w:t>可视化模块集成</w:t>
        </w:r>
        <w:r w:rsidRPr="00291600">
          <w:rPr>
            <w:rFonts w:ascii="Times New Roman" w:hAnsi="Times New Roman" w:cs="Times New Roman" w:hint="eastAsia"/>
          </w:rPr>
          <w:t>ECharts</w:t>
        </w:r>
        <w:r w:rsidRPr="00291600">
          <w:rPr>
            <w:rFonts w:ascii="Times New Roman" w:hAnsi="Times New Roman" w:cs="Times New Roman" w:hint="eastAsia"/>
          </w:rPr>
          <w:t>库，通过词云、折线图、热力图等多维度展示舆情分布与演化趋势。系统采用</w:t>
        </w:r>
        <w:r w:rsidRPr="00291600">
          <w:rPr>
            <w:rFonts w:ascii="Times New Roman" w:hAnsi="Times New Roman" w:cs="Times New Roman" w:hint="eastAsia"/>
          </w:rPr>
          <w:t>Django</w:t>
        </w:r>
        <w:r w:rsidRPr="00291600">
          <w:rPr>
            <w:rFonts w:ascii="Times New Roman" w:hAnsi="Times New Roman" w:cs="Times New Roman" w:hint="eastAsia"/>
          </w:rPr>
          <w:t>框架实现前后端分离架构，结合</w:t>
        </w:r>
        <w:r w:rsidRPr="00291600">
          <w:rPr>
            <w:rFonts w:ascii="Times New Roman" w:hAnsi="Times New Roman" w:cs="Times New Roman" w:hint="eastAsia"/>
          </w:rPr>
          <w:t>MySQL</w:t>
        </w:r>
        <w:r w:rsidRPr="00291600">
          <w:rPr>
            <w:rFonts w:ascii="Times New Roman" w:hAnsi="Times New Roman" w:cs="Times New Roman" w:hint="eastAsia"/>
          </w:rPr>
          <w:t>数据库与</w:t>
        </w:r>
        <w:r w:rsidRPr="00291600">
          <w:rPr>
            <w:rFonts w:ascii="Times New Roman" w:hAnsi="Times New Roman" w:cs="Times New Roman" w:hint="eastAsia"/>
          </w:rPr>
          <w:t>Redis</w:t>
        </w:r>
        <w:r w:rsidRPr="00291600">
          <w:rPr>
            <w:rFonts w:ascii="Times New Roman" w:hAnsi="Times New Roman" w:cs="Times New Roman" w:hint="eastAsia"/>
          </w:rPr>
          <w:t>缓存技术，保障了高并发场景下的数据存储与响应效率，功能完整性与用户体验达到预期目标。</w:t>
        </w:r>
      </w:ins>
      <w:del w:id="766" w:author="Big Pigeon" w:date="2025-04-27T17:54:00Z" w16du:dateUtc="2025-04-27T09:54:00Z">
        <w:r w:rsidR="001D6B49" w:rsidRPr="001D6B49" w:rsidDel="00291600">
          <w:rPr>
            <w:rFonts w:ascii="Times New Roman" w:hAnsi="Times New Roman" w:cs="Times New Roman"/>
          </w:rPr>
          <w:delText>在完成基于</w:delText>
        </w:r>
        <w:r w:rsidR="001D6B49" w:rsidRPr="001D6B49" w:rsidDel="00291600">
          <w:rPr>
            <w:rFonts w:ascii="Times New Roman" w:hAnsi="Times New Roman" w:cs="Times New Roman"/>
          </w:rPr>
          <w:delText>Python</w:delText>
        </w:r>
        <w:r w:rsidR="001D6B49" w:rsidRPr="001D6B49" w:rsidDel="00291600">
          <w:rPr>
            <w:rFonts w:ascii="Times New Roman" w:hAnsi="Times New Roman" w:cs="Times New Roman"/>
          </w:rPr>
          <w:delText>的微博舆情分析系统设计与实现的过程中，我积累了丰富的经验，并从中获得了许多宝贵的教训。本项目不仅实现了从数据采集到舆情预警的全流程自动化处理，还在多个方面取得了显著进展。首先，利用</w:delText>
        </w:r>
        <w:r w:rsidR="001D6B49" w:rsidRPr="001D6B49" w:rsidDel="00291600">
          <w:rPr>
            <w:rFonts w:ascii="Times New Roman" w:hAnsi="Times New Roman" w:cs="Times New Roman"/>
          </w:rPr>
          <w:delText>Python</w:delText>
        </w:r>
        <w:r w:rsidR="001D6B49" w:rsidRPr="001D6B49" w:rsidDel="00291600">
          <w:rPr>
            <w:rFonts w:ascii="Times New Roman" w:hAnsi="Times New Roman" w:cs="Times New Roman"/>
          </w:rPr>
          <w:delText>的强大爬虫能力结合</w:delText>
        </w:r>
        <w:r w:rsidR="001D6B49" w:rsidRPr="001D6B49" w:rsidDel="00291600">
          <w:rPr>
            <w:rFonts w:ascii="Times New Roman" w:hAnsi="Times New Roman" w:cs="Times New Roman"/>
          </w:rPr>
          <w:delText>Django</w:delText>
        </w:r>
        <w:r w:rsidR="001D6B49" w:rsidRPr="001D6B49" w:rsidDel="00291600">
          <w:rPr>
            <w:rFonts w:ascii="Times New Roman" w:hAnsi="Times New Roman" w:cs="Times New Roman"/>
          </w:rPr>
          <w:delText>框架和</w:delText>
        </w:r>
        <w:r w:rsidR="001D6B49" w:rsidRPr="001D6B49" w:rsidDel="00291600">
          <w:rPr>
            <w:rFonts w:ascii="Times New Roman" w:hAnsi="Times New Roman" w:cs="Times New Roman"/>
          </w:rPr>
          <w:delText>Celery</w:delText>
        </w:r>
        <w:r w:rsidR="001D6B49" w:rsidRPr="001D6B49" w:rsidDel="00291600">
          <w:rPr>
            <w:rFonts w:ascii="Times New Roman" w:hAnsi="Times New Roman" w:cs="Times New Roman"/>
          </w:rPr>
          <w:delText>分布式任务队列，我们有效提升了微博数据的采集效率。面对微博平台复杂的反爬机制，通过引入代理</w:delText>
        </w:r>
        <w:r w:rsidR="001D6B49" w:rsidRPr="001D6B49" w:rsidDel="00291600">
          <w:rPr>
            <w:rFonts w:ascii="Times New Roman" w:hAnsi="Times New Roman" w:cs="Times New Roman"/>
          </w:rPr>
          <w:delText>IP</w:delText>
        </w:r>
        <w:r w:rsidR="001D6B49" w:rsidRPr="001D6B49" w:rsidDel="00291600">
          <w:rPr>
            <w:rFonts w:ascii="Times New Roman" w:hAnsi="Times New Roman" w:cs="Times New Roman"/>
          </w:rPr>
          <w:delText>池管理和请求频率控制策略，成功突破了这些限制，确保了数据采集的稳定性和持续性。此外，在舆情分析模块中，采用混合模型（包括情感词典与机器学习）对中文文本进行情感判断，特别是结合</w:delText>
        </w:r>
        <w:r w:rsidR="001D6B49" w:rsidRPr="001D6B49" w:rsidDel="00291600">
          <w:rPr>
            <w:rFonts w:ascii="Times New Roman" w:hAnsi="Times New Roman" w:cs="Times New Roman"/>
          </w:rPr>
          <w:delText>BERT</w:delText>
        </w:r>
        <w:r w:rsidR="001D6B49" w:rsidRPr="001D6B49" w:rsidDel="00291600">
          <w:rPr>
            <w:rFonts w:ascii="Times New Roman" w:hAnsi="Times New Roman" w:cs="Times New Roman"/>
          </w:rPr>
          <w:delText>预训练模型与注意力机制，大幅提高了舆情分析的准确性，尤其是在识别网络用语和讽刺性言论方面表现突出。</w:delText>
        </w:r>
      </w:del>
    </w:p>
    <w:p w14:paraId="63AC3B8A" w14:textId="070213CE" w:rsidR="00604326" w:rsidRPr="001D6B49" w:rsidDel="00291600" w:rsidRDefault="001D6B49">
      <w:pPr>
        <w:pStyle w:val="a7"/>
        <w:rPr>
          <w:del w:id="767" w:author="Big Pigeon" w:date="2025-04-27T17:54:00Z" w16du:dateUtc="2025-04-27T09:54:00Z"/>
          <w:rFonts w:ascii="Times New Roman" w:hAnsi="Times New Roman" w:cs="Times New Roman"/>
        </w:rPr>
      </w:pPr>
      <w:del w:id="768" w:author="Big Pigeon" w:date="2025-04-27T17:54:00Z" w16du:dateUtc="2025-04-27T09:54:00Z">
        <w:r w:rsidRPr="001D6B49" w:rsidDel="00291600">
          <w:rPr>
            <w:rFonts w:ascii="Times New Roman" w:hAnsi="Times New Roman" w:cs="Times New Roman"/>
          </w:rPr>
          <w:delText>在整个开发过程中，我也遇到了不少技术挑战。除了上述提到的数据采集问题外，如何处理大数据量下的系统性能优化也是关键之一。为了解决这一问题，我采用了</w:delText>
        </w:r>
        <w:r w:rsidRPr="001D6B49" w:rsidDel="00291600">
          <w:rPr>
            <w:rFonts w:ascii="Times New Roman" w:hAnsi="Times New Roman" w:cs="Times New Roman"/>
          </w:rPr>
          <w:delText>MySQL</w:delText>
        </w:r>
        <w:r w:rsidRPr="001D6B49" w:rsidDel="00291600">
          <w:rPr>
            <w:rFonts w:ascii="Times New Roman" w:hAnsi="Times New Roman" w:cs="Times New Roman"/>
          </w:rPr>
          <w:delText>分区表、</w:delText>
        </w:r>
        <w:r w:rsidRPr="001D6B49" w:rsidDel="00291600">
          <w:rPr>
            <w:rFonts w:ascii="Times New Roman" w:hAnsi="Times New Roman" w:cs="Times New Roman"/>
          </w:rPr>
          <w:delText>Redis</w:delText>
        </w:r>
        <w:r w:rsidRPr="001D6B49" w:rsidDel="00291600">
          <w:rPr>
            <w:rFonts w:ascii="Times New Roman" w:hAnsi="Times New Roman" w:cs="Times New Roman"/>
          </w:rPr>
          <w:delText>缓存以及</w:delText>
        </w:r>
        <w:r w:rsidRPr="001D6B49" w:rsidDel="00291600">
          <w:rPr>
            <w:rFonts w:ascii="Times New Roman" w:hAnsi="Times New Roman" w:cs="Times New Roman"/>
          </w:rPr>
          <w:delText>Nginx</w:delText>
        </w:r>
        <w:r w:rsidRPr="001D6B49" w:rsidDel="00291600">
          <w:rPr>
            <w:rFonts w:ascii="Times New Roman" w:hAnsi="Times New Roman" w:cs="Times New Roman"/>
          </w:rPr>
          <w:delText>负载均衡等技术，从而提高了系统的并发处理能力和响应速度。同时，前端使用</w:delText>
        </w:r>
        <w:r w:rsidRPr="001D6B49" w:rsidDel="00291600">
          <w:rPr>
            <w:rFonts w:ascii="Times New Roman" w:hAnsi="Times New Roman" w:cs="Times New Roman"/>
          </w:rPr>
          <w:delText>ECharts</w:delText>
        </w:r>
        <w:r w:rsidRPr="001D6B49" w:rsidDel="00291600">
          <w:rPr>
            <w:rFonts w:ascii="Times New Roman" w:hAnsi="Times New Roman" w:cs="Times New Roman"/>
          </w:rPr>
          <w:delText>等库将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delText>
        </w:r>
      </w:del>
    </w:p>
    <w:p w14:paraId="6175122B" w14:textId="513BCA36" w:rsidR="00604326" w:rsidRPr="001D6B49" w:rsidRDefault="001D6B49">
      <w:pPr>
        <w:pStyle w:val="a7"/>
        <w:rPr>
          <w:rFonts w:ascii="Times New Roman" w:hAnsi="Times New Roman" w:cs="Times New Roman"/>
        </w:rPr>
      </w:pPr>
      <w:del w:id="769" w:author="Big Pigeon" w:date="2025-04-27T17:54:00Z" w16du:dateUtc="2025-04-27T09:54:00Z">
        <w:r w:rsidRPr="001D6B49" w:rsidDel="00291600">
          <w:rPr>
            <w:rFonts w:ascii="Times New Roman" w:hAnsi="Times New Roman" w:cs="Times New Roman"/>
          </w:rPr>
          <w:delText>这段经历让我深刻认识到跨学科知识融合对于解决复杂问题的重要性。该项目涉及自然语言处理、大数据分析、</w:delText>
        </w:r>
        <w:r w:rsidRPr="001D6B49" w:rsidDel="00291600">
          <w:rPr>
            <w:rFonts w:ascii="Times New Roman" w:hAnsi="Times New Roman" w:cs="Times New Roman"/>
          </w:rPr>
          <w:delText>Web</w:delText>
        </w:r>
        <w:r w:rsidRPr="001D6B49" w:rsidDel="00291600">
          <w:rPr>
            <w:rFonts w:ascii="Times New Roman" w:hAnsi="Times New Roman" w:cs="Times New Roman"/>
          </w:rPr>
          <w:delTex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delText>
        </w:r>
      </w:del>
    </w:p>
    <w:p w14:paraId="6346F12F" w14:textId="77777777" w:rsidR="00604326" w:rsidRPr="001D6B49" w:rsidRDefault="001D6B49">
      <w:pPr>
        <w:pStyle w:val="a2"/>
        <w:rPr>
          <w:rFonts w:ascii="Times New Roman" w:hAnsi="Times New Roman" w:cs="Times New Roman"/>
        </w:rPr>
      </w:pPr>
      <w:bookmarkStart w:id="770" w:name="_Toc196418496"/>
      <w:r w:rsidRPr="001D6B49">
        <w:rPr>
          <w:rFonts w:ascii="Times New Roman" w:hAnsi="Times New Roman" w:cs="Times New Roman"/>
        </w:rPr>
        <w:lastRenderedPageBreak/>
        <w:t>展望</w:t>
      </w:r>
      <w:bookmarkEnd w:id="770"/>
    </w:p>
    <w:p w14:paraId="339F71B1" w14:textId="71306F88" w:rsidR="00604326" w:rsidRPr="001D6B49" w:rsidRDefault="00291600">
      <w:pPr>
        <w:pStyle w:val="a7"/>
        <w:rPr>
          <w:rFonts w:ascii="Times New Roman" w:hAnsi="Times New Roman" w:cs="Times New Roman"/>
        </w:rPr>
      </w:pPr>
      <w:ins w:id="771" w:author="Big Pigeon" w:date="2025-04-27T17:54:00Z" w16du:dateUtc="2025-04-27T09:54:00Z">
        <w:r w:rsidRPr="00291600">
          <w:rPr>
            <w:rFonts w:ascii="Times New Roman" w:hAnsi="Times New Roman" w:cs="Times New Roman" w:hint="eastAsia"/>
          </w:rPr>
          <w:t>未来工作可探索多模态数据融合技术，提升对网络用语、讽刺表达等非字面语义的识别能力</w:t>
        </w:r>
      </w:ins>
      <w:del w:id="772" w:author="Big Pigeon" w:date="2025-04-27T17:54:00Z" w16du:dateUtc="2025-04-27T09:54:00Z">
        <w:r w:rsidR="001D6B49" w:rsidRPr="001D6B49" w:rsidDel="00291600">
          <w:rPr>
            <w:rFonts w:ascii="Times New Roman" w:hAnsi="Times New Roman" w:cs="Times New Roman"/>
          </w:rPr>
          <w:delText>虽然本项目已经取得了一定的成绩，但仍有许多可以改进和完善的地方。未来的工作将着重于提高舆情分析精度和增强舆情预测能力</w:delText>
        </w:r>
      </w:del>
      <w:r w:rsidR="001D6B49" w:rsidRPr="001D6B49">
        <w:rPr>
          <w:rFonts w:ascii="Times New Roman" w:hAnsi="Times New Roman" w:cs="Times New Roman"/>
        </w:rPr>
        <w:t>，</w:t>
      </w:r>
      <w:ins w:id="773" w:author="Big Pigeon" w:date="2025-04-27T17:55:00Z" w16du:dateUtc="2025-04-27T09:55:00Z">
        <w:r w:rsidRPr="00291600">
          <w:rPr>
            <w:rFonts w:ascii="Times New Roman" w:hAnsi="Times New Roman" w:cs="Times New Roman" w:hint="eastAsia"/>
          </w:rPr>
          <w:t>在预测分析层面，</w:t>
        </w:r>
        <w:r>
          <w:rPr>
            <w:rFonts w:ascii="Times New Roman" w:hAnsi="Times New Roman" w:cs="Times New Roman" w:hint="eastAsia"/>
          </w:rPr>
          <w:t>可以</w:t>
        </w:r>
        <w:r w:rsidRPr="001D6B49">
          <w:rPr>
            <w:rFonts w:ascii="Times New Roman" w:hAnsi="Times New Roman" w:cs="Times New Roman"/>
          </w:rPr>
          <w:t>尝试引入更多外部因素作为特征，如节假日、政策发布等，</w:t>
        </w:r>
        <w:r>
          <w:rPr>
            <w:rFonts w:ascii="Times New Roman" w:hAnsi="Times New Roman" w:cs="Times New Roman" w:hint="eastAsia"/>
          </w:rPr>
          <w:t>进一步</w:t>
        </w:r>
        <w:r w:rsidRPr="00291600">
          <w:rPr>
            <w:rFonts w:ascii="Times New Roman" w:hAnsi="Times New Roman" w:cs="Times New Roman" w:hint="eastAsia"/>
          </w:rPr>
          <w:t>结合深度学习</w:t>
        </w:r>
        <w:r>
          <w:rPr>
            <w:rFonts w:ascii="Times New Roman" w:hAnsi="Times New Roman" w:cs="Times New Roman" w:hint="eastAsia"/>
          </w:rPr>
          <w:t>、</w:t>
        </w:r>
        <w:r w:rsidRPr="00291600">
          <w:rPr>
            <w:rFonts w:ascii="Times New Roman" w:hAnsi="Times New Roman" w:cs="Times New Roman" w:hint="eastAsia"/>
          </w:rPr>
          <w:t>时间序列</w:t>
        </w:r>
        <w:r>
          <w:rPr>
            <w:rFonts w:ascii="Times New Roman" w:hAnsi="Times New Roman" w:cs="Times New Roman" w:hint="eastAsia"/>
          </w:rPr>
          <w:t>等</w:t>
        </w:r>
        <w:r w:rsidRPr="00291600">
          <w:rPr>
            <w:rFonts w:ascii="Times New Roman" w:hAnsi="Times New Roman" w:cs="Times New Roman" w:hint="eastAsia"/>
          </w:rPr>
          <w:t>模型优化非线性舆情演变的预测精度</w:t>
        </w:r>
        <w:r>
          <w:rPr>
            <w:rFonts w:ascii="Times New Roman" w:hAnsi="Times New Roman" w:cs="Times New Roman" w:hint="eastAsia"/>
          </w:rPr>
          <w:t>。</w:t>
        </w:r>
      </w:ins>
      <w:ins w:id="774" w:author="Big Pigeon" w:date="2025-04-27T17:56:00Z" w16du:dateUtc="2025-04-27T09:56:00Z">
        <w:r w:rsidRPr="00291600">
          <w:rPr>
            <w:rFonts w:ascii="Times New Roman" w:hAnsi="Times New Roman" w:cs="Times New Roman" w:hint="eastAsia"/>
          </w:rPr>
          <w:t>此外，系统</w:t>
        </w:r>
        <w:r>
          <w:rPr>
            <w:rFonts w:ascii="Times New Roman" w:hAnsi="Times New Roman" w:cs="Times New Roman" w:hint="eastAsia"/>
          </w:rPr>
          <w:t>还</w:t>
        </w:r>
        <w:r w:rsidRPr="00291600">
          <w:rPr>
            <w:rFonts w:ascii="Times New Roman" w:hAnsi="Times New Roman" w:cs="Times New Roman" w:hint="eastAsia"/>
          </w:rPr>
          <w:t>可扩展至其他社交媒体平台，增强数据源的多样性</w:t>
        </w:r>
        <w:r>
          <w:rPr>
            <w:rFonts w:ascii="Times New Roman" w:hAnsi="Times New Roman" w:cs="Times New Roman" w:hint="eastAsia"/>
          </w:rPr>
          <w:t>，提高舆情预测的应用广泛性</w:t>
        </w:r>
        <w:r w:rsidRPr="00291600">
          <w:rPr>
            <w:rFonts w:ascii="Times New Roman" w:hAnsi="Times New Roman" w:cs="Times New Roman" w:hint="eastAsia"/>
          </w:rPr>
          <w:t>。</w:t>
        </w:r>
      </w:ins>
      <w:del w:id="775" w:author="Big Pigeon" w:date="2025-04-27T17:55:00Z" w16du:dateUtc="2025-04-27T09:55:00Z">
        <w:r w:rsidR="001D6B49" w:rsidRPr="001D6B49" w:rsidDel="00291600">
          <w:rPr>
            <w:rFonts w:ascii="Times New Roman" w:hAnsi="Times New Roman" w:cs="Times New Roman"/>
          </w:rPr>
          <w:delText>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delText>
        </w:r>
      </w:del>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776" w:name="_Toc36193162"/>
      <w:bookmarkStart w:id="777" w:name="_Ref130208578"/>
      <w:bookmarkStart w:id="778" w:name="_Toc196418497"/>
      <w:bookmarkStart w:id="779" w:name="_Toc130202673"/>
      <w:r w:rsidRPr="001D6B49">
        <w:rPr>
          <w:rFonts w:ascii="Times New Roman" w:hAnsi="Times New Roman" w:cs="Times New Roman"/>
        </w:rPr>
        <w:lastRenderedPageBreak/>
        <w:t>参考文献</w:t>
      </w:r>
      <w:bookmarkEnd w:id="776"/>
      <w:bookmarkEnd w:id="777"/>
      <w:bookmarkEnd w:id="778"/>
      <w:bookmarkEnd w:id="779"/>
    </w:p>
    <w:p w14:paraId="3B425490" w14:textId="77777777" w:rsidR="00604326" w:rsidRPr="001D6B49" w:rsidRDefault="001D6B49">
      <w:pPr>
        <w:numPr>
          <w:ilvl w:val="0"/>
          <w:numId w:val="3"/>
        </w:numPr>
        <w:spacing w:line="400" w:lineRule="exact"/>
        <w:jc w:val="left"/>
      </w:pPr>
      <w:bookmarkStart w:id="780" w:name="_Ref196414109"/>
      <w:r w:rsidRPr="001D6B49">
        <w:t>Zhang K , Geng Y , Zhao J ,et al.Sentiment Analysis of Social Media via Multimodal Feature Fusion[J].Symmetry, 2020(12).DOI:10.3390/SYM12122010.</w:t>
      </w:r>
      <w:bookmarkEnd w:id="780"/>
    </w:p>
    <w:p w14:paraId="7AB2EEA0" w14:textId="77777777" w:rsidR="00604326" w:rsidRPr="001D6B49" w:rsidRDefault="001D6B49">
      <w:pPr>
        <w:numPr>
          <w:ilvl w:val="0"/>
          <w:numId w:val="3"/>
        </w:numPr>
        <w:spacing w:line="400" w:lineRule="exact"/>
        <w:jc w:val="left"/>
      </w:pPr>
      <w:bookmarkStart w:id="781"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781"/>
    </w:p>
    <w:p w14:paraId="3D7979EB" w14:textId="77777777" w:rsidR="00604326" w:rsidRPr="001D6B49" w:rsidRDefault="001D6B49">
      <w:pPr>
        <w:numPr>
          <w:ilvl w:val="0"/>
          <w:numId w:val="3"/>
        </w:numPr>
        <w:spacing w:line="400" w:lineRule="exact"/>
        <w:jc w:val="left"/>
      </w:pPr>
      <w:bookmarkStart w:id="782" w:name="_Ref196414125"/>
      <w:r w:rsidRPr="001D6B49">
        <w:t>王建国</w:t>
      </w:r>
      <w:r w:rsidRPr="001D6B49">
        <w:t xml:space="preserve">, </w:t>
      </w:r>
      <w:r w:rsidRPr="001D6B49">
        <w:t>张薇</w:t>
      </w:r>
      <w:r w:rsidRPr="001D6B49">
        <w:t xml:space="preserve">. </w:t>
      </w:r>
      <w:r w:rsidRPr="001D6B49">
        <w:t>突发公共卫生事件中微博情感传播机制研究</w:t>
      </w:r>
      <w:r w:rsidRPr="001D6B49">
        <w:t xml:space="preserve">[J]. </w:t>
      </w:r>
      <w:r w:rsidRPr="001D6B49">
        <w:t>新闻与传播研究</w:t>
      </w:r>
      <w:r w:rsidRPr="001D6B49">
        <w:t>, 2022, 29(3): 45-58.</w:t>
      </w:r>
      <w:bookmarkEnd w:id="782"/>
    </w:p>
    <w:p w14:paraId="784707B5" w14:textId="77777777" w:rsidR="00604326" w:rsidRPr="001D6B49" w:rsidRDefault="001D6B49">
      <w:pPr>
        <w:numPr>
          <w:ilvl w:val="0"/>
          <w:numId w:val="3"/>
        </w:numPr>
        <w:spacing w:line="400" w:lineRule="exact"/>
        <w:jc w:val="left"/>
      </w:pPr>
      <w:bookmarkStart w:id="783" w:name="_Ref196414133"/>
      <w:r w:rsidRPr="001D6B49">
        <w:t>Chen S, Liu Y. Hybrid Sentiment Analysis for Chinese Social Media: A Case Study of Weibo[C]// IEEE International Conference on Big Data, 2020: 145-152.</w:t>
      </w:r>
      <w:bookmarkEnd w:id="783"/>
    </w:p>
    <w:p w14:paraId="57FF94B4" w14:textId="77777777" w:rsidR="00604326" w:rsidRPr="001D6B49" w:rsidRDefault="001D6B49">
      <w:pPr>
        <w:numPr>
          <w:ilvl w:val="0"/>
          <w:numId w:val="3"/>
        </w:numPr>
        <w:spacing w:line="400" w:lineRule="exact"/>
        <w:jc w:val="left"/>
      </w:pPr>
      <w:bookmarkStart w:id="784" w:name="_Ref196414170"/>
      <w:r w:rsidRPr="001D6B49">
        <w:t>李明德</w:t>
      </w:r>
      <w:r w:rsidRPr="001D6B49">
        <w:t xml:space="preserve">, </w:t>
      </w:r>
      <w:r w:rsidRPr="001D6B49">
        <w:t>蒙胜军</w:t>
      </w:r>
      <w:r w:rsidRPr="001D6B49">
        <w:t xml:space="preserve">. </w:t>
      </w:r>
      <w:r w:rsidRPr="001D6B49">
        <w:t>微博舆情传播模式构建研究</w:t>
      </w:r>
      <w:r w:rsidRPr="001D6B49">
        <w:t xml:space="preserve">[J]. </w:t>
      </w:r>
      <w:r w:rsidRPr="001D6B49">
        <w:t>新闻与传播研究</w:t>
      </w:r>
      <w:r w:rsidRPr="001D6B49">
        <w:t>, 2022, 29(3): 45-58.</w:t>
      </w:r>
      <w:bookmarkEnd w:id="784"/>
    </w:p>
    <w:p w14:paraId="02F8913D" w14:textId="77777777" w:rsidR="00604326" w:rsidRPr="001D6B49" w:rsidRDefault="001D6B49">
      <w:pPr>
        <w:numPr>
          <w:ilvl w:val="0"/>
          <w:numId w:val="3"/>
        </w:numPr>
        <w:spacing w:line="400" w:lineRule="exact"/>
        <w:jc w:val="left"/>
      </w:pPr>
      <w:bookmarkStart w:id="785" w:name="_Ref196414175"/>
      <w:r w:rsidRPr="001D6B49">
        <w:t>苏小英</w:t>
      </w:r>
      <w:r w:rsidRPr="001D6B49">
        <w:t xml:space="preserve">, </w:t>
      </w:r>
      <w:r w:rsidRPr="001D6B49">
        <w:t>孟怀建</w:t>
      </w:r>
      <w:r w:rsidRPr="001D6B49">
        <w:t xml:space="preserve">. </w:t>
      </w:r>
      <w:r w:rsidRPr="001D6B49">
        <w:t>基于神经网络的微博情感分析模型</w:t>
      </w:r>
      <w:r w:rsidRPr="001D6B49">
        <w:t xml:space="preserve">[J]. </w:t>
      </w:r>
      <w:r w:rsidRPr="001D6B49">
        <w:t>计算机应用研究</w:t>
      </w:r>
      <w:r w:rsidRPr="001D6B49">
        <w:t>, 2015, 32(4): 1121-1125.</w:t>
      </w:r>
      <w:bookmarkEnd w:id="785"/>
    </w:p>
    <w:p w14:paraId="14E88E74" w14:textId="77777777" w:rsidR="00604326" w:rsidRPr="001D6B49" w:rsidRDefault="001D6B49">
      <w:pPr>
        <w:numPr>
          <w:ilvl w:val="0"/>
          <w:numId w:val="3"/>
        </w:numPr>
        <w:spacing w:line="400" w:lineRule="exact"/>
        <w:jc w:val="left"/>
      </w:pPr>
      <w:bookmarkStart w:id="786"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786"/>
    </w:p>
    <w:p w14:paraId="38ADC1F3" w14:textId="77777777" w:rsidR="00604326" w:rsidRPr="001D6B49" w:rsidRDefault="001D6B49">
      <w:pPr>
        <w:numPr>
          <w:ilvl w:val="0"/>
          <w:numId w:val="3"/>
        </w:numPr>
        <w:spacing w:line="400" w:lineRule="exact"/>
        <w:jc w:val="left"/>
      </w:pPr>
      <w:bookmarkStart w:id="787"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787"/>
    </w:p>
    <w:p w14:paraId="7CF64E88" w14:textId="77777777" w:rsidR="00604326" w:rsidRPr="001D6B49" w:rsidRDefault="001D6B49">
      <w:pPr>
        <w:numPr>
          <w:ilvl w:val="0"/>
          <w:numId w:val="3"/>
        </w:numPr>
        <w:spacing w:line="400" w:lineRule="exact"/>
        <w:jc w:val="left"/>
      </w:pPr>
      <w:bookmarkStart w:id="788"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788"/>
    </w:p>
    <w:p w14:paraId="102FADA5" w14:textId="77777777" w:rsidR="00604326" w:rsidRPr="001D6B49" w:rsidRDefault="001D6B49">
      <w:pPr>
        <w:numPr>
          <w:ilvl w:val="0"/>
          <w:numId w:val="3"/>
        </w:numPr>
        <w:spacing w:line="400" w:lineRule="exact"/>
        <w:jc w:val="left"/>
      </w:pPr>
      <w:bookmarkStart w:id="789"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789"/>
    </w:p>
    <w:p w14:paraId="10255EB2" w14:textId="77777777" w:rsidR="00604326" w:rsidRPr="001D6B49" w:rsidRDefault="001D6B49">
      <w:pPr>
        <w:numPr>
          <w:ilvl w:val="0"/>
          <w:numId w:val="3"/>
        </w:numPr>
        <w:spacing w:line="400" w:lineRule="exact"/>
        <w:jc w:val="left"/>
      </w:pPr>
      <w:bookmarkStart w:id="790" w:name="_Ref196414199"/>
      <w:r w:rsidRPr="001D6B49">
        <w:t xml:space="preserve">Phuvipadawat S, et al. </w:t>
      </w:r>
      <w:r w:rsidRPr="001D6B49">
        <w:t>社交媒体突发事件检测算法</w:t>
      </w:r>
      <w:r w:rsidRPr="001D6B49">
        <w:t>[J]. IEEE Transactions on Knowledge and Data Engineering, 2012, 24(9): 1673-1685.</w:t>
      </w:r>
      <w:bookmarkEnd w:id="790"/>
    </w:p>
    <w:p w14:paraId="04AE9EA5" w14:textId="77777777" w:rsidR="00604326" w:rsidRPr="001D6B49" w:rsidRDefault="001D6B49">
      <w:pPr>
        <w:numPr>
          <w:ilvl w:val="0"/>
          <w:numId w:val="3"/>
        </w:numPr>
        <w:spacing w:line="400" w:lineRule="exact"/>
        <w:jc w:val="left"/>
      </w:pPr>
      <w:bookmarkStart w:id="791" w:name="_Ref196414202"/>
      <w:r w:rsidRPr="001D6B49">
        <w:t xml:space="preserve">Tavoschi L, et al. </w:t>
      </w:r>
      <w:r w:rsidRPr="001D6B49">
        <w:t>跨文化疫苗舆情对比研究</w:t>
      </w:r>
      <w:r w:rsidRPr="001D6B49">
        <w:t>[J]. Vaccine, 2021, 39(45): 6632-6640.</w:t>
      </w:r>
      <w:bookmarkEnd w:id="791"/>
    </w:p>
    <w:p w14:paraId="3A08DA76" w14:textId="77777777" w:rsidR="00604326" w:rsidRPr="001D6B49" w:rsidRDefault="001D6B49">
      <w:pPr>
        <w:numPr>
          <w:ilvl w:val="0"/>
          <w:numId w:val="3"/>
        </w:numPr>
        <w:spacing w:line="400" w:lineRule="exact"/>
        <w:jc w:val="left"/>
      </w:pPr>
      <w:bookmarkStart w:id="792" w:name="_Ref196414206"/>
      <w:r w:rsidRPr="001D6B49">
        <w:t xml:space="preserve">Choi J, Croft WB. </w:t>
      </w:r>
      <w:r w:rsidRPr="001D6B49">
        <w:t>时序模型在社交媒体分析中的局限</w:t>
      </w:r>
      <w:r w:rsidRPr="001D6B49">
        <w:t>[J]. Information Processing &amp; Management, 2012, 48(4): 767-779.</w:t>
      </w:r>
      <w:bookmarkEnd w:id="792"/>
    </w:p>
    <w:p w14:paraId="00B1B564" w14:textId="77777777" w:rsidR="00604326" w:rsidRPr="001D6B49" w:rsidRDefault="001D6B49">
      <w:pPr>
        <w:numPr>
          <w:ilvl w:val="0"/>
          <w:numId w:val="3"/>
        </w:numPr>
        <w:spacing w:line="400" w:lineRule="exact"/>
        <w:jc w:val="left"/>
      </w:pPr>
      <w:bookmarkStart w:id="793" w:name="_Ref196414209"/>
      <w:r w:rsidRPr="001D6B49">
        <w:t xml:space="preserve">Chen X, et al. </w:t>
      </w:r>
      <w:r w:rsidRPr="001D6B49">
        <w:t>多模态情感分析框架</w:t>
      </w:r>
      <w:r w:rsidRPr="001D6B49">
        <w:t>[J]. IEEE Transactions on Affective Computing, 2021, 14(2): 1023-1035.</w:t>
      </w:r>
      <w:bookmarkEnd w:id="793"/>
    </w:p>
    <w:p w14:paraId="3C886C9C" w14:textId="77777777" w:rsidR="00604326" w:rsidRPr="001D6B49" w:rsidRDefault="001D6B49">
      <w:pPr>
        <w:numPr>
          <w:ilvl w:val="0"/>
          <w:numId w:val="3"/>
        </w:numPr>
        <w:spacing w:line="400" w:lineRule="exact"/>
        <w:jc w:val="left"/>
      </w:pPr>
      <w:bookmarkStart w:id="794" w:name="_Ref196414214"/>
      <w:r w:rsidRPr="001D6B49">
        <w:t xml:space="preserve">Kumar S, et al. </w:t>
      </w:r>
      <w:r w:rsidRPr="001D6B49">
        <w:t>实时危机沟通策略模型</w:t>
      </w:r>
      <w:r w:rsidRPr="001D6B49">
        <w:t>[J]. Decision Support Systems, 2023, 176: 114030.</w:t>
      </w:r>
      <w:bookmarkEnd w:id="794"/>
    </w:p>
    <w:p w14:paraId="58BB67C0" w14:textId="77777777" w:rsidR="00604326" w:rsidRPr="001D6B49" w:rsidRDefault="001D6B49">
      <w:pPr>
        <w:numPr>
          <w:ilvl w:val="0"/>
          <w:numId w:val="3"/>
        </w:numPr>
        <w:spacing w:line="400" w:lineRule="exact"/>
        <w:jc w:val="left"/>
      </w:pPr>
      <w:bookmarkStart w:id="795"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795"/>
    </w:p>
    <w:p w14:paraId="28881634" w14:textId="77777777" w:rsidR="00604326" w:rsidRPr="001D6B49" w:rsidRDefault="001D6B49">
      <w:pPr>
        <w:numPr>
          <w:ilvl w:val="0"/>
          <w:numId w:val="3"/>
        </w:numPr>
        <w:spacing w:line="400" w:lineRule="exact"/>
        <w:jc w:val="left"/>
      </w:pPr>
      <w:bookmarkStart w:id="796" w:name="_Ref196414224"/>
      <w:r w:rsidRPr="001D6B49">
        <w:t xml:space="preserve">Gao Y, et al. </w:t>
      </w:r>
      <w:r w:rsidRPr="001D6B49">
        <w:t>非线性舆情预测模型优化</w:t>
      </w:r>
      <w:r w:rsidRPr="001D6B49">
        <w:t>[J]. Government Information Quarterly, 2024, 41(1): 101809.</w:t>
      </w:r>
      <w:bookmarkEnd w:id="796"/>
    </w:p>
    <w:p w14:paraId="07C8A07C" w14:textId="77777777" w:rsidR="00604326" w:rsidRPr="001D6B49" w:rsidRDefault="001D6B49">
      <w:pPr>
        <w:numPr>
          <w:ilvl w:val="0"/>
          <w:numId w:val="3"/>
        </w:numPr>
        <w:spacing w:line="400" w:lineRule="exact"/>
        <w:jc w:val="left"/>
      </w:pPr>
      <w:bookmarkStart w:id="797" w:name="_Ref195637757"/>
      <w:r w:rsidRPr="001D6B49">
        <w:t>Django</w:t>
      </w:r>
      <w:r w:rsidRPr="001D6B49">
        <w:t>官方文档</w:t>
      </w:r>
      <w:r w:rsidRPr="001D6B49">
        <w:t>. Django Web Framework Documentation[M]. Django Software Foundation, 2023.</w:t>
      </w:r>
      <w:bookmarkEnd w:id="797"/>
    </w:p>
    <w:p w14:paraId="36C1757C" w14:textId="77777777" w:rsidR="00604326" w:rsidRPr="001D6B49" w:rsidRDefault="001D6B49">
      <w:pPr>
        <w:numPr>
          <w:ilvl w:val="0"/>
          <w:numId w:val="3"/>
        </w:numPr>
        <w:spacing w:line="400" w:lineRule="exact"/>
        <w:jc w:val="left"/>
      </w:pPr>
      <w:bookmarkStart w:id="798" w:name="_Ref195637767"/>
      <w:r w:rsidRPr="001D6B49">
        <w:t>Zhang L. Django Web Development Best Practices: High-Performance Architecture Design[J]. Journal of Software Engineering, 2021, 15(3):45-58.</w:t>
      </w:r>
      <w:bookmarkEnd w:id="798"/>
    </w:p>
    <w:p w14:paraId="36C4F7FB" w14:textId="77777777" w:rsidR="00604326" w:rsidRPr="001D6B49" w:rsidRDefault="001D6B49">
      <w:pPr>
        <w:numPr>
          <w:ilvl w:val="0"/>
          <w:numId w:val="3"/>
        </w:numPr>
        <w:spacing w:line="400" w:lineRule="exact"/>
        <w:jc w:val="left"/>
      </w:pPr>
      <w:bookmarkStart w:id="799" w:name="_Ref195637804"/>
      <w:r w:rsidRPr="001D6B49">
        <w:t>Django Channels</w:t>
      </w:r>
      <w:r w:rsidRPr="001D6B49">
        <w:t>官方文档</w:t>
      </w:r>
      <w:r w:rsidRPr="001D6B49">
        <w:t>. Asynchronous Web Framework for Django[M]. Channels Project, 2022.</w:t>
      </w:r>
      <w:bookmarkEnd w:id="799"/>
    </w:p>
    <w:p w14:paraId="3D6A1B2C" w14:textId="77777777" w:rsidR="00604326" w:rsidRPr="001D6B49" w:rsidRDefault="001D6B49">
      <w:pPr>
        <w:numPr>
          <w:ilvl w:val="0"/>
          <w:numId w:val="3"/>
        </w:numPr>
        <w:spacing w:line="400" w:lineRule="exact"/>
        <w:jc w:val="left"/>
      </w:pPr>
      <w:bookmarkStart w:id="800" w:name="_Ref195637809"/>
      <w:r w:rsidRPr="001D6B49">
        <w:t>Zhang Y, Wang L. Challenges and Opportunities of Open-Source Tools in Social Media Analytics[J]. Journal of Data Science, 2021, 19(3):567-584.</w:t>
      </w:r>
      <w:bookmarkEnd w:id="800"/>
    </w:p>
    <w:p w14:paraId="2AA1294C" w14:textId="77777777" w:rsidR="00604326" w:rsidRPr="001D6B49" w:rsidRDefault="001D6B49">
      <w:pPr>
        <w:numPr>
          <w:ilvl w:val="0"/>
          <w:numId w:val="3"/>
        </w:numPr>
        <w:spacing w:line="400" w:lineRule="exact"/>
        <w:jc w:val="left"/>
      </w:pPr>
      <w:bookmarkStart w:id="801" w:name="_Ref195637812"/>
      <w:r w:rsidRPr="001D6B49">
        <w:t>Scrapy</w:t>
      </w:r>
      <w:r w:rsidRPr="001D6B49">
        <w:t>官方文档</w:t>
      </w:r>
      <w:r w:rsidRPr="001D6B49">
        <w:t>. Scrapy: A Fast and High-Level Web Crawling Framework[M]. Scrapy.org, 2022.</w:t>
      </w:r>
      <w:bookmarkEnd w:id="801"/>
    </w:p>
    <w:p w14:paraId="03BA18F0" w14:textId="77777777" w:rsidR="00604326" w:rsidRPr="001D6B49" w:rsidRDefault="001D6B49">
      <w:pPr>
        <w:numPr>
          <w:ilvl w:val="0"/>
          <w:numId w:val="3"/>
        </w:numPr>
        <w:spacing w:line="400" w:lineRule="exact"/>
        <w:jc w:val="left"/>
      </w:pPr>
      <w:bookmarkStart w:id="802" w:name="_Ref195637822"/>
      <w:r w:rsidRPr="001D6B49">
        <w:t>Zhang Y, Chen S. Dynamic IP Rotation and Anti-Bot Strategies in Weibo Crawling[C]. IEEE International Conference on Big Data, 2020:145-152.</w:t>
      </w:r>
      <w:bookmarkEnd w:id="802"/>
    </w:p>
    <w:p w14:paraId="155B57E0" w14:textId="77777777" w:rsidR="00604326" w:rsidRPr="001D6B49" w:rsidRDefault="001D6B49">
      <w:pPr>
        <w:numPr>
          <w:ilvl w:val="0"/>
          <w:numId w:val="3"/>
        </w:numPr>
        <w:spacing w:line="400" w:lineRule="exact"/>
        <w:jc w:val="left"/>
      </w:pPr>
      <w:bookmarkStart w:id="803" w:name="_Ref195637825"/>
      <w:r w:rsidRPr="001D6B49">
        <w:t>MySQL</w:t>
      </w:r>
      <w:r w:rsidRPr="001D6B49">
        <w:t>官方文档</w:t>
      </w:r>
      <w:r w:rsidRPr="001D6B49">
        <w:t>. MySQL 8.0 Reference Manual[M]. Oracle Corporation, 2020.</w:t>
      </w:r>
      <w:bookmarkEnd w:id="803"/>
    </w:p>
    <w:p w14:paraId="6C46F80D" w14:textId="77777777" w:rsidR="00604326" w:rsidRPr="001D6B49" w:rsidRDefault="001D6B49">
      <w:pPr>
        <w:numPr>
          <w:ilvl w:val="0"/>
          <w:numId w:val="3"/>
        </w:numPr>
        <w:spacing w:line="400" w:lineRule="exact"/>
        <w:jc w:val="left"/>
      </w:pPr>
      <w:bookmarkStart w:id="804" w:name="_Ref195637829"/>
      <w:r w:rsidRPr="001D6B49">
        <w:t>Chen S, Liu Y. Partitioning and Indexing Strategies for Large-Scale Social Media Data[J]. Journal of Database Management, 2022, 33(4): 21-35.</w:t>
      </w:r>
      <w:bookmarkEnd w:id="804"/>
    </w:p>
    <w:p w14:paraId="79A6F617" w14:textId="77777777" w:rsidR="00604326" w:rsidRPr="001D6B49" w:rsidRDefault="001D6B49">
      <w:pPr>
        <w:numPr>
          <w:ilvl w:val="0"/>
          <w:numId w:val="3"/>
        </w:numPr>
        <w:spacing w:line="400" w:lineRule="exact"/>
        <w:jc w:val="left"/>
      </w:pPr>
      <w:bookmarkStart w:id="805" w:name="_Ref195637851"/>
      <w:r w:rsidRPr="001D6B49">
        <w:lastRenderedPageBreak/>
        <w:t>Wang J. Performance Optimization of Geographic Query in MySQL[J]. Journal of Database Applications, 2021, 12(2): 45-52.</w:t>
      </w:r>
      <w:bookmarkEnd w:id="805"/>
    </w:p>
    <w:p w14:paraId="153BDBCD" w14:textId="77777777" w:rsidR="00604326" w:rsidRPr="001D6B49" w:rsidRDefault="001D6B49">
      <w:pPr>
        <w:numPr>
          <w:ilvl w:val="0"/>
          <w:numId w:val="3"/>
        </w:numPr>
        <w:spacing w:line="400" w:lineRule="exact"/>
        <w:jc w:val="left"/>
      </w:pPr>
      <w:bookmarkStart w:id="806" w:name="_Ref195637856"/>
      <w:r w:rsidRPr="001D6B49">
        <w:t>MongoDB</w:t>
      </w:r>
      <w:r w:rsidRPr="001D6B49">
        <w:t>官方文档</w:t>
      </w:r>
      <w:r w:rsidRPr="001D6B49">
        <w:t>. MongoDB for Unstructured Social Media Data[M]. MongoDB Inc., 2023.</w:t>
      </w:r>
      <w:bookmarkEnd w:id="806"/>
    </w:p>
    <w:p w14:paraId="346BFC4C" w14:textId="77777777" w:rsidR="00604326" w:rsidRPr="001D6B49" w:rsidRDefault="001D6B49">
      <w:pPr>
        <w:numPr>
          <w:ilvl w:val="0"/>
          <w:numId w:val="3"/>
        </w:numPr>
        <w:spacing w:line="400" w:lineRule="exact"/>
        <w:jc w:val="left"/>
      </w:pPr>
      <w:bookmarkStart w:id="807" w:name="_Ref195637860"/>
      <w:r w:rsidRPr="001D6B49">
        <w:t>Chen S, Liu Y. Hybrid Sentiment Analysis for Chinese Social Media[C]. IEEE International Conference on Big Data, 2020:145-152.</w:t>
      </w:r>
      <w:bookmarkEnd w:id="807"/>
    </w:p>
    <w:p w14:paraId="2DBACB9F" w14:textId="77777777" w:rsidR="00604326" w:rsidRPr="001D6B49" w:rsidRDefault="001D6B49">
      <w:pPr>
        <w:numPr>
          <w:ilvl w:val="0"/>
          <w:numId w:val="3"/>
        </w:numPr>
        <w:spacing w:line="400" w:lineRule="exact"/>
        <w:jc w:val="left"/>
      </w:pPr>
      <w:bookmarkStart w:id="808" w:name="_Ref195637865"/>
      <w:r w:rsidRPr="001D6B49">
        <w:t>Liu B. Sentiment Analysis and Opinion Mining[M]. Synthesis Lectures on Human Language Technologies, 2012.</w:t>
      </w:r>
      <w:bookmarkEnd w:id="808"/>
    </w:p>
    <w:p w14:paraId="72226EB2" w14:textId="77777777" w:rsidR="00604326" w:rsidRPr="001D6B49" w:rsidRDefault="001D6B49">
      <w:pPr>
        <w:numPr>
          <w:ilvl w:val="0"/>
          <w:numId w:val="3"/>
        </w:numPr>
        <w:spacing w:line="400" w:lineRule="exact"/>
        <w:jc w:val="left"/>
      </w:pPr>
      <w:bookmarkStart w:id="809" w:name="_Ref195637870"/>
      <w:r w:rsidRPr="001D6B49">
        <w:t>Wang J, Zhang Z. Limitations of Traditional Methods in Trend Prediction: A Case Study of Sina Weibo[J]. International Journal of Information Management, 2023, 67:102631.</w:t>
      </w:r>
      <w:bookmarkEnd w:id="809"/>
    </w:p>
    <w:p w14:paraId="2DFD9DFF" w14:textId="77777777" w:rsidR="00604326" w:rsidRPr="001D6B49" w:rsidRDefault="001D6B49">
      <w:pPr>
        <w:numPr>
          <w:ilvl w:val="0"/>
          <w:numId w:val="3"/>
        </w:numPr>
        <w:spacing w:line="400" w:lineRule="exact"/>
        <w:jc w:val="left"/>
      </w:pPr>
      <w:bookmarkStart w:id="810" w:name="_Ref195637873"/>
      <w:r w:rsidRPr="001D6B49">
        <w:t>Wang J. Context-Aware Sentiment Analysis for Chinese Social Media[J]. IEEE Transactions on Knowledge and Data Engineering, 2022, 34(5):2345-2358.</w:t>
      </w:r>
      <w:bookmarkEnd w:id="810"/>
    </w:p>
    <w:p w14:paraId="75A318E0" w14:textId="77777777" w:rsidR="00604326" w:rsidRPr="001D6B49" w:rsidRDefault="001D6B49">
      <w:pPr>
        <w:numPr>
          <w:ilvl w:val="0"/>
          <w:numId w:val="3"/>
        </w:numPr>
        <w:spacing w:line="400" w:lineRule="exact"/>
        <w:jc w:val="left"/>
      </w:pPr>
      <w:bookmarkStart w:id="811" w:name="_Ref195637876"/>
      <w:r w:rsidRPr="001D6B49">
        <w:t>ECharts</w:t>
      </w:r>
      <w:r w:rsidRPr="001D6B49">
        <w:t>官方文档</w:t>
      </w:r>
      <w:r w:rsidRPr="001D6B49">
        <w:t>. ECharts: A JavaScript Library for Data Visualization[M]. Alibaba Group, 2023.</w:t>
      </w:r>
      <w:bookmarkEnd w:id="811"/>
    </w:p>
    <w:p w14:paraId="0CFE3008" w14:textId="77777777" w:rsidR="00604326" w:rsidRPr="001D6B49" w:rsidRDefault="001D6B49">
      <w:pPr>
        <w:numPr>
          <w:ilvl w:val="0"/>
          <w:numId w:val="3"/>
        </w:numPr>
        <w:spacing w:line="400" w:lineRule="exact"/>
        <w:jc w:val="left"/>
      </w:pPr>
      <w:bookmarkStart w:id="812" w:name="_Ref195637878"/>
      <w:r w:rsidRPr="001D6B49">
        <w:t>Zhao M. Interactive Visualization for Multi-Dimensional Public Opinion Analysis[J]. Journal of Visual Languages and Computing, 2021, 65:101623.</w:t>
      </w:r>
      <w:bookmarkEnd w:id="812"/>
    </w:p>
    <w:p w14:paraId="0E8550B1" w14:textId="77777777" w:rsidR="00604326" w:rsidRPr="001D6B49" w:rsidRDefault="001D6B49">
      <w:pPr>
        <w:numPr>
          <w:ilvl w:val="0"/>
          <w:numId w:val="3"/>
        </w:numPr>
        <w:spacing w:line="400" w:lineRule="exact"/>
        <w:jc w:val="left"/>
      </w:pPr>
      <w:bookmarkStart w:id="813" w:name="_Ref195637881"/>
      <w:r w:rsidRPr="001D6B49">
        <w:t>Django</w:t>
      </w:r>
      <w:r w:rsidRPr="001D6B49">
        <w:t>官方文档</w:t>
      </w:r>
      <w:r w:rsidRPr="001D6B49">
        <w:t>. Django Security Best Practices[M]. Django Software Foundation, 2023.</w:t>
      </w:r>
      <w:bookmarkEnd w:id="813"/>
    </w:p>
    <w:p w14:paraId="2B75491B" w14:textId="77777777" w:rsidR="00604326" w:rsidRPr="001D6B49" w:rsidRDefault="001D6B49">
      <w:pPr>
        <w:numPr>
          <w:ilvl w:val="0"/>
          <w:numId w:val="3"/>
        </w:numPr>
        <w:spacing w:line="400" w:lineRule="exact"/>
        <w:jc w:val="left"/>
      </w:pPr>
      <w:bookmarkStart w:id="814" w:name="_Ref195637883"/>
      <w:r w:rsidRPr="001D6B49">
        <w:t>OWASP</w:t>
      </w:r>
      <w:r w:rsidRPr="001D6B49">
        <w:t>基金会</w:t>
      </w:r>
      <w:r w:rsidRPr="001D6B49">
        <w:t>. OWASP Top Ten Project[M]. Open Web Application Security Project, 2023.</w:t>
      </w:r>
      <w:bookmarkEnd w:id="814"/>
    </w:p>
    <w:p w14:paraId="4D824A21" w14:textId="77777777" w:rsidR="00604326" w:rsidRPr="001D6B49" w:rsidRDefault="001D6B49">
      <w:pPr>
        <w:numPr>
          <w:ilvl w:val="0"/>
          <w:numId w:val="3"/>
        </w:numPr>
        <w:spacing w:line="400" w:lineRule="exact"/>
        <w:jc w:val="left"/>
      </w:pPr>
      <w:bookmarkStart w:id="815" w:name="_Ref195637886"/>
      <w:r w:rsidRPr="001D6B49">
        <w:t>Liu T. Custom Middleware for Fine-Grained Permission Control in Django[J]. Journal of Web Engineering, 2022, 21(3): 234-251.</w:t>
      </w:r>
      <w:bookmarkEnd w:id="815"/>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816" w:name="_Toc36193163"/>
      <w:bookmarkStart w:id="817" w:name="_Toc130202675"/>
      <w:bookmarkStart w:id="818"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30E76C2E" w14:textId="77777777" w:rsidR="00ED4815" w:rsidRDefault="001D6B49">
      <w:pPr>
        <w:pStyle w:val="a10"/>
        <w:numPr>
          <w:ilvl w:val="0"/>
          <w:numId w:val="0"/>
        </w:numPr>
        <w:ind w:left="440" w:hanging="440"/>
        <w:rPr>
          <w:ins w:id="819" w:author="Big Pigeon" w:date="2025-04-27T18:02:00Z" w16du:dateUtc="2025-04-27T10:02:00Z"/>
          <w:rFonts w:ascii="Times New Roman" w:hAnsi="Times New Roman" w:cs="Times New Roman"/>
        </w:rPr>
      </w:pPr>
      <w:r w:rsidRPr="001D6B49">
        <w:rPr>
          <w:rFonts w:ascii="Times New Roman" w:hAnsi="Times New Roman" w:cs="Times New Roman"/>
        </w:rPr>
        <w:br w:type="page"/>
      </w:r>
      <w:bookmarkStart w:id="820" w:name="_Toc196418498"/>
    </w:p>
    <w:p w14:paraId="1CBAED3E" w14:textId="77777777" w:rsidR="00ED4815" w:rsidRDefault="00ED4815" w:rsidP="00ED4815">
      <w:pPr>
        <w:snapToGrid w:val="0"/>
        <w:spacing w:line="702" w:lineRule="atLeast"/>
        <w:jc w:val="center"/>
        <w:textAlignment w:val="baseline"/>
        <w:rPr>
          <w:ins w:id="821" w:author="Big Pigeon" w:date="2025-04-27T18:02:00Z" w16du:dateUtc="2025-04-27T10:02:00Z"/>
          <w:rFonts w:ascii="方正小标宋简体" w:eastAsia="方正小标宋简体"/>
          <w:bCs/>
          <w:color w:val="000000" w:themeColor="text1"/>
          <w:kern w:val="0"/>
          <w:sz w:val="32"/>
          <w:szCs w:val="32"/>
          <w:u w:color="000000"/>
        </w:rPr>
      </w:pPr>
      <w:ins w:id="822" w:author="Big Pigeon" w:date="2025-04-27T18:02:00Z" w16du:dateUtc="2025-04-27T10:02:00Z">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ins>
    </w:p>
    <w:p w14:paraId="4A2C2C94" w14:textId="77777777" w:rsidR="00ED4815" w:rsidRDefault="00ED4815" w:rsidP="00ED4815">
      <w:pPr>
        <w:snapToGrid w:val="0"/>
        <w:spacing w:line="702" w:lineRule="atLeast"/>
        <w:jc w:val="center"/>
        <w:textAlignment w:val="baseline"/>
        <w:rPr>
          <w:ins w:id="823" w:author="Big Pigeon" w:date="2025-04-27T18:02:00Z" w16du:dateUtc="2025-04-27T10:02:00Z"/>
          <w:rFonts w:ascii="方正小标宋简体" w:eastAsia="方正小标宋简体"/>
          <w:bCs/>
          <w:color w:val="000000" w:themeColor="text1"/>
          <w:kern w:val="0"/>
          <w:sz w:val="32"/>
          <w:szCs w:val="32"/>
          <w:u w:color="000000"/>
        </w:rPr>
      </w:pPr>
    </w:p>
    <w:p w14:paraId="1BB7076E" w14:textId="77777777" w:rsidR="00ED4815" w:rsidRDefault="00ED4815" w:rsidP="00ED4815">
      <w:pPr>
        <w:ind w:firstLineChars="200" w:firstLine="560"/>
        <w:rPr>
          <w:ins w:id="824" w:author="Big Pigeon" w:date="2025-04-27T18:02:00Z" w16du:dateUtc="2025-04-27T10:02:00Z"/>
          <w:rFonts w:ascii="仿宋_GB2312" w:eastAsia="仿宋_GB2312"/>
          <w:color w:val="000000" w:themeColor="text1"/>
          <w:kern w:val="0"/>
          <w:sz w:val="28"/>
          <w:szCs w:val="28"/>
          <w:u w:color="000000"/>
        </w:rPr>
      </w:pPr>
      <w:ins w:id="825" w:author="Big Pigeon" w:date="2025-04-27T18:02:00Z" w16du:dateUtc="2025-04-27T10:02:00Z">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ins>
    </w:p>
    <w:p w14:paraId="57A4BC62" w14:textId="77777777" w:rsidR="00ED4815" w:rsidRDefault="00ED4815" w:rsidP="00ED4815">
      <w:pPr>
        <w:ind w:firstLineChars="200" w:firstLine="560"/>
        <w:rPr>
          <w:ins w:id="826" w:author="Big Pigeon" w:date="2025-04-27T18:02:00Z" w16du:dateUtc="2025-04-27T10:02:00Z"/>
          <w:rFonts w:ascii="黑体" w:eastAsia="黑体" w:hAnsi="黑体" w:cs="黑体"/>
          <w:color w:val="000000" w:themeColor="text1"/>
          <w:kern w:val="0"/>
          <w:sz w:val="28"/>
          <w:szCs w:val="28"/>
          <w:u w:color="000000"/>
        </w:rPr>
      </w:pPr>
      <w:ins w:id="827" w:author="Big Pigeon" w:date="2025-04-27T18:02:00Z" w16du:dateUtc="2025-04-27T10:02:00Z">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ins>
    </w:p>
    <w:tbl>
      <w:tblPr>
        <w:tblStyle w:val="af7"/>
        <w:tblW w:w="0" w:type="auto"/>
        <w:tblLook w:val="04A0" w:firstRow="1" w:lastRow="0" w:firstColumn="1" w:lastColumn="0" w:noHBand="0" w:noVBand="1"/>
      </w:tblPr>
      <w:tblGrid>
        <w:gridCol w:w="983"/>
        <w:gridCol w:w="4698"/>
        <w:gridCol w:w="2841"/>
      </w:tblGrid>
      <w:tr w:rsidR="00ED4815" w14:paraId="272973BB" w14:textId="77777777" w:rsidTr="006F6BBB">
        <w:trPr>
          <w:trHeight w:val="425"/>
          <w:ins w:id="828" w:author="Big Pigeon" w:date="2025-04-27T18:02:00Z" w16du:dateUtc="2025-04-27T10:02:00Z"/>
        </w:trPr>
        <w:tc>
          <w:tcPr>
            <w:tcW w:w="983" w:type="dxa"/>
            <w:vAlign w:val="center"/>
          </w:tcPr>
          <w:p w14:paraId="65DBE8FF" w14:textId="77777777" w:rsidR="00ED4815" w:rsidRDefault="00ED4815" w:rsidP="006F6BBB">
            <w:pPr>
              <w:jc w:val="center"/>
              <w:rPr>
                <w:ins w:id="829" w:author="Big Pigeon" w:date="2025-04-27T18:02:00Z" w16du:dateUtc="2025-04-27T10:02:00Z"/>
                <w:rFonts w:ascii="仿宋_GB2312" w:eastAsia="仿宋_GB2312"/>
                <w:b/>
                <w:bCs/>
                <w:color w:val="000000" w:themeColor="text1"/>
                <w:kern w:val="0"/>
                <w:szCs w:val="21"/>
                <w:u w:color="000000"/>
              </w:rPr>
            </w:pPr>
            <w:ins w:id="830" w:author="Big Pigeon" w:date="2025-04-27T18:02:00Z" w16du:dateUtc="2025-04-27T10:02:00Z">
              <w:r>
                <w:rPr>
                  <w:rFonts w:ascii="仿宋_GB2312" w:eastAsia="仿宋_GB2312" w:hint="eastAsia"/>
                  <w:b/>
                  <w:bCs/>
                  <w:color w:val="000000" w:themeColor="text1"/>
                  <w:kern w:val="0"/>
                  <w:szCs w:val="21"/>
                  <w:u w:color="000000"/>
                </w:rPr>
                <w:t>序号</w:t>
              </w:r>
            </w:ins>
          </w:p>
        </w:tc>
        <w:tc>
          <w:tcPr>
            <w:tcW w:w="4698" w:type="dxa"/>
            <w:vAlign w:val="center"/>
          </w:tcPr>
          <w:p w14:paraId="40865FF8" w14:textId="77777777" w:rsidR="00ED4815" w:rsidRDefault="00ED4815" w:rsidP="006F6BBB">
            <w:pPr>
              <w:jc w:val="center"/>
              <w:rPr>
                <w:ins w:id="831" w:author="Big Pigeon" w:date="2025-04-27T18:02:00Z" w16du:dateUtc="2025-04-27T10:02:00Z"/>
                <w:rFonts w:ascii="仿宋_GB2312" w:eastAsia="仿宋_GB2312"/>
                <w:b/>
                <w:bCs/>
                <w:color w:val="000000" w:themeColor="text1"/>
                <w:kern w:val="0"/>
                <w:szCs w:val="21"/>
                <w:u w:color="000000"/>
              </w:rPr>
            </w:pPr>
            <w:ins w:id="832" w:author="Big Pigeon" w:date="2025-04-27T18:02:00Z" w16du:dateUtc="2025-04-27T10:02:00Z">
              <w:r>
                <w:rPr>
                  <w:rFonts w:ascii="仿宋_GB2312" w:eastAsia="仿宋_GB2312" w:hint="eastAsia"/>
                  <w:b/>
                  <w:bCs/>
                  <w:color w:val="000000" w:themeColor="text1"/>
                  <w:kern w:val="0"/>
                  <w:szCs w:val="21"/>
                  <w:u w:color="000000"/>
                </w:rPr>
                <w:t>AI工具</w:t>
              </w:r>
            </w:ins>
          </w:p>
        </w:tc>
        <w:tc>
          <w:tcPr>
            <w:tcW w:w="2841" w:type="dxa"/>
            <w:vAlign w:val="center"/>
          </w:tcPr>
          <w:p w14:paraId="7E1C850E" w14:textId="77777777" w:rsidR="00ED4815" w:rsidRDefault="00ED4815" w:rsidP="006F6BBB">
            <w:pPr>
              <w:jc w:val="center"/>
              <w:rPr>
                <w:ins w:id="833" w:author="Big Pigeon" w:date="2025-04-27T18:02:00Z" w16du:dateUtc="2025-04-27T10:02:00Z"/>
                <w:rFonts w:ascii="仿宋_GB2312" w:eastAsia="仿宋_GB2312"/>
                <w:b/>
                <w:bCs/>
                <w:color w:val="000000" w:themeColor="text1"/>
                <w:kern w:val="0"/>
                <w:szCs w:val="21"/>
                <w:u w:color="000000"/>
              </w:rPr>
            </w:pPr>
            <w:ins w:id="834" w:author="Big Pigeon" w:date="2025-04-27T18:02:00Z" w16du:dateUtc="2025-04-27T10:02:00Z">
              <w:r>
                <w:rPr>
                  <w:rFonts w:ascii="仿宋_GB2312" w:eastAsia="仿宋_GB2312" w:hint="eastAsia"/>
                  <w:b/>
                  <w:bCs/>
                  <w:color w:val="000000" w:themeColor="text1"/>
                  <w:kern w:val="0"/>
                  <w:szCs w:val="21"/>
                  <w:u w:color="000000"/>
                </w:rPr>
                <w:t>使用目的</w:t>
              </w:r>
            </w:ins>
          </w:p>
        </w:tc>
      </w:tr>
      <w:tr w:rsidR="00ED4815" w14:paraId="679E2BCE" w14:textId="77777777" w:rsidTr="006F6BBB">
        <w:trPr>
          <w:trHeight w:val="425"/>
          <w:ins w:id="835" w:author="Big Pigeon" w:date="2025-04-27T18:02:00Z" w16du:dateUtc="2025-04-27T10:02:00Z"/>
        </w:trPr>
        <w:tc>
          <w:tcPr>
            <w:tcW w:w="983" w:type="dxa"/>
            <w:vAlign w:val="center"/>
          </w:tcPr>
          <w:p w14:paraId="7C499A55" w14:textId="77777777" w:rsidR="00ED4815" w:rsidRDefault="00ED4815" w:rsidP="006F6BBB">
            <w:pPr>
              <w:jc w:val="center"/>
              <w:rPr>
                <w:ins w:id="836" w:author="Big Pigeon" w:date="2025-04-27T18:02:00Z" w16du:dateUtc="2025-04-27T10:02:00Z"/>
                <w:rFonts w:ascii="仿宋_GB2312" w:eastAsia="仿宋_GB2312"/>
                <w:color w:val="000000" w:themeColor="text1"/>
                <w:kern w:val="0"/>
                <w:szCs w:val="21"/>
                <w:u w:color="000000"/>
              </w:rPr>
            </w:pPr>
            <w:ins w:id="837" w:author="Big Pigeon" w:date="2025-04-27T18:02:00Z" w16du:dateUtc="2025-04-27T10:02:00Z">
              <w:r>
                <w:rPr>
                  <w:rFonts w:ascii="仿宋_GB2312" w:eastAsia="仿宋_GB2312" w:hint="eastAsia"/>
                  <w:color w:val="000000" w:themeColor="text1"/>
                  <w:kern w:val="0"/>
                  <w:szCs w:val="21"/>
                  <w:u w:color="000000"/>
                </w:rPr>
                <w:t>1</w:t>
              </w:r>
            </w:ins>
          </w:p>
        </w:tc>
        <w:tc>
          <w:tcPr>
            <w:tcW w:w="4698" w:type="dxa"/>
            <w:vAlign w:val="center"/>
          </w:tcPr>
          <w:p w14:paraId="2EB2A112" w14:textId="77777777" w:rsidR="00ED4815" w:rsidRDefault="00ED4815" w:rsidP="006F6BBB">
            <w:pPr>
              <w:rPr>
                <w:ins w:id="838" w:author="Big Pigeon" w:date="2025-04-27T18:02:00Z" w16du:dateUtc="2025-04-27T10:02:00Z"/>
                <w:rFonts w:ascii="仿宋_GB2312" w:eastAsia="仿宋_GB2312"/>
                <w:color w:val="000000" w:themeColor="text1"/>
                <w:kern w:val="0"/>
                <w:szCs w:val="21"/>
                <w:u w:color="000000"/>
              </w:rPr>
            </w:pPr>
            <w:ins w:id="839" w:author="Big Pigeon" w:date="2025-04-27T18:02:00Z" w16du:dateUtc="2025-04-27T10:02:00Z">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ins>
          </w:p>
        </w:tc>
        <w:tc>
          <w:tcPr>
            <w:tcW w:w="2841" w:type="dxa"/>
            <w:vAlign w:val="center"/>
          </w:tcPr>
          <w:p w14:paraId="15DA027D" w14:textId="77777777" w:rsidR="00ED4815" w:rsidRDefault="00ED4815" w:rsidP="006F6BBB">
            <w:pPr>
              <w:rPr>
                <w:ins w:id="840" w:author="Big Pigeon" w:date="2025-04-27T18:02:00Z" w16du:dateUtc="2025-04-27T10:02:00Z"/>
                <w:rFonts w:ascii="仿宋_GB2312" w:eastAsia="仿宋_GB2312"/>
                <w:color w:val="000000" w:themeColor="text1"/>
                <w:kern w:val="0"/>
                <w:szCs w:val="21"/>
                <w:u w:color="000000"/>
              </w:rPr>
            </w:pPr>
            <w:ins w:id="841" w:author="Big Pigeon" w:date="2025-04-27T18:02:00Z" w16du:dateUtc="2025-04-27T10:02:00Z">
              <w:r>
                <w:rPr>
                  <w:rFonts w:ascii="仿宋_GB2312" w:eastAsia="仿宋_GB2312" w:hint="eastAsia"/>
                  <w:color w:val="000000" w:themeColor="text1"/>
                  <w:kern w:val="0"/>
                  <w:szCs w:val="21"/>
                  <w:u w:color="000000"/>
                </w:rPr>
                <w:t>详细说明使用该工具的具体用途，例如语言润色、资料检索辅助、数据分析建议等</w:t>
              </w:r>
            </w:ins>
          </w:p>
        </w:tc>
      </w:tr>
      <w:tr w:rsidR="00ED4815" w14:paraId="3347D46A" w14:textId="77777777" w:rsidTr="006F6BBB">
        <w:trPr>
          <w:trHeight w:val="425"/>
          <w:ins w:id="842" w:author="Big Pigeon" w:date="2025-04-27T18:02:00Z" w16du:dateUtc="2025-04-27T10:02:00Z"/>
        </w:trPr>
        <w:tc>
          <w:tcPr>
            <w:tcW w:w="983" w:type="dxa"/>
            <w:vAlign w:val="center"/>
          </w:tcPr>
          <w:p w14:paraId="3A037918" w14:textId="77777777" w:rsidR="00ED4815" w:rsidRDefault="00ED4815" w:rsidP="006F6BBB">
            <w:pPr>
              <w:jc w:val="center"/>
              <w:rPr>
                <w:ins w:id="843" w:author="Big Pigeon" w:date="2025-04-27T18:02:00Z" w16du:dateUtc="2025-04-27T10:02:00Z"/>
                <w:rFonts w:ascii="仿宋_GB2312" w:eastAsia="仿宋_GB2312"/>
                <w:color w:val="000000" w:themeColor="text1"/>
                <w:kern w:val="0"/>
                <w:szCs w:val="21"/>
                <w:u w:color="000000"/>
              </w:rPr>
            </w:pPr>
            <w:ins w:id="844" w:author="Big Pigeon" w:date="2025-04-27T18:02:00Z" w16du:dateUtc="2025-04-27T10:02:00Z">
              <w:r>
                <w:rPr>
                  <w:rFonts w:ascii="仿宋_GB2312" w:eastAsia="仿宋_GB2312" w:hint="eastAsia"/>
                  <w:color w:val="000000" w:themeColor="text1"/>
                  <w:kern w:val="0"/>
                  <w:szCs w:val="21"/>
                  <w:u w:color="000000"/>
                </w:rPr>
                <w:t>2</w:t>
              </w:r>
            </w:ins>
          </w:p>
        </w:tc>
        <w:tc>
          <w:tcPr>
            <w:tcW w:w="4698" w:type="dxa"/>
            <w:vAlign w:val="center"/>
          </w:tcPr>
          <w:p w14:paraId="32495FD7" w14:textId="77777777" w:rsidR="00ED4815" w:rsidRDefault="00ED4815" w:rsidP="006F6BBB">
            <w:pPr>
              <w:rPr>
                <w:ins w:id="845" w:author="Big Pigeon" w:date="2025-04-27T18:02:00Z" w16du:dateUtc="2025-04-27T10:02:00Z"/>
                <w:rFonts w:ascii="仿宋_GB2312" w:eastAsia="仿宋_GB2312"/>
                <w:color w:val="000000" w:themeColor="text1"/>
                <w:kern w:val="0"/>
                <w:szCs w:val="21"/>
                <w:u w:color="000000"/>
              </w:rPr>
            </w:pPr>
          </w:p>
        </w:tc>
        <w:tc>
          <w:tcPr>
            <w:tcW w:w="2841" w:type="dxa"/>
            <w:vAlign w:val="center"/>
          </w:tcPr>
          <w:p w14:paraId="43EE97F1" w14:textId="77777777" w:rsidR="00ED4815" w:rsidRDefault="00ED4815" w:rsidP="006F6BBB">
            <w:pPr>
              <w:rPr>
                <w:ins w:id="846" w:author="Big Pigeon" w:date="2025-04-27T18:02:00Z" w16du:dateUtc="2025-04-27T10:02:00Z"/>
                <w:rFonts w:ascii="仿宋_GB2312" w:eastAsia="仿宋_GB2312"/>
                <w:color w:val="000000" w:themeColor="text1"/>
                <w:kern w:val="0"/>
                <w:szCs w:val="21"/>
                <w:u w:color="000000"/>
              </w:rPr>
            </w:pPr>
          </w:p>
        </w:tc>
      </w:tr>
      <w:tr w:rsidR="00ED4815" w14:paraId="7514054C" w14:textId="77777777" w:rsidTr="006F6BBB">
        <w:trPr>
          <w:trHeight w:val="425"/>
          <w:ins w:id="847" w:author="Big Pigeon" w:date="2025-04-27T18:02:00Z" w16du:dateUtc="2025-04-27T10:02:00Z"/>
        </w:trPr>
        <w:tc>
          <w:tcPr>
            <w:tcW w:w="983" w:type="dxa"/>
            <w:vAlign w:val="center"/>
          </w:tcPr>
          <w:p w14:paraId="65ACB482" w14:textId="77777777" w:rsidR="00ED4815" w:rsidRDefault="00ED4815" w:rsidP="006F6BBB">
            <w:pPr>
              <w:jc w:val="center"/>
              <w:rPr>
                <w:ins w:id="848" w:author="Big Pigeon" w:date="2025-04-27T18:02:00Z" w16du:dateUtc="2025-04-27T10:02:00Z"/>
                <w:rFonts w:ascii="仿宋_GB2312" w:eastAsia="仿宋_GB2312"/>
                <w:color w:val="000000" w:themeColor="text1"/>
                <w:kern w:val="0"/>
                <w:szCs w:val="21"/>
                <w:u w:color="000000"/>
              </w:rPr>
            </w:pPr>
            <w:ins w:id="849" w:author="Big Pigeon" w:date="2025-04-27T18:02:00Z" w16du:dateUtc="2025-04-27T10:02:00Z">
              <w:r>
                <w:rPr>
                  <w:rFonts w:ascii="仿宋_GB2312" w:eastAsia="仿宋_GB2312" w:hint="eastAsia"/>
                  <w:color w:val="000000" w:themeColor="text1"/>
                  <w:kern w:val="0"/>
                  <w:szCs w:val="21"/>
                  <w:u w:color="000000"/>
                </w:rPr>
                <w:t>……</w:t>
              </w:r>
            </w:ins>
          </w:p>
        </w:tc>
        <w:tc>
          <w:tcPr>
            <w:tcW w:w="4698" w:type="dxa"/>
            <w:vAlign w:val="center"/>
          </w:tcPr>
          <w:p w14:paraId="2D95BC70" w14:textId="77777777" w:rsidR="00ED4815" w:rsidRDefault="00ED4815" w:rsidP="006F6BBB">
            <w:pPr>
              <w:rPr>
                <w:ins w:id="850" w:author="Big Pigeon" w:date="2025-04-27T18:02:00Z" w16du:dateUtc="2025-04-27T10:02:00Z"/>
                <w:rFonts w:ascii="仿宋_GB2312" w:eastAsia="仿宋_GB2312"/>
                <w:color w:val="000000" w:themeColor="text1"/>
                <w:kern w:val="0"/>
                <w:szCs w:val="21"/>
                <w:u w:color="000000"/>
              </w:rPr>
            </w:pPr>
            <w:ins w:id="851" w:author="Big Pigeon" w:date="2025-04-27T18:02:00Z" w16du:dateUtc="2025-04-27T10:02:00Z">
              <w:r>
                <w:rPr>
                  <w:rFonts w:ascii="仿宋_GB2312" w:eastAsia="仿宋_GB2312" w:hint="eastAsia"/>
                  <w:color w:val="000000" w:themeColor="text1"/>
                  <w:kern w:val="0"/>
                  <w:szCs w:val="21"/>
                  <w:u w:color="000000"/>
                </w:rPr>
                <w:t>……</w:t>
              </w:r>
            </w:ins>
          </w:p>
        </w:tc>
        <w:tc>
          <w:tcPr>
            <w:tcW w:w="2841" w:type="dxa"/>
            <w:vAlign w:val="center"/>
          </w:tcPr>
          <w:p w14:paraId="646AED07" w14:textId="77777777" w:rsidR="00ED4815" w:rsidRDefault="00ED4815" w:rsidP="006F6BBB">
            <w:pPr>
              <w:rPr>
                <w:ins w:id="852" w:author="Big Pigeon" w:date="2025-04-27T18:02:00Z" w16du:dateUtc="2025-04-27T10:02:00Z"/>
                <w:rFonts w:ascii="仿宋_GB2312" w:eastAsia="仿宋_GB2312"/>
                <w:color w:val="000000" w:themeColor="text1"/>
                <w:kern w:val="0"/>
                <w:szCs w:val="21"/>
                <w:u w:color="000000"/>
              </w:rPr>
            </w:pPr>
            <w:ins w:id="853" w:author="Big Pigeon" w:date="2025-04-27T18:02:00Z" w16du:dateUtc="2025-04-27T10:02:00Z">
              <w:r>
                <w:rPr>
                  <w:rFonts w:ascii="仿宋_GB2312" w:eastAsia="仿宋_GB2312" w:hint="eastAsia"/>
                  <w:color w:val="000000" w:themeColor="text1"/>
                  <w:kern w:val="0"/>
                  <w:szCs w:val="21"/>
                  <w:u w:color="000000"/>
                </w:rPr>
                <w:t>……</w:t>
              </w:r>
            </w:ins>
          </w:p>
        </w:tc>
      </w:tr>
    </w:tbl>
    <w:p w14:paraId="1C1C3A0F" w14:textId="77777777" w:rsidR="00ED4815" w:rsidRDefault="00ED4815" w:rsidP="00ED4815">
      <w:pPr>
        <w:ind w:firstLineChars="200" w:firstLine="560"/>
        <w:rPr>
          <w:ins w:id="854" w:author="Big Pigeon" w:date="2025-04-27T18:02:00Z" w16du:dateUtc="2025-04-27T10:02:00Z"/>
          <w:rFonts w:ascii="黑体" w:eastAsia="黑体" w:hAnsi="黑体" w:cs="黑体"/>
          <w:color w:val="000000" w:themeColor="text1"/>
          <w:kern w:val="0"/>
          <w:sz w:val="28"/>
          <w:szCs w:val="28"/>
          <w:u w:color="000000"/>
        </w:rPr>
      </w:pPr>
      <w:ins w:id="855" w:author="Big Pigeon" w:date="2025-04-27T18:02:00Z" w16du:dateUtc="2025-04-27T10:02:00Z">
        <w:r>
          <w:rPr>
            <w:rFonts w:ascii="黑体" w:eastAsia="黑体" w:hAnsi="黑体" w:cs="黑体" w:hint="eastAsia"/>
            <w:color w:val="000000" w:themeColor="text1"/>
            <w:kern w:val="0"/>
            <w:sz w:val="28"/>
            <w:szCs w:val="28"/>
            <w:u w:color="000000"/>
          </w:rPr>
          <w:t>二、使用程度说明​</w:t>
        </w:r>
      </w:ins>
    </w:p>
    <w:tbl>
      <w:tblPr>
        <w:tblStyle w:val="af7"/>
        <w:tblW w:w="0" w:type="auto"/>
        <w:tblLook w:val="04A0" w:firstRow="1" w:lastRow="0" w:firstColumn="1" w:lastColumn="0" w:noHBand="0" w:noVBand="1"/>
      </w:tblPr>
      <w:tblGrid>
        <w:gridCol w:w="708"/>
        <w:gridCol w:w="1633"/>
        <w:gridCol w:w="1217"/>
        <w:gridCol w:w="2367"/>
        <w:gridCol w:w="958"/>
        <w:gridCol w:w="1639"/>
      </w:tblGrid>
      <w:tr w:rsidR="00ED4815" w14:paraId="0A6EE97E" w14:textId="77777777" w:rsidTr="006F6BBB">
        <w:trPr>
          <w:trHeight w:val="425"/>
          <w:ins w:id="856" w:author="Big Pigeon" w:date="2025-04-27T18:02:00Z" w16du:dateUtc="2025-04-27T10:02:00Z"/>
        </w:trPr>
        <w:tc>
          <w:tcPr>
            <w:tcW w:w="708" w:type="dxa"/>
            <w:vAlign w:val="center"/>
          </w:tcPr>
          <w:p w14:paraId="01EC1843" w14:textId="77777777" w:rsidR="00ED4815" w:rsidRDefault="00ED4815" w:rsidP="006F6BBB">
            <w:pPr>
              <w:jc w:val="center"/>
              <w:rPr>
                <w:ins w:id="857" w:author="Big Pigeon" w:date="2025-04-27T18:02:00Z" w16du:dateUtc="2025-04-27T10:02:00Z"/>
                <w:rFonts w:ascii="仿宋_GB2312" w:eastAsia="仿宋_GB2312"/>
                <w:b/>
                <w:bCs/>
                <w:color w:val="000000" w:themeColor="text1"/>
                <w:kern w:val="0"/>
                <w:szCs w:val="21"/>
                <w:u w:color="000000"/>
              </w:rPr>
            </w:pPr>
            <w:ins w:id="858" w:author="Big Pigeon" w:date="2025-04-27T18:02:00Z" w16du:dateUtc="2025-04-27T10:02:00Z">
              <w:r>
                <w:rPr>
                  <w:rFonts w:ascii="仿宋_GB2312" w:eastAsia="仿宋_GB2312" w:hint="eastAsia"/>
                  <w:b/>
                  <w:bCs/>
                  <w:color w:val="000000" w:themeColor="text1"/>
                  <w:kern w:val="0"/>
                  <w:szCs w:val="21"/>
                  <w:u w:color="000000"/>
                </w:rPr>
                <w:t>序号</w:t>
              </w:r>
            </w:ins>
          </w:p>
        </w:tc>
        <w:tc>
          <w:tcPr>
            <w:tcW w:w="1633" w:type="dxa"/>
            <w:vAlign w:val="center"/>
          </w:tcPr>
          <w:p w14:paraId="596B6867" w14:textId="77777777" w:rsidR="00ED4815" w:rsidRDefault="00ED4815" w:rsidP="006F6BBB">
            <w:pPr>
              <w:jc w:val="center"/>
              <w:rPr>
                <w:ins w:id="859" w:author="Big Pigeon" w:date="2025-04-27T18:02:00Z" w16du:dateUtc="2025-04-27T10:02:00Z"/>
                <w:rFonts w:ascii="仿宋_GB2312" w:eastAsia="仿宋_GB2312"/>
                <w:b/>
                <w:bCs/>
                <w:color w:val="000000" w:themeColor="text1"/>
                <w:kern w:val="0"/>
                <w:szCs w:val="21"/>
                <w:u w:color="000000"/>
              </w:rPr>
            </w:pPr>
            <w:ins w:id="860" w:author="Big Pigeon" w:date="2025-04-27T18:02:00Z" w16du:dateUtc="2025-04-27T10:02:00Z">
              <w:r>
                <w:rPr>
                  <w:rFonts w:ascii="仿宋_GB2312" w:eastAsia="仿宋_GB2312" w:hint="eastAsia"/>
                  <w:b/>
                  <w:bCs/>
                  <w:color w:val="000000" w:themeColor="text1"/>
                  <w:kern w:val="0"/>
                  <w:szCs w:val="21"/>
                  <w:u w:color="000000"/>
                </w:rPr>
                <w:t>章节</w:t>
              </w:r>
            </w:ins>
          </w:p>
        </w:tc>
        <w:tc>
          <w:tcPr>
            <w:tcW w:w="1217" w:type="dxa"/>
            <w:vAlign w:val="center"/>
          </w:tcPr>
          <w:p w14:paraId="08911BC1" w14:textId="77777777" w:rsidR="00ED4815" w:rsidRDefault="00ED4815" w:rsidP="006F6BBB">
            <w:pPr>
              <w:jc w:val="center"/>
              <w:rPr>
                <w:ins w:id="861" w:author="Big Pigeon" w:date="2025-04-27T18:02:00Z" w16du:dateUtc="2025-04-27T10:02:00Z"/>
                <w:rFonts w:ascii="仿宋_GB2312" w:eastAsia="仿宋_GB2312"/>
                <w:b/>
                <w:bCs/>
                <w:color w:val="000000" w:themeColor="text1"/>
                <w:kern w:val="0"/>
                <w:szCs w:val="21"/>
                <w:u w:color="000000"/>
              </w:rPr>
            </w:pPr>
            <w:ins w:id="862" w:author="Big Pigeon" w:date="2025-04-27T18:02:00Z" w16du:dateUtc="2025-04-27T10:02:00Z">
              <w:r>
                <w:rPr>
                  <w:rFonts w:ascii="仿宋_GB2312" w:eastAsia="仿宋_GB2312" w:hint="eastAsia"/>
                  <w:b/>
                  <w:bCs/>
                  <w:color w:val="000000" w:themeColor="text1"/>
                  <w:kern w:val="0"/>
                  <w:szCs w:val="21"/>
                  <w:u w:color="000000"/>
                </w:rPr>
                <w:t>AI工具</w:t>
              </w:r>
            </w:ins>
          </w:p>
        </w:tc>
        <w:tc>
          <w:tcPr>
            <w:tcW w:w="2367" w:type="dxa"/>
            <w:vAlign w:val="center"/>
          </w:tcPr>
          <w:p w14:paraId="41E2678C" w14:textId="77777777" w:rsidR="00ED4815" w:rsidRDefault="00ED4815" w:rsidP="006F6BBB">
            <w:pPr>
              <w:jc w:val="center"/>
              <w:rPr>
                <w:ins w:id="863" w:author="Big Pigeon" w:date="2025-04-27T18:02:00Z" w16du:dateUtc="2025-04-27T10:02:00Z"/>
                <w:rFonts w:ascii="仿宋_GB2312" w:eastAsia="仿宋_GB2312"/>
                <w:b/>
                <w:bCs/>
                <w:color w:val="000000" w:themeColor="text1"/>
                <w:kern w:val="0"/>
                <w:szCs w:val="21"/>
                <w:u w:color="000000"/>
              </w:rPr>
            </w:pPr>
            <w:ins w:id="864" w:author="Big Pigeon" w:date="2025-04-27T18:02:00Z" w16du:dateUtc="2025-04-27T10:02:00Z">
              <w:r>
                <w:rPr>
                  <w:rFonts w:ascii="仿宋_GB2312" w:eastAsia="仿宋_GB2312" w:hint="eastAsia"/>
                  <w:b/>
                  <w:bCs/>
                  <w:color w:val="000000" w:themeColor="text1"/>
                  <w:kern w:val="0"/>
                  <w:szCs w:val="21"/>
                  <w:u w:color="000000"/>
                </w:rPr>
                <w:t>使用方式</w:t>
              </w:r>
            </w:ins>
          </w:p>
        </w:tc>
        <w:tc>
          <w:tcPr>
            <w:tcW w:w="958" w:type="dxa"/>
            <w:vAlign w:val="center"/>
          </w:tcPr>
          <w:p w14:paraId="25AB34B0" w14:textId="77777777" w:rsidR="00ED4815" w:rsidRDefault="00ED4815" w:rsidP="006F6BBB">
            <w:pPr>
              <w:jc w:val="center"/>
              <w:rPr>
                <w:ins w:id="865" w:author="Big Pigeon" w:date="2025-04-27T18:02:00Z" w16du:dateUtc="2025-04-27T10:02:00Z"/>
                <w:rFonts w:ascii="仿宋_GB2312" w:eastAsia="仿宋_GB2312"/>
                <w:b/>
                <w:bCs/>
                <w:color w:val="000000" w:themeColor="text1"/>
                <w:kern w:val="0"/>
                <w:szCs w:val="21"/>
                <w:u w:color="000000"/>
              </w:rPr>
            </w:pPr>
            <w:ins w:id="866" w:author="Big Pigeon" w:date="2025-04-27T18:02:00Z" w16du:dateUtc="2025-04-27T10:02:00Z">
              <w:r>
                <w:rPr>
                  <w:rFonts w:ascii="仿宋_GB2312" w:eastAsia="仿宋_GB2312" w:hint="eastAsia"/>
                  <w:b/>
                  <w:bCs/>
                  <w:color w:val="000000" w:themeColor="text1"/>
                  <w:kern w:val="0"/>
                  <w:szCs w:val="21"/>
                  <w:u w:color="000000"/>
                </w:rPr>
                <w:t>内容占比(%)</w:t>
              </w:r>
            </w:ins>
          </w:p>
        </w:tc>
        <w:tc>
          <w:tcPr>
            <w:tcW w:w="1639" w:type="dxa"/>
            <w:vAlign w:val="center"/>
          </w:tcPr>
          <w:p w14:paraId="3410FAB6" w14:textId="77777777" w:rsidR="00ED4815" w:rsidRDefault="00ED4815" w:rsidP="006F6BBB">
            <w:pPr>
              <w:jc w:val="center"/>
              <w:rPr>
                <w:ins w:id="867" w:author="Big Pigeon" w:date="2025-04-27T18:02:00Z" w16du:dateUtc="2025-04-27T10:02:00Z"/>
                <w:rFonts w:ascii="仿宋_GB2312" w:eastAsia="仿宋_GB2312"/>
                <w:b/>
                <w:bCs/>
                <w:color w:val="000000" w:themeColor="text1"/>
                <w:kern w:val="0"/>
                <w:szCs w:val="21"/>
                <w:u w:color="000000"/>
              </w:rPr>
            </w:pPr>
            <w:ins w:id="868" w:author="Big Pigeon" w:date="2025-04-27T18:02:00Z" w16du:dateUtc="2025-04-27T10:02:00Z">
              <w:r>
                <w:rPr>
                  <w:rFonts w:ascii="仿宋_GB2312" w:eastAsia="仿宋_GB2312" w:hint="eastAsia"/>
                  <w:b/>
                  <w:bCs/>
                  <w:color w:val="000000" w:themeColor="text1"/>
                  <w:kern w:val="0"/>
                  <w:szCs w:val="21"/>
                  <w:u w:color="000000"/>
                </w:rPr>
                <w:t>处理方式</w:t>
              </w:r>
            </w:ins>
          </w:p>
        </w:tc>
      </w:tr>
      <w:tr w:rsidR="00ED4815" w14:paraId="07494D32" w14:textId="77777777" w:rsidTr="006F6BBB">
        <w:trPr>
          <w:trHeight w:val="425"/>
          <w:ins w:id="869" w:author="Big Pigeon" w:date="2025-04-27T18:02:00Z" w16du:dateUtc="2025-04-27T10:02:00Z"/>
        </w:trPr>
        <w:tc>
          <w:tcPr>
            <w:tcW w:w="708" w:type="dxa"/>
            <w:vAlign w:val="center"/>
          </w:tcPr>
          <w:p w14:paraId="5C00444A" w14:textId="77777777" w:rsidR="00ED4815" w:rsidRDefault="00ED4815" w:rsidP="006F6BBB">
            <w:pPr>
              <w:jc w:val="center"/>
              <w:rPr>
                <w:ins w:id="870" w:author="Big Pigeon" w:date="2025-04-27T18:02:00Z" w16du:dateUtc="2025-04-27T10:02:00Z"/>
                <w:rFonts w:ascii="仿宋_GB2312" w:eastAsia="仿宋_GB2312"/>
                <w:color w:val="000000" w:themeColor="text1"/>
                <w:kern w:val="0"/>
                <w:szCs w:val="21"/>
                <w:u w:color="000000"/>
              </w:rPr>
            </w:pPr>
            <w:ins w:id="871" w:author="Big Pigeon" w:date="2025-04-27T18:02:00Z" w16du:dateUtc="2025-04-27T10:02:00Z">
              <w:r>
                <w:rPr>
                  <w:rFonts w:ascii="仿宋_GB2312" w:eastAsia="仿宋_GB2312" w:hint="eastAsia"/>
                  <w:color w:val="000000" w:themeColor="text1"/>
                  <w:kern w:val="0"/>
                  <w:szCs w:val="21"/>
                  <w:u w:color="000000"/>
                </w:rPr>
                <w:t>1</w:t>
              </w:r>
            </w:ins>
          </w:p>
        </w:tc>
        <w:tc>
          <w:tcPr>
            <w:tcW w:w="1633" w:type="dxa"/>
            <w:vAlign w:val="center"/>
          </w:tcPr>
          <w:p w14:paraId="1148A998" w14:textId="77777777" w:rsidR="00ED4815" w:rsidRDefault="00ED4815" w:rsidP="006F6BBB">
            <w:pPr>
              <w:rPr>
                <w:ins w:id="872" w:author="Big Pigeon" w:date="2025-04-27T18:02:00Z" w16du:dateUtc="2025-04-27T10:02:00Z"/>
                <w:rFonts w:ascii="仿宋_GB2312" w:eastAsia="仿宋_GB2312"/>
                <w:color w:val="000000" w:themeColor="text1"/>
                <w:kern w:val="0"/>
                <w:szCs w:val="21"/>
                <w:u w:color="000000"/>
              </w:rPr>
            </w:pPr>
            <w:ins w:id="873" w:author="Big Pigeon" w:date="2025-04-27T18:02:00Z" w16du:dateUtc="2025-04-27T10:02:00Z">
              <w:r>
                <w:rPr>
                  <w:rFonts w:ascii="仿宋_GB2312" w:eastAsia="仿宋_GB2312" w:hint="eastAsia"/>
                  <w:color w:val="000000" w:themeColor="text1"/>
                  <w:kern w:val="0"/>
                  <w:szCs w:val="21"/>
                  <w:u w:color="000000"/>
                </w:rPr>
                <w:t>具体章节或部分，如摘要、引言、正文某章节等</w:t>
              </w:r>
            </w:ins>
          </w:p>
        </w:tc>
        <w:tc>
          <w:tcPr>
            <w:tcW w:w="1217" w:type="dxa"/>
            <w:vAlign w:val="center"/>
          </w:tcPr>
          <w:p w14:paraId="2B9EF679" w14:textId="77777777" w:rsidR="00ED4815" w:rsidRDefault="00ED4815" w:rsidP="006F6BBB">
            <w:pPr>
              <w:rPr>
                <w:ins w:id="874" w:author="Big Pigeon" w:date="2025-04-27T18:02:00Z" w16du:dateUtc="2025-04-27T10:02:00Z"/>
                <w:rFonts w:ascii="仿宋_GB2312" w:eastAsia="仿宋_GB2312"/>
                <w:color w:val="000000" w:themeColor="text1"/>
                <w:kern w:val="0"/>
                <w:szCs w:val="21"/>
                <w:u w:color="000000"/>
              </w:rPr>
            </w:pPr>
            <w:ins w:id="875" w:author="Big Pigeon" w:date="2025-04-27T18:02:00Z" w16du:dateUtc="2025-04-27T10:02:00Z">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ins>
          </w:p>
        </w:tc>
        <w:tc>
          <w:tcPr>
            <w:tcW w:w="2367" w:type="dxa"/>
            <w:vAlign w:val="center"/>
          </w:tcPr>
          <w:p w14:paraId="0C625A06" w14:textId="77777777" w:rsidR="00ED4815" w:rsidRDefault="00ED4815" w:rsidP="006F6BBB">
            <w:pPr>
              <w:rPr>
                <w:ins w:id="876" w:author="Big Pigeon" w:date="2025-04-27T18:02:00Z" w16du:dateUtc="2025-04-27T10:02:00Z"/>
                <w:rFonts w:ascii="仿宋_GB2312" w:eastAsia="仿宋_GB2312"/>
                <w:color w:val="000000" w:themeColor="text1"/>
                <w:kern w:val="0"/>
                <w:szCs w:val="21"/>
                <w:u w:color="000000"/>
              </w:rPr>
            </w:pPr>
            <w:ins w:id="877" w:author="Big Pigeon" w:date="2025-04-27T18:02:00Z" w16du:dateUtc="2025-04-27T10:02:00Z">
              <w:r>
                <w:rPr>
                  <w:rFonts w:ascii="仿宋_GB2312" w:eastAsia="仿宋_GB2312" w:hint="eastAsia"/>
                  <w:color w:val="000000" w:themeColor="text1"/>
                  <w:kern w:val="0"/>
                  <w:szCs w:val="21"/>
                  <w:u w:color="000000"/>
                </w:rPr>
                <w:t>具体操作，如输入特定问题获取回答、利用工具的特定功能进行文本处理等</w:t>
              </w:r>
            </w:ins>
          </w:p>
        </w:tc>
        <w:tc>
          <w:tcPr>
            <w:tcW w:w="958" w:type="dxa"/>
            <w:vAlign w:val="center"/>
          </w:tcPr>
          <w:p w14:paraId="34245865" w14:textId="77777777" w:rsidR="00ED4815" w:rsidRDefault="00ED4815" w:rsidP="006F6BBB">
            <w:pPr>
              <w:jc w:val="center"/>
              <w:rPr>
                <w:ins w:id="878" w:author="Big Pigeon" w:date="2025-04-27T18:02:00Z" w16du:dateUtc="2025-04-27T10:02:00Z"/>
                <w:rFonts w:ascii="仿宋_GB2312" w:eastAsia="仿宋_GB2312"/>
                <w:color w:val="000000" w:themeColor="text1"/>
                <w:kern w:val="0"/>
                <w:szCs w:val="21"/>
                <w:u w:color="000000"/>
              </w:rPr>
            </w:pPr>
            <w:ins w:id="879" w:author="Big Pigeon" w:date="2025-04-27T18:02:00Z" w16du:dateUtc="2025-04-27T10:02:00Z">
              <w:r>
                <w:rPr>
                  <w:rFonts w:ascii="仿宋_GB2312" w:eastAsia="仿宋_GB2312"/>
                  <w:color w:val="000000" w:themeColor="text1"/>
                  <w:kern w:val="0"/>
                  <w:szCs w:val="21"/>
                  <w:u w:color="000000"/>
                </w:rPr>
                <w:t>[X]</w:t>
              </w:r>
            </w:ins>
          </w:p>
        </w:tc>
        <w:tc>
          <w:tcPr>
            <w:tcW w:w="1639" w:type="dxa"/>
            <w:vAlign w:val="center"/>
          </w:tcPr>
          <w:p w14:paraId="715FE7B7" w14:textId="77777777" w:rsidR="00ED4815" w:rsidRDefault="00ED4815" w:rsidP="006F6BBB">
            <w:pPr>
              <w:rPr>
                <w:ins w:id="880" w:author="Big Pigeon" w:date="2025-04-27T18:02:00Z" w16du:dateUtc="2025-04-27T10:02:00Z"/>
                <w:rFonts w:ascii="仿宋_GB2312" w:eastAsia="仿宋_GB2312"/>
                <w:color w:val="000000" w:themeColor="text1"/>
                <w:kern w:val="0"/>
                <w:szCs w:val="21"/>
                <w:u w:color="000000"/>
              </w:rPr>
            </w:pPr>
            <w:ins w:id="881" w:author="Big Pigeon" w:date="2025-04-27T18:02:00Z" w16du:dateUtc="2025-04-27T10:02:00Z">
              <w:r>
                <w:rPr>
                  <w:rFonts w:ascii="仿宋_GB2312" w:eastAsia="仿宋_GB2312" w:hint="eastAsia"/>
                  <w:color w:val="000000" w:themeColor="text1"/>
                  <w:kern w:val="0"/>
                  <w:szCs w:val="21"/>
                  <w:u w:color="000000"/>
                </w:rPr>
                <w:t>详细说明后续处理方式，如筛选、修改、重新组织语言、结合自身研究进行调整等</w:t>
              </w:r>
            </w:ins>
          </w:p>
        </w:tc>
      </w:tr>
      <w:tr w:rsidR="00ED4815" w14:paraId="62058ED4" w14:textId="77777777" w:rsidTr="006F6BBB">
        <w:trPr>
          <w:trHeight w:val="425"/>
          <w:ins w:id="882" w:author="Big Pigeon" w:date="2025-04-27T18:02:00Z" w16du:dateUtc="2025-04-27T10:02:00Z"/>
        </w:trPr>
        <w:tc>
          <w:tcPr>
            <w:tcW w:w="708" w:type="dxa"/>
            <w:vAlign w:val="center"/>
          </w:tcPr>
          <w:p w14:paraId="2223386E" w14:textId="77777777" w:rsidR="00ED4815" w:rsidRDefault="00ED4815" w:rsidP="006F6BBB">
            <w:pPr>
              <w:jc w:val="center"/>
              <w:rPr>
                <w:ins w:id="883" w:author="Big Pigeon" w:date="2025-04-27T18:02:00Z" w16du:dateUtc="2025-04-27T10:02:00Z"/>
                <w:rFonts w:ascii="仿宋_GB2312" w:eastAsia="仿宋_GB2312"/>
                <w:color w:val="000000" w:themeColor="text1"/>
                <w:kern w:val="0"/>
                <w:szCs w:val="21"/>
                <w:u w:color="000000"/>
              </w:rPr>
            </w:pPr>
            <w:ins w:id="884" w:author="Big Pigeon" w:date="2025-04-27T18:02:00Z" w16du:dateUtc="2025-04-27T10:02:00Z">
              <w:r>
                <w:rPr>
                  <w:rFonts w:ascii="仿宋_GB2312" w:eastAsia="仿宋_GB2312" w:hint="eastAsia"/>
                  <w:color w:val="000000" w:themeColor="text1"/>
                  <w:kern w:val="0"/>
                  <w:szCs w:val="21"/>
                  <w:u w:color="000000"/>
                </w:rPr>
                <w:t>2</w:t>
              </w:r>
            </w:ins>
          </w:p>
        </w:tc>
        <w:tc>
          <w:tcPr>
            <w:tcW w:w="1633" w:type="dxa"/>
            <w:vAlign w:val="center"/>
          </w:tcPr>
          <w:p w14:paraId="3C388F74" w14:textId="77777777" w:rsidR="00ED4815" w:rsidRDefault="00ED4815" w:rsidP="006F6BBB">
            <w:pPr>
              <w:rPr>
                <w:ins w:id="885" w:author="Big Pigeon" w:date="2025-04-27T18:02:00Z" w16du:dateUtc="2025-04-27T10:02:00Z"/>
                <w:rFonts w:ascii="仿宋_GB2312" w:eastAsia="仿宋_GB2312"/>
                <w:color w:val="000000" w:themeColor="text1"/>
                <w:kern w:val="0"/>
                <w:szCs w:val="21"/>
                <w:u w:color="000000"/>
              </w:rPr>
            </w:pPr>
          </w:p>
        </w:tc>
        <w:tc>
          <w:tcPr>
            <w:tcW w:w="1217" w:type="dxa"/>
            <w:vAlign w:val="center"/>
          </w:tcPr>
          <w:p w14:paraId="60E43785" w14:textId="77777777" w:rsidR="00ED4815" w:rsidRDefault="00ED4815" w:rsidP="006F6BBB">
            <w:pPr>
              <w:rPr>
                <w:ins w:id="886" w:author="Big Pigeon" w:date="2025-04-27T18:02:00Z" w16du:dateUtc="2025-04-27T10:02:00Z"/>
                <w:rFonts w:ascii="仿宋_GB2312" w:eastAsia="仿宋_GB2312"/>
                <w:color w:val="000000" w:themeColor="text1"/>
                <w:kern w:val="0"/>
                <w:szCs w:val="21"/>
                <w:u w:color="000000"/>
              </w:rPr>
            </w:pPr>
          </w:p>
        </w:tc>
        <w:tc>
          <w:tcPr>
            <w:tcW w:w="2367" w:type="dxa"/>
            <w:vAlign w:val="center"/>
          </w:tcPr>
          <w:p w14:paraId="2E32D61D" w14:textId="77777777" w:rsidR="00ED4815" w:rsidRDefault="00ED4815" w:rsidP="006F6BBB">
            <w:pPr>
              <w:rPr>
                <w:ins w:id="887" w:author="Big Pigeon" w:date="2025-04-27T18:02:00Z" w16du:dateUtc="2025-04-27T10:02:00Z"/>
                <w:rFonts w:ascii="仿宋_GB2312" w:eastAsia="仿宋_GB2312"/>
                <w:color w:val="000000" w:themeColor="text1"/>
                <w:kern w:val="0"/>
                <w:szCs w:val="21"/>
                <w:u w:color="000000"/>
              </w:rPr>
            </w:pPr>
          </w:p>
        </w:tc>
        <w:tc>
          <w:tcPr>
            <w:tcW w:w="958" w:type="dxa"/>
            <w:vAlign w:val="center"/>
          </w:tcPr>
          <w:p w14:paraId="6F4CE67B" w14:textId="77777777" w:rsidR="00ED4815" w:rsidRDefault="00ED4815" w:rsidP="006F6BBB">
            <w:pPr>
              <w:rPr>
                <w:ins w:id="888" w:author="Big Pigeon" w:date="2025-04-27T18:02:00Z" w16du:dateUtc="2025-04-27T10:02:00Z"/>
                <w:rFonts w:ascii="仿宋_GB2312" w:eastAsia="仿宋_GB2312"/>
                <w:color w:val="000000" w:themeColor="text1"/>
                <w:kern w:val="0"/>
                <w:szCs w:val="21"/>
                <w:u w:color="000000"/>
              </w:rPr>
            </w:pPr>
          </w:p>
        </w:tc>
        <w:tc>
          <w:tcPr>
            <w:tcW w:w="1639" w:type="dxa"/>
            <w:vAlign w:val="center"/>
          </w:tcPr>
          <w:p w14:paraId="7432F59D" w14:textId="77777777" w:rsidR="00ED4815" w:rsidRDefault="00ED4815" w:rsidP="006F6BBB">
            <w:pPr>
              <w:rPr>
                <w:ins w:id="889" w:author="Big Pigeon" w:date="2025-04-27T18:02:00Z" w16du:dateUtc="2025-04-27T10:02:00Z"/>
                <w:rFonts w:ascii="仿宋_GB2312" w:eastAsia="仿宋_GB2312"/>
                <w:color w:val="000000" w:themeColor="text1"/>
                <w:kern w:val="0"/>
                <w:szCs w:val="21"/>
                <w:u w:color="000000"/>
              </w:rPr>
            </w:pPr>
          </w:p>
        </w:tc>
      </w:tr>
      <w:tr w:rsidR="00ED4815" w14:paraId="45675ECC" w14:textId="77777777" w:rsidTr="006F6BBB">
        <w:trPr>
          <w:trHeight w:val="425"/>
          <w:ins w:id="890" w:author="Big Pigeon" w:date="2025-04-27T18:02:00Z" w16du:dateUtc="2025-04-27T10:02:00Z"/>
        </w:trPr>
        <w:tc>
          <w:tcPr>
            <w:tcW w:w="708" w:type="dxa"/>
            <w:vAlign w:val="center"/>
          </w:tcPr>
          <w:p w14:paraId="0A455288" w14:textId="77777777" w:rsidR="00ED4815" w:rsidRDefault="00ED4815" w:rsidP="006F6BBB">
            <w:pPr>
              <w:jc w:val="center"/>
              <w:rPr>
                <w:ins w:id="891" w:author="Big Pigeon" w:date="2025-04-27T18:02:00Z" w16du:dateUtc="2025-04-27T10:02:00Z"/>
                <w:rFonts w:ascii="仿宋_GB2312" w:eastAsia="仿宋_GB2312"/>
                <w:color w:val="000000" w:themeColor="text1"/>
                <w:kern w:val="0"/>
                <w:szCs w:val="21"/>
                <w:u w:color="000000"/>
              </w:rPr>
            </w:pPr>
            <w:ins w:id="892" w:author="Big Pigeon" w:date="2025-04-27T18:02:00Z" w16du:dateUtc="2025-04-27T10:02:00Z">
              <w:r>
                <w:rPr>
                  <w:rFonts w:ascii="仿宋_GB2312" w:eastAsia="仿宋_GB2312" w:hint="eastAsia"/>
                  <w:color w:val="000000" w:themeColor="text1"/>
                  <w:kern w:val="0"/>
                  <w:szCs w:val="21"/>
                  <w:u w:color="000000"/>
                </w:rPr>
                <w:t>……</w:t>
              </w:r>
            </w:ins>
          </w:p>
        </w:tc>
        <w:tc>
          <w:tcPr>
            <w:tcW w:w="1633" w:type="dxa"/>
            <w:vAlign w:val="center"/>
          </w:tcPr>
          <w:p w14:paraId="207BD405" w14:textId="77777777" w:rsidR="00ED4815" w:rsidRDefault="00ED4815" w:rsidP="006F6BBB">
            <w:pPr>
              <w:rPr>
                <w:ins w:id="893" w:author="Big Pigeon" w:date="2025-04-27T18:02:00Z" w16du:dateUtc="2025-04-27T10:02:00Z"/>
                <w:rFonts w:ascii="仿宋_GB2312" w:eastAsia="仿宋_GB2312"/>
                <w:color w:val="000000" w:themeColor="text1"/>
                <w:kern w:val="0"/>
                <w:szCs w:val="21"/>
                <w:u w:color="000000"/>
              </w:rPr>
            </w:pPr>
            <w:ins w:id="894" w:author="Big Pigeon" w:date="2025-04-27T18:02:00Z" w16du:dateUtc="2025-04-27T10:02:00Z">
              <w:r>
                <w:rPr>
                  <w:rFonts w:ascii="仿宋_GB2312" w:eastAsia="仿宋_GB2312" w:hint="eastAsia"/>
                  <w:color w:val="000000" w:themeColor="text1"/>
                  <w:kern w:val="0"/>
                  <w:szCs w:val="21"/>
                  <w:u w:color="000000"/>
                </w:rPr>
                <w:t>……</w:t>
              </w:r>
            </w:ins>
          </w:p>
        </w:tc>
        <w:tc>
          <w:tcPr>
            <w:tcW w:w="1217" w:type="dxa"/>
            <w:vAlign w:val="center"/>
          </w:tcPr>
          <w:p w14:paraId="49818887" w14:textId="77777777" w:rsidR="00ED4815" w:rsidRDefault="00ED4815" w:rsidP="006F6BBB">
            <w:pPr>
              <w:rPr>
                <w:ins w:id="895" w:author="Big Pigeon" w:date="2025-04-27T18:02:00Z" w16du:dateUtc="2025-04-27T10:02:00Z"/>
                <w:rFonts w:ascii="仿宋_GB2312" w:eastAsia="仿宋_GB2312"/>
                <w:color w:val="000000" w:themeColor="text1"/>
                <w:kern w:val="0"/>
                <w:szCs w:val="21"/>
                <w:u w:color="000000"/>
              </w:rPr>
            </w:pPr>
            <w:ins w:id="896" w:author="Big Pigeon" w:date="2025-04-27T18:02:00Z" w16du:dateUtc="2025-04-27T10:02:00Z">
              <w:r>
                <w:rPr>
                  <w:rFonts w:ascii="仿宋_GB2312" w:eastAsia="仿宋_GB2312" w:hint="eastAsia"/>
                  <w:color w:val="000000" w:themeColor="text1"/>
                  <w:kern w:val="0"/>
                  <w:szCs w:val="21"/>
                  <w:u w:color="000000"/>
                </w:rPr>
                <w:t>……</w:t>
              </w:r>
            </w:ins>
          </w:p>
        </w:tc>
        <w:tc>
          <w:tcPr>
            <w:tcW w:w="2367" w:type="dxa"/>
            <w:vAlign w:val="center"/>
          </w:tcPr>
          <w:p w14:paraId="095F6C2D" w14:textId="77777777" w:rsidR="00ED4815" w:rsidRDefault="00ED4815" w:rsidP="006F6BBB">
            <w:pPr>
              <w:rPr>
                <w:ins w:id="897" w:author="Big Pigeon" w:date="2025-04-27T18:02:00Z" w16du:dateUtc="2025-04-27T10:02:00Z"/>
                <w:rFonts w:ascii="仿宋_GB2312" w:eastAsia="仿宋_GB2312"/>
                <w:color w:val="000000" w:themeColor="text1"/>
                <w:kern w:val="0"/>
                <w:szCs w:val="21"/>
                <w:u w:color="000000"/>
              </w:rPr>
            </w:pPr>
            <w:ins w:id="898" w:author="Big Pigeon" w:date="2025-04-27T18:02:00Z" w16du:dateUtc="2025-04-27T10:02:00Z">
              <w:r>
                <w:rPr>
                  <w:rFonts w:ascii="仿宋_GB2312" w:eastAsia="仿宋_GB2312" w:hint="eastAsia"/>
                  <w:color w:val="000000" w:themeColor="text1"/>
                  <w:kern w:val="0"/>
                  <w:szCs w:val="21"/>
                  <w:u w:color="000000"/>
                </w:rPr>
                <w:t>……</w:t>
              </w:r>
            </w:ins>
          </w:p>
        </w:tc>
        <w:tc>
          <w:tcPr>
            <w:tcW w:w="958" w:type="dxa"/>
            <w:vAlign w:val="center"/>
          </w:tcPr>
          <w:p w14:paraId="2CC5B89D" w14:textId="77777777" w:rsidR="00ED4815" w:rsidRDefault="00ED4815" w:rsidP="006F6BBB">
            <w:pPr>
              <w:jc w:val="center"/>
              <w:rPr>
                <w:ins w:id="899" w:author="Big Pigeon" w:date="2025-04-27T18:02:00Z" w16du:dateUtc="2025-04-27T10:02:00Z"/>
                <w:rFonts w:ascii="仿宋_GB2312" w:eastAsia="仿宋_GB2312"/>
                <w:color w:val="000000" w:themeColor="text1"/>
                <w:kern w:val="0"/>
                <w:szCs w:val="21"/>
                <w:u w:color="000000"/>
              </w:rPr>
            </w:pPr>
            <w:ins w:id="900" w:author="Big Pigeon" w:date="2025-04-27T18:02:00Z" w16du:dateUtc="2025-04-27T10:02:00Z">
              <w:r>
                <w:rPr>
                  <w:rFonts w:ascii="仿宋_GB2312" w:eastAsia="仿宋_GB2312" w:hint="eastAsia"/>
                  <w:color w:val="000000" w:themeColor="text1"/>
                  <w:kern w:val="0"/>
                  <w:szCs w:val="21"/>
                  <w:u w:color="000000"/>
                </w:rPr>
                <w:t>……</w:t>
              </w:r>
            </w:ins>
          </w:p>
        </w:tc>
        <w:tc>
          <w:tcPr>
            <w:tcW w:w="1639" w:type="dxa"/>
            <w:vAlign w:val="center"/>
          </w:tcPr>
          <w:p w14:paraId="384836B4" w14:textId="77777777" w:rsidR="00ED4815" w:rsidRDefault="00ED4815" w:rsidP="006F6BBB">
            <w:pPr>
              <w:rPr>
                <w:ins w:id="901" w:author="Big Pigeon" w:date="2025-04-27T18:02:00Z" w16du:dateUtc="2025-04-27T10:02:00Z"/>
                <w:rFonts w:ascii="仿宋_GB2312" w:eastAsia="仿宋_GB2312"/>
                <w:color w:val="000000" w:themeColor="text1"/>
                <w:kern w:val="0"/>
                <w:szCs w:val="21"/>
                <w:u w:color="000000"/>
              </w:rPr>
            </w:pPr>
            <w:ins w:id="902" w:author="Big Pigeon" w:date="2025-04-27T18:02:00Z" w16du:dateUtc="2025-04-27T10:02:00Z">
              <w:r>
                <w:rPr>
                  <w:rFonts w:ascii="仿宋_GB2312" w:eastAsia="仿宋_GB2312" w:hint="eastAsia"/>
                  <w:color w:val="000000" w:themeColor="text1"/>
                  <w:kern w:val="0"/>
                  <w:szCs w:val="21"/>
                  <w:u w:color="000000"/>
                </w:rPr>
                <w:t>……</w:t>
              </w:r>
            </w:ins>
          </w:p>
        </w:tc>
      </w:tr>
    </w:tbl>
    <w:p w14:paraId="29AC95EC" w14:textId="77777777" w:rsidR="00ED4815" w:rsidRDefault="00ED4815" w:rsidP="00ED4815">
      <w:pPr>
        <w:ind w:firstLineChars="200" w:firstLine="560"/>
        <w:rPr>
          <w:ins w:id="903" w:author="Big Pigeon" w:date="2025-04-27T18:02:00Z" w16du:dateUtc="2025-04-27T10:02:00Z"/>
          <w:rFonts w:ascii="仿宋_GB2312" w:eastAsia="仿宋_GB2312"/>
          <w:color w:val="000000" w:themeColor="text1"/>
          <w:kern w:val="0"/>
          <w:sz w:val="28"/>
          <w:szCs w:val="28"/>
          <w:u w:color="000000"/>
        </w:rPr>
      </w:pPr>
      <w:ins w:id="904" w:author="Big Pigeon" w:date="2025-04-27T18:02:00Z" w16du:dateUtc="2025-04-27T10:02:00Z">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ins>
    </w:p>
    <w:p w14:paraId="5D004218" w14:textId="77777777" w:rsidR="00ED4815" w:rsidRDefault="00ED4815" w:rsidP="00ED4815">
      <w:pPr>
        <w:ind w:firstLineChars="200" w:firstLine="560"/>
        <w:rPr>
          <w:ins w:id="905" w:author="Big Pigeon" w:date="2025-04-27T18:02:00Z" w16du:dateUtc="2025-04-27T10:02:00Z"/>
          <w:rFonts w:ascii="仿宋_GB2312" w:eastAsia="仿宋_GB2312"/>
          <w:color w:val="000000" w:themeColor="text1"/>
          <w:kern w:val="0"/>
          <w:sz w:val="28"/>
          <w:szCs w:val="28"/>
          <w:u w:color="000000"/>
        </w:rPr>
      </w:pPr>
      <w:ins w:id="906" w:author="Big Pigeon" w:date="2025-04-27T18:02:00Z" w16du:dateUtc="2025-04-27T10:02:00Z">
        <w:r>
          <w:rPr>
            <w:rFonts w:ascii="仿宋_GB2312" w:eastAsia="仿宋_GB2312" w:hint="eastAsia"/>
            <w:color w:val="000000" w:themeColor="text1"/>
            <w:kern w:val="0"/>
            <w:sz w:val="28"/>
            <w:szCs w:val="28"/>
            <w:u w:color="000000"/>
          </w:rPr>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ins>
    </w:p>
    <w:p w14:paraId="6DF477DF" w14:textId="77777777" w:rsidR="00ED4815" w:rsidRDefault="00ED4815" w:rsidP="00ED4815">
      <w:pPr>
        <w:ind w:firstLineChars="200" w:firstLine="560"/>
        <w:rPr>
          <w:ins w:id="907" w:author="Big Pigeon" w:date="2025-04-27T18:02:00Z" w16du:dateUtc="2025-04-27T10:02:00Z"/>
          <w:rFonts w:ascii="仿宋_GB2312" w:eastAsia="仿宋_GB2312"/>
          <w:color w:val="000000" w:themeColor="text1"/>
          <w:kern w:val="0"/>
          <w:sz w:val="28"/>
          <w:szCs w:val="28"/>
          <w:u w:color="000000"/>
        </w:rPr>
      </w:pPr>
    </w:p>
    <w:p w14:paraId="56A78818" w14:textId="77777777" w:rsidR="00ED4815" w:rsidRDefault="00ED4815" w:rsidP="00ED4815">
      <w:pPr>
        <w:ind w:firstLineChars="200" w:firstLine="560"/>
        <w:rPr>
          <w:ins w:id="908" w:author="Big Pigeon" w:date="2025-04-27T18:02:00Z" w16du:dateUtc="2025-04-27T10:02:00Z"/>
          <w:rFonts w:ascii="黑体" w:eastAsia="黑体" w:hAnsi="黑体" w:cs="黑体"/>
          <w:color w:val="000000" w:themeColor="text1"/>
          <w:kern w:val="0"/>
          <w:sz w:val="28"/>
          <w:szCs w:val="28"/>
          <w:u w:color="000000"/>
        </w:rPr>
      </w:pPr>
      <w:ins w:id="909" w:author="Big Pigeon" w:date="2025-04-27T18:02:00Z" w16du:dateUtc="2025-04-27T10:02:00Z">
        <w:r>
          <w:rPr>
            <w:rFonts w:ascii="黑体" w:eastAsia="黑体" w:hAnsi="黑体" w:cs="黑体" w:hint="eastAsia"/>
            <w:color w:val="000000" w:themeColor="text1"/>
            <w:kern w:val="0"/>
            <w:sz w:val="28"/>
            <w:szCs w:val="28"/>
            <w:u w:color="000000"/>
          </w:rPr>
          <w:t>三、原创性与责任声明​</w:t>
        </w:r>
      </w:ins>
    </w:p>
    <w:p w14:paraId="741CD1B7" w14:textId="77777777" w:rsidR="00ED4815" w:rsidRDefault="00ED4815" w:rsidP="00ED4815">
      <w:pPr>
        <w:ind w:firstLineChars="200" w:firstLine="560"/>
        <w:rPr>
          <w:ins w:id="910" w:author="Big Pigeon" w:date="2025-04-27T18:02:00Z" w16du:dateUtc="2025-04-27T10:02:00Z"/>
          <w:rFonts w:ascii="仿宋_GB2312" w:eastAsia="仿宋_GB2312"/>
          <w:color w:val="000000" w:themeColor="text1"/>
          <w:kern w:val="0"/>
          <w:sz w:val="28"/>
          <w:szCs w:val="28"/>
          <w:u w:color="000000"/>
        </w:rPr>
      </w:pPr>
      <w:ins w:id="911" w:author="Big Pigeon" w:date="2025-04-27T18:02:00Z" w16du:dateUtc="2025-04-27T10:02:00Z">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w:t>
        </w:r>
        <w:r>
          <w:rPr>
            <w:rFonts w:ascii="仿宋_GB2312" w:eastAsia="仿宋_GB2312" w:hint="eastAsia"/>
            <w:color w:val="000000" w:themeColor="text1"/>
            <w:kern w:val="0"/>
            <w:sz w:val="28"/>
            <w:szCs w:val="28"/>
            <w:u w:color="000000"/>
          </w:rPr>
          <w:lastRenderedPageBreak/>
          <w:t>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ins>
    </w:p>
    <w:p w14:paraId="10A640E2" w14:textId="77777777" w:rsidR="00ED4815" w:rsidRDefault="00ED4815" w:rsidP="00ED4815">
      <w:pPr>
        <w:ind w:firstLineChars="200" w:firstLine="560"/>
        <w:rPr>
          <w:ins w:id="912" w:author="Big Pigeon" w:date="2025-04-27T18:02:00Z" w16du:dateUtc="2025-04-27T10:02:00Z"/>
          <w:rFonts w:ascii="仿宋_GB2312" w:eastAsia="仿宋_GB2312"/>
          <w:color w:val="000000" w:themeColor="text1"/>
          <w:kern w:val="0"/>
          <w:sz w:val="28"/>
          <w:szCs w:val="28"/>
          <w:u w:color="000000"/>
        </w:rPr>
      </w:pPr>
      <w:ins w:id="913" w:author="Big Pigeon" w:date="2025-04-27T18:02:00Z" w16du:dateUtc="2025-04-27T10:02:00Z">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ins>
    </w:p>
    <w:p w14:paraId="5513EB0D" w14:textId="77777777" w:rsidR="00ED4815" w:rsidRDefault="00ED4815" w:rsidP="00ED4815">
      <w:pPr>
        <w:ind w:firstLineChars="200" w:firstLine="560"/>
        <w:rPr>
          <w:ins w:id="914" w:author="Big Pigeon" w:date="2025-04-27T18:02:00Z" w16du:dateUtc="2025-04-27T10:02:00Z"/>
          <w:rFonts w:ascii="仿宋_GB2312" w:eastAsia="仿宋_GB2312"/>
          <w:color w:val="000000" w:themeColor="text1"/>
          <w:kern w:val="0"/>
          <w:sz w:val="28"/>
          <w:szCs w:val="28"/>
          <w:u w:color="000000"/>
        </w:rPr>
      </w:pPr>
    </w:p>
    <w:p w14:paraId="782D4077" w14:textId="77777777" w:rsidR="00ED4815" w:rsidRDefault="00ED4815" w:rsidP="00ED4815">
      <w:pPr>
        <w:ind w:firstLineChars="200" w:firstLine="560"/>
        <w:rPr>
          <w:ins w:id="915" w:author="Big Pigeon" w:date="2025-04-27T18:02:00Z" w16du:dateUtc="2025-04-27T10:02:00Z"/>
          <w:rFonts w:ascii="仿宋_GB2312" w:eastAsia="仿宋_GB2312"/>
          <w:color w:val="000000" w:themeColor="text1"/>
          <w:kern w:val="0"/>
          <w:sz w:val="28"/>
          <w:szCs w:val="28"/>
          <w:u w:color="000000"/>
        </w:rPr>
      </w:pPr>
    </w:p>
    <w:p w14:paraId="7B0F00E6" w14:textId="77777777" w:rsidR="00ED4815" w:rsidRDefault="00ED4815" w:rsidP="00ED4815">
      <w:pPr>
        <w:ind w:firstLineChars="1600" w:firstLine="4480"/>
        <w:rPr>
          <w:ins w:id="916" w:author="Big Pigeon" w:date="2025-04-27T18:02:00Z" w16du:dateUtc="2025-04-27T10:02:00Z"/>
          <w:rFonts w:ascii="仿宋_GB2312" w:eastAsia="仿宋_GB2312"/>
          <w:color w:val="000000" w:themeColor="text1"/>
          <w:kern w:val="0"/>
          <w:sz w:val="28"/>
          <w:szCs w:val="28"/>
          <w:u w:color="000000"/>
        </w:rPr>
      </w:pPr>
      <w:ins w:id="917" w:author="Big Pigeon" w:date="2025-04-27T18:02:00Z" w16du:dateUtc="2025-04-27T10:02:00Z">
        <w:r>
          <w:rPr>
            <w:rFonts w:ascii="仿宋_GB2312" w:eastAsia="仿宋_GB2312" w:hint="eastAsia"/>
            <w:color w:val="000000" w:themeColor="text1"/>
            <w:kern w:val="0"/>
            <w:sz w:val="28"/>
            <w:szCs w:val="28"/>
            <w:u w:color="000000"/>
          </w:rPr>
          <w:t>学生签名：</w:t>
        </w:r>
      </w:ins>
    </w:p>
    <w:p w14:paraId="09A27883" w14:textId="77777777" w:rsidR="00ED4815" w:rsidRDefault="00ED4815" w:rsidP="00ED4815">
      <w:pPr>
        <w:ind w:firstLineChars="1600" w:firstLine="4480"/>
        <w:rPr>
          <w:ins w:id="918" w:author="Big Pigeon" w:date="2025-04-27T18:02:00Z" w16du:dateUtc="2025-04-27T10:02:00Z"/>
          <w:rFonts w:ascii="仿宋_GB2312" w:eastAsia="仿宋_GB2312"/>
          <w:color w:val="000000" w:themeColor="text1"/>
          <w:kern w:val="0"/>
          <w:sz w:val="28"/>
          <w:szCs w:val="28"/>
          <w:u w:color="000000"/>
        </w:rPr>
      </w:pPr>
      <w:ins w:id="919" w:author="Big Pigeon" w:date="2025-04-27T18:02:00Z" w16du:dateUtc="2025-04-27T10:02:00Z">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ins>
    </w:p>
    <w:p w14:paraId="38F5DDEE" w14:textId="77777777" w:rsidR="00ED4815" w:rsidRDefault="00ED4815" w:rsidP="00ED4815">
      <w:pPr>
        <w:ind w:firstLineChars="1600" w:firstLine="4480"/>
        <w:rPr>
          <w:ins w:id="920" w:author="Big Pigeon" w:date="2025-04-27T18:02:00Z" w16du:dateUtc="2025-04-27T10:02:00Z"/>
          <w:rFonts w:ascii="仿宋_GB2312" w:eastAsia="仿宋_GB2312"/>
          <w:color w:val="000000" w:themeColor="text1"/>
          <w:kern w:val="0"/>
          <w:sz w:val="28"/>
          <w:szCs w:val="28"/>
          <w:u w:color="000000"/>
        </w:rPr>
      </w:pPr>
      <w:ins w:id="921" w:author="Big Pigeon" w:date="2025-04-27T18:02:00Z" w16du:dateUtc="2025-04-27T10:02:00Z">
        <w:r>
          <w:rPr>
            <w:rFonts w:ascii="仿宋_GB2312" w:eastAsia="仿宋_GB2312" w:hint="eastAsia"/>
            <w:color w:val="000000" w:themeColor="text1"/>
            <w:kern w:val="0"/>
            <w:sz w:val="28"/>
            <w:szCs w:val="28"/>
            <w:u w:color="000000"/>
          </w:rPr>
          <w:t>2025年  月  日</w:t>
        </w:r>
      </w:ins>
    </w:p>
    <w:p w14:paraId="55E1648E" w14:textId="273BF2C9" w:rsidR="00ED4815" w:rsidRDefault="00ED4815">
      <w:pPr>
        <w:widowControl/>
        <w:jc w:val="left"/>
        <w:rPr>
          <w:ins w:id="922" w:author="Big Pigeon" w:date="2025-04-27T18:02:00Z" w16du:dateUtc="2025-04-27T10:02:00Z"/>
          <w:rFonts w:eastAsia="黑体"/>
          <w:b/>
          <w:bCs/>
          <w:kern w:val="44"/>
          <w:sz w:val="30"/>
          <w:szCs w:val="20"/>
        </w:rPr>
      </w:pPr>
      <w:ins w:id="923" w:author="Big Pigeon" w:date="2025-04-27T18:02:00Z" w16du:dateUtc="2025-04-27T10:02:00Z">
        <w:r>
          <w:br w:type="page"/>
        </w:r>
      </w:ins>
    </w:p>
    <w:p w14:paraId="6D04A995" w14:textId="251C9DE0" w:rsidR="00604326" w:rsidRPr="001D6B49"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816"/>
      <w:bookmarkEnd w:id="817"/>
      <w:bookmarkEnd w:id="818"/>
      <w:bookmarkEnd w:id="820"/>
    </w:p>
    <w:p w14:paraId="66EAA061" w14:textId="77777777" w:rsidR="00604326" w:rsidRPr="001D6B49" w:rsidRDefault="00604326">
      <w:pPr>
        <w:spacing w:line="400" w:lineRule="exact"/>
        <w:ind w:firstLineChars="200" w:firstLine="442"/>
        <w:rPr>
          <w:sz w:val="24"/>
        </w:rPr>
      </w:pPr>
    </w:p>
    <w:p w14:paraId="52178EC4" w14:textId="77777777" w:rsidR="00604326" w:rsidRPr="001D6B49" w:rsidRDefault="00604326">
      <w:pPr>
        <w:widowControl/>
        <w:jc w:val="left"/>
        <w:rPr>
          <w:szCs w:val="21"/>
        </w:rPr>
      </w:pPr>
    </w:p>
    <w:sectPr w:rsidR="00604326" w:rsidRPr="001D6B49">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77AB" w14:textId="77777777" w:rsidR="00D4629D" w:rsidRDefault="00D4629D">
      <w:r>
        <w:separator/>
      </w:r>
    </w:p>
  </w:endnote>
  <w:endnote w:type="continuationSeparator" w:id="0">
    <w:p w14:paraId="7BC8A131" w14:textId="77777777" w:rsidR="00D4629D" w:rsidRDefault="00D4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方正小标宋简体">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8F5" w14:textId="77777777" w:rsidR="001D6B49" w:rsidRDefault="001D6B49">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5AF" w14:textId="77777777" w:rsidR="001D6B49" w:rsidRDefault="001D6B49">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00DB" w14:textId="77777777" w:rsidR="00D4629D" w:rsidRDefault="00D4629D">
      <w:r>
        <w:separator/>
      </w:r>
    </w:p>
  </w:footnote>
  <w:footnote w:type="continuationSeparator" w:id="0">
    <w:p w14:paraId="189A835B" w14:textId="77777777" w:rsidR="00D4629D" w:rsidRDefault="00D46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6AFC" w14:textId="77777777" w:rsidR="001D6B49" w:rsidRDefault="001D6B49">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84A" w14:textId="77777777" w:rsidR="001D6B49" w:rsidRDefault="001D6B49">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7C32" w14:textId="77777777" w:rsidR="001D6B49" w:rsidRDefault="001D6B49">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t>基于微博的舆情分析系统设计与实现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D32D" w14:textId="77777777" w:rsidR="001D6B49" w:rsidRDefault="001D6B49">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                                 基于微博的舆情分析系统设计与实现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976793513">
    <w:abstractNumId w:val="0"/>
  </w:num>
  <w:num w:numId="2" w16cid:durableId="1920557817">
    <w:abstractNumId w:val="3"/>
  </w:num>
  <w:num w:numId="3" w16cid:durableId="2005929598">
    <w:abstractNumId w:val="1"/>
  </w:num>
  <w:num w:numId="4" w16cid:durableId="868539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g Pigeon">
    <w15:presenceInfo w15:providerId="Windows Live" w15:userId="09a4235e38cd7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91"/>
  <w:drawingGridVerticalSpacing w:val="29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46E99"/>
    <w:rsid w:val="00050A2A"/>
    <w:rsid w:val="00062423"/>
    <w:rsid w:val="000A5636"/>
    <w:rsid w:val="000B4C38"/>
    <w:rsid w:val="000B5292"/>
    <w:rsid w:val="000B74DA"/>
    <w:rsid w:val="000C061D"/>
    <w:rsid w:val="000C2FC5"/>
    <w:rsid w:val="000F2C0C"/>
    <w:rsid w:val="000F3985"/>
    <w:rsid w:val="00120569"/>
    <w:rsid w:val="0012134B"/>
    <w:rsid w:val="00123501"/>
    <w:rsid w:val="001248CA"/>
    <w:rsid w:val="001279D7"/>
    <w:rsid w:val="00133185"/>
    <w:rsid w:val="00136C62"/>
    <w:rsid w:val="001473F5"/>
    <w:rsid w:val="00155386"/>
    <w:rsid w:val="0017155C"/>
    <w:rsid w:val="00172B7C"/>
    <w:rsid w:val="0017770D"/>
    <w:rsid w:val="001A2103"/>
    <w:rsid w:val="001B0E0A"/>
    <w:rsid w:val="001C3476"/>
    <w:rsid w:val="001C3A60"/>
    <w:rsid w:val="001C76B2"/>
    <w:rsid w:val="001D0A1E"/>
    <w:rsid w:val="001D6B49"/>
    <w:rsid w:val="001E78F7"/>
    <w:rsid w:val="001F6709"/>
    <w:rsid w:val="0021202B"/>
    <w:rsid w:val="002148C5"/>
    <w:rsid w:val="00214CED"/>
    <w:rsid w:val="0022270E"/>
    <w:rsid w:val="00226B18"/>
    <w:rsid w:val="002330FC"/>
    <w:rsid w:val="00241E82"/>
    <w:rsid w:val="00243882"/>
    <w:rsid w:val="00262B8B"/>
    <w:rsid w:val="00291600"/>
    <w:rsid w:val="0029522B"/>
    <w:rsid w:val="002A68BD"/>
    <w:rsid w:val="002A6C60"/>
    <w:rsid w:val="002B240C"/>
    <w:rsid w:val="002C0987"/>
    <w:rsid w:val="002D190F"/>
    <w:rsid w:val="002D560C"/>
    <w:rsid w:val="002E7832"/>
    <w:rsid w:val="00302F7F"/>
    <w:rsid w:val="003044EE"/>
    <w:rsid w:val="003044F4"/>
    <w:rsid w:val="00304899"/>
    <w:rsid w:val="003116B7"/>
    <w:rsid w:val="00317751"/>
    <w:rsid w:val="00320FC3"/>
    <w:rsid w:val="00331920"/>
    <w:rsid w:val="003565E8"/>
    <w:rsid w:val="00384470"/>
    <w:rsid w:val="00384959"/>
    <w:rsid w:val="00387192"/>
    <w:rsid w:val="00390A89"/>
    <w:rsid w:val="00392515"/>
    <w:rsid w:val="00394641"/>
    <w:rsid w:val="00395B06"/>
    <w:rsid w:val="003A502C"/>
    <w:rsid w:val="003B5B6B"/>
    <w:rsid w:val="003C4A26"/>
    <w:rsid w:val="003C4AAA"/>
    <w:rsid w:val="003C53FA"/>
    <w:rsid w:val="003D3E96"/>
    <w:rsid w:val="003D4895"/>
    <w:rsid w:val="003D7851"/>
    <w:rsid w:val="003E7219"/>
    <w:rsid w:val="003F6BB5"/>
    <w:rsid w:val="004015A0"/>
    <w:rsid w:val="0041615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46DB7"/>
    <w:rsid w:val="005506B6"/>
    <w:rsid w:val="00553EA0"/>
    <w:rsid w:val="0056584E"/>
    <w:rsid w:val="00567176"/>
    <w:rsid w:val="00571137"/>
    <w:rsid w:val="00572689"/>
    <w:rsid w:val="00575966"/>
    <w:rsid w:val="0058032C"/>
    <w:rsid w:val="00585F59"/>
    <w:rsid w:val="005877A2"/>
    <w:rsid w:val="00597081"/>
    <w:rsid w:val="005A163C"/>
    <w:rsid w:val="005A6E46"/>
    <w:rsid w:val="005B50E0"/>
    <w:rsid w:val="005C2C21"/>
    <w:rsid w:val="005F4815"/>
    <w:rsid w:val="005F651B"/>
    <w:rsid w:val="00603E0E"/>
    <w:rsid w:val="00604326"/>
    <w:rsid w:val="00607819"/>
    <w:rsid w:val="00611FC4"/>
    <w:rsid w:val="00615AF9"/>
    <w:rsid w:val="00622C26"/>
    <w:rsid w:val="00627D74"/>
    <w:rsid w:val="00634EB0"/>
    <w:rsid w:val="00641505"/>
    <w:rsid w:val="0064566C"/>
    <w:rsid w:val="006622C6"/>
    <w:rsid w:val="00663205"/>
    <w:rsid w:val="0067281C"/>
    <w:rsid w:val="006740BA"/>
    <w:rsid w:val="00680FAF"/>
    <w:rsid w:val="00694C4B"/>
    <w:rsid w:val="006A216B"/>
    <w:rsid w:val="006A3BD0"/>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E70B4"/>
    <w:rsid w:val="007F3CAE"/>
    <w:rsid w:val="007F6BBD"/>
    <w:rsid w:val="0082384A"/>
    <w:rsid w:val="00837813"/>
    <w:rsid w:val="008548C7"/>
    <w:rsid w:val="008555F7"/>
    <w:rsid w:val="00862EE0"/>
    <w:rsid w:val="008658AD"/>
    <w:rsid w:val="00872199"/>
    <w:rsid w:val="0088103D"/>
    <w:rsid w:val="008908D1"/>
    <w:rsid w:val="008A4249"/>
    <w:rsid w:val="008B1524"/>
    <w:rsid w:val="008C3117"/>
    <w:rsid w:val="008D2F78"/>
    <w:rsid w:val="008D3D19"/>
    <w:rsid w:val="008E0E1A"/>
    <w:rsid w:val="008E18EC"/>
    <w:rsid w:val="008E66DE"/>
    <w:rsid w:val="008F0D51"/>
    <w:rsid w:val="00912506"/>
    <w:rsid w:val="00913568"/>
    <w:rsid w:val="009179AD"/>
    <w:rsid w:val="00921C6C"/>
    <w:rsid w:val="00922F8E"/>
    <w:rsid w:val="00924AE5"/>
    <w:rsid w:val="009303F6"/>
    <w:rsid w:val="00944D01"/>
    <w:rsid w:val="0094577B"/>
    <w:rsid w:val="009668DB"/>
    <w:rsid w:val="00966D4A"/>
    <w:rsid w:val="00981AA8"/>
    <w:rsid w:val="00982593"/>
    <w:rsid w:val="009C2982"/>
    <w:rsid w:val="009C2CF2"/>
    <w:rsid w:val="009C3AD6"/>
    <w:rsid w:val="009D0BF9"/>
    <w:rsid w:val="009D17C6"/>
    <w:rsid w:val="009E1228"/>
    <w:rsid w:val="009F75A6"/>
    <w:rsid w:val="00A14485"/>
    <w:rsid w:val="00A332A8"/>
    <w:rsid w:val="00A33858"/>
    <w:rsid w:val="00A5747B"/>
    <w:rsid w:val="00A640D2"/>
    <w:rsid w:val="00A644A3"/>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5402"/>
    <w:rsid w:val="00C95B6A"/>
    <w:rsid w:val="00C966F0"/>
    <w:rsid w:val="00CC14D7"/>
    <w:rsid w:val="00CC19FC"/>
    <w:rsid w:val="00CC2C22"/>
    <w:rsid w:val="00CF3035"/>
    <w:rsid w:val="00CF3BCA"/>
    <w:rsid w:val="00D10F2A"/>
    <w:rsid w:val="00D33387"/>
    <w:rsid w:val="00D353FC"/>
    <w:rsid w:val="00D3731E"/>
    <w:rsid w:val="00D452A4"/>
    <w:rsid w:val="00D4629D"/>
    <w:rsid w:val="00D50934"/>
    <w:rsid w:val="00D62B93"/>
    <w:rsid w:val="00D63190"/>
    <w:rsid w:val="00D744C0"/>
    <w:rsid w:val="00D74A14"/>
    <w:rsid w:val="00D75FB7"/>
    <w:rsid w:val="00D7621F"/>
    <w:rsid w:val="00D82597"/>
    <w:rsid w:val="00D91965"/>
    <w:rsid w:val="00DB131B"/>
    <w:rsid w:val="00DC29BB"/>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A5723"/>
    <w:rsid w:val="00EC13A6"/>
    <w:rsid w:val="00EC1444"/>
    <w:rsid w:val="00EC7352"/>
    <w:rsid w:val="00EC7EDE"/>
    <w:rsid w:val="00ED4815"/>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5A77"/>
    <w:rsid w:val="00FA36BF"/>
    <w:rsid w:val="00FC6221"/>
    <w:rsid w:val="00FD39B3"/>
    <w:rsid w:val="00FE37ED"/>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 w:type="paragraph" w:styleId="aff4">
    <w:name w:val="Revision"/>
    <w:hidden/>
    <w:uiPriority w:val="99"/>
    <w:semiHidden/>
    <w:rsid w:val="000A563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49</Pages>
  <Words>7095</Words>
  <Characters>40445</Characters>
  <Application>Microsoft Office Word</Application>
  <DocSecurity>0</DocSecurity>
  <Lines>337</Lines>
  <Paragraphs>94</Paragraphs>
  <ScaleCrop>false</ScaleCrop>
  <Company>四川大学</Company>
  <LinksUpToDate>false</LinksUpToDate>
  <CharactersWithSpaces>47446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Big Pigeon</cp:lastModifiedBy>
  <cp:revision>4</cp:revision>
  <dcterms:created xsi:type="dcterms:W3CDTF">2025-04-27T09:51:00Z</dcterms:created>
  <dcterms:modified xsi:type="dcterms:W3CDTF">2025-04-27T10:03:00Z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